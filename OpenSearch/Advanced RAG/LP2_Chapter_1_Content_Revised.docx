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4475DE" w:rsidP="004475DE" w:rsidRDefault="004475DE" w14:paraId="670B6D37" w14:textId="77777777">
      <w:pPr>
        <w:rPr>
          <w:rFonts w:ascii="Times New Roman" w:hAnsi="Times New Roman" w:eastAsia="Times New Roman" w:cs="Times New Roman"/>
          <w:color w:val="000000" w:themeColor="text1"/>
        </w:rPr>
      </w:pPr>
      <w:r w:rsidRPr="749C356B">
        <w:rPr>
          <w:rFonts w:ascii="Times New Roman" w:hAnsi="Times New Roman" w:eastAsia="Times New Roman" w:cs="Times New Roman"/>
          <w:b/>
          <w:bCs/>
          <w:color w:val="000000" w:themeColor="text1"/>
        </w:rPr>
        <w:t>Project:</w:t>
      </w:r>
      <w:r w:rsidRPr="749C356B">
        <w:rPr>
          <w:rFonts w:ascii="Times New Roman" w:hAnsi="Times New Roman" w:eastAsia="Times New Roman" w:cs="Times New Roman"/>
          <w:color w:val="000000" w:themeColor="text1"/>
        </w:rPr>
        <w:t xml:space="preserve"> OpenSearch Learn Path (#2)</w:t>
      </w:r>
    </w:p>
    <w:p w:rsidR="004475DE" w:rsidP="004475DE" w:rsidRDefault="004475DE" w14:paraId="3C69CE6B" w14:textId="77777777">
      <w:r w:rsidRPr="749C356B">
        <w:rPr>
          <w:rFonts w:ascii="Times New Roman" w:hAnsi="Times New Roman" w:eastAsia="Times New Roman" w:cs="Times New Roman"/>
          <w:b/>
          <w:bCs/>
          <w:color w:val="000000" w:themeColor="text1"/>
        </w:rPr>
        <w:t>Learn Path Title:</w:t>
      </w:r>
      <w:r w:rsidRPr="749C356B">
        <w:rPr>
          <w:rFonts w:ascii="Times New Roman" w:hAnsi="Times New Roman" w:eastAsia="Times New Roman" w:cs="Times New Roman"/>
          <w:color w:val="000000" w:themeColor="text1"/>
        </w:rPr>
        <w:t xml:space="preserve"> </w:t>
      </w:r>
    </w:p>
    <w:p w:rsidR="004475DE" w:rsidP="004475DE" w:rsidRDefault="004475DE" w14:paraId="4220A6E1" w14:textId="77777777">
      <w:pPr>
        <w:rPr>
          <w:rFonts w:ascii="Times New Roman" w:hAnsi="Times New Roman" w:eastAsia="Times New Roman" w:cs="Times New Roman"/>
          <w:color w:val="000000" w:themeColor="text1"/>
        </w:rPr>
      </w:pPr>
      <w:r w:rsidRPr="749C356B">
        <w:rPr>
          <w:rFonts w:ascii="Times New Roman" w:hAnsi="Times New Roman" w:eastAsia="Times New Roman" w:cs="Times New Roman"/>
          <w:b/>
          <w:bCs/>
          <w:color w:val="000000" w:themeColor="text1"/>
        </w:rPr>
        <w:t>Target Length:</w:t>
      </w:r>
      <w:r w:rsidRPr="749C356B">
        <w:rPr>
          <w:rFonts w:ascii="Times New Roman" w:hAnsi="Times New Roman" w:eastAsia="Times New Roman" w:cs="Times New Roman"/>
          <w:color w:val="000000" w:themeColor="text1"/>
        </w:rPr>
        <w:t xml:space="preserve"> 90 minutes</w:t>
      </w:r>
    </w:p>
    <w:p w:rsidR="004475DE" w:rsidP="004475DE" w:rsidRDefault="004475DE" w14:paraId="79AECE91" w14:textId="77777777">
      <w:pPr>
        <w:rPr>
          <w:rFonts w:ascii="Times New Roman" w:hAnsi="Times New Roman" w:eastAsia="Times New Roman" w:cs="Times New Roman"/>
          <w:color w:val="000000" w:themeColor="text1"/>
        </w:rPr>
      </w:pPr>
      <w:r w:rsidRPr="749C356B">
        <w:rPr>
          <w:rFonts w:ascii="Times New Roman" w:hAnsi="Times New Roman" w:eastAsia="Times New Roman" w:cs="Times New Roman"/>
          <w:b/>
          <w:bCs/>
          <w:color w:val="000000" w:themeColor="text1"/>
        </w:rPr>
        <w:t>Target word count:</w:t>
      </w:r>
      <w:r w:rsidRPr="749C356B">
        <w:rPr>
          <w:rFonts w:ascii="Times New Roman" w:hAnsi="Times New Roman" w:eastAsia="Times New Roman" w:cs="Times New Roman"/>
          <w:color w:val="000000" w:themeColor="text1"/>
        </w:rPr>
        <w:t xml:space="preserve"> 125 words per minute</w:t>
      </w:r>
    </w:p>
    <w:p w:rsidR="004475DE" w:rsidP="004475DE" w:rsidRDefault="004475DE" w14:paraId="42377FCB" w14:textId="77777777">
      <w:pPr>
        <w:rPr>
          <w:rFonts w:ascii="Times New Roman" w:hAnsi="Times New Roman" w:eastAsia="Times New Roman" w:cs="Times New Roman"/>
          <w:color w:val="EE0000"/>
        </w:rPr>
      </w:pPr>
      <w:r w:rsidRPr="749C356B">
        <w:rPr>
          <w:rFonts w:ascii="Times New Roman" w:hAnsi="Times New Roman" w:eastAsia="Times New Roman" w:cs="Times New Roman"/>
          <w:b/>
          <w:bCs/>
          <w:color w:val="000000" w:themeColor="text1"/>
        </w:rPr>
        <w:t xml:space="preserve">Course summary: </w:t>
      </w:r>
      <w:r w:rsidRPr="749C356B">
        <w:rPr>
          <w:rFonts w:ascii="Times New Roman" w:hAnsi="Times New Roman" w:eastAsia="Times New Roman" w:cs="Times New Roman"/>
          <w:color w:val="EE0000"/>
        </w:rPr>
        <w:t xml:space="preserve">{To be written} </w:t>
      </w:r>
    </w:p>
    <w:p w:rsidR="004475DE" w:rsidP="004475DE" w:rsidRDefault="004475DE" w14:paraId="662E76F8" w14:textId="77777777">
      <w:pPr>
        <w:rPr>
          <w:rFonts w:ascii="Times New Roman" w:hAnsi="Times New Roman" w:eastAsia="Times New Roman" w:cs="Times New Roman"/>
          <w:color w:val="000000" w:themeColor="text1"/>
        </w:rPr>
      </w:pPr>
      <w:r w:rsidRPr="749C356B">
        <w:rPr>
          <w:rFonts w:ascii="Times New Roman" w:hAnsi="Times New Roman" w:eastAsia="Times New Roman" w:cs="Times New Roman"/>
          <w:b/>
          <w:bCs/>
          <w:color w:val="000000" w:themeColor="text1"/>
        </w:rPr>
        <w:t>Course resources:</w:t>
      </w:r>
      <w:r w:rsidRPr="749C356B">
        <w:rPr>
          <w:rFonts w:ascii="Times New Roman" w:hAnsi="Times New Roman" w:eastAsia="Times New Roman" w:cs="Times New Roman"/>
          <w:color w:val="000000" w:themeColor="text1"/>
        </w:rPr>
        <w:t xml:space="preserve"> These are resources to get started</w:t>
      </w:r>
    </w:p>
    <w:p w:rsidR="004475DE" w:rsidP="004475DE" w:rsidRDefault="004475DE" w14:paraId="1F96FB56" w14:textId="77777777">
      <w:pPr>
        <w:pStyle w:val="ListParagraph"/>
        <w:numPr>
          <w:ilvl w:val="0"/>
          <w:numId w:val="2"/>
        </w:numPr>
        <w:spacing w:after="0" w:line="240" w:lineRule="auto"/>
        <w:rPr>
          <w:rFonts w:ascii="Times New Roman" w:hAnsi="Times New Roman" w:eastAsia="Times New Roman" w:cs="Times New Roman"/>
          <w:color w:val="EE0000"/>
        </w:rPr>
      </w:pPr>
      <w:r w:rsidRPr="749C356B">
        <w:rPr>
          <w:rFonts w:ascii="Times New Roman" w:hAnsi="Times New Roman" w:eastAsia="Times New Roman" w:cs="Times New Roman"/>
          <w:color w:val="EE0000"/>
        </w:rPr>
        <w:t>TBC</w:t>
      </w:r>
    </w:p>
    <w:p w:rsidR="004475DE" w:rsidP="004475DE" w:rsidRDefault="004475DE" w14:paraId="7E34D3A7" w14:textId="77777777">
      <w:pPr>
        <w:pStyle w:val="ListParagraph"/>
        <w:numPr>
          <w:ilvl w:val="0"/>
          <w:numId w:val="2"/>
        </w:numPr>
        <w:spacing w:after="0" w:line="240" w:lineRule="auto"/>
        <w:rPr>
          <w:rFonts w:ascii="Times New Roman" w:hAnsi="Times New Roman" w:eastAsia="Times New Roman" w:cs="Times New Roman"/>
          <w:color w:val="EE0000"/>
        </w:rPr>
      </w:pPr>
      <w:r w:rsidRPr="749C356B">
        <w:rPr>
          <w:rFonts w:ascii="Times New Roman" w:hAnsi="Times New Roman" w:eastAsia="Times New Roman" w:cs="Times New Roman"/>
          <w:color w:val="EE0000"/>
        </w:rPr>
        <w:t>TBC</w:t>
      </w:r>
    </w:p>
    <w:p w:rsidR="004475DE" w:rsidP="004475DE" w:rsidRDefault="004475DE" w14:paraId="4BA89D76" w14:textId="77777777">
      <w:pPr>
        <w:pStyle w:val="ListParagraph"/>
        <w:numPr>
          <w:ilvl w:val="0"/>
          <w:numId w:val="2"/>
        </w:numPr>
        <w:spacing w:after="0" w:line="240" w:lineRule="auto"/>
        <w:rPr>
          <w:rFonts w:ascii="Times New Roman" w:hAnsi="Times New Roman" w:eastAsia="Times New Roman" w:cs="Times New Roman"/>
          <w:color w:val="EE0000"/>
        </w:rPr>
      </w:pPr>
      <w:r w:rsidRPr="749C356B">
        <w:rPr>
          <w:rFonts w:ascii="Times New Roman" w:hAnsi="Times New Roman" w:eastAsia="Times New Roman" w:cs="Times New Roman"/>
          <w:color w:val="EE0000"/>
        </w:rPr>
        <w:t>TBC</w:t>
      </w:r>
    </w:p>
    <w:p w:rsidR="004475DE" w:rsidP="004475DE" w:rsidRDefault="004475DE" w14:paraId="1EAD9202" w14:textId="77777777">
      <w:pPr>
        <w:rPr>
          <w:rFonts w:ascii="Times New Roman" w:hAnsi="Times New Roman" w:eastAsia="Times New Roman" w:cs="Times New Roman"/>
          <w:color w:val="000000" w:themeColor="text1"/>
        </w:rPr>
      </w:pPr>
      <w:r w:rsidRPr="749C356B">
        <w:rPr>
          <w:rFonts w:ascii="Times New Roman" w:hAnsi="Times New Roman" w:eastAsia="Times New Roman" w:cs="Times New Roman"/>
          <w:b/>
          <w:bCs/>
          <w:color w:val="000000" w:themeColor="text1"/>
        </w:rPr>
        <w:t>Course FAQ:</w:t>
      </w:r>
      <w:r w:rsidRPr="749C356B">
        <w:rPr>
          <w:rFonts w:ascii="Times New Roman" w:hAnsi="Times New Roman" w:eastAsia="Times New Roman" w:cs="Times New Roman"/>
          <w:color w:val="000000" w:themeColor="text1"/>
        </w:rPr>
        <w:t xml:space="preserve"> This will answer common questions</w:t>
      </w:r>
    </w:p>
    <w:p w:rsidR="004475DE" w:rsidP="004475DE" w:rsidRDefault="004475DE" w14:paraId="03C71DEA" w14:textId="77777777">
      <w:pPr>
        <w:pStyle w:val="ListParagraph"/>
        <w:numPr>
          <w:ilvl w:val="0"/>
          <w:numId w:val="1"/>
        </w:numPr>
        <w:spacing w:after="0" w:line="240" w:lineRule="auto"/>
        <w:rPr>
          <w:rFonts w:ascii="Times New Roman" w:hAnsi="Times New Roman" w:eastAsia="Times New Roman" w:cs="Times New Roman"/>
          <w:color w:val="000000" w:themeColor="text1"/>
        </w:rPr>
      </w:pPr>
      <w:r w:rsidRPr="749C356B">
        <w:rPr>
          <w:rFonts w:ascii="Times New Roman" w:hAnsi="Times New Roman" w:eastAsia="Times New Roman" w:cs="Times New Roman"/>
          <w:color w:val="000000" w:themeColor="text1"/>
        </w:rPr>
        <w:t>Create this as a separate doc and link</w:t>
      </w:r>
    </w:p>
    <w:p w:rsidR="004475DE" w:rsidP="0001008B" w:rsidRDefault="004475DE" w14:paraId="61CF415D" w14:textId="77777777">
      <w:pPr>
        <w:pStyle w:val="Heading1"/>
        <w:spacing w:before="240" w:after="120"/>
        <w:ind w:left="-900" w:firstLine="900"/>
        <w:rPr>
          <w:b/>
          <w:bCs/>
          <w:sz w:val="30"/>
          <w:szCs w:val="30"/>
        </w:rPr>
      </w:pPr>
    </w:p>
    <w:p w:rsidR="0001008B" w:rsidP="0001008B" w:rsidRDefault="0001008B" w14:paraId="0789FEE6" w14:textId="77E330AC">
      <w:pPr>
        <w:pStyle w:val="Heading1"/>
        <w:spacing w:before="240" w:after="120"/>
        <w:ind w:left="-900" w:firstLine="900"/>
      </w:pPr>
      <w:r>
        <w:rPr>
          <w:b/>
          <w:bCs/>
          <w:sz w:val="30"/>
          <w:szCs w:val="30"/>
        </w:rPr>
        <w:t>Chapter 1: Simple RAG &amp; Hybrid Search</w:t>
      </w:r>
    </w:p>
    <w:p w:rsidR="0001008B" w:rsidP="0001008B" w:rsidRDefault="0001008B" w14:paraId="54048543" w14:textId="77777777">
      <w:pPr>
        <w:pStyle w:val="Heading2"/>
        <w:spacing w:before="200" w:after="100"/>
      </w:pPr>
      <w:r>
        <w:rPr>
          <w:b/>
          <w:bCs/>
          <w:sz w:val="25"/>
          <w:szCs w:val="25"/>
        </w:rPr>
        <w:t>1.1 OpenSearch as a RAG Engine</w:t>
      </w:r>
    </w:p>
    <w:tbl>
      <w:tblPr>
        <w:tblW w:w="113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415"/>
        <w:gridCol w:w="4410"/>
        <w:gridCol w:w="3510"/>
      </w:tblGrid>
      <w:tr w:rsidR="0001008B" w:rsidTr="004475DE" w14:paraId="6411F3DB" w14:textId="77777777">
        <w:tc>
          <w:tcPr>
            <w:tcW w:w="3415" w:type="dxa"/>
            <w:shd w:val="clear" w:color="auto" w:fill="1F3864"/>
            <w:tcMar>
              <w:top w:w="80" w:type="dxa"/>
              <w:left w:w="120" w:type="dxa"/>
              <w:bottom w:w="80" w:type="dxa"/>
              <w:right w:w="120" w:type="dxa"/>
            </w:tcMar>
          </w:tcPr>
          <w:p w:rsidR="0001008B" w:rsidP="005C53BE" w:rsidRDefault="0001008B" w14:paraId="4C792EA9" w14:textId="77777777">
            <w:r>
              <w:rPr>
                <w:b/>
                <w:bCs/>
                <w:color w:val="FFFFFF"/>
              </w:rPr>
              <w:t>Reviewer</w:t>
            </w:r>
          </w:p>
        </w:tc>
        <w:tc>
          <w:tcPr>
            <w:tcW w:w="4410" w:type="dxa"/>
            <w:shd w:val="clear" w:color="auto" w:fill="1F3864"/>
            <w:tcMar>
              <w:top w:w="80" w:type="dxa"/>
              <w:left w:w="120" w:type="dxa"/>
              <w:bottom w:w="80" w:type="dxa"/>
              <w:right w:w="120" w:type="dxa"/>
            </w:tcMar>
          </w:tcPr>
          <w:p w:rsidR="0001008B" w:rsidP="005C53BE" w:rsidRDefault="0001008B" w14:paraId="5FFFE2A2" w14:textId="77777777">
            <w:r>
              <w:rPr>
                <w:b/>
                <w:bCs/>
                <w:color w:val="FFFFFF"/>
              </w:rPr>
              <w:t>Date submitted</w:t>
            </w:r>
          </w:p>
        </w:tc>
        <w:tc>
          <w:tcPr>
            <w:tcW w:w="3510" w:type="dxa"/>
            <w:shd w:val="clear" w:color="auto" w:fill="1F3864"/>
            <w:tcMar>
              <w:top w:w="80" w:type="dxa"/>
              <w:left w:w="120" w:type="dxa"/>
              <w:bottom w:w="80" w:type="dxa"/>
              <w:right w:w="120" w:type="dxa"/>
            </w:tcMar>
          </w:tcPr>
          <w:p w:rsidR="0001008B" w:rsidP="005C53BE" w:rsidRDefault="0001008B" w14:paraId="76A64780" w14:textId="77777777">
            <w:r>
              <w:rPr>
                <w:b/>
                <w:bCs/>
                <w:color w:val="FFFFFF"/>
              </w:rPr>
              <w:t>Status</w:t>
            </w:r>
          </w:p>
        </w:tc>
      </w:tr>
      <w:tr w:rsidR="0001008B" w:rsidTr="004475DE" w14:paraId="7D434812" w14:textId="77777777">
        <w:tc>
          <w:tcPr>
            <w:tcW w:w="3415" w:type="dxa"/>
            <w:tcMar>
              <w:top w:w="80" w:type="dxa"/>
              <w:left w:w="120" w:type="dxa"/>
              <w:bottom w:w="80" w:type="dxa"/>
              <w:right w:w="120" w:type="dxa"/>
            </w:tcMar>
          </w:tcPr>
          <w:p w:rsidR="0001008B" w:rsidP="005C53BE" w:rsidRDefault="0001008B" w14:paraId="1FC50A3A" w14:textId="77777777">
            <w:pPr>
              <w:spacing w:after="80"/>
            </w:pPr>
            <w:r>
              <w:t>Brian</w:t>
            </w:r>
          </w:p>
        </w:tc>
        <w:tc>
          <w:tcPr>
            <w:tcW w:w="4410" w:type="dxa"/>
            <w:tcMar>
              <w:top w:w="80" w:type="dxa"/>
              <w:left w:w="120" w:type="dxa"/>
              <w:bottom w:w="80" w:type="dxa"/>
              <w:right w:w="120" w:type="dxa"/>
            </w:tcMar>
          </w:tcPr>
          <w:p w:rsidR="0001008B" w:rsidP="005C53BE" w:rsidRDefault="0001008B" w14:paraId="65261B99" w14:textId="77777777">
            <w:pPr>
              <w:spacing w:after="80"/>
            </w:pPr>
          </w:p>
        </w:tc>
        <w:tc>
          <w:tcPr>
            <w:tcW w:w="3510" w:type="dxa"/>
            <w:tcMar>
              <w:top w:w="80" w:type="dxa"/>
              <w:left w:w="120" w:type="dxa"/>
              <w:bottom w:w="80" w:type="dxa"/>
              <w:right w:w="120" w:type="dxa"/>
            </w:tcMar>
          </w:tcPr>
          <w:p w:rsidR="0001008B" w:rsidP="005C53BE" w:rsidRDefault="0001008B" w14:paraId="01FDB632" w14:textId="77777777">
            <w:pPr>
              <w:spacing w:after="80"/>
            </w:pPr>
          </w:p>
        </w:tc>
      </w:tr>
      <w:tr w:rsidR="0001008B" w:rsidTr="004475DE" w14:paraId="40CF53C1" w14:textId="77777777">
        <w:tc>
          <w:tcPr>
            <w:tcW w:w="3415" w:type="dxa"/>
            <w:tcMar>
              <w:top w:w="80" w:type="dxa"/>
              <w:left w:w="120" w:type="dxa"/>
              <w:bottom w:w="80" w:type="dxa"/>
              <w:right w:w="120" w:type="dxa"/>
            </w:tcMar>
          </w:tcPr>
          <w:p w:rsidR="0001008B" w:rsidP="005C53BE" w:rsidRDefault="0001008B" w14:paraId="1930C551" w14:textId="77777777">
            <w:pPr>
              <w:spacing w:after="80"/>
            </w:pPr>
            <w:r>
              <w:t>Technical Reviewer (Carlos)</w:t>
            </w:r>
          </w:p>
        </w:tc>
        <w:tc>
          <w:tcPr>
            <w:tcW w:w="4410" w:type="dxa"/>
            <w:tcMar>
              <w:top w:w="80" w:type="dxa"/>
              <w:left w:w="120" w:type="dxa"/>
              <w:bottom w:w="80" w:type="dxa"/>
              <w:right w:w="120" w:type="dxa"/>
            </w:tcMar>
          </w:tcPr>
          <w:p w:rsidR="0001008B" w:rsidP="005C53BE" w:rsidRDefault="0001008B" w14:paraId="7F0E78AF" w14:textId="77777777">
            <w:pPr>
              <w:spacing w:after="80"/>
            </w:pPr>
          </w:p>
        </w:tc>
        <w:tc>
          <w:tcPr>
            <w:tcW w:w="3510" w:type="dxa"/>
            <w:tcMar>
              <w:top w:w="80" w:type="dxa"/>
              <w:left w:w="120" w:type="dxa"/>
              <w:bottom w:w="80" w:type="dxa"/>
              <w:right w:w="120" w:type="dxa"/>
            </w:tcMar>
          </w:tcPr>
          <w:p w:rsidR="0001008B" w:rsidP="005C53BE" w:rsidRDefault="0001008B" w14:paraId="6938BD9E" w14:textId="77777777">
            <w:pPr>
              <w:spacing w:after="80"/>
            </w:pPr>
          </w:p>
        </w:tc>
      </w:tr>
      <w:tr w:rsidR="0001008B" w:rsidTr="004475DE" w14:paraId="09D4E047" w14:textId="77777777">
        <w:tc>
          <w:tcPr>
            <w:tcW w:w="3415" w:type="dxa"/>
            <w:tcMar>
              <w:top w:w="80" w:type="dxa"/>
              <w:left w:w="120" w:type="dxa"/>
              <w:bottom w:w="80" w:type="dxa"/>
              <w:right w:w="120" w:type="dxa"/>
            </w:tcMar>
          </w:tcPr>
          <w:p w:rsidR="0001008B" w:rsidP="005C53BE" w:rsidRDefault="0001008B" w14:paraId="6CCCE887" w14:textId="77777777">
            <w:pPr>
              <w:spacing w:after="80"/>
            </w:pPr>
            <w:r>
              <w:t>Alex B</w:t>
            </w:r>
          </w:p>
        </w:tc>
        <w:tc>
          <w:tcPr>
            <w:tcW w:w="4410" w:type="dxa"/>
            <w:tcMar>
              <w:top w:w="80" w:type="dxa"/>
              <w:left w:w="120" w:type="dxa"/>
              <w:bottom w:w="80" w:type="dxa"/>
              <w:right w:w="120" w:type="dxa"/>
            </w:tcMar>
          </w:tcPr>
          <w:p w:rsidR="0001008B" w:rsidP="005C53BE" w:rsidRDefault="0001008B" w14:paraId="0C0185F2" w14:textId="77777777">
            <w:pPr>
              <w:spacing w:after="80"/>
            </w:pPr>
          </w:p>
        </w:tc>
        <w:tc>
          <w:tcPr>
            <w:tcW w:w="3510" w:type="dxa"/>
            <w:tcMar>
              <w:top w:w="80" w:type="dxa"/>
              <w:left w:w="120" w:type="dxa"/>
              <w:bottom w:w="80" w:type="dxa"/>
              <w:right w:w="120" w:type="dxa"/>
            </w:tcMar>
          </w:tcPr>
          <w:p w:rsidR="0001008B" w:rsidP="005C53BE" w:rsidRDefault="0001008B" w14:paraId="317C54FB" w14:textId="77777777">
            <w:pPr>
              <w:spacing w:after="80"/>
            </w:pPr>
          </w:p>
        </w:tc>
      </w:tr>
      <w:tr w:rsidR="0001008B" w:rsidTr="004475DE" w14:paraId="0DA851DE" w14:textId="77777777">
        <w:tc>
          <w:tcPr>
            <w:tcW w:w="3415" w:type="dxa"/>
            <w:tcMar>
              <w:top w:w="80" w:type="dxa"/>
              <w:left w:w="120" w:type="dxa"/>
              <w:bottom w:w="80" w:type="dxa"/>
              <w:right w:w="120" w:type="dxa"/>
            </w:tcMar>
          </w:tcPr>
          <w:p w:rsidR="0001008B" w:rsidP="005C53BE" w:rsidRDefault="0001008B" w14:paraId="46ACB505" w14:textId="77777777">
            <w:pPr>
              <w:spacing w:after="80"/>
            </w:pPr>
            <w:r>
              <w:t>Michelle</w:t>
            </w:r>
          </w:p>
        </w:tc>
        <w:tc>
          <w:tcPr>
            <w:tcW w:w="4410" w:type="dxa"/>
            <w:tcMar>
              <w:top w:w="80" w:type="dxa"/>
              <w:left w:w="120" w:type="dxa"/>
              <w:bottom w:w="80" w:type="dxa"/>
              <w:right w:w="120" w:type="dxa"/>
            </w:tcMar>
          </w:tcPr>
          <w:p w:rsidR="0001008B" w:rsidP="005C53BE" w:rsidRDefault="0001008B" w14:paraId="6AA9679E" w14:textId="77777777">
            <w:pPr>
              <w:spacing w:after="80"/>
            </w:pPr>
          </w:p>
        </w:tc>
        <w:tc>
          <w:tcPr>
            <w:tcW w:w="3510" w:type="dxa"/>
            <w:tcMar>
              <w:top w:w="80" w:type="dxa"/>
              <w:left w:w="120" w:type="dxa"/>
              <w:bottom w:w="80" w:type="dxa"/>
              <w:right w:w="120" w:type="dxa"/>
            </w:tcMar>
          </w:tcPr>
          <w:p w:rsidR="0001008B" w:rsidP="005C53BE" w:rsidRDefault="0001008B" w14:paraId="7FF8FA53" w14:textId="77777777">
            <w:pPr>
              <w:spacing w:after="80"/>
            </w:pPr>
          </w:p>
        </w:tc>
      </w:tr>
    </w:tbl>
    <w:p w:rsidR="0001008B" w:rsidP="0001008B" w:rsidRDefault="0001008B" w14:paraId="0D5973F7" w14:textId="77777777">
      <w:pPr>
        <w:spacing w:after="120"/>
      </w:pPr>
    </w:p>
    <w:tbl>
      <w:tblPr>
        <w:tblW w:w="144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00"/>
        <w:gridCol w:w="7500"/>
        <w:gridCol w:w="4800"/>
      </w:tblGrid>
      <w:tr w:rsidR="0001008B" w:rsidTr="5778B753" w14:paraId="526650E2" w14:textId="77777777">
        <w:trPr>
          <w:tblHeader/>
        </w:trPr>
        <w:tc>
          <w:tcPr>
            <w:tcW w:w="2100" w:type="dxa"/>
            <w:shd w:val="clear" w:color="auto" w:fill="1F3864"/>
            <w:tcMar>
              <w:top w:w="80" w:type="dxa"/>
              <w:left w:w="120" w:type="dxa"/>
              <w:bottom w:w="80" w:type="dxa"/>
              <w:right w:w="120" w:type="dxa"/>
            </w:tcMar>
          </w:tcPr>
          <w:p w:rsidR="0001008B" w:rsidP="005C53BE" w:rsidRDefault="0001008B" w14:paraId="3BC274B1" w14:textId="77777777">
            <w:r>
              <w:rPr>
                <w:b/>
                <w:bCs/>
                <w:color w:val="FFFFFF"/>
              </w:rPr>
              <w:t>Title</w:t>
            </w:r>
          </w:p>
        </w:tc>
        <w:tc>
          <w:tcPr>
            <w:tcW w:w="7500" w:type="dxa"/>
            <w:shd w:val="clear" w:color="auto" w:fill="1F3864"/>
            <w:tcMar>
              <w:top w:w="80" w:type="dxa"/>
              <w:left w:w="120" w:type="dxa"/>
              <w:bottom w:w="80" w:type="dxa"/>
              <w:right w:w="120" w:type="dxa"/>
            </w:tcMar>
          </w:tcPr>
          <w:p w:rsidR="0001008B" w:rsidP="005C53BE" w:rsidRDefault="0001008B" w14:paraId="2E03795A" w14:textId="77777777">
            <w:r>
              <w:rPr>
                <w:b/>
                <w:bCs/>
                <w:color w:val="FFFFFF"/>
              </w:rPr>
              <w:t>Voice Over</w:t>
            </w:r>
          </w:p>
        </w:tc>
        <w:tc>
          <w:tcPr>
            <w:tcW w:w="4800" w:type="dxa"/>
            <w:shd w:val="clear" w:color="auto" w:fill="1F3864"/>
            <w:tcMar>
              <w:top w:w="80" w:type="dxa"/>
              <w:left w:w="120" w:type="dxa"/>
              <w:bottom w:w="80" w:type="dxa"/>
              <w:right w:w="120" w:type="dxa"/>
            </w:tcMar>
          </w:tcPr>
          <w:p w:rsidR="0001008B" w:rsidP="005C53BE" w:rsidRDefault="0001008B" w14:paraId="56533D5F" w14:textId="77777777">
            <w:r>
              <w:rPr>
                <w:b/>
                <w:bCs/>
                <w:color w:val="FFFFFF"/>
              </w:rPr>
              <w:t>Visuals</w:t>
            </w:r>
          </w:p>
        </w:tc>
      </w:tr>
      <w:tr w:rsidR="0001008B" w:rsidTr="5778B753" w14:paraId="6E01FC2D" w14:textId="77777777">
        <w:tc>
          <w:tcPr>
            <w:tcW w:w="2100" w:type="dxa"/>
            <w:tcMar>
              <w:top w:w="80" w:type="dxa"/>
              <w:left w:w="120" w:type="dxa"/>
              <w:bottom w:w="80" w:type="dxa"/>
              <w:right w:w="120" w:type="dxa"/>
            </w:tcMar>
          </w:tcPr>
          <w:p w:rsidR="0001008B" w:rsidP="005C53BE" w:rsidRDefault="0001008B" w14:paraId="3A39D31B" w14:textId="77777777">
            <w:pPr>
              <w:spacing w:after="80"/>
            </w:pPr>
            <w:r>
              <w:rPr>
                <w:b/>
                <w:bCs/>
              </w:rPr>
              <w:t>1.1: OpenSearch as a RAG Engine</w:t>
            </w:r>
          </w:p>
        </w:tc>
        <w:tc>
          <w:tcPr>
            <w:tcW w:w="7500" w:type="dxa"/>
            <w:tcMar>
              <w:top w:w="80" w:type="dxa"/>
              <w:left w:w="120" w:type="dxa"/>
              <w:bottom w:w="80" w:type="dxa"/>
              <w:right w:w="120" w:type="dxa"/>
            </w:tcMar>
          </w:tcPr>
          <w:p w:rsidR="0001008B" w:rsidP="005C53BE" w:rsidRDefault="0001008B" w14:paraId="576486F4" w14:textId="64F56DDB">
            <w:pPr>
              <w:spacing w:after="80"/>
            </w:pPr>
            <w:r>
              <w:t xml:space="preserve">Welcome. Over the next five chapters, we are building an internal AI support tool for Example Corp, a BI platform serving two thousand enterprise clients. Their fifteen person support team handles five hundred tickets a day, and sixty percent are already answered somewhere in the documentation. Our job: surface those answers </w:t>
            </w:r>
            <w:r>
              <w:lastRenderedPageBreak/>
              <w:t xml:space="preserve">automatically. We have five data assets to work with: eight thousand pages of product docs, fifty integration guides, three years of ticket history, a known issues database, and the API reference. OpenSearch is the retrieval layer of this system. It decides what evidence the LLM gets to see. If retrieval </w:t>
            </w:r>
            <w:r w:rsidR="00F5198E">
              <w:t>gives</w:t>
            </w:r>
            <w:r>
              <w:t xml:space="preserve"> the model weak or outdated context, </w:t>
            </w:r>
            <w:r w:rsidR="00843FAC">
              <w:t>the model has very little chance of producing a reliable answer.</w:t>
            </w:r>
            <w:r>
              <w:t xml:space="preserve"> So let's start with the retrieval options.</w:t>
            </w:r>
          </w:p>
        </w:tc>
        <w:tc>
          <w:tcPr>
            <w:tcW w:w="4800" w:type="dxa"/>
            <w:shd w:val="clear" w:color="auto" w:fill="F2F2F2" w:themeFill="background1" w:themeFillShade="F2"/>
            <w:tcMar>
              <w:top w:w="80" w:type="dxa"/>
              <w:left w:w="120" w:type="dxa"/>
              <w:bottom w:w="80" w:type="dxa"/>
              <w:right w:w="120" w:type="dxa"/>
            </w:tcMar>
          </w:tcPr>
          <w:p w:rsidR="0001008B" w:rsidP="005C53BE" w:rsidRDefault="0001008B" w14:paraId="469A17CE" w14:textId="77777777">
            <w:pPr>
              <w:spacing w:after="80"/>
            </w:pPr>
            <w:r>
              <w:rPr>
                <w:sz w:val="19"/>
                <w:szCs w:val="19"/>
              </w:rPr>
              <w:lastRenderedPageBreak/>
              <w:t>Title slide: "1.1: OpenSearch as a RAG Engine," subtitle "Retrieval before generation."</w:t>
            </w:r>
          </w:p>
          <w:p w:rsidR="0001008B" w:rsidP="005C53BE" w:rsidRDefault="0001008B" w14:paraId="20901986" w14:textId="77777777">
            <w:pPr>
              <w:spacing w:after="80"/>
            </w:pPr>
            <w:r>
              <w:rPr>
                <w:sz w:val="19"/>
                <w:szCs w:val="19"/>
              </w:rPr>
              <w:lastRenderedPageBreak/>
              <w:t>Five asset cards fan in: product docs, integration guides, ticket history, known issues, API reference.</w:t>
            </w:r>
          </w:p>
          <w:p w:rsidR="0001008B" w:rsidP="005C53BE" w:rsidRDefault="0001008B" w14:paraId="532FDB6E" w14:textId="77777777">
            <w:pPr>
              <w:spacing w:after="80"/>
            </w:pPr>
            <w:r>
              <w:rPr>
                <w:sz w:val="19"/>
                <w:szCs w:val="19"/>
              </w:rPr>
              <w:t>Flow diagram: Support question &gt; OpenSearch (retrieve evidence) &gt; LLM &gt; Answer to agent.</w:t>
            </w:r>
          </w:p>
        </w:tc>
      </w:tr>
      <w:tr w:rsidR="0001008B" w:rsidTr="5778B753" w14:paraId="45C5B246" w14:textId="77777777">
        <w:tc>
          <w:tcPr>
            <w:tcW w:w="2100" w:type="dxa"/>
            <w:tcMar>
              <w:top w:w="80" w:type="dxa"/>
              <w:left w:w="120" w:type="dxa"/>
              <w:bottom w:w="80" w:type="dxa"/>
              <w:right w:w="120" w:type="dxa"/>
            </w:tcMar>
          </w:tcPr>
          <w:p w:rsidR="0001008B" w:rsidP="005C53BE" w:rsidRDefault="0001008B" w14:paraId="5D3435CB" w14:textId="77777777">
            <w:pPr>
              <w:spacing w:after="80"/>
            </w:pPr>
            <w:r>
              <w:rPr>
                <w:b/>
                <w:bCs/>
              </w:rPr>
              <w:lastRenderedPageBreak/>
              <w:t>Keyword, vector, sparse, hybrid</w:t>
            </w:r>
          </w:p>
        </w:tc>
        <w:tc>
          <w:tcPr>
            <w:tcW w:w="7500" w:type="dxa"/>
            <w:tcMar>
              <w:top w:w="80" w:type="dxa"/>
              <w:left w:w="120" w:type="dxa"/>
              <w:bottom w:w="80" w:type="dxa"/>
              <w:right w:w="120" w:type="dxa"/>
            </w:tcMar>
          </w:tcPr>
          <w:p w:rsidR="005A10A3" w:rsidP="005C53BE" w:rsidRDefault="0001008B" w14:paraId="4EA77272" w14:textId="79C159C3">
            <w:pPr>
              <w:spacing w:after="80"/>
            </w:pPr>
            <w:r w:rsidR="5778B753">
              <w:rPr/>
              <w:t xml:space="preserve">Here is a </w:t>
            </w:r>
            <w:commentRangeStart w:id="1452253594"/>
            <w:r w:rsidR="5778B753">
              <w:rPr/>
              <w:t xml:space="preserve">real </w:t>
            </w:r>
            <w:commentRangeEnd w:id="1452253594"/>
            <w:r>
              <w:rPr>
                <w:rStyle w:val="CommentReference"/>
              </w:rPr>
              <w:commentReference w:id="1452253594"/>
            </w:r>
            <w:r w:rsidR="5778B753">
              <w:rPr/>
              <w:t xml:space="preserve">Example Corp ticket: a customer pastes ERR-2209 </w:t>
            </w:r>
            <w:r w:rsidR="5778B753">
              <w:rPr/>
              <w:t xml:space="preserve">into the AI support tool </w:t>
            </w:r>
            <w:r w:rsidR="5778B753">
              <w:rPr/>
              <w:t xml:space="preserve">and asks what it means. Keyword search, BM25, </w:t>
            </w:r>
            <w:r w:rsidR="5778B753">
              <w:rPr/>
              <w:t>nails that</w:t>
            </w:r>
            <w:r w:rsidR="5778B753">
              <w:rPr/>
              <w:t xml:space="preserve"> instantly. Error codes, API endpoint names, configuration settings: when the literal text is the signal, BM25 wins. Now a second ticket: </w:t>
            </w:r>
            <w:r w:rsidR="5778B753">
              <w:rPr/>
              <w:t>“</w:t>
            </w:r>
            <w:r w:rsidR="5778B753">
              <w:rPr/>
              <w:t>my dashboard takes forever to load.</w:t>
            </w:r>
            <w:r w:rsidR="5778B753">
              <w:rPr/>
              <w:t>”</w:t>
            </w:r>
            <w:r w:rsidR="5778B753">
              <w:rPr/>
              <w:t xml:space="preserve"> No docs page uses those words. The answer lives </w:t>
            </w:r>
            <w:r w:rsidR="5778B753">
              <w:rPr/>
              <w:t>in</w:t>
            </w:r>
            <w:r w:rsidR="5778B753">
              <w:rPr/>
              <w:t xml:space="preserve"> a page called “improving dashboard </w:t>
            </w:r>
            <w:r w:rsidR="5778B753">
              <w:rPr/>
              <w:t>render</w:t>
            </w:r>
            <w:r w:rsidR="5778B753">
              <w:rPr/>
              <w:t xml:space="preserve"> </w:t>
            </w:r>
            <w:r w:rsidR="5778B753">
              <w:rPr/>
              <w:t>performance</w:t>
            </w:r>
            <w:r w:rsidR="5778B753">
              <w:rPr/>
              <w:t>.” Th</w:t>
            </w:r>
            <w:r w:rsidR="5778B753">
              <w:rPr/>
              <w:t xml:space="preserve">is </w:t>
            </w:r>
            <w:r w:rsidR="5778B753">
              <w:rPr/>
              <w:t xml:space="preserve">is where dense vector search </w:t>
            </w:r>
            <w:commentRangeStart w:id="296510986"/>
            <w:r w:rsidR="5778B753">
              <w:rPr/>
              <w:t xml:space="preserve">earns </w:t>
            </w:r>
            <w:r w:rsidR="5778B753">
              <w:rPr/>
              <w:t>excels</w:t>
            </w:r>
            <w:commentRangeEnd w:id="296510986"/>
            <w:r>
              <w:rPr>
                <w:rStyle w:val="CommentReference"/>
              </w:rPr>
              <w:commentReference w:id="296510986"/>
            </w:r>
            <w:r w:rsidR="5778B753">
              <w:rPr/>
              <w:t xml:space="preserve">. Embeddings capture meaning, so semantically similar chunks match even when the vocabulary does not. The tradeoff is memory and compute, and your first lever here is quantization. </w:t>
            </w:r>
          </w:p>
          <w:p w:rsidR="00802CC0" w:rsidP="005C53BE" w:rsidRDefault="0001008B" w14:paraId="048666F3" w14:textId="74968CE0">
            <w:pPr>
              <w:spacing w:after="80"/>
            </w:pPr>
            <w:r w:rsidR="5778B753">
              <w:rPr/>
              <w:t xml:space="preserve">OpenSearch </w:t>
            </w:r>
            <w:r w:rsidR="5778B753">
              <w:rPr/>
              <w:t xml:space="preserve">can </w:t>
            </w:r>
            <w:r w:rsidR="5778B753">
              <w:rPr/>
              <w:t xml:space="preserve">store vectors at reduced precision, down to </w:t>
            </w:r>
            <w:commentRangeStart w:id="15410352"/>
            <w:r w:rsidR="5778B753">
              <w:rPr/>
              <w:t>int8</w:t>
            </w:r>
            <w:commentRangeEnd w:id="15410352"/>
            <w:r>
              <w:rPr>
                <w:rStyle w:val="CommentReference"/>
              </w:rPr>
              <w:commentReference w:id="15410352"/>
            </w:r>
            <w:r w:rsidR="5778B753">
              <w:rPr/>
              <w:t>, int4, or binary, and 3.6 adds Lucene</w:t>
            </w:r>
            <w:r w:rsidR="5778B753">
              <w:rPr/>
              <w:t xml:space="preserve"> </w:t>
            </w:r>
            <w:r w:rsidR="5778B753">
              <w:rPr/>
              <w:t>Better Binary Quantizatio</w:t>
            </w:r>
            <w:r w:rsidR="5778B753">
              <w:rPr/>
              <w:t xml:space="preserve">n, or </w:t>
            </w:r>
            <w:commentRangeStart w:id="0"/>
            <w:r w:rsidR="5778B753">
              <w:rPr/>
              <w:t>BBQ</w:t>
            </w:r>
            <w:commentRangeEnd w:id="0"/>
            <w:r>
              <w:rPr>
                <w:rStyle w:val="CommentReference"/>
              </w:rPr>
              <w:commentReference w:id="0"/>
            </w:r>
            <w:r w:rsidR="5778B753">
              <w:rPr/>
              <w:t xml:space="preserve"> </w:t>
            </w:r>
            <w:r w:rsidR="5778B753">
              <w:rPr/>
              <w:t xml:space="preserve">, </w:t>
            </w:r>
            <w:r w:rsidR="5778B753">
              <w:rPr/>
              <w:t xml:space="preserve">with up to thirty two times compression. </w:t>
            </w:r>
          </w:p>
          <w:p w:rsidR="005A10A3" w:rsidP="005C53BE" w:rsidRDefault="0001008B" w14:paraId="07BA37A8" w14:textId="77777777">
            <w:pPr>
              <w:spacing w:after="80"/>
            </w:pPr>
            <w:r>
              <w:t xml:space="preserve">Between </w:t>
            </w:r>
            <w:r w:rsidR="00802CC0">
              <w:t>Keyword search and dense vectors</w:t>
            </w:r>
            <w:r>
              <w:t xml:space="preserve"> sits neural sparse retrieval: vector encodings where most dimensions are zero. Lighter than dense, smarter than keywords, with a small accuracy tradeoff.</w:t>
            </w:r>
          </w:p>
          <w:p w:rsidR="0001008B" w:rsidP="005C53BE" w:rsidRDefault="0001008B" w14:paraId="370098B8" w14:textId="32AAE959">
            <w:pPr>
              <w:spacing w:after="80"/>
            </w:pPr>
            <w:r>
              <w:t xml:space="preserve">For our support tool, and for most production RAG, the answer is </w:t>
            </w:r>
            <w:r w:rsidR="005A10A3">
              <w:t xml:space="preserve">a combination of two of these methods, also known as </w:t>
            </w:r>
            <w:r>
              <w:t>hybrid</w:t>
            </w:r>
            <w:r w:rsidR="005A10A3">
              <w:t xml:space="preserve"> search</w:t>
            </w:r>
            <w:r>
              <w:t>. BM25 catches</w:t>
            </w:r>
            <w:r w:rsidR="005A10A3">
              <w:t xml:space="preserve"> the lexical</w:t>
            </w:r>
            <w:r>
              <w:t xml:space="preserve"> </w:t>
            </w:r>
            <w:r w:rsidR="00802CC0">
              <w:t>‘</w:t>
            </w:r>
            <w:r>
              <w:t>ERR-2209</w:t>
            </w:r>
            <w:r w:rsidR="00802CC0">
              <w:t>’</w:t>
            </w:r>
            <w:r>
              <w:t xml:space="preserve">. The vector </w:t>
            </w:r>
            <w:r w:rsidR="00802CC0">
              <w:t>side</w:t>
            </w:r>
            <w:r>
              <w:t xml:space="preserve"> catches the</w:t>
            </w:r>
            <w:r w:rsidR="005A10A3">
              <w:t xml:space="preserve"> semantic</w:t>
            </w:r>
            <w:r>
              <w:t xml:space="preserve"> </w:t>
            </w:r>
            <w:r w:rsidR="00802CC0">
              <w:t>‘</w:t>
            </w:r>
            <w:r>
              <w:t>slow dashboard</w:t>
            </w:r>
            <w:r w:rsidR="00802CC0">
              <w:t>’</w:t>
            </w:r>
            <w:r>
              <w:t>. Together they give the LLM a much better candidate set. Do not pick one method by default. Match the retrieval strategy to the questions your users actually ask.</w:t>
            </w:r>
          </w:p>
        </w:tc>
        <w:tc>
          <w:tcPr>
            <w:tcW w:w="4800" w:type="dxa"/>
            <w:shd w:val="clear" w:color="auto" w:fill="F2F2F2" w:themeFill="background1" w:themeFillShade="F2"/>
            <w:tcMar>
              <w:top w:w="80" w:type="dxa"/>
              <w:left w:w="120" w:type="dxa"/>
              <w:bottom w:w="80" w:type="dxa"/>
              <w:right w:w="120" w:type="dxa"/>
            </w:tcMar>
          </w:tcPr>
          <w:p w:rsidR="0001008B" w:rsidP="005C53BE" w:rsidRDefault="0001008B" w14:paraId="2CEF9ADE" w14:textId="77777777">
            <w:pPr>
              <w:spacing w:after="80"/>
              <w:rPr>
                <w:sz w:val="19"/>
                <w:szCs w:val="19"/>
              </w:rPr>
            </w:pPr>
            <w:r>
              <w:rPr>
                <w:sz w:val="19"/>
                <w:szCs w:val="19"/>
              </w:rPr>
              <w:t>Split screen of two real tickets: "ERR-2209?" vs "my dashboard takes forever to load."</w:t>
            </w:r>
          </w:p>
          <w:p w:rsidR="000D3601" w:rsidP="005C53BE" w:rsidRDefault="000D3601" w14:paraId="58705A50" w14:textId="77777777">
            <w:pPr>
              <w:spacing w:after="80"/>
              <w:rPr>
                <w:sz w:val="19"/>
                <w:szCs w:val="19"/>
              </w:rPr>
            </w:pPr>
          </w:p>
          <w:p w:rsidR="0001008B" w:rsidP="005C53BE" w:rsidRDefault="0001008B" w14:paraId="7F15102F" w14:textId="566E838E">
            <w:pPr>
              <w:spacing w:after="80"/>
              <w:rPr>
                <w:sz w:val="19"/>
                <w:szCs w:val="19"/>
              </w:rPr>
            </w:pPr>
            <w:r>
              <w:rPr>
                <w:sz w:val="19"/>
                <w:szCs w:val="19"/>
              </w:rPr>
              <w:t>Three cards: BM25 (exact terms, no meaning) / Dense (meaning, costs memory) / Neural sparse (light, small accuracy hit).</w:t>
            </w:r>
          </w:p>
          <w:p w:rsidR="000D3601" w:rsidP="005C53BE" w:rsidRDefault="000D3601" w14:paraId="2292037E" w14:textId="77777777">
            <w:pPr>
              <w:spacing w:after="80"/>
            </w:pPr>
          </w:p>
          <w:p w:rsidR="0001008B" w:rsidP="005C53BE" w:rsidRDefault="0001008B" w14:paraId="661ADD99" w14:textId="30B7A46A">
            <w:pPr>
              <w:spacing w:after="80"/>
              <w:rPr>
                <w:sz w:val="19"/>
                <w:szCs w:val="19"/>
              </w:rPr>
            </w:pPr>
            <w:r>
              <w:rPr>
                <w:sz w:val="19"/>
                <w:szCs w:val="19"/>
              </w:rPr>
              <w:t>Quantization strip: fp32 &gt; fp16 &gt; int8 &gt; int4 &gt; binary, badge "3.6: Lucene BBQ 32x</w:t>
            </w:r>
            <w:r w:rsidR="000D3601">
              <w:rPr>
                <w:sz w:val="19"/>
                <w:szCs w:val="19"/>
              </w:rPr>
              <w:t xml:space="preserve"> Compression</w:t>
            </w:r>
            <w:r>
              <w:rPr>
                <w:sz w:val="19"/>
                <w:szCs w:val="19"/>
              </w:rPr>
              <w:t>."</w:t>
            </w:r>
          </w:p>
          <w:p w:rsidR="000D3601" w:rsidP="005C53BE" w:rsidRDefault="000D3601" w14:paraId="66E48CF4" w14:textId="77777777">
            <w:pPr>
              <w:spacing w:after="80"/>
              <w:rPr>
                <w:sz w:val="19"/>
                <w:szCs w:val="19"/>
              </w:rPr>
            </w:pPr>
          </w:p>
          <w:p w:rsidR="000D3601" w:rsidP="005C53BE" w:rsidRDefault="000D3601" w14:paraId="4CDB947D" w14:textId="77777777">
            <w:pPr>
              <w:spacing w:after="80"/>
              <w:rPr>
                <w:sz w:val="19"/>
                <w:szCs w:val="19"/>
              </w:rPr>
            </w:pPr>
          </w:p>
          <w:p w:rsidR="000D3601" w:rsidP="005C53BE" w:rsidRDefault="000D3601" w14:paraId="093E5C8F" w14:textId="77777777">
            <w:pPr>
              <w:spacing w:after="80"/>
            </w:pPr>
          </w:p>
          <w:p w:rsidR="0001008B" w:rsidP="005C53BE" w:rsidRDefault="0001008B" w14:paraId="2FB42075" w14:textId="77777777">
            <w:pPr>
              <w:spacing w:after="80"/>
            </w:pPr>
            <w:r>
              <w:rPr>
                <w:sz w:val="19"/>
                <w:szCs w:val="19"/>
              </w:rPr>
              <w:t>Hybrid funnel: two streams merge into "top chunks for the LLM."</w:t>
            </w:r>
          </w:p>
          <w:p w:rsidR="0001008B" w:rsidP="005C53BE" w:rsidRDefault="0001008B" w14:paraId="2C4DF53B" w14:textId="387197EA">
            <w:pPr>
              <w:spacing w:after="80"/>
            </w:pPr>
          </w:p>
        </w:tc>
      </w:tr>
      <w:tr w:rsidR="0001008B" w:rsidTr="5778B753" w14:paraId="6E2B6725" w14:textId="77777777">
        <w:tc>
          <w:tcPr>
            <w:tcW w:w="2100" w:type="dxa"/>
            <w:tcMar>
              <w:top w:w="80" w:type="dxa"/>
              <w:left w:w="120" w:type="dxa"/>
              <w:bottom w:w="80" w:type="dxa"/>
              <w:right w:w="120" w:type="dxa"/>
            </w:tcMar>
          </w:tcPr>
          <w:p w:rsidR="0001008B" w:rsidP="005C53BE" w:rsidRDefault="0001008B" w14:paraId="4C54F91A" w14:textId="77777777">
            <w:pPr>
              <w:spacing w:after="80"/>
            </w:pPr>
            <w:r>
              <w:rPr>
                <w:b/>
                <w:bCs/>
              </w:rPr>
              <w:t>ANN, engines, HNSW</w:t>
            </w:r>
          </w:p>
        </w:tc>
        <w:tc>
          <w:tcPr>
            <w:tcW w:w="7500" w:type="dxa"/>
            <w:tcMar>
              <w:top w:w="80" w:type="dxa"/>
              <w:left w:w="120" w:type="dxa"/>
              <w:bottom w:w="80" w:type="dxa"/>
              <w:right w:w="120" w:type="dxa"/>
            </w:tcMar>
          </w:tcPr>
          <w:p w:rsidR="0001008B" w:rsidP="005C53BE" w:rsidRDefault="0001008B" w14:paraId="72E533D5" w14:textId="75303D46">
            <w:pPr>
              <w:spacing w:after="80"/>
            </w:pPr>
            <w:r w:rsidR="5778B753">
              <w:rPr/>
              <w:t xml:space="preserve">When the support tool runs vector search over those eight thousand </w:t>
            </w:r>
            <w:commentRangeStart w:id="1279530617"/>
            <w:r w:rsidR="5778B753">
              <w:rPr/>
              <w:t>docs pages</w:t>
            </w:r>
            <w:commentRangeEnd w:id="1279530617"/>
            <w:r>
              <w:rPr>
                <w:rStyle w:val="CommentReference"/>
              </w:rPr>
              <w:commentReference w:id="1279530617"/>
            </w:r>
            <w:r w:rsidR="5778B753">
              <w:rPr/>
              <w:t xml:space="preserve">, it uses approximate nearest neighbor search, ANN. That is a deliberate trade: give up a little exactness so agents get answers in milliseconds instead of seconds. You are balancing recall, </w:t>
            </w:r>
            <w:r w:rsidR="5778B753">
              <w:rPr/>
              <w:t>“</w:t>
            </w:r>
            <w:r w:rsidR="5778B753">
              <w:rPr/>
              <w:t>did the right chunks make the top results</w:t>
            </w:r>
            <w:r w:rsidR="5778B753">
              <w:rPr/>
              <w:t>”</w:t>
            </w:r>
            <w:r w:rsidR="5778B753">
              <w:rPr/>
              <w:t xml:space="preserve">, against latency, </w:t>
            </w:r>
            <w:r w:rsidR="5778B753">
              <w:rPr/>
              <w:t>“</w:t>
            </w:r>
            <w:r w:rsidR="5778B753">
              <w:rPr/>
              <w:t>did they arrive fast enough</w:t>
            </w:r>
            <w:r w:rsidR="5778B753">
              <w:rPr/>
              <w:t>”</w:t>
            </w:r>
            <w:r w:rsidR="5778B753">
              <w:rPr/>
              <w:t xml:space="preserve">. In OpenSearch you will work with two k-NN engines. </w:t>
            </w:r>
            <w:commentRangeStart w:id="1"/>
            <w:r w:rsidR="5778B753">
              <w:rPr/>
              <w:t xml:space="preserve">Faiss </w:t>
            </w:r>
            <w:commentRangeEnd w:id="1"/>
            <w:r>
              <w:rPr>
                <w:rStyle w:val="CommentReference"/>
              </w:rPr>
              <w:commentReference w:id="1"/>
            </w:r>
            <w:r w:rsidR="5778B753">
              <w:rPr/>
              <w:t xml:space="preserve">is the default and the right call at scale. Lucene works well for smaller indexes and </w:t>
            </w:r>
            <w:r w:rsidR="5778B753">
              <w:rPr/>
              <w:t xml:space="preserve">has efficient filtering. Inside HNSW, three knobs matter. m and ef_construction shape the graph at index time. ef_search is your query time dial: higher values explore more of the graph, better recall, more latency. Here is the discipline: do not tune ef_search </w:t>
            </w:r>
            <w:r w:rsidR="5778B753">
              <w:rPr/>
              <w:t>off of what ‘feels right’</w:t>
            </w:r>
            <w:r w:rsidR="5778B753">
              <w:rPr/>
              <w:t>. Pull two hundred real queries from Example Corp's ticket history, measure recall and latency end to end, and move the dial until you hit your sweet spot.</w:t>
            </w:r>
          </w:p>
        </w:tc>
        <w:tc>
          <w:tcPr>
            <w:tcW w:w="4800" w:type="dxa"/>
            <w:shd w:val="clear" w:color="auto" w:fill="F2F2F2" w:themeFill="background1" w:themeFillShade="F2"/>
            <w:tcMar>
              <w:top w:w="80" w:type="dxa"/>
              <w:left w:w="120" w:type="dxa"/>
              <w:bottom w:w="80" w:type="dxa"/>
              <w:right w:w="120" w:type="dxa"/>
            </w:tcMar>
          </w:tcPr>
          <w:p w:rsidRPr="000D3601" w:rsidR="000D3601" w:rsidP="005C53BE" w:rsidRDefault="0001008B" w14:paraId="703AF925" w14:textId="21750332">
            <w:pPr>
              <w:spacing w:after="80"/>
              <w:rPr>
                <w:sz w:val="19"/>
                <w:szCs w:val="19"/>
              </w:rPr>
            </w:pPr>
            <w:r>
              <w:rPr>
                <w:sz w:val="19"/>
                <w:szCs w:val="19"/>
              </w:rPr>
              <w:lastRenderedPageBreak/>
              <w:t>Banner: "ANN = approximate nearest neighbors." Slider: Recall &lt;-&gt; Latency.</w:t>
            </w:r>
          </w:p>
          <w:p w:rsidR="0001008B" w:rsidP="005C53BE" w:rsidRDefault="0001008B" w14:paraId="1D3503D9" w14:textId="55A3CF94">
            <w:pPr>
              <w:spacing w:after="80"/>
            </w:pPr>
            <w:r>
              <w:rPr>
                <w:sz w:val="19"/>
                <w:szCs w:val="19"/>
              </w:rPr>
              <w:t>Engine card: Faiss (default, scale) vs Lucene (smaller indexes, efficient filtering)</w:t>
            </w:r>
          </w:p>
          <w:p w:rsidR="0001008B" w:rsidP="005C53BE" w:rsidRDefault="0001008B" w14:paraId="15E167D0" w14:textId="77777777">
            <w:pPr>
              <w:spacing w:after="80"/>
            </w:pPr>
            <w:r>
              <w:rPr>
                <w:sz w:val="19"/>
                <w:szCs w:val="19"/>
              </w:rPr>
              <w:lastRenderedPageBreak/>
              <w:t>HNSW graph callouts: m, ef_construction = INDEX TIME badge; ef_search = QUERY TIME badge.</w:t>
            </w:r>
          </w:p>
          <w:p w:rsidR="0001008B" w:rsidP="005C53BE" w:rsidRDefault="0001008B" w14:paraId="03585116" w14:textId="085F379C">
            <w:pPr>
              <w:spacing w:after="80"/>
            </w:pPr>
          </w:p>
        </w:tc>
      </w:tr>
      <w:tr w:rsidR="0001008B" w:rsidTr="5778B753" w14:paraId="3506689E" w14:textId="77777777">
        <w:tc>
          <w:tcPr>
            <w:tcW w:w="2100" w:type="dxa"/>
            <w:tcMar>
              <w:top w:w="80" w:type="dxa"/>
              <w:left w:w="120" w:type="dxa"/>
              <w:bottom w:w="80" w:type="dxa"/>
              <w:right w:w="120" w:type="dxa"/>
            </w:tcMar>
          </w:tcPr>
          <w:p w:rsidR="0001008B" w:rsidP="005C53BE" w:rsidRDefault="0001008B" w14:paraId="1220F273" w14:textId="77777777">
            <w:pPr>
              <w:spacing w:after="80"/>
            </w:pPr>
            <w:r>
              <w:rPr>
                <w:b/>
                <w:bCs/>
              </w:rPr>
              <w:lastRenderedPageBreak/>
              <w:t>Semantic field type and ML Commons</w:t>
            </w:r>
          </w:p>
        </w:tc>
        <w:tc>
          <w:tcPr>
            <w:tcW w:w="7500" w:type="dxa"/>
            <w:tcMar>
              <w:top w:w="80" w:type="dxa"/>
              <w:left w:w="120" w:type="dxa"/>
              <w:bottom w:w="80" w:type="dxa"/>
              <w:right w:w="120" w:type="dxa"/>
            </w:tcMar>
          </w:tcPr>
          <w:p w:rsidR="0001008B" w:rsidP="005C53BE" w:rsidRDefault="0001008B" w14:paraId="1501F0EF" w14:textId="6C259A70">
            <w:pPr>
              <w:spacing w:after="80"/>
            </w:pPr>
            <w:r>
              <w:t xml:space="preserve">OpenSearch gives you a shortcut for all this wiring: the semantic field type. Map a field as semantic, point it at a model, and OpenSearch handles embedding at ingest and at query time automatically. It can get the support tool's first index running in an afternoon. But notice what it does not decide for you. You still choose the embedding model. You still decide how the docs get chunked. Under the hood, both the shortcut and the manual path run on ML Commons, the framework that registers and deploys models in the cluster and connects them to pipelines. On the manual path, a text_embedding processor in your ingest pipeline calls the deployed model and writes vectors into the knn_vector field. </w:t>
            </w:r>
            <w:r w:rsidRPr="00DC1C02" w:rsidR="00DC1C02">
              <w:t>One rule matters more than the rest here: ingest and query must use the same embedding model.</w:t>
            </w:r>
            <w:r w:rsidR="00DC1C02">
              <w:t xml:space="preserve"> </w:t>
            </w:r>
            <w:r>
              <w:t>Same model, same dimensionality, same preprocessing. Change it, and you have changed the vector space. We will cover the full model lifecycle machinery in lesson 1.4.</w:t>
            </w:r>
          </w:p>
        </w:tc>
        <w:tc>
          <w:tcPr>
            <w:tcW w:w="4800" w:type="dxa"/>
            <w:shd w:val="clear" w:color="auto" w:fill="F2F2F2" w:themeFill="background1" w:themeFillShade="F2"/>
            <w:tcMar>
              <w:top w:w="80" w:type="dxa"/>
              <w:left w:w="120" w:type="dxa"/>
              <w:bottom w:w="80" w:type="dxa"/>
              <w:right w:w="120" w:type="dxa"/>
            </w:tcMar>
          </w:tcPr>
          <w:p w:rsidR="0001008B" w:rsidP="005C53BE" w:rsidRDefault="0001008B" w14:paraId="0684BB6C" w14:textId="77777777">
            <w:pPr>
              <w:spacing w:after="80"/>
            </w:pPr>
            <w:r>
              <w:rPr>
                <w:sz w:val="19"/>
                <w:szCs w:val="19"/>
              </w:rPr>
              <w:t>Layer diagram: base "index + vectors + pipelines" &gt; middle "semantic field convenience" &gt; top "support tool queries."</w:t>
            </w:r>
          </w:p>
          <w:p w:rsidR="000D3601" w:rsidP="005C53BE" w:rsidRDefault="000D3601" w14:paraId="3C8273F2" w14:textId="77777777">
            <w:pPr>
              <w:spacing w:after="80"/>
              <w:rPr>
                <w:sz w:val="19"/>
                <w:szCs w:val="19"/>
              </w:rPr>
            </w:pPr>
          </w:p>
          <w:p w:rsidR="0001008B" w:rsidP="005C53BE" w:rsidRDefault="0001008B" w14:paraId="2D16D35C" w14:textId="47E52327">
            <w:pPr>
              <w:spacing w:after="80"/>
            </w:pPr>
            <w:r>
              <w:rPr>
                <w:sz w:val="19"/>
                <w:szCs w:val="19"/>
              </w:rPr>
              <w:t>ML Commons flow: Register &gt; Deploy &gt; text_embedding processor &gt; consistent vectors at ingest AND query.</w:t>
            </w:r>
          </w:p>
          <w:p w:rsidR="000D3601" w:rsidP="005C53BE" w:rsidRDefault="000D3601" w14:paraId="6665DD7B" w14:textId="77777777">
            <w:pPr>
              <w:spacing w:after="80"/>
              <w:rPr>
                <w:sz w:val="19"/>
                <w:szCs w:val="19"/>
              </w:rPr>
            </w:pPr>
          </w:p>
          <w:p w:rsidR="0001008B" w:rsidP="005C53BE" w:rsidRDefault="0001008B" w14:paraId="5FB741F1" w14:textId="73A6F084">
            <w:pPr>
              <w:spacing w:after="80"/>
            </w:pPr>
            <w:r>
              <w:rPr>
                <w:sz w:val="19"/>
                <w:szCs w:val="19"/>
              </w:rPr>
              <w:t>Rule card: same model, same dimensions, same preprocessing.</w:t>
            </w:r>
          </w:p>
          <w:p w:rsidR="0001008B" w:rsidP="005C53BE" w:rsidRDefault="0001008B" w14:paraId="1469AC5F" w14:textId="18098B14">
            <w:pPr>
              <w:spacing w:after="80"/>
            </w:pPr>
          </w:p>
        </w:tc>
      </w:tr>
      <w:tr w:rsidR="0001008B" w:rsidTr="5778B753" w14:paraId="1497F771" w14:textId="77777777">
        <w:tc>
          <w:tcPr>
            <w:tcW w:w="2100" w:type="dxa"/>
            <w:tcMar>
              <w:top w:w="80" w:type="dxa"/>
              <w:left w:w="120" w:type="dxa"/>
              <w:bottom w:w="80" w:type="dxa"/>
              <w:right w:w="120" w:type="dxa"/>
            </w:tcMar>
          </w:tcPr>
          <w:p w:rsidR="0001008B" w:rsidP="005C53BE" w:rsidRDefault="0001008B" w14:paraId="51E84067" w14:textId="77777777">
            <w:pPr>
              <w:spacing w:after="80"/>
            </w:pPr>
            <w:r>
              <w:rPr>
                <w:b/>
                <w:bCs/>
              </w:rPr>
              <w:t>Close: RAG-ready checklist</w:t>
            </w:r>
          </w:p>
        </w:tc>
        <w:tc>
          <w:tcPr>
            <w:tcW w:w="7500" w:type="dxa"/>
            <w:tcMar>
              <w:top w:w="80" w:type="dxa"/>
              <w:left w:w="120" w:type="dxa"/>
              <w:bottom w:w="80" w:type="dxa"/>
              <w:right w:w="120" w:type="dxa"/>
            </w:tcMar>
          </w:tcPr>
          <w:p w:rsidR="00F077B0" w:rsidP="005C53BE" w:rsidRDefault="00F077B0" w14:paraId="4480BBC1" w14:textId="77777777">
            <w:pPr>
              <w:spacing w:after="80"/>
            </w:pPr>
            <w:r w:rsidRPr="00F077B0">
              <w:t xml:space="preserve">Here's your RAG-ready checklist. </w:t>
            </w:r>
          </w:p>
          <w:p w:rsidR="00F077B0" w:rsidP="005C53BE" w:rsidRDefault="00F077B0" w14:paraId="03117996" w14:textId="77777777">
            <w:pPr>
              <w:spacing w:after="80"/>
            </w:pPr>
            <w:r w:rsidRPr="00F077B0">
              <w:t xml:space="preserve">First, keep your embeddings matched across ingest and query. </w:t>
            </w:r>
          </w:p>
          <w:p w:rsidR="00F077B0" w:rsidP="005C53BE" w:rsidRDefault="00F077B0" w14:paraId="45ABB628" w14:textId="34CBBE29">
            <w:pPr>
              <w:spacing w:after="80"/>
            </w:pPr>
            <w:del w:author="meryn" w:date="2026-07-09T17:58:52.436Z" w16du:dateUtc="2026-07-09T17:58:52.436Z" w:id="532749096">
              <w:r w:rsidDel="5778B753">
                <w:delText>Second,</w:delText>
              </w:r>
            </w:del>
            <w:ins w:author="meryn" w:date="2026-07-09T17:58:54.145Z" w16du:dateUtc="2026-07-09T17:58:54.145Z" w:id="210022947">
              <w:r w:rsidR="5778B753">
                <w:t>Next</w:t>
              </w:r>
            </w:ins>
            <w:r w:rsidR="5778B753">
              <w:rPr/>
              <w:t xml:space="preserve"> use hybrid </w:t>
            </w:r>
            <w:r w:rsidR="5778B753">
              <w:rPr/>
              <w:t>search, since</w:t>
            </w:r>
            <w:r w:rsidR="5778B753">
              <w:rPr/>
              <w:t xml:space="preserve"> Example Corp's tickets mix exact error codes with vague symptoms. </w:t>
            </w:r>
          </w:p>
          <w:p w:rsidR="00F077B0" w:rsidP="005C53BE" w:rsidRDefault="00F077B0" w14:paraId="7FAF3221" w14:textId="77777777">
            <w:pPr>
              <w:spacing w:after="80"/>
            </w:pPr>
            <w:r w:rsidRPr="00F077B0">
              <w:t xml:space="preserve">Third, validate your ANN settings against real queries from the ticket history. </w:t>
            </w:r>
          </w:p>
          <w:p w:rsidR="00F077B0" w:rsidP="005C53BE" w:rsidRDefault="00F077B0" w14:paraId="0095DA35" w14:textId="1647498C">
            <w:pPr>
              <w:spacing w:after="80"/>
            </w:pPr>
            <w:ins w:author="meryn" w:date="2026-07-09T17:59:15.079Z" w16du:dateUtc="2026-07-09T17:59:15.079Z" w:id="982158388">
              <w:r w:rsidR="5778B753">
                <w:t>Lastly</w:t>
              </w:r>
            </w:ins>
            <w:del w:author="meryn" w:date="2026-07-09T17:59:03.828Z" w16du:dateUtc="2026-07-09T17:59:03.828Z" w:id="331076570">
              <w:r w:rsidDel="5778B753">
                <w:delText>And fourth</w:delText>
              </w:r>
            </w:del>
            <w:r w:rsidR="5778B753">
              <w:rPr/>
              <w:t xml:space="preserve">, treat model versions with the same discipline as a schema change. </w:t>
            </w:r>
          </w:p>
          <w:p w:rsidR="0001008B" w:rsidP="005C53BE" w:rsidRDefault="00F077B0" w14:paraId="55FB8270" w14:textId="45EA8603">
            <w:pPr>
              <w:spacing w:after="80"/>
            </w:pPr>
            <w:r w:rsidRPr="00F077B0">
              <w:t>That's what makes OpenSearch a serious RAG engine</w:t>
            </w:r>
            <w:r>
              <w:t>,</w:t>
            </w:r>
            <w:r w:rsidRPr="00F077B0">
              <w:t xml:space="preserve"> not just that it stores vectors, but that it retrieves the right evidence fast, with the operational controls you actually need. Next lesson, we wire all of this into a pipeline.</w:t>
            </w:r>
          </w:p>
        </w:tc>
        <w:tc>
          <w:tcPr>
            <w:tcW w:w="4800" w:type="dxa"/>
            <w:shd w:val="clear" w:color="auto" w:fill="F2F2F2" w:themeFill="background1" w:themeFillShade="F2"/>
            <w:tcMar>
              <w:top w:w="80" w:type="dxa"/>
              <w:left w:w="120" w:type="dxa"/>
              <w:bottom w:w="80" w:type="dxa"/>
              <w:right w:w="120" w:type="dxa"/>
            </w:tcMar>
          </w:tcPr>
          <w:p w:rsidR="000D3601" w:rsidP="005C53BE" w:rsidRDefault="0001008B" w14:paraId="650CD031" w14:textId="77777777">
            <w:pPr>
              <w:spacing w:after="80"/>
              <w:rPr>
                <w:sz w:val="19"/>
                <w:szCs w:val="19"/>
              </w:rPr>
            </w:pPr>
            <w:r>
              <w:rPr>
                <w:sz w:val="19"/>
                <w:szCs w:val="19"/>
              </w:rPr>
              <w:t xml:space="preserve">Four icon checklist: </w:t>
            </w:r>
          </w:p>
          <w:p w:rsidR="000D3601" w:rsidP="005C53BE" w:rsidRDefault="000D3601" w14:paraId="0051BD66" w14:textId="3567F8C1">
            <w:pPr>
              <w:spacing w:after="80"/>
              <w:rPr>
                <w:sz w:val="19"/>
                <w:szCs w:val="19"/>
              </w:rPr>
            </w:pPr>
            <w:r>
              <w:rPr>
                <w:sz w:val="19"/>
                <w:szCs w:val="19"/>
              </w:rPr>
              <w:t xml:space="preserve">* </w:t>
            </w:r>
            <w:r w:rsidR="0001008B">
              <w:rPr>
                <w:sz w:val="19"/>
                <w:szCs w:val="19"/>
              </w:rPr>
              <w:t xml:space="preserve">matched embeddings </w:t>
            </w:r>
          </w:p>
          <w:p w:rsidR="000D3601" w:rsidP="005C53BE" w:rsidRDefault="000D3601" w14:paraId="76EF8038" w14:textId="77777777">
            <w:pPr>
              <w:spacing w:after="80"/>
              <w:rPr>
                <w:sz w:val="19"/>
                <w:szCs w:val="19"/>
              </w:rPr>
            </w:pPr>
            <w:r>
              <w:rPr>
                <w:sz w:val="19"/>
                <w:szCs w:val="19"/>
              </w:rPr>
              <w:t xml:space="preserve">* </w:t>
            </w:r>
            <w:r w:rsidR="0001008B">
              <w:rPr>
                <w:sz w:val="19"/>
                <w:szCs w:val="19"/>
              </w:rPr>
              <w:t xml:space="preserve">hybrid when questions mix codes and symptoms </w:t>
            </w:r>
          </w:p>
          <w:p w:rsidR="000D3601" w:rsidP="005C53BE" w:rsidRDefault="000D3601" w14:paraId="01FB1ABC" w14:textId="77777777">
            <w:pPr>
              <w:spacing w:after="80"/>
              <w:rPr>
                <w:sz w:val="19"/>
                <w:szCs w:val="19"/>
              </w:rPr>
            </w:pPr>
            <w:r>
              <w:rPr>
                <w:sz w:val="19"/>
                <w:szCs w:val="19"/>
              </w:rPr>
              <w:t xml:space="preserve">* </w:t>
            </w:r>
            <w:r w:rsidR="0001008B">
              <w:rPr>
                <w:sz w:val="19"/>
                <w:szCs w:val="19"/>
              </w:rPr>
              <w:t xml:space="preserve">ANN validated on real queries </w:t>
            </w:r>
          </w:p>
          <w:p w:rsidR="0001008B" w:rsidP="005C53BE" w:rsidRDefault="000D3601" w14:paraId="2CC7E66B" w14:textId="61EF79A9">
            <w:pPr>
              <w:spacing w:after="80"/>
            </w:pPr>
            <w:r>
              <w:rPr>
                <w:sz w:val="19"/>
                <w:szCs w:val="19"/>
              </w:rPr>
              <w:t xml:space="preserve">* </w:t>
            </w:r>
            <w:r w:rsidR="0001008B">
              <w:rPr>
                <w:sz w:val="19"/>
                <w:szCs w:val="19"/>
              </w:rPr>
              <w:t>model versioning = schema discipline.</w:t>
            </w:r>
          </w:p>
          <w:p w:rsidR="0001008B" w:rsidP="005C53BE" w:rsidRDefault="0001008B" w14:paraId="0BDF67A6" w14:textId="3B1B3604">
            <w:pPr>
              <w:spacing w:after="80"/>
            </w:pPr>
          </w:p>
        </w:tc>
      </w:tr>
    </w:tbl>
    <w:p w:rsidR="0001008B" w:rsidP="0001008B" w:rsidRDefault="0001008B" w14:paraId="24FC5D01" w14:textId="77777777">
      <w:pPr>
        <w:spacing w:after="160"/>
      </w:pPr>
    </w:p>
    <w:p w:rsidR="0001008B" w:rsidP="0001008B" w:rsidRDefault="0001008B" w14:paraId="0088B6A0" w14:textId="77777777">
      <w:pPr>
        <w:pStyle w:val="Heading2"/>
        <w:spacing w:before="200" w:after="100"/>
      </w:pPr>
      <w:r>
        <w:rPr>
          <w:b/>
          <w:bCs/>
          <w:sz w:val="25"/>
          <w:szCs w:val="25"/>
        </w:rPr>
        <w:lastRenderedPageBreak/>
        <w:t>1.2 Building the RAG Pipeline</w:t>
      </w:r>
    </w:p>
    <w:tbl>
      <w:tblPr>
        <w:tblW w:w="144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800"/>
        <w:gridCol w:w="4800"/>
        <w:gridCol w:w="4800"/>
      </w:tblGrid>
      <w:tr w:rsidR="0001008B" w:rsidTr="005C53BE" w14:paraId="4F5D16CA" w14:textId="77777777">
        <w:tc>
          <w:tcPr>
            <w:tcW w:w="4800" w:type="dxa"/>
            <w:shd w:val="clear" w:color="auto" w:fill="1F3864"/>
            <w:tcMar>
              <w:top w:w="80" w:type="dxa"/>
              <w:left w:w="120" w:type="dxa"/>
              <w:bottom w:w="80" w:type="dxa"/>
              <w:right w:w="120" w:type="dxa"/>
            </w:tcMar>
          </w:tcPr>
          <w:p w:rsidR="0001008B" w:rsidP="005C53BE" w:rsidRDefault="0001008B" w14:paraId="17D2C1A3" w14:textId="77777777">
            <w:r>
              <w:rPr>
                <w:b/>
                <w:bCs/>
                <w:color w:val="FFFFFF"/>
              </w:rPr>
              <w:t>Reviewer</w:t>
            </w:r>
          </w:p>
        </w:tc>
        <w:tc>
          <w:tcPr>
            <w:tcW w:w="4800" w:type="dxa"/>
            <w:shd w:val="clear" w:color="auto" w:fill="1F3864"/>
            <w:tcMar>
              <w:top w:w="80" w:type="dxa"/>
              <w:left w:w="120" w:type="dxa"/>
              <w:bottom w:w="80" w:type="dxa"/>
              <w:right w:w="120" w:type="dxa"/>
            </w:tcMar>
          </w:tcPr>
          <w:p w:rsidR="0001008B" w:rsidP="005C53BE" w:rsidRDefault="0001008B" w14:paraId="0B5B55D2" w14:textId="77777777">
            <w:r>
              <w:rPr>
                <w:b/>
                <w:bCs/>
                <w:color w:val="FFFFFF"/>
              </w:rPr>
              <w:t>Date submitted</w:t>
            </w:r>
          </w:p>
        </w:tc>
        <w:tc>
          <w:tcPr>
            <w:tcW w:w="4800" w:type="dxa"/>
            <w:shd w:val="clear" w:color="auto" w:fill="1F3864"/>
            <w:tcMar>
              <w:top w:w="80" w:type="dxa"/>
              <w:left w:w="120" w:type="dxa"/>
              <w:bottom w:w="80" w:type="dxa"/>
              <w:right w:w="120" w:type="dxa"/>
            </w:tcMar>
          </w:tcPr>
          <w:p w:rsidR="0001008B" w:rsidP="005C53BE" w:rsidRDefault="0001008B" w14:paraId="49F822D5" w14:textId="77777777">
            <w:r>
              <w:rPr>
                <w:b/>
                <w:bCs/>
                <w:color w:val="FFFFFF"/>
              </w:rPr>
              <w:t>Status</w:t>
            </w:r>
          </w:p>
        </w:tc>
      </w:tr>
      <w:tr w:rsidR="0001008B" w:rsidTr="005C53BE" w14:paraId="7DE1D681" w14:textId="77777777">
        <w:tc>
          <w:tcPr>
            <w:tcW w:w="4800" w:type="dxa"/>
            <w:tcMar>
              <w:top w:w="80" w:type="dxa"/>
              <w:left w:w="120" w:type="dxa"/>
              <w:bottom w:w="80" w:type="dxa"/>
              <w:right w:w="120" w:type="dxa"/>
            </w:tcMar>
          </w:tcPr>
          <w:p w:rsidR="0001008B" w:rsidP="005C53BE" w:rsidRDefault="0001008B" w14:paraId="4140179A" w14:textId="77777777">
            <w:pPr>
              <w:spacing w:after="80"/>
            </w:pPr>
            <w:r>
              <w:t>Brian</w:t>
            </w:r>
          </w:p>
        </w:tc>
        <w:tc>
          <w:tcPr>
            <w:tcW w:w="4800" w:type="dxa"/>
            <w:tcMar>
              <w:top w:w="80" w:type="dxa"/>
              <w:left w:w="120" w:type="dxa"/>
              <w:bottom w:w="80" w:type="dxa"/>
              <w:right w:w="120" w:type="dxa"/>
            </w:tcMar>
          </w:tcPr>
          <w:p w:rsidR="0001008B" w:rsidP="005C53BE" w:rsidRDefault="0001008B" w14:paraId="52D64F14" w14:textId="77777777">
            <w:pPr>
              <w:spacing w:after="80"/>
            </w:pPr>
          </w:p>
        </w:tc>
        <w:tc>
          <w:tcPr>
            <w:tcW w:w="4800" w:type="dxa"/>
            <w:tcMar>
              <w:top w:w="80" w:type="dxa"/>
              <w:left w:w="120" w:type="dxa"/>
              <w:bottom w:w="80" w:type="dxa"/>
              <w:right w:w="120" w:type="dxa"/>
            </w:tcMar>
          </w:tcPr>
          <w:p w:rsidR="0001008B" w:rsidP="005C53BE" w:rsidRDefault="0001008B" w14:paraId="02A48DD5" w14:textId="77777777">
            <w:pPr>
              <w:spacing w:after="80"/>
            </w:pPr>
          </w:p>
        </w:tc>
      </w:tr>
      <w:tr w:rsidR="0001008B" w:rsidTr="005C53BE" w14:paraId="0D4A1365" w14:textId="77777777">
        <w:tc>
          <w:tcPr>
            <w:tcW w:w="4800" w:type="dxa"/>
            <w:tcMar>
              <w:top w:w="80" w:type="dxa"/>
              <w:left w:w="120" w:type="dxa"/>
              <w:bottom w:w="80" w:type="dxa"/>
              <w:right w:w="120" w:type="dxa"/>
            </w:tcMar>
          </w:tcPr>
          <w:p w:rsidR="0001008B" w:rsidP="005C53BE" w:rsidRDefault="0001008B" w14:paraId="5BEF008F" w14:textId="77777777">
            <w:pPr>
              <w:spacing w:after="80"/>
            </w:pPr>
            <w:r>
              <w:t>Technical Reviewer (Carlos)</w:t>
            </w:r>
          </w:p>
        </w:tc>
        <w:tc>
          <w:tcPr>
            <w:tcW w:w="4800" w:type="dxa"/>
            <w:tcMar>
              <w:top w:w="80" w:type="dxa"/>
              <w:left w:w="120" w:type="dxa"/>
              <w:bottom w:w="80" w:type="dxa"/>
              <w:right w:w="120" w:type="dxa"/>
            </w:tcMar>
          </w:tcPr>
          <w:p w:rsidR="0001008B" w:rsidP="005C53BE" w:rsidRDefault="0001008B" w14:paraId="7AF55BB7" w14:textId="77777777">
            <w:pPr>
              <w:spacing w:after="80"/>
            </w:pPr>
          </w:p>
        </w:tc>
        <w:tc>
          <w:tcPr>
            <w:tcW w:w="4800" w:type="dxa"/>
            <w:tcMar>
              <w:top w:w="80" w:type="dxa"/>
              <w:left w:w="120" w:type="dxa"/>
              <w:bottom w:w="80" w:type="dxa"/>
              <w:right w:w="120" w:type="dxa"/>
            </w:tcMar>
          </w:tcPr>
          <w:p w:rsidR="0001008B" w:rsidP="005C53BE" w:rsidRDefault="0001008B" w14:paraId="31CC7FA8" w14:textId="77777777">
            <w:pPr>
              <w:spacing w:after="80"/>
            </w:pPr>
          </w:p>
        </w:tc>
      </w:tr>
      <w:tr w:rsidR="0001008B" w:rsidTr="005C53BE" w14:paraId="1F9FB3EE" w14:textId="77777777">
        <w:tc>
          <w:tcPr>
            <w:tcW w:w="4800" w:type="dxa"/>
            <w:tcMar>
              <w:top w:w="80" w:type="dxa"/>
              <w:left w:w="120" w:type="dxa"/>
              <w:bottom w:w="80" w:type="dxa"/>
              <w:right w:w="120" w:type="dxa"/>
            </w:tcMar>
          </w:tcPr>
          <w:p w:rsidR="0001008B" w:rsidP="005C53BE" w:rsidRDefault="0001008B" w14:paraId="6DD6C87B" w14:textId="77777777">
            <w:pPr>
              <w:spacing w:after="80"/>
            </w:pPr>
            <w:r>
              <w:t>Alex B</w:t>
            </w:r>
          </w:p>
        </w:tc>
        <w:tc>
          <w:tcPr>
            <w:tcW w:w="4800" w:type="dxa"/>
            <w:tcMar>
              <w:top w:w="80" w:type="dxa"/>
              <w:left w:w="120" w:type="dxa"/>
              <w:bottom w:w="80" w:type="dxa"/>
              <w:right w:w="120" w:type="dxa"/>
            </w:tcMar>
          </w:tcPr>
          <w:p w:rsidR="0001008B" w:rsidP="005C53BE" w:rsidRDefault="0001008B" w14:paraId="63D5F8C3" w14:textId="77777777">
            <w:pPr>
              <w:spacing w:after="80"/>
            </w:pPr>
          </w:p>
        </w:tc>
        <w:tc>
          <w:tcPr>
            <w:tcW w:w="4800" w:type="dxa"/>
            <w:tcMar>
              <w:top w:w="80" w:type="dxa"/>
              <w:left w:w="120" w:type="dxa"/>
              <w:bottom w:w="80" w:type="dxa"/>
              <w:right w:w="120" w:type="dxa"/>
            </w:tcMar>
          </w:tcPr>
          <w:p w:rsidR="0001008B" w:rsidP="005C53BE" w:rsidRDefault="0001008B" w14:paraId="22B54834" w14:textId="77777777">
            <w:pPr>
              <w:spacing w:after="80"/>
            </w:pPr>
          </w:p>
        </w:tc>
      </w:tr>
      <w:tr w:rsidR="0001008B" w:rsidTr="005C53BE" w14:paraId="2813394E" w14:textId="77777777">
        <w:tc>
          <w:tcPr>
            <w:tcW w:w="4800" w:type="dxa"/>
            <w:tcMar>
              <w:top w:w="80" w:type="dxa"/>
              <w:left w:w="120" w:type="dxa"/>
              <w:bottom w:w="80" w:type="dxa"/>
              <w:right w:w="120" w:type="dxa"/>
            </w:tcMar>
          </w:tcPr>
          <w:p w:rsidR="0001008B" w:rsidP="005C53BE" w:rsidRDefault="0001008B" w14:paraId="4CC67E69" w14:textId="77777777">
            <w:pPr>
              <w:spacing w:after="80"/>
            </w:pPr>
            <w:r>
              <w:t>Michelle</w:t>
            </w:r>
          </w:p>
        </w:tc>
        <w:tc>
          <w:tcPr>
            <w:tcW w:w="4800" w:type="dxa"/>
            <w:tcMar>
              <w:top w:w="80" w:type="dxa"/>
              <w:left w:w="120" w:type="dxa"/>
              <w:bottom w:w="80" w:type="dxa"/>
              <w:right w:w="120" w:type="dxa"/>
            </w:tcMar>
          </w:tcPr>
          <w:p w:rsidR="0001008B" w:rsidP="005C53BE" w:rsidRDefault="0001008B" w14:paraId="75EC70E3" w14:textId="77777777">
            <w:pPr>
              <w:spacing w:after="80"/>
            </w:pPr>
          </w:p>
        </w:tc>
        <w:tc>
          <w:tcPr>
            <w:tcW w:w="4800" w:type="dxa"/>
            <w:tcMar>
              <w:top w:w="80" w:type="dxa"/>
              <w:left w:w="120" w:type="dxa"/>
              <w:bottom w:w="80" w:type="dxa"/>
              <w:right w:w="120" w:type="dxa"/>
            </w:tcMar>
          </w:tcPr>
          <w:p w:rsidR="0001008B" w:rsidP="005C53BE" w:rsidRDefault="0001008B" w14:paraId="0AB3A024" w14:textId="77777777">
            <w:pPr>
              <w:spacing w:after="80"/>
            </w:pPr>
          </w:p>
        </w:tc>
      </w:tr>
    </w:tbl>
    <w:p w:rsidR="0001008B" w:rsidP="0001008B" w:rsidRDefault="0001008B" w14:paraId="048A2FF8" w14:textId="77777777">
      <w:pPr>
        <w:spacing w:after="120"/>
      </w:pPr>
    </w:p>
    <w:tbl>
      <w:tblPr>
        <w:tblW w:w="144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00"/>
        <w:gridCol w:w="7500"/>
        <w:gridCol w:w="4800"/>
      </w:tblGrid>
      <w:tr w:rsidR="0001008B" w:rsidTr="5778B753" w14:paraId="67323587" w14:textId="77777777">
        <w:trPr>
          <w:tblHeader/>
        </w:trPr>
        <w:tc>
          <w:tcPr>
            <w:tcW w:w="2100" w:type="dxa"/>
            <w:shd w:val="clear" w:color="auto" w:fill="1F3864"/>
            <w:tcMar>
              <w:top w:w="80" w:type="dxa"/>
              <w:left w:w="120" w:type="dxa"/>
              <w:bottom w:w="80" w:type="dxa"/>
              <w:right w:w="120" w:type="dxa"/>
            </w:tcMar>
          </w:tcPr>
          <w:p w:rsidR="0001008B" w:rsidP="005C53BE" w:rsidRDefault="0001008B" w14:paraId="445EED46" w14:textId="77777777">
            <w:r>
              <w:rPr>
                <w:b/>
                <w:bCs/>
                <w:color w:val="FFFFFF"/>
              </w:rPr>
              <w:t>Title</w:t>
            </w:r>
          </w:p>
        </w:tc>
        <w:tc>
          <w:tcPr>
            <w:tcW w:w="7500" w:type="dxa"/>
            <w:shd w:val="clear" w:color="auto" w:fill="1F3864"/>
            <w:tcMar>
              <w:top w:w="80" w:type="dxa"/>
              <w:left w:w="120" w:type="dxa"/>
              <w:bottom w:w="80" w:type="dxa"/>
              <w:right w:w="120" w:type="dxa"/>
            </w:tcMar>
          </w:tcPr>
          <w:p w:rsidR="0001008B" w:rsidP="005C53BE" w:rsidRDefault="0001008B" w14:paraId="08C16868" w14:textId="77777777">
            <w:r>
              <w:rPr>
                <w:b/>
                <w:bCs/>
                <w:color w:val="FFFFFF"/>
              </w:rPr>
              <w:t>Voice Over</w:t>
            </w:r>
          </w:p>
        </w:tc>
        <w:tc>
          <w:tcPr>
            <w:tcW w:w="4800" w:type="dxa"/>
            <w:shd w:val="clear" w:color="auto" w:fill="1F3864"/>
            <w:tcMar>
              <w:top w:w="80" w:type="dxa"/>
              <w:left w:w="120" w:type="dxa"/>
              <w:bottom w:w="80" w:type="dxa"/>
              <w:right w:w="120" w:type="dxa"/>
            </w:tcMar>
          </w:tcPr>
          <w:p w:rsidR="0001008B" w:rsidP="005C53BE" w:rsidRDefault="0001008B" w14:paraId="7ECF0650" w14:textId="77777777">
            <w:r>
              <w:rPr>
                <w:b/>
                <w:bCs/>
                <w:color w:val="FFFFFF"/>
              </w:rPr>
              <w:t>Visuals</w:t>
            </w:r>
          </w:p>
        </w:tc>
      </w:tr>
      <w:tr w:rsidR="0001008B" w:rsidTr="5778B753" w14:paraId="7DCB4072" w14:textId="77777777">
        <w:tc>
          <w:tcPr>
            <w:tcW w:w="2100" w:type="dxa"/>
            <w:tcMar>
              <w:top w:w="80" w:type="dxa"/>
              <w:left w:w="120" w:type="dxa"/>
              <w:bottom w:w="80" w:type="dxa"/>
              <w:right w:w="120" w:type="dxa"/>
            </w:tcMar>
          </w:tcPr>
          <w:p w:rsidR="0001008B" w:rsidP="005C53BE" w:rsidRDefault="0001008B" w14:paraId="0C3C6FA9" w14:textId="77777777">
            <w:pPr>
              <w:spacing w:after="80"/>
            </w:pPr>
            <w:r>
              <w:rPr>
                <w:b/>
                <w:bCs/>
              </w:rPr>
              <w:t>1.2: Building the RAG Pipeline</w:t>
            </w:r>
          </w:p>
        </w:tc>
        <w:tc>
          <w:tcPr>
            <w:tcW w:w="7500" w:type="dxa"/>
            <w:tcMar>
              <w:top w:w="80" w:type="dxa"/>
              <w:left w:w="120" w:type="dxa"/>
              <w:bottom w:w="80" w:type="dxa"/>
              <w:right w:w="120" w:type="dxa"/>
            </w:tcMar>
          </w:tcPr>
          <w:p w:rsidR="00C7376F" w:rsidP="005C53BE" w:rsidRDefault="0001008B" w14:paraId="0444147D" w14:textId="5730AB65">
            <w:pPr>
              <w:spacing w:after="80"/>
            </w:pPr>
            <w:ins w:author="meryn" w:date="2026-07-09T17:59:32.014Z" w16du:dateUtc="2026-07-09T17:59:32.014Z" w:id="2093505142">
              <w:r w:rsidR="5778B753">
                <w:t xml:space="preserve">The </w:t>
              </w:r>
            </w:ins>
            <w:del w:author="meryn" w:date="2026-07-09T17:59:32.78Z" w16du:dateUtc="2026-07-09T17:59:32.78Z" w:id="2131743637">
              <w:r w:rsidDel="5778B753">
                <w:delText>L</w:delText>
              </w:r>
            </w:del>
            <w:ins w:author="meryn" w:date="2026-07-09T17:59:33.103Z" w16du:dateUtc="2026-07-09T17:59:33.103Z" w:id="1813739807">
              <w:r w:rsidR="5778B753">
                <w:t>l</w:t>
              </w:r>
            </w:ins>
            <w:r w:rsidR="5778B753">
              <w:rPr/>
              <w:t>ast</w:t>
            </w:r>
            <w:r w:rsidR="5778B753">
              <w:rPr/>
              <w:t xml:space="preserve"> lesson gave us </w:t>
            </w:r>
            <w:del w:author="meryn" w:date="2026-07-09T17:59:35.951Z" w16du:dateUtc="2026-07-09T17:59:35.951Z" w:id="538347799">
              <w:r w:rsidDel="5778B753">
                <w:delText>the retrieval</w:delText>
              </w:r>
            </w:del>
            <w:ins w:author="meryn" w:date="2026-07-09T17:59:35.953Z" w16du:dateUtc="2026-07-09T17:59:35.953Z" w:id="1546923140">
              <w:r w:rsidR="5778B753">
                <w:t>retrieval</w:t>
              </w:r>
            </w:ins>
            <w:r w:rsidR="5778B753">
              <w:rPr/>
              <w:t xml:space="preserve"> options. Now we wire them into the support </w:t>
            </w:r>
            <w:r w:rsidR="5778B753">
              <w:rPr/>
              <w:t>tool's</w:t>
            </w:r>
            <w:r w:rsidR="5778B753">
              <w:rPr/>
              <w:t xml:space="preserve"> pipeline. Here is the ticket we will carry through this lesson: a data warehouse connector failing with </w:t>
            </w:r>
            <w:commentRangeStart w:id="1643216235"/>
            <w:r w:rsidR="5778B753">
              <w:rPr/>
              <w:t>ERR-2209</w:t>
            </w:r>
            <w:commentRangeEnd w:id="1643216235"/>
            <w:r>
              <w:rPr>
                <w:rStyle w:val="CommentReference"/>
              </w:rPr>
              <w:commentReference w:id="1643216235"/>
            </w:r>
            <w:r w:rsidR="5778B753">
              <w:rPr/>
              <w:t xml:space="preserve">. </w:t>
            </w:r>
            <w:r w:rsidR="5778B753">
              <w:rPr/>
              <w:t>Notice</w:t>
            </w:r>
            <w:r w:rsidR="5778B753">
              <w:rPr/>
              <w:t xml:space="preserve"> it has an exact term, the error code, and a described symptom. </w:t>
            </w:r>
            <w:r w:rsidR="5778B753">
              <w:rPr/>
              <w:t xml:space="preserve">A production pipeline handles both through four stages. </w:t>
            </w:r>
          </w:p>
          <w:p w:rsidR="00C7376F" w:rsidP="005C53BE" w:rsidRDefault="00C7376F" w14:paraId="25625FF4" w14:textId="5900F890">
            <w:pPr>
              <w:spacing w:after="80"/>
            </w:pPr>
            <w:r w:rsidRPr="00C7376F">
              <w:t>First, recall: retrieve</w:t>
            </w:r>
            <w:r>
              <w:t xml:space="preserve"> results</w:t>
            </w:r>
            <w:r w:rsidRPr="00C7376F">
              <w:t xml:space="preserve"> broadly, so each leg returns its own top K, bigger than anything you'll ever show the model. </w:t>
            </w:r>
          </w:p>
          <w:p w:rsidR="00C7376F" w:rsidP="005C53BE" w:rsidRDefault="00C7376F" w14:paraId="03E72533" w14:textId="77777777">
            <w:pPr>
              <w:spacing w:after="80"/>
            </w:pPr>
            <w:r w:rsidRPr="00C7376F">
              <w:t xml:space="preserve">Second, fusion: </w:t>
            </w:r>
            <w:r>
              <w:t xml:space="preserve">This lets you </w:t>
            </w:r>
            <w:r w:rsidRPr="00C7376F">
              <w:t xml:space="preserve">merge those lists into one ranked set. </w:t>
            </w:r>
          </w:p>
          <w:p w:rsidR="00C7376F" w:rsidP="005C53BE" w:rsidRDefault="00C7376F" w14:paraId="531031C2" w14:textId="77777777">
            <w:pPr>
              <w:spacing w:after="80"/>
            </w:pPr>
            <w:r w:rsidRPr="00C7376F">
              <w:t xml:space="preserve">Third, reranking: </w:t>
            </w:r>
            <w:r>
              <w:t xml:space="preserve">this is </w:t>
            </w:r>
            <w:r w:rsidRPr="00C7376F">
              <w:t xml:space="preserve">optional, but powerful when you use it. </w:t>
            </w:r>
          </w:p>
          <w:p w:rsidR="00C7376F" w:rsidP="005C53BE" w:rsidRDefault="00C7376F" w14:paraId="70C001BF" w14:textId="77777777">
            <w:pPr>
              <w:spacing w:after="80"/>
            </w:pPr>
            <w:r w:rsidRPr="00C7376F">
              <w:t xml:space="preserve">Fourth, packing: deduplicate, respect the token budget, apply filters, and assemble the final context. </w:t>
            </w:r>
          </w:p>
          <w:p w:rsidR="0001008B" w:rsidP="005C53BE" w:rsidRDefault="00C7376F" w14:paraId="0594644A" w14:textId="2F51D0B2">
            <w:pPr>
              <w:spacing w:after="80"/>
            </w:pPr>
            <w:r w:rsidRPr="00C7376F">
              <w:t>The sequence matters. Tune one query in isolation, and you'll miss the real problem: maybe fusion is weak, maybe reranking is too broad, maybe the right answer got filtered out early. Think in stages.</w:t>
            </w:r>
          </w:p>
        </w:tc>
        <w:tc>
          <w:tcPr>
            <w:tcW w:w="4800" w:type="dxa"/>
            <w:shd w:val="clear" w:color="auto" w:fill="F2F2F2" w:themeFill="background1" w:themeFillShade="F2"/>
            <w:tcMar>
              <w:top w:w="80" w:type="dxa"/>
              <w:left w:w="120" w:type="dxa"/>
              <w:bottom w:w="80" w:type="dxa"/>
              <w:right w:w="120" w:type="dxa"/>
            </w:tcMar>
          </w:tcPr>
          <w:p w:rsidR="0001008B" w:rsidP="005C53BE" w:rsidRDefault="0001008B" w14:paraId="28D81FB6" w14:textId="77777777">
            <w:pPr>
              <w:spacing w:after="80"/>
            </w:pPr>
            <w:r>
              <w:rPr>
                <w:sz w:val="19"/>
                <w:szCs w:val="19"/>
              </w:rPr>
              <w:t>Title slide: "1.2: Building the RAG Pipeline."</w:t>
            </w:r>
          </w:p>
          <w:p w:rsidR="0001008B" w:rsidP="005C53BE" w:rsidRDefault="0001008B" w14:paraId="06453EC5" w14:textId="77777777">
            <w:pPr>
              <w:spacing w:after="80"/>
            </w:pPr>
            <w:r>
              <w:rPr>
                <w:sz w:val="19"/>
                <w:szCs w:val="19"/>
              </w:rPr>
              <w:t>Anchor ticket pinned top-right for the whole lesson: "Data warehouse connector failing with ERR-2209."</w:t>
            </w:r>
          </w:p>
          <w:p w:rsidR="00C7376F" w:rsidP="005C53BE" w:rsidRDefault="00C7376F" w14:paraId="2C7C4FE7" w14:textId="77777777">
            <w:pPr>
              <w:spacing w:after="80"/>
              <w:rPr>
                <w:sz w:val="19"/>
                <w:szCs w:val="19"/>
              </w:rPr>
            </w:pPr>
          </w:p>
          <w:p w:rsidR="0001008B" w:rsidP="005C53BE" w:rsidRDefault="0001008B" w14:paraId="2985C124" w14:textId="1653EB73">
            <w:pPr>
              <w:spacing w:after="80"/>
            </w:pPr>
            <w:r>
              <w:rPr>
                <w:sz w:val="19"/>
                <w:szCs w:val="19"/>
              </w:rPr>
              <w:t>Four stage pipeline: (1) Recall wide K (lexical + vector inlets) &gt; (2) Fusion &gt; (3) Rerank (optional) &gt; (4) Pack. Caption: K per leg &gt; N for rerank &gt; n for LLM.</w:t>
            </w:r>
          </w:p>
          <w:p w:rsidR="0001008B" w:rsidP="005C53BE" w:rsidRDefault="0001008B" w14:paraId="0B4F570D" w14:textId="77777777">
            <w:pPr>
              <w:spacing w:after="80"/>
            </w:pPr>
            <w:r>
              <w:rPr>
                <w:sz w:val="19"/>
                <w:szCs w:val="19"/>
              </w:rPr>
              <w:t>Animation: highlight each stage as named.</w:t>
            </w:r>
          </w:p>
        </w:tc>
      </w:tr>
      <w:tr w:rsidR="0001008B" w:rsidTr="5778B753" w14:paraId="745D71EA" w14:textId="77777777">
        <w:tc>
          <w:tcPr>
            <w:tcW w:w="2100" w:type="dxa"/>
            <w:tcMar>
              <w:top w:w="80" w:type="dxa"/>
              <w:left w:w="120" w:type="dxa"/>
              <w:bottom w:w="80" w:type="dxa"/>
              <w:right w:w="120" w:type="dxa"/>
            </w:tcMar>
          </w:tcPr>
          <w:p w:rsidR="0001008B" w:rsidP="005C53BE" w:rsidRDefault="0001008B" w14:paraId="7974547D" w14:textId="77777777">
            <w:pPr>
              <w:spacing w:after="80"/>
            </w:pPr>
            <w:r>
              <w:rPr>
                <w:b/>
                <w:bCs/>
              </w:rPr>
              <w:t>Hybrid and end-to-end latency</w:t>
            </w:r>
          </w:p>
        </w:tc>
        <w:tc>
          <w:tcPr>
            <w:tcW w:w="7500" w:type="dxa"/>
            <w:tcMar>
              <w:top w:w="80" w:type="dxa"/>
              <w:left w:w="120" w:type="dxa"/>
              <w:bottom w:w="80" w:type="dxa"/>
              <w:right w:w="120" w:type="dxa"/>
            </w:tcMar>
          </w:tcPr>
          <w:p w:rsidR="00C7376F" w:rsidP="005C53BE" w:rsidRDefault="0001008B" w14:paraId="4C8D528A" w14:textId="1F000894">
            <w:pPr>
              <w:spacing w:after="80"/>
            </w:pPr>
            <w:r>
              <w:t xml:space="preserve">Hybrid is where OpenSearch earns its keep. Both legs run, results combine, and the LLM gets a candidate set </w:t>
            </w:r>
            <w:r w:rsidR="00C7376F">
              <w:t xml:space="preserve">that </w:t>
            </w:r>
            <w:r>
              <w:t xml:space="preserve">neither leg produces alone. But hybrid changes your latency math. </w:t>
            </w:r>
          </w:p>
          <w:p w:rsidR="0001008B" w:rsidP="005C53BE" w:rsidRDefault="00C7376F" w14:paraId="7EDA4202" w14:textId="685A2E70">
            <w:pPr>
              <w:spacing w:after="80"/>
            </w:pPr>
            <w:r w:rsidR="5778B753">
              <w:rPr/>
              <w:t xml:space="preserve">Your total latency budget is set by whichever leg is slower, plus whatever merging and reranking </w:t>
            </w:r>
            <w:del w:author="meryn" w:date="2026-07-09T18:01:29.787Z" w16du:dateUtc="2026-07-09T18:01:29.787Z" w:id="610396073">
              <w:r w:rsidDel="5778B753">
                <w:delText>add</w:delText>
              </w:r>
            </w:del>
            <w:ins w:author="meryn" w:date="2026-07-09T18:01:29.788Z" w16du:dateUtc="2026-07-09T18:01:29.788Z" w:id="386959618">
              <w:r w:rsidR="5778B753">
                <w:t>adds</w:t>
              </w:r>
            </w:ins>
            <w:r w:rsidR="5778B753">
              <w:rPr/>
              <w:t xml:space="preserve"> on top</w:t>
            </w:r>
            <w:r w:rsidR="5778B753">
              <w:rPr/>
              <w:t xml:space="preserve"> of that</w:t>
            </w:r>
            <w:r w:rsidR="5778B753">
              <w:rPr/>
              <w:t xml:space="preserve">. And </w:t>
            </w:r>
            <w:r w:rsidR="5778B753">
              <w:rPr/>
              <w:t>here's</w:t>
            </w:r>
            <w:r w:rsidR="5778B753">
              <w:rPr/>
              <w:t xml:space="preserve"> the thing: some Example Corp agents </w:t>
            </w:r>
            <w:r w:rsidR="5778B753">
              <w:rPr/>
              <w:t xml:space="preserve">will always land in your slowest cases, not your typical one, so design around your 95th and 99th percentile latency, not the average. Measure each stage on its own: lexical time, vector time, what fusion adds, what reranking adds. Then </w:t>
            </w:r>
            <w:r w:rsidR="5778B753">
              <w:rPr/>
              <w:t>you'll</w:t>
            </w:r>
            <w:r w:rsidR="5778B753">
              <w:rPr/>
              <w:t xml:space="preserve"> know exactly where </w:t>
            </w:r>
            <w:r w:rsidR="5778B753">
              <w:rPr/>
              <w:t>it's</w:t>
            </w:r>
            <w:r w:rsidR="5778B753">
              <w:rPr/>
              <w:t xml:space="preserve"> worth spending latency, and where you need to save it.</w:t>
            </w:r>
          </w:p>
        </w:tc>
        <w:tc>
          <w:tcPr>
            <w:tcW w:w="4800" w:type="dxa"/>
            <w:shd w:val="clear" w:color="auto" w:fill="F2F2F2" w:themeFill="background1" w:themeFillShade="F2"/>
            <w:tcMar>
              <w:top w:w="80" w:type="dxa"/>
              <w:left w:w="120" w:type="dxa"/>
              <w:bottom w:w="80" w:type="dxa"/>
              <w:right w:w="120" w:type="dxa"/>
            </w:tcMar>
          </w:tcPr>
          <w:p w:rsidR="0001008B" w:rsidP="005C53BE" w:rsidRDefault="0001008B" w14:paraId="162337A5" w14:textId="77777777">
            <w:pPr>
              <w:spacing w:after="80"/>
            </w:pPr>
            <w:r>
              <w:rPr>
                <w:sz w:val="19"/>
                <w:szCs w:val="19"/>
              </w:rPr>
              <w:lastRenderedPageBreak/>
              <w:t>Parallel rails: lexical track + vector track &gt; merge; clock icon on the slower rail, cost chip "+ merge + rerank."</w:t>
            </w:r>
          </w:p>
          <w:p w:rsidR="0001008B" w:rsidP="005C53BE" w:rsidRDefault="0001008B" w14:paraId="601A8497" w14:textId="77777777">
            <w:pPr>
              <w:spacing w:after="80"/>
            </w:pPr>
            <w:r>
              <w:rPr>
                <w:sz w:val="19"/>
                <w:szCs w:val="19"/>
              </w:rPr>
              <w:t>Percentile strip: p50 / p95 / p99 with note "agents feel the tail."</w:t>
            </w:r>
          </w:p>
        </w:tc>
      </w:tr>
      <w:tr w:rsidR="0001008B" w:rsidTr="5778B753" w14:paraId="79CB7E9B" w14:textId="77777777">
        <w:tc>
          <w:tcPr>
            <w:tcW w:w="2100" w:type="dxa"/>
            <w:tcMar>
              <w:top w:w="80" w:type="dxa"/>
              <w:left w:w="120" w:type="dxa"/>
              <w:bottom w:w="80" w:type="dxa"/>
              <w:right w:w="120" w:type="dxa"/>
            </w:tcMar>
          </w:tcPr>
          <w:p w:rsidR="0001008B" w:rsidP="005C53BE" w:rsidRDefault="0001008B" w14:paraId="3FE80EC6" w14:textId="77777777">
            <w:pPr>
              <w:spacing w:after="80"/>
            </w:pPr>
            <w:r>
              <w:rPr>
                <w:b/>
                <w:bCs/>
              </w:rPr>
              <w:t>RRF vs normalized weighted fusion</w:t>
            </w:r>
          </w:p>
        </w:tc>
        <w:tc>
          <w:tcPr>
            <w:tcW w:w="7500" w:type="dxa"/>
            <w:tcMar>
              <w:top w:w="80" w:type="dxa"/>
              <w:left w:w="120" w:type="dxa"/>
              <w:bottom w:w="80" w:type="dxa"/>
              <w:right w:w="120" w:type="dxa"/>
            </w:tcMar>
          </w:tcPr>
          <w:p w:rsidR="008F019F" w:rsidP="005C53BE" w:rsidRDefault="0001008B" w14:paraId="71F17284" w14:textId="77777777">
            <w:pPr>
              <w:spacing w:after="80"/>
            </w:pPr>
            <w:r>
              <w:t xml:space="preserve">Once you have two ranked lists, you need a merge strategy, and in OpenSearch this is a search pipeline decision. </w:t>
            </w:r>
          </w:p>
          <w:p w:rsidR="008F019F" w:rsidP="005C53BE" w:rsidRDefault="0001008B" w14:paraId="6A590C09" w14:textId="0B203F21">
            <w:pPr>
              <w:spacing w:after="80"/>
            </w:pPr>
            <w:r>
              <w:t>Option one</w:t>
            </w:r>
            <w:r w:rsidR="008F019F">
              <w:t xml:space="preserve"> is</w:t>
            </w:r>
            <w:r>
              <w:t xml:space="preserve"> reciprocal rank fusion</w:t>
            </w:r>
            <w:r w:rsidR="008F019F">
              <w:t>, or</w:t>
            </w:r>
            <w:r>
              <w:t xml:space="preserve"> RRF, through the score-ranker-processor. RRF ignores raw scores entirely and works on ranks. A chunk that shows up high in either list gets credit. Th</w:t>
            </w:r>
            <w:r w:rsidR="008F019F">
              <w:t>is</w:t>
            </w:r>
            <w:r>
              <w:t xml:space="preserve"> sidesteps comparing BM25 scores to cosine similarities, which live on different scales. It has one main knob, the rank constant, and it is a robust defaul</w:t>
            </w:r>
            <w:r w:rsidR="008F019F">
              <w:t>t</w:t>
            </w:r>
            <w:r>
              <w:t xml:space="preserve">. </w:t>
            </w:r>
          </w:p>
          <w:p w:rsidR="0001008B" w:rsidP="005C53BE" w:rsidRDefault="008F019F" w14:paraId="448BAA01" w14:textId="20283370">
            <w:pPr>
              <w:spacing w:after="80"/>
            </w:pPr>
            <w:r>
              <w:t>Your second option is</w:t>
            </w:r>
            <w:r w:rsidR="0001008B">
              <w:t xml:space="preserve"> normalized weighted fusion through the normalization-processor. Normalize each list's scores onto a common scale, min max is typical, then combine with explicit weights, say forty percent lexical and sixty percent semantic. </w:t>
            </w:r>
            <w:r>
              <w:t>This gives m</w:t>
            </w:r>
            <w:r w:rsidR="0001008B">
              <w:t>ore control, but</w:t>
            </w:r>
            <w:r>
              <w:t xml:space="preserve"> is</w:t>
            </w:r>
            <w:r w:rsidR="0001008B">
              <w:t xml:space="preserve"> only as reliable as your normalization, and bad normalization fails quietly. So here is the play for our support tool: start with RRF. Move to weighted fusion once the golden set from </w:t>
            </w:r>
            <w:r>
              <w:t xml:space="preserve">our next </w:t>
            </w:r>
            <w:r w:rsidR="0001008B">
              <w:t xml:space="preserve">lesson can prove the change is an improvement. </w:t>
            </w:r>
          </w:p>
        </w:tc>
        <w:tc>
          <w:tcPr>
            <w:tcW w:w="4800" w:type="dxa"/>
            <w:shd w:val="clear" w:color="auto" w:fill="F2F2F2" w:themeFill="background1" w:themeFillShade="F2"/>
            <w:tcMar>
              <w:top w:w="80" w:type="dxa"/>
              <w:left w:w="120" w:type="dxa"/>
              <w:bottom w:w="80" w:type="dxa"/>
              <w:right w:w="120" w:type="dxa"/>
            </w:tcMar>
          </w:tcPr>
          <w:p w:rsidR="008F019F" w:rsidP="005C53BE" w:rsidRDefault="008F019F" w14:paraId="61029091" w14:textId="77777777">
            <w:pPr>
              <w:spacing w:after="80"/>
              <w:rPr>
                <w:sz w:val="19"/>
                <w:szCs w:val="19"/>
              </w:rPr>
            </w:pPr>
          </w:p>
          <w:p w:rsidR="0001008B" w:rsidP="005C53BE" w:rsidRDefault="0001008B" w14:paraId="3D05CDAB" w14:textId="53F45F8D">
            <w:pPr>
              <w:spacing w:after="80"/>
            </w:pPr>
            <w:r>
              <w:rPr>
                <w:sz w:val="19"/>
                <w:szCs w:val="19"/>
              </w:rPr>
              <w:t>Left, RRF: two ranked lists merge by rank; caption "rank based, no score calibration"; footnote "rank_constant."</w:t>
            </w:r>
          </w:p>
          <w:p w:rsidR="008F019F" w:rsidP="005C53BE" w:rsidRDefault="008F019F" w14:paraId="1BBB826F" w14:textId="77777777">
            <w:pPr>
              <w:spacing w:after="80"/>
              <w:rPr>
                <w:sz w:val="19"/>
                <w:szCs w:val="19"/>
              </w:rPr>
            </w:pPr>
          </w:p>
          <w:p w:rsidR="0001008B" w:rsidP="005C53BE" w:rsidRDefault="0001008B" w14:paraId="22AFE2C7" w14:textId="3A70FD8B">
            <w:pPr>
              <w:spacing w:after="80"/>
            </w:pPr>
            <w:r>
              <w:rPr>
                <w:sz w:val="19"/>
                <w:szCs w:val="19"/>
              </w:rPr>
              <w:t>Right, weighted: mismatched score scales &gt; min_max normalize &gt; weighted sum 0.4 / 0.6.</w:t>
            </w:r>
          </w:p>
          <w:p w:rsidR="008F019F" w:rsidP="005C53BE" w:rsidRDefault="008F019F" w14:paraId="034575E8" w14:textId="77777777">
            <w:pPr>
              <w:spacing w:after="80"/>
              <w:rPr>
                <w:sz w:val="19"/>
                <w:szCs w:val="19"/>
              </w:rPr>
            </w:pPr>
          </w:p>
          <w:p w:rsidR="008F019F" w:rsidP="005C53BE" w:rsidRDefault="008F019F" w14:paraId="2AD3BDF7" w14:textId="77777777">
            <w:pPr>
              <w:spacing w:after="80"/>
              <w:rPr>
                <w:sz w:val="19"/>
                <w:szCs w:val="19"/>
              </w:rPr>
            </w:pPr>
          </w:p>
          <w:p w:rsidR="0001008B" w:rsidP="005C53BE" w:rsidRDefault="0001008B" w14:paraId="509BB4F9" w14:textId="1AC8F7B6">
            <w:pPr>
              <w:spacing w:after="80"/>
            </w:pPr>
            <w:r>
              <w:rPr>
                <w:sz w:val="19"/>
                <w:szCs w:val="19"/>
              </w:rPr>
              <w:t>Animation: "bad normalization" order twitch, label "fails quietly."</w:t>
            </w:r>
          </w:p>
          <w:p w:rsidR="0001008B" w:rsidP="005C53BE" w:rsidRDefault="0001008B" w14:paraId="007A95A5" w14:textId="414A2182">
            <w:pPr>
              <w:spacing w:after="80"/>
            </w:pPr>
          </w:p>
        </w:tc>
      </w:tr>
      <w:tr w:rsidR="0001008B" w:rsidTr="5778B753" w14:paraId="3A0B1782" w14:textId="77777777">
        <w:tc>
          <w:tcPr>
            <w:tcW w:w="2100" w:type="dxa"/>
            <w:tcMar>
              <w:top w:w="80" w:type="dxa"/>
              <w:left w:w="120" w:type="dxa"/>
              <w:bottom w:w="80" w:type="dxa"/>
              <w:right w:w="120" w:type="dxa"/>
            </w:tcMar>
          </w:tcPr>
          <w:p w:rsidR="0001008B" w:rsidP="005C53BE" w:rsidRDefault="0001008B" w14:paraId="0EC4EBD6" w14:textId="77777777">
            <w:pPr>
              <w:spacing w:after="80"/>
            </w:pPr>
            <w:r>
              <w:rPr>
                <w:b/>
                <w:bCs/>
              </w:rPr>
              <w:t>Reranking on a shortlist</w:t>
            </w:r>
          </w:p>
        </w:tc>
        <w:tc>
          <w:tcPr>
            <w:tcW w:w="7500" w:type="dxa"/>
            <w:tcMar>
              <w:top w:w="80" w:type="dxa"/>
              <w:left w:w="120" w:type="dxa"/>
              <w:bottom w:w="80" w:type="dxa"/>
              <w:right w:w="120" w:type="dxa"/>
            </w:tcMar>
          </w:tcPr>
          <w:p w:rsidR="00044380" w:rsidP="005C53BE" w:rsidRDefault="00044380" w14:paraId="0E2EC5C6" w14:textId="77777777">
            <w:pPr>
              <w:spacing w:after="80"/>
            </w:pPr>
            <w:r>
              <w:t>Now, r</w:t>
            </w:r>
            <w:r w:rsidRPr="00044380">
              <w:t>eranking is the precision step. A cross encoder reads the query and the chunk together, which catches relevance that separate embeddings miss. It's also expensive</w:t>
            </w:r>
            <w:r>
              <w:t xml:space="preserve"> an expensive operation. </w:t>
            </w:r>
            <w:r w:rsidRPr="00044380">
              <w:t xml:space="preserve">Here's the pattern: </w:t>
            </w:r>
            <w:r>
              <w:t>perform wide retrieval</w:t>
            </w:r>
            <w:r w:rsidRPr="00044380">
              <w:t>, fuse the results, take the top N, rerank that shortlist, then send the top few</w:t>
            </w:r>
            <w:r>
              <w:t xml:space="preserve"> results</w:t>
            </w:r>
            <w:r w:rsidRPr="00044380">
              <w:t xml:space="preserve"> to the LLM. </w:t>
            </w:r>
          </w:p>
          <w:p w:rsidR="0001008B" w:rsidP="005C53BE" w:rsidRDefault="00044380" w14:paraId="3398226C" w14:textId="0E29487B">
            <w:pPr>
              <w:spacing w:after="80"/>
            </w:pPr>
            <w:r w:rsidRPr="00044380">
              <w:t xml:space="preserve">Watch for two mistakes. First, reranking before fusion, which can quietly drop everything </w:t>
            </w:r>
            <w:r>
              <w:t xml:space="preserve">that </w:t>
            </w:r>
            <w:r w:rsidRPr="00044380">
              <w:t>one retrieval leg f</w:t>
            </w:r>
            <w:r>
              <w:t>inds</w:t>
            </w:r>
            <w:r w:rsidRPr="00044380">
              <w:t xml:space="preserve">. Second, letting N grow too large, since p99 latency climbs faster than quality does. </w:t>
            </w:r>
          </w:p>
        </w:tc>
        <w:tc>
          <w:tcPr>
            <w:tcW w:w="4800" w:type="dxa"/>
            <w:shd w:val="clear" w:color="auto" w:fill="F2F2F2" w:themeFill="background1" w:themeFillShade="F2"/>
            <w:tcMar>
              <w:top w:w="80" w:type="dxa"/>
              <w:left w:w="120" w:type="dxa"/>
              <w:bottom w:w="80" w:type="dxa"/>
              <w:right w:w="120" w:type="dxa"/>
            </w:tcMar>
          </w:tcPr>
          <w:p w:rsidR="0001008B" w:rsidP="005C53BE" w:rsidRDefault="0001008B" w14:paraId="6E6D4D1E" w14:textId="77777777">
            <w:pPr>
              <w:spacing w:after="80"/>
            </w:pPr>
            <w:r>
              <w:rPr>
                <w:sz w:val="19"/>
                <w:szCs w:val="19"/>
              </w:rPr>
              <w:t>Funnel: fused top N &gt; reranker (GPU/$ icon) &gt; top n to LLM.</w:t>
            </w:r>
          </w:p>
          <w:p w:rsidR="0001008B" w:rsidP="005C53BE" w:rsidRDefault="0001008B" w14:paraId="72346777" w14:textId="77777777">
            <w:pPr>
              <w:spacing w:after="80"/>
            </w:pPr>
            <w:r>
              <w:rPr>
                <w:sz w:val="19"/>
                <w:szCs w:val="19"/>
              </w:rPr>
              <w:t>Anti-pattern callouts with X: "rerank before fusion drops a leg"; "N too large = p99 spike."</w:t>
            </w:r>
          </w:p>
          <w:p w:rsidR="0001008B" w:rsidP="005C53BE" w:rsidRDefault="0001008B" w14:paraId="5F722BE7" w14:textId="77777777">
            <w:pPr>
              <w:spacing w:after="80"/>
            </w:pPr>
            <w:r>
              <w:rPr>
                <w:sz w:val="19"/>
                <w:szCs w:val="19"/>
              </w:rPr>
              <w:t>Content mismatch card: terse ticket vs long guide.</w:t>
            </w:r>
          </w:p>
        </w:tc>
      </w:tr>
      <w:tr w:rsidR="0001008B" w:rsidTr="5778B753" w14:paraId="12FF62BD" w14:textId="77777777">
        <w:tc>
          <w:tcPr>
            <w:tcW w:w="2100" w:type="dxa"/>
            <w:tcMar>
              <w:top w:w="80" w:type="dxa"/>
              <w:left w:w="120" w:type="dxa"/>
              <w:bottom w:w="80" w:type="dxa"/>
              <w:right w:w="120" w:type="dxa"/>
            </w:tcMar>
          </w:tcPr>
          <w:p w:rsidR="0001008B" w:rsidP="005C53BE" w:rsidRDefault="0001008B" w14:paraId="5691A0DB" w14:textId="77777777">
            <w:pPr>
              <w:spacing w:after="80"/>
            </w:pPr>
            <w:r>
              <w:rPr>
                <w:b/>
                <w:bCs/>
              </w:rPr>
              <w:t>Pre-filter vs post-filter</w:t>
            </w:r>
          </w:p>
        </w:tc>
        <w:tc>
          <w:tcPr>
            <w:tcW w:w="7500" w:type="dxa"/>
            <w:tcMar>
              <w:top w:w="80" w:type="dxa"/>
              <w:left w:w="120" w:type="dxa"/>
              <w:bottom w:w="80" w:type="dxa"/>
              <w:right w:w="120" w:type="dxa"/>
            </w:tcMar>
          </w:tcPr>
          <w:p w:rsidR="00044380" w:rsidP="005C53BE" w:rsidRDefault="0001008B" w14:paraId="293A444E" w14:textId="77777777">
            <w:pPr>
              <w:spacing w:after="80"/>
            </w:pPr>
            <w:r>
              <w:t xml:space="preserve">Now filters, and for our support tool this is a security boundary, not a convenience. Pre filtering applies constraints while building the candidate set. </w:t>
            </w:r>
            <w:r w:rsidR="00044380">
              <w:t>Things like t</w:t>
            </w:r>
            <w:r>
              <w:t xml:space="preserve">enant isolation, </w:t>
            </w:r>
            <w:r w:rsidR="00044380">
              <w:t xml:space="preserve">service </w:t>
            </w:r>
            <w:r>
              <w:t>plan tier</w:t>
            </w:r>
            <w:r w:rsidR="00044380">
              <w:t>s</w:t>
            </w:r>
            <w:r>
              <w:t>,</w:t>
            </w:r>
            <w:r w:rsidR="00044380">
              <w:t xml:space="preserve"> and</w:t>
            </w:r>
            <w:r>
              <w:t xml:space="preserve"> product version</w:t>
            </w:r>
            <w:r w:rsidR="00044380">
              <w:t xml:space="preserve">s </w:t>
            </w:r>
            <w:r>
              <w:t>are non negotiable, so they belong here. A standard tier customer on</w:t>
            </w:r>
            <w:r w:rsidR="00044380">
              <w:t xml:space="preserve"> a software</w:t>
            </w:r>
            <w:r>
              <w:t xml:space="preserve"> version</w:t>
            </w:r>
            <w:r w:rsidR="00044380">
              <w:t>, let’s say</w:t>
            </w:r>
            <w:r>
              <w:t xml:space="preserve"> 4.9</w:t>
            </w:r>
            <w:r w:rsidR="00044380">
              <w:t>,</w:t>
            </w:r>
            <w:r>
              <w:t xml:space="preserve"> must never see </w:t>
            </w:r>
            <w:r>
              <w:lastRenderedPageBreak/>
              <w:t xml:space="preserve">enterprise only content, and docs </w:t>
            </w:r>
            <w:r w:rsidR="00044380">
              <w:t xml:space="preserve">returned </w:t>
            </w:r>
            <w:r>
              <w:t>for</w:t>
            </w:r>
            <w:r w:rsidR="00044380">
              <w:t xml:space="preserve"> version</w:t>
            </w:r>
            <w:r>
              <w:t xml:space="preserve"> 5.1 can actively mislead them. If a user is not allowed to see a document, it should never enter the candidate set. </w:t>
            </w:r>
            <w:r w:rsidR="00044380">
              <w:t>But t</w:t>
            </w:r>
            <w:r>
              <w:t>he risk</w:t>
            </w:r>
            <w:r w:rsidR="00044380">
              <w:t xml:space="preserve"> here</w:t>
            </w:r>
            <w:r>
              <w:t xml:space="preserve"> is over filtering: </w:t>
            </w:r>
            <w:r w:rsidR="00044380">
              <w:t xml:space="preserve">being </w:t>
            </w:r>
            <w:r>
              <w:t xml:space="preserve">too strict, or </w:t>
            </w:r>
            <w:r w:rsidR="00044380">
              <w:t>having</w:t>
            </w:r>
            <w:r>
              <w:t xml:space="preserve"> incomplete</w:t>
            </w:r>
            <w:r w:rsidR="00044380">
              <w:t xml:space="preserve"> metadata</w:t>
            </w:r>
            <w:r>
              <w:t xml:space="preserve">, and you starve </w:t>
            </w:r>
            <w:r w:rsidR="00044380">
              <w:t xml:space="preserve">your </w:t>
            </w:r>
            <w:r>
              <w:t>retrieval</w:t>
            </w:r>
            <w:r w:rsidR="00044380">
              <w:t xml:space="preserve"> results</w:t>
            </w:r>
            <w:r>
              <w:t xml:space="preserve">. Post filtering retrieves broadly first, then removes or down ranks. </w:t>
            </w:r>
            <w:r w:rsidR="00044380">
              <w:t>This is u</w:t>
            </w:r>
            <w:r>
              <w:t>seful when metadata is messy and recall is at risk</w:t>
            </w:r>
            <w:r w:rsidR="00044380">
              <w:t>.</w:t>
            </w:r>
            <w:r>
              <w:t xml:space="preserve"> </w:t>
            </w:r>
          </w:p>
          <w:p w:rsidR="0001008B" w:rsidP="005C53BE" w:rsidRDefault="00044380" w14:paraId="2BD4C81A" w14:textId="5FB53C00">
            <w:pPr>
              <w:spacing w:after="80"/>
            </w:pPr>
            <w:r>
              <w:t>Here’s a good</w:t>
            </w:r>
            <w:r w:rsidR="0001008B">
              <w:t xml:space="preserve"> rule: pre</w:t>
            </w:r>
            <w:r>
              <w:t>-</w:t>
            </w:r>
            <w:r w:rsidR="0001008B">
              <w:t>filter</w:t>
            </w:r>
            <w:r>
              <w:t xml:space="preserve"> your</w:t>
            </w:r>
            <w:r w:rsidR="0001008B">
              <w:t xml:space="preserve"> hard requirements </w:t>
            </w:r>
            <w:r>
              <w:t xml:space="preserve">and </w:t>
            </w:r>
            <w:r w:rsidR="0001008B">
              <w:t>consider post</w:t>
            </w:r>
            <w:r>
              <w:t>-</w:t>
            </w:r>
            <w:r w:rsidR="0001008B">
              <w:t xml:space="preserve">filtering for soft signals, and always </w:t>
            </w:r>
            <w:r>
              <w:t>verify</w:t>
            </w:r>
            <w:r w:rsidR="0001008B">
              <w:t xml:space="preserve"> what filters do to your candidate set.</w:t>
            </w:r>
          </w:p>
        </w:tc>
        <w:tc>
          <w:tcPr>
            <w:tcW w:w="4800" w:type="dxa"/>
            <w:shd w:val="clear" w:color="auto" w:fill="F2F2F2" w:themeFill="background1" w:themeFillShade="F2"/>
            <w:tcMar>
              <w:top w:w="80" w:type="dxa"/>
              <w:left w:w="120" w:type="dxa"/>
              <w:bottom w:w="80" w:type="dxa"/>
              <w:right w:w="120" w:type="dxa"/>
            </w:tcMar>
          </w:tcPr>
          <w:p w:rsidR="0001008B" w:rsidP="005C53BE" w:rsidRDefault="0001008B" w14:paraId="1D0D5F6B" w14:textId="77777777">
            <w:pPr>
              <w:spacing w:after="80"/>
            </w:pPr>
            <w:r>
              <w:rPr>
                <w:sz w:val="19"/>
                <w:szCs w:val="19"/>
              </w:rPr>
              <w:lastRenderedPageBreak/>
              <w:t>Side by side. Pre-filter: gate before the pool, badges "acl: standard" and "version: 4.9"; warning "too tight = recall starvation."</w:t>
            </w:r>
          </w:p>
          <w:p w:rsidR="0001008B" w:rsidP="005C53BE" w:rsidRDefault="0001008B" w14:paraId="25125AC6" w14:textId="77777777">
            <w:pPr>
              <w:spacing w:after="80"/>
            </w:pPr>
            <w:r>
              <w:rPr>
                <w:sz w:val="19"/>
                <w:szCs w:val="19"/>
              </w:rPr>
              <w:lastRenderedPageBreak/>
              <w:t>Post-filter: wide retrieve &gt; score &gt; gate; cost badge "wasted work."</w:t>
            </w:r>
          </w:p>
          <w:p w:rsidR="0001008B" w:rsidP="005C53BE" w:rsidRDefault="0001008B" w14:paraId="4C311BAC" w14:textId="1D654DB5">
            <w:pPr>
              <w:spacing w:after="80"/>
            </w:pPr>
          </w:p>
        </w:tc>
      </w:tr>
      <w:tr w:rsidR="0001008B" w:rsidTr="5778B753" w14:paraId="43E51090" w14:textId="77777777">
        <w:tc>
          <w:tcPr>
            <w:tcW w:w="2100" w:type="dxa"/>
            <w:tcMar>
              <w:top w:w="80" w:type="dxa"/>
              <w:left w:w="120" w:type="dxa"/>
              <w:bottom w:w="80" w:type="dxa"/>
              <w:right w:w="120" w:type="dxa"/>
            </w:tcMar>
          </w:tcPr>
          <w:p w:rsidR="0001008B" w:rsidP="005C53BE" w:rsidRDefault="0001008B" w14:paraId="6A7BAA8C" w14:textId="77777777">
            <w:pPr>
              <w:spacing w:after="80"/>
            </w:pPr>
            <w:r>
              <w:rPr>
                <w:b/>
                <w:bCs/>
              </w:rPr>
              <w:lastRenderedPageBreak/>
              <w:t>Instrumentation</w:t>
            </w:r>
          </w:p>
        </w:tc>
        <w:tc>
          <w:tcPr>
            <w:tcW w:w="7500" w:type="dxa"/>
            <w:tcMar>
              <w:top w:w="80" w:type="dxa"/>
              <w:left w:w="120" w:type="dxa"/>
              <w:bottom w:w="80" w:type="dxa"/>
              <w:right w:w="120" w:type="dxa"/>
            </w:tcMar>
          </w:tcPr>
          <w:p w:rsidR="00344378" w:rsidP="005C53BE" w:rsidRDefault="0001008B" w14:paraId="37131923" w14:textId="77777777">
            <w:pPr>
              <w:spacing w:after="80"/>
            </w:pPr>
            <w:r>
              <w:t xml:space="preserve">A production pipeline tells you where it is failing. Log four numbers per request: candidates per leg, survivors after fusion, how many entered reranking, and how many remained after filtering and packing. Those four numbers are your triage kit. </w:t>
            </w:r>
          </w:p>
          <w:p w:rsidR="008966C0" w:rsidP="005C53BE" w:rsidRDefault="008966C0" w14:paraId="5DDE68D2" w14:textId="77777777">
            <w:pPr>
              <w:spacing w:after="80"/>
            </w:pPr>
          </w:p>
          <w:p w:rsidR="008966C0" w:rsidP="005C53BE" w:rsidRDefault="00344378" w14:paraId="5C5AE805" w14:textId="0AD6649C">
            <w:pPr>
              <w:spacing w:after="80"/>
            </w:pPr>
            <w:r>
              <w:t>Did the v</w:t>
            </w:r>
            <w:r w:rsidR="0001008B">
              <w:t>ector leg contribut</w:t>
            </w:r>
            <w:r>
              <w:t>e</w:t>
            </w:r>
            <w:r w:rsidR="0001008B">
              <w:t xml:space="preserve"> nothing? </w:t>
            </w:r>
            <w:r>
              <w:t>It’s probably an e</w:t>
            </w:r>
            <w:r w:rsidR="0001008B">
              <w:t>mbedding or ANN issue.</w:t>
            </w:r>
            <w:r>
              <w:t xml:space="preserve"> </w:t>
            </w:r>
          </w:p>
          <w:p w:rsidR="008966C0" w:rsidP="005C53BE" w:rsidRDefault="008966C0" w14:paraId="66949F09" w14:textId="77777777">
            <w:pPr>
              <w:spacing w:after="80"/>
            </w:pPr>
            <w:r>
              <w:br/>
            </w:r>
            <w:r w:rsidR="00344378">
              <w:t>Do you have l</w:t>
            </w:r>
            <w:r w:rsidR="0001008B">
              <w:t>ots of candidates</w:t>
            </w:r>
            <w:r>
              <w:t xml:space="preserve"> being returned but don’t have</w:t>
            </w:r>
            <w:r w:rsidR="0001008B">
              <w:t xml:space="preserve"> </w:t>
            </w:r>
            <w:r>
              <w:t xml:space="preserve">any </w:t>
            </w:r>
            <w:r w:rsidR="0001008B">
              <w:t>quality gain out of reranking? Your rerank budget</w:t>
            </w:r>
            <w:r>
              <w:t xml:space="preserve"> might be</w:t>
            </w:r>
            <w:r w:rsidR="0001008B">
              <w:t xml:space="preserve"> too big. </w:t>
            </w:r>
          </w:p>
          <w:p w:rsidR="008966C0" w:rsidP="005C53BE" w:rsidRDefault="008966C0" w14:paraId="70E7D5F1" w14:textId="77777777">
            <w:pPr>
              <w:spacing w:after="80"/>
            </w:pPr>
          </w:p>
          <w:p w:rsidR="008966C0" w:rsidP="005C53BE" w:rsidRDefault="008966C0" w14:paraId="5329336C" w14:textId="77777777">
            <w:pPr>
              <w:spacing w:after="80"/>
            </w:pPr>
            <w:r>
              <w:t>Is the r</w:t>
            </w:r>
            <w:r w:rsidR="0001008B">
              <w:t>ight answer present before filtering,</w:t>
            </w:r>
            <w:r>
              <w:t xml:space="preserve"> but disappears afterwards</w:t>
            </w:r>
            <w:r w:rsidR="0001008B">
              <w:t>?</w:t>
            </w:r>
            <w:r>
              <w:t xml:space="preserve"> That’s probably a m</w:t>
            </w:r>
            <w:r w:rsidR="0001008B">
              <w:t xml:space="preserve">etadata problem. </w:t>
            </w:r>
          </w:p>
          <w:p w:rsidR="008966C0" w:rsidP="005C53BE" w:rsidRDefault="008966C0" w14:paraId="074DF671" w14:textId="77777777">
            <w:pPr>
              <w:spacing w:after="80"/>
            </w:pPr>
          </w:p>
          <w:p w:rsidR="0001008B" w:rsidP="005C53BE" w:rsidRDefault="0001008B" w14:paraId="254ABE6A" w14:textId="7ECEEF0E">
            <w:pPr>
              <w:spacing w:after="80"/>
            </w:pPr>
            <w:r>
              <w:t>Without stage metrics, teams guess</w:t>
            </w:r>
            <w:r w:rsidR="008966C0">
              <w:t>…</w:t>
            </w:r>
            <w:r>
              <w:t xml:space="preserve"> </w:t>
            </w:r>
            <w:r w:rsidR="008966C0">
              <w:t>T</w:t>
            </w:r>
            <w:r>
              <w:t>hey raise ef_search, add shards, swap models, and make the whole system more expensive without fixing the stage that is actually broken.</w:t>
            </w:r>
          </w:p>
        </w:tc>
        <w:tc>
          <w:tcPr>
            <w:tcW w:w="4800" w:type="dxa"/>
            <w:shd w:val="clear" w:color="auto" w:fill="F2F2F2" w:themeFill="background1" w:themeFillShade="F2"/>
            <w:tcMar>
              <w:top w:w="80" w:type="dxa"/>
              <w:left w:w="120" w:type="dxa"/>
              <w:bottom w:w="80" w:type="dxa"/>
              <w:right w:w="120" w:type="dxa"/>
            </w:tcMar>
          </w:tcPr>
          <w:p w:rsidR="0001008B" w:rsidP="005C53BE" w:rsidRDefault="0001008B" w14:paraId="3F779E28" w14:textId="77777777">
            <w:pPr>
              <w:spacing w:after="80"/>
            </w:pPr>
            <w:r>
              <w:rPr>
                <w:sz w:val="19"/>
                <w:szCs w:val="19"/>
              </w:rPr>
              <w:t>Mini dashboard, 4 tiles: candidates per leg / post-fusion / into rerank / post-filter.</w:t>
            </w:r>
          </w:p>
          <w:p w:rsidR="008966C0" w:rsidP="005C53BE" w:rsidRDefault="008966C0" w14:paraId="52C9C090" w14:textId="77777777">
            <w:pPr>
              <w:spacing w:after="80"/>
              <w:rPr>
                <w:sz w:val="19"/>
                <w:szCs w:val="19"/>
              </w:rPr>
            </w:pPr>
          </w:p>
          <w:p w:rsidR="008966C0" w:rsidP="005C53BE" w:rsidRDefault="008966C0" w14:paraId="48356723" w14:textId="77777777">
            <w:pPr>
              <w:spacing w:after="80"/>
              <w:rPr>
                <w:sz w:val="19"/>
                <w:szCs w:val="19"/>
              </w:rPr>
            </w:pPr>
          </w:p>
          <w:p w:rsidR="008966C0" w:rsidP="005C53BE" w:rsidRDefault="008966C0" w14:paraId="1AF27118" w14:textId="77777777">
            <w:pPr>
              <w:spacing w:after="80"/>
              <w:rPr>
                <w:sz w:val="19"/>
                <w:szCs w:val="19"/>
              </w:rPr>
            </w:pPr>
          </w:p>
          <w:p w:rsidR="008966C0" w:rsidP="005C53BE" w:rsidRDefault="008966C0" w14:paraId="50A23E3D" w14:textId="77777777">
            <w:pPr>
              <w:spacing w:after="80"/>
              <w:rPr>
                <w:sz w:val="19"/>
                <w:szCs w:val="19"/>
              </w:rPr>
            </w:pPr>
          </w:p>
          <w:p w:rsidR="0001008B" w:rsidP="005C53BE" w:rsidRDefault="0001008B" w14:paraId="6AFB4077" w14:textId="61E95D04">
            <w:pPr>
              <w:spacing w:after="80"/>
            </w:pPr>
            <w:r>
              <w:rPr>
                <w:sz w:val="19"/>
                <w:szCs w:val="19"/>
              </w:rPr>
              <w:t>Triage arrows from each tile to its suspect stage.</w:t>
            </w:r>
          </w:p>
        </w:tc>
      </w:tr>
      <w:tr w:rsidR="0001008B" w:rsidTr="5778B753" w14:paraId="52AC33B8" w14:textId="77777777">
        <w:tc>
          <w:tcPr>
            <w:tcW w:w="2100" w:type="dxa"/>
            <w:tcMar>
              <w:top w:w="80" w:type="dxa"/>
              <w:left w:w="120" w:type="dxa"/>
              <w:bottom w:w="80" w:type="dxa"/>
              <w:right w:w="120" w:type="dxa"/>
            </w:tcMar>
          </w:tcPr>
          <w:p w:rsidR="0001008B" w:rsidP="005C53BE" w:rsidRDefault="0001008B" w14:paraId="45B93D67" w14:textId="77777777">
            <w:pPr>
              <w:spacing w:after="80"/>
            </w:pPr>
            <w:r>
              <w:rPr>
                <w:b/>
                <w:bCs/>
              </w:rPr>
              <w:t>Conclusion: pipeline contract</w:t>
            </w:r>
          </w:p>
        </w:tc>
        <w:tc>
          <w:tcPr>
            <w:tcW w:w="7500" w:type="dxa"/>
            <w:tcMar>
              <w:top w:w="80" w:type="dxa"/>
              <w:left w:w="120" w:type="dxa"/>
              <w:bottom w:w="80" w:type="dxa"/>
              <w:right w:w="120" w:type="dxa"/>
            </w:tcMar>
          </w:tcPr>
          <w:p w:rsidR="0001008B" w:rsidP="005C53BE" w:rsidRDefault="008966C0" w14:paraId="6E757121" w14:textId="450BD1E6">
            <w:pPr>
              <w:spacing w:after="80"/>
            </w:pPr>
            <w:r w:rsidRPr="008966C0">
              <w:t>A RAG pipeline only works if every stage pulls its weight. Each leg should bring useful candidates. The merge should stay stable and measurable. Reranking should run only on a shortlist</w:t>
            </w:r>
            <w:r>
              <w:t>, not on all candidates</w:t>
            </w:r>
            <w:r w:rsidRPr="008966C0">
              <w:t>. Filters should protect users without silently deleting the best answer</w:t>
            </w:r>
            <w:r>
              <w:t>,</w:t>
            </w:r>
            <w:r w:rsidRPr="008966C0">
              <w:t xml:space="preserve"> And packing should keep the context clean and inside the token budget. Get all five right, and the model gets better evidence in better order. Next lesson we go upstream, because this pipeline can only rank what</w:t>
            </w:r>
            <w:r>
              <w:t xml:space="preserve"> is</w:t>
            </w:r>
            <w:r w:rsidRPr="008966C0">
              <w:t xml:space="preserve"> put in the index</w:t>
            </w:r>
            <w:r>
              <w:t xml:space="preserve"> during ingestion</w:t>
            </w:r>
            <w:r w:rsidRPr="008966C0">
              <w:t>.</w:t>
            </w:r>
          </w:p>
        </w:tc>
        <w:tc>
          <w:tcPr>
            <w:tcW w:w="4800" w:type="dxa"/>
            <w:shd w:val="clear" w:color="auto" w:fill="F2F2F2" w:themeFill="background1" w:themeFillShade="F2"/>
            <w:tcMar>
              <w:top w:w="80" w:type="dxa"/>
              <w:left w:w="120" w:type="dxa"/>
              <w:bottom w:w="80" w:type="dxa"/>
              <w:right w:w="120" w:type="dxa"/>
            </w:tcMar>
          </w:tcPr>
          <w:p w:rsidR="0001008B" w:rsidP="005C53BE" w:rsidRDefault="0001008B" w14:paraId="2A820197" w14:textId="77777777">
            <w:pPr>
              <w:spacing w:after="80"/>
            </w:pPr>
            <w:r>
              <w:rPr>
                <w:sz w:val="19"/>
                <w:szCs w:val="19"/>
              </w:rPr>
              <w:t>One line contract under the pipeline: wide recall / defensible merge / shortlist rerank / safe filters / clean pack.</w:t>
            </w:r>
          </w:p>
          <w:p w:rsidR="0001008B" w:rsidP="005C53BE" w:rsidRDefault="0001008B" w14:paraId="5883C868" w14:textId="77777777">
            <w:pPr>
              <w:spacing w:after="80"/>
            </w:pPr>
            <w:r>
              <w:rPr>
                <w:sz w:val="19"/>
                <w:szCs w:val="19"/>
              </w:rPr>
              <w:t>Final visual: ordered pages flowing into the LLM, caption "right pages, right order."</w:t>
            </w:r>
          </w:p>
        </w:tc>
      </w:tr>
    </w:tbl>
    <w:p w:rsidR="0001008B" w:rsidP="0001008B" w:rsidRDefault="0001008B" w14:paraId="3348EFF0" w14:textId="77777777">
      <w:pPr>
        <w:spacing w:after="160"/>
      </w:pPr>
    </w:p>
    <w:p w:rsidR="0001008B" w:rsidP="0001008B" w:rsidRDefault="0001008B" w14:paraId="102998B7" w14:textId="77777777">
      <w:pPr>
        <w:pStyle w:val="Heading2"/>
        <w:spacing w:before="200" w:after="100"/>
      </w:pPr>
      <w:r>
        <w:rPr>
          <w:b/>
          <w:bCs/>
          <w:sz w:val="25"/>
          <w:szCs w:val="25"/>
        </w:rPr>
        <w:t>1.3 Chunking, Ingestion &amp; Retrieval Quality</w:t>
      </w:r>
    </w:p>
    <w:tbl>
      <w:tblPr>
        <w:tblW w:w="144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800"/>
        <w:gridCol w:w="4800"/>
        <w:gridCol w:w="4800"/>
      </w:tblGrid>
      <w:tr w:rsidR="0001008B" w:rsidTr="005C53BE" w14:paraId="56D300B1" w14:textId="77777777">
        <w:tc>
          <w:tcPr>
            <w:tcW w:w="4800" w:type="dxa"/>
            <w:shd w:val="clear" w:color="auto" w:fill="1F3864"/>
            <w:tcMar>
              <w:top w:w="80" w:type="dxa"/>
              <w:left w:w="120" w:type="dxa"/>
              <w:bottom w:w="80" w:type="dxa"/>
              <w:right w:w="120" w:type="dxa"/>
            </w:tcMar>
          </w:tcPr>
          <w:p w:rsidR="0001008B" w:rsidP="005C53BE" w:rsidRDefault="0001008B" w14:paraId="26D465BF" w14:textId="77777777">
            <w:r>
              <w:rPr>
                <w:b/>
                <w:bCs/>
                <w:color w:val="FFFFFF"/>
              </w:rPr>
              <w:t>Reviewer</w:t>
            </w:r>
          </w:p>
        </w:tc>
        <w:tc>
          <w:tcPr>
            <w:tcW w:w="4800" w:type="dxa"/>
            <w:shd w:val="clear" w:color="auto" w:fill="1F3864"/>
            <w:tcMar>
              <w:top w:w="80" w:type="dxa"/>
              <w:left w:w="120" w:type="dxa"/>
              <w:bottom w:w="80" w:type="dxa"/>
              <w:right w:w="120" w:type="dxa"/>
            </w:tcMar>
          </w:tcPr>
          <w:p w:rsidR="0001008B" w:rsidP="005C53BE" w:rsidRDefault="0001008B" w14:paraId="3D500BE1" w14:textId="77777777">
            <w:r>
              <w:rPr>
                <w:b/>
                <w:bCs/>
                <w:color w:val="FFFFFF"/>
              </w:rPr>
              <w:t>Date submitted</w:t>
            </w:r>
          </w:p>
        </w:tc>
        <w:tc>
          <w:tcPr>
            <w:tcW w:w="4800" w:type="dxa"/>
            <w:shd w:val="clear" w:color="auto" w:fill="1F3864"/>
            <w:tcMar>
              <w:top w:w="80" w:type="dxa"/>
              <w:left w:w="120" w:type="dxa"/>
              <w:bottom w:w="80" w:type="dxa"/>
              <w:right w:w="120" w:type="dxa"/>
            </w:tcMar>
          </w:tcPr>
          <w:p w:rsidR="0001008B" w:rsidP="005C53BE" w:rsidRDefault="0001008B" w14:paraId="42E4991F" w14:textId="77777777">
            <w:r>
              <w:rPr>
                <w:b/>
                <w:bCs/>
                <w:color w:val="FFFFFF"/>
              </w:rPr>
              <w:t>Status</w:t>
            </w:r>
          </w:p>
        </w:tc>
      </w:tr>
      <w:tr w:rsidR="0001008B" w:rsidTr="005C53BE" w14:paraId="3B44495B" w14:textId="77777777">
        <w:tc>
          <w:tcPr>
            <w:tcW w:w="4800" w:type="dxa"/>
            <w:tcMar>
              <w:top w:w="80" w:type="dxa"/>
              <w:left w:w="120" w:type="dxa"/>
              <w:bottom w:w="80" w:type="dxa"/>
              <w:right w:w="120" w:type="dxa"/>
            </w:tcMar>
          </w:tcPr>
          <w:p w:rsidR="0001008B" w:rsidP="005C53BE" w:rsidRDefault="0001008B" w14:paraId="77CE7C9C" w14:textId="77777777">
            <w:pPr>
              <w:spacing w:after="80"/>
            </w:pPr>
            <w:r>
              <w:t>Brian</w:t>
            </w:r>
          </w:p>
        </w:tc>
        <w:tc>
          <w:tcPr>
            <w:tcW w:w="4800" w:type="dxa"/>
            <w:tcMar>
              <w:top w:w="80" w:type="dxa"/>
              <w:left w:w="120" w:type="dxa"/>
              <w:bottom w:w="80" w:type="dxa"/>
              <w:right w:w="120" w:type="dxa"/>
            </w:tcMar>
          </w:tcPr>
          <w:p w:rsidR="0001008B" w:rsidP="005C53BE" w:rsidRDefault="0001008B" w14:paraId="478F659B" w14:textId="77777777">
            <w:pPr>
              <w:spacing w:after="80"/>
            </w:pPr>
          </w:p>
        </w:tc>
        <w:tc>
          <w:tcPr>
            <w:tcW w:w="4800" w:type="dxa"/>
            <w:tcMar>
              <w:top w:w="80" w:type="dxa"/>
              <w:left w:w="120" w:type="dxa"/>
              <w:bottom w:w="80" w:type="dxa"/>
              <w:right w:w="120" w:type="dxa"/>
            </w:tcMar>
          </w:tcPr>
          <w:p w:rsidR="0001008B" w:rsidP="005C53BE" w:rsidRDefault="0001008B" w14:paraId="6339CB97" w14:textId="77777777">
            <w:pPr>
              <w:spacing w:after="80"/>
            </w:pPr>
          </w:p>
        </w:tc>
      </w:tr>
      <w:tr w:rsidR="0001008B" w:rsidTr="005C53BE" w14:paraId="1ECDDB24" w14:textId="77777777">
        <w:tc>
          <w:tcPr>
            <w:tcW w:w="4800" w:type="dxa"/>
            <w:tcMar>
              <w:top w:w="80" w:type="dxa"/>
              <w:left w:w="120" w:type="dxa"/>
              <w:bottom w:w="80" w:type="dxa"/>
              <w:right w:w="120" w:type="dxa"/>
            </w:tcMar>
          </w:tcPr>
          <w:p w:rsidR="0001008B" w:rsidP="005C53BE" w:rsidRDefault="0001008B" w14:paraId="45BEF84F" w14:textId="77777777">
            <w:pPr>
              <w:spacing w:after="80"/>
            </w:pPr>
            <w:r>
              <w:t>Technical Reviewer (Carlos)</w:t>
            </w:r>
          </w:p>
        </w:tc>
        <w:tc>
          <w:tcPr>
            <w:tcW w:w="4800" w:type="dxa"/>
            <w:tcMar>
              <w:top w:w="80" w:type="dxa"/>
              <w:left w:w="120" w:type="dxa"/>
              <w:bottom w:w="80" w:type="dxa"/>
              <w:right w:w="120" w:type="dxa"/>
            </w:tcMar>
          </w:tcPr>
          <w:p w:rsidR="0001008B" w:rsidP="005C53BE" w:rsidRDefault="0001008B" w14:paraId="4A48B6C8" w14:textId="77777777">
            <w:pPr>
              <w:spacing w:after="80"/>
            </w:pPr>
          </w:p>
        </w:tc>
        <w:tc>
          <w:tcPr>
            <w:tcW w:w="4800" w:type="dxa"/>
            <w:tcMar>
              <w:top w:w="80" w:type="dxa"/>
              <w:left w:w="120" w:type="dxa"/>
              <w:bottom w:w="80" w:type="dxa"/>
              <w:right w:w="120" w:type="dxa"/>
            </w:tcMar>
          </w:tcPr>
          <w:p w:rsidR="0001008B" w:rsidP="005C53BE" w:rsidRDefault="0001008B" w14:paraId="6298E674" w14:textId="77777777">
            <w:pPr>
              <w:spacing w:after="80"/>
            </w:pPr>
          </w:p>
        </w:tc>
      </w:tr>
      <w:tr w:rsidR="0001008B" w:rsidTr="005C53BE" w14:paraId="455AD91E" w14:textId="77777777">
        <w:tc>
          <w:tcPr>
            <w:tcW w:w="4800" w:type="dxa"/>
            <w:tcMar>
              <w:top w:w="80" w:type="dxa"/>
              <w:left w:w="120" w:type="dxa"/>
              <w:bottom w:w="80" w:type="dxa"/>
              <w:right w:w="120" w:type="dxa"/>
            </w:tcMar>
          </w:tcPr>
          <w:p w:rsidR="0001008B" w:rsidP="005C53BE" w:rsidRDefault="0001008B" w14:paraId="5A5CB63D" w14:textId="77777777">
            <w:pPr>
              <w:spacing w:after="80"/>
            </w:pPr>
            <w:r>
              <w:t>Alex B</w:t>
            </w:r>
          </w:p>
        </w:tc>
        <w:tc>
          <w:tcPr>
            <w:tcW w:w="4800" w:type="dxa"/>
            <w:tcMar>
              <w:top w:w="80" w:type="dxa"/>
              <w:left w:w="120" w:type="dxa"/>
              <w:bottom w:w="80" w:type="dxa"/>
              <w:right w:w="120" w:type="dxa"/>
            </w:tcMar>
          </w:tcPr>
          <w:p w:rsidR="0001008B" w:rsidP="005C53BE" w:rsidRDefault="0001008B" w14:paraId="31C82AE9" w14:textId="77777777">
            <w:pPr>
              <w:spacing w:after="80"/>
            </w:pPr>
          </w:p>
        </w:tc>
        <w:tc>
          <w:tcPr>
            <w:tcW w:w="4800" w:type="dxa"/>
            <w:tcMar>
              <w:top w:w="80" w:type="dxa"/>
              <w:left w:w="120" w:type="dxa"/>
              <w:bottom w:w="80" w:type="dxa"/>
              <w:right w:w="120" w:type="dxa"/>
            </w:tcMar>
          </w:tcPr>
          <w:p w:rsidR="0001008B" w:rsidP="005C53BE" w:rsidRDefault="0001008B" w14:paraId="672303EF" w14:textId="77777777">
            <w:pPr>
              <w:spacing w:after="80"/>
            </w:pPr>
          </w:p>
        </w:tc>
      </w:tr>
      <w:tr w:rsidR="0001008B" w:rsidTr="005C53BE" w14:paraId="583F230E" w14:textId="77777777">
        <w:tc>
          <w:tcPr>
            <w:tcW w:w="4800" w:type="dxa"/>
            <w:tcMar>
              <w:top w:w="80" w:type="dxa"/>
              <w:left w:w="120" w:type="dxa"/>
              <w:bottom w:w="80" w:type="dxa"/>
              <w:right w:w="120" w:type="dxa"/>
            </w:tcMar>
          </w:tcPr>
          <w:p w:rsidR="0001008B" w:rsidP="005C53BE" w:rsidRDefault="0001008B" w14:paraId="49481FF3" w14:textId="77777777">
            <w:pPr>
              <w:spacing w:after="80"/>
            </w:pPr>
            <w:r>
              <w:t>Michelle</w:t>
            </w:r>
          </w:p>
        </w:tc>
        <w:tc>
          <w:tcPr>
            <w:tcW w:w="4800" w:type="dxa"/>
            <w:tcMar>
              <w:top w:w="80" w:type="dxa"/>
              <w:left w:w="120" w:type="dxa"/>
              <w:bottom w:w="80" w:type="dxa"/>
              <w:right w:w="120" w:type="dxa"/>
            </w:tcMar>
          </w:tcPr>
          <w:p w:rsidR="0001008B" w:rsidP="005C53BE" w:rsidRDefault="0001008B" w14:paraId="6EFE9520" w14:textId="77777777">
            <w:pPr>
              <w:spacing w:after="80"/>
            </w:pPr>
          </w:p>
        </w:tc>
        <w:tc>
          <w:tcPr>
            <w:tcW w:w="4800" w:type="dxa"/>
            <w:tcMar>
              <w:top w:w="80" w:type="dxa"/>
              <w:left w:w="120" w:type="dxa"/>
              <w:bottom w:w="80" w:type="dxa"/>
              <w:right w:w="120" w:type="dxa"/>
            </w:tcMar>
          </w:tcPr>
          <w:p w:rsidR="0001008B" w:rsidP="005C53BE" w:rsidRDefault="0001008B" w14:paraId="37ABE363" w14:textId="77777777">
            <w:pPr>
              <w:spacing w:after="80"/>
            </w:pPr>
          </w:p>
        </w:tc>
      </w:tr>
    </w:tbl>
    <w:p w:rsidR="0001008B" w:rsidP="0001008B" w:rsidRDefault="0001008B" w14:paraId="0930C4FA" w14:textId="77777777">
      <w:pPr>
        <w:spacing w:after="120"/>
      </w:pPr>
    </w:p>
    <w:tbl>
      <w:tblPr>
        <w:tblW w:w="144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00"/>
        <w:gridCol w:w="7500"/>
        <w:gridCol w:w="4800"/>
      </w:tblGrid>
      <w:tr w:rsidR="0001008B" w:rsidTr="5778B753" w14:paraId="7A5D1864" w14:textId="77777777">
        <w:trPr>
          <w:tblHeader/>
        </w:trPr>
        <w:tc>
          <w:tcPr>
            <w:tcW w:w="2100" w:type="dxa"/>
            <w:shd w:val="clear" w:color="auto" w:fill="1F3864"/>
            <w:tcMar>
              <w:top w:w="80" w:type="dxa"/>
              <w:left w:w="120" w:type="dxa"/>
              <w:bottom w:w="80" w:type="dxa"/>
              <w:right w:w="120" w:type="dxa"/>
            </w:tcMar>
          </w:tcPr>
          <w:p w:rsidR="0001008B" w:rsidP="005C53BE" w:rsidRDefault="0001008B" w14:paraId="2F016C16" w14:textId="77777777">
            <w:r>
              <w:rPr>
                <w:b/>
                <w:bCs/>
                <w:color w:val="FFFFFF"/>
              </w:rPr>
              <w:t>Title</w:t>
            </w:r>
          </w:p>
        </w:tc>
        <w:tc>
          <w:tcPr>
            <w:tcW w:w="7500" w:type="dxa"/>
            <w:shd w:val="clear" w:color="auto" w:fill="1F3864"/>
            <w:tcMar>
              <w:top w:w="80" w:type="dxa"/>
              <w:left w:w="120" w:type="dxa"/>
              <w:bottom w:w="80" w:type="dxa"/>
              <w:right w:w="120" w:type="dxa"/>
            </w:tcMar>
          </w:tcPr>
          <w:p w:rsidR="0001008B" w:rsidP="005C53BE" w:rsidRDefault="0001008B" w14:paraId="649C437C" w14:textId="77777777">
            <w:r>
              <w:rPr>
                <w:b/>
                <w:bCs/>
                <w:color w:val="FFFFFF"/>
              </w:rPr>
              <w:t>Voice Over</w:t>
            </w:r>
          </w:p>
        </w:tc>
        <w:tc>
          <w:tcPr>
            <w:tcW w:w="4800" w:type="dxa"/>
            <w:shd w:val="clear" w:color="auto" w:fill="1F3864"/>
            <w:tcMar>
              <w:top w:w="80" w:type="dxa"/>
              <w:left w:w="120" w:type="dxa"/>
              <w:bottom w:w="80" w:type="dxa"/>
              <w:right w:w="120" w:type="dxa"/>
            </w:tcMar>
          </w:tcPr>
          <w:p w:rsidR="0001008B" w:rsidP="005C53BE" w:rsidRDefault="0001008B" w14:paraId="59D5CE6D" w14:textId="77777777">
            <w:r>
              <w:rPr>
                <w:b/>
                <w:bCs/>
                <w:color w:val="FFFFFF"/>
              </w:rPr>
              <w:t>Visuals</w:t>
            </w:r>
          </w:p>
        </w:tc>
      </w:tr>
      <w:tr w:rsidR="0001008B" w:rsidTr="5778B753" w14:paraId="3723580C" w14:textId="77777777">
        <w:tc>
          <w:tcPr>
            <w:tcW w:w="2100" w:type="dxa"/>
            <w:tcMar>
              <w:top w:w="80" w:type="dxa"/>
              <w:left w:w="120" w:type="dxa"/>
              <w:bottom w:w="80" w:type="dxa"/>
              <w:right w:w="120" w:type="dxa"/>
            </w:tcMar>
          </w:tcPr>
          <w:p w:rsidR="0001008B" w:rsidP="005C53BE" w:rsidRDefault="0001008B" w14:paraId="607DAAA3" w14:textId="77777777">
            <w:pPr>
              <w:spacing w:after="80"/>
            </w:pPr>
            <w:r>
              <w:rPr>
                <w:b/>
                <w:bCs/>
              </w:rPr>
              <w:t>1.3: Chunking, Ingestion &amp; Retrieval Quality</w:t>
            </w:r>
          </w:p>
        </w:tc>
        <w:tc>
          <w:tcPr>
            <w:tcW w:w="7500" w:type="dxa"/>
            <w:tcMar>
              <w:top w:w="80" w:type="dxa"/>
              <w:left w:w="120" w:type="dxa"/>
              <w:bottom w:w="80" w:type="dxa"/>
              <w:right w:w="120" w:type="dxa"/>
            </w:tcMar>
          </w:tcPr>
          <w:p w:rsidR="0001008B" w:rsidP="005C53BE" w:rsidRDefault="0001008B" w14:paraId="50082839" w14:textId="4BBF4634">
            <w:pPr>
              <w:spacing w:after="80"/>
            </w:pPr>
            <w:r w:rsidR="5778B753">
              <w:rPr/>
              <w:t xml:space="preserve">The last two lessons </w:t>
            </w:r>
            <w:del w:author="meryn" w:date="2026-07-09T18:07:37.662Z" w16du:dateUtc="2026-07-09T18:07:37.662Z" w:id="925459011">
              <w:r w:rsidDel="5778B753">
                <w:delText>assumed</w:delText>
              </w:r>
            </w:del>
            <w:ins w:author="meryn" w:date="2026-07-09T18:07:37.664Z" w16du:dateUtc="2026-07-09T18:07:37.664Z" w:id="32196100">
              <w:r w:rsidR="5778B753">
                <w:t>assumed that</w:t>
              </w:r>
            </w:ins>
            <w:r w:rsidR="5778B753">
              <w:rPr/>
              <w:t xml:space="preserve"> good chunks were already in the index. This lesson is where they come from. Example Corp hands us five </w:t>
            </w:r>
            <w:r w:rsidR="5778B753">
              <w:rPr/>
              <w:t>very different</w:t>
            </w:r>
            <w:r w:rsidR="5778B753">
              <w:rPr/>
              <w:t xml:space="preserve"> assets: HTML product docs, PDF integration guides, JSON tickets, a known issues database, and API reference pages. If parsing drops a table from the data warehouse guide, or a chunk splits a workaround in half, no hybrid search or ANN tuning downstream will fix it. </w:t>
            </w:r>
            <w:r w:rsidR="5778B753">
              <w:rPr/>
              <w:t>The pipeline is: parse, chunk, embed, index, then measure retrieval quality on a golden query set.</w:t>
            </w:r>
          </w:p>
        </w:tc>
        <w:tc>
          <w:tcPr>
            <w:tcW w:w="4800" w:type="dxa"/>
            <w:shd w:val="clear" w:color="auto" w:fill="F2F2F2" w:themeFill="background1" w:themeFillShade="F2"/>
            <w:tcMar>
              <w:top w:w="80" w:type="dxa"/>
              <w:left w:w="120" w:type="dxa"/>
              <w:bottom w:w="80" w:type="dxa"/>
              <w:right w:w="120" w:type="dxa"/>
            </w:tcMar>
          </w:tcPr>
          <w:p w:rsidR="0001008B" w:rsidP="005C53BE" w:rsidRDefault="0001008B" w14:paraId="63FBF9F5" w14:textId="77777777">
            <w:pPr>
              <w:spacing w:after="80"/>
            </w:pPr>
            <w:r>
              <w:rPr>
                <w:sz w:val="19"/>
                <w:szCs w:val="19"/>
              </w:rPr>
              <w:t>Title slide: "1.3: Chunking, Ingestion &amp; Retrieval Quality."</w:t>
            </w:r>
          </w:p>
          <w:p w:rsidR="0001008B" w:rsidP="005C53BE" w:rsidRDefault="0001008B" w14:paraId="54B11162" w14:textId="77777777">
            <w:pPr>
              <w:spacing w:after="80"/>
            </w:pPr>
            <w:r>
              <w:rPr>
                <w:sz w:val="19"/>
                <w:szCs w:val="19"/>
              </w:rPr>
              <w:t>Pipeline strip: Parse &gt; Normalize &gt; Chunk &gt; Enrich &gt; Embed &gt; Index &gt; Evaluate.</w:t>
            </w:r>
          </w:p>
          <w:p w:rsidR="0001008B" w:rsidP="005C53BE" w:rsidRDefault="0001008B" w14:paraId="27F4AD3A" w14:textId="77777777">
            <w:pPr>
              <w:spacing w:after="80"/>
            </w:pPr>
            <w:r>
              <w:rPr>
                <w:sz w:val="19"/>
                <w:szCs w:val="19"/>
              </w:rPr>
              <w:t>Five asset icons with format badges: docs (HTML), guides (PDF), tickets (JSON), known issues (records), API reference (code).</w:t>
            </w:r>
          </w:p>
          <w:p w:rsidR="0001008B" w:rsidP="005C53BE" w:rsidRDefault="0001008B" w14:paraId="70A64EA1" w14:textId="77777777">
            <w:pPr>
              <w:spacing w:after="80"/>
            </w:pPr>
            <w:r>
              <w:rPr>
                <w:sz w:val="19"/>
                <w:szCs w:val="19"/>
              </w:rPr>
              <w:t>Broken chain: "bad chunk in = bad retrieval out."</w:t>
            </w:r>
          </w:p>
        </w:tc>
      </w:tr>
      <w:tr w:rsidR="0001008B" w:rsidTr="5778B753" w14:paraId="16EE4361" w14:textId="77777777">
        <w:tc>
          <w:tcPr>
            <w:tcW w:w="2100" w:type="dxa"/>
            <w:tcMar>
              <w:top w:w="80" w:type="dxa"/>
              <w:left w:w="120" w:type="dxa"/>
              <w:bottom w:w="80" w:type="dxa"/>
              <w:right w:w="120" w:type="dxa"/>
            </w:tcMar>
          </w:tcPr>
          <w:p w:rsidR="0001008B" w:rsidP="005C53BE" w:rsidRDefault="0001008B" w14:paraId="61F58ADD" w14:textId="77777777">
            <w:pPr>
              <w:spacing w:after="80"/>
            </w:pPr>
            <w:r>
              <w:rPr>
                <w:b/>
                <w:bCs/>
              </w:rPr>
              <w:t>Parse before you chunk</w:t>
            </w:r>
          </w:p>
        </w:tc>
        <w:tc>
          <w:tcPr>
            <w:tcW w:w="7500" w:type="dxa"/>
            <w:tcMar>
              <w:top w:w="80" w:type="dxa"/>
              <w:left w:w="120" w:type="dxa"/>
              <w:bottom w:w="80" w:type="dxa"/>
              <w:right w:w="120" w:type="dxa"/>
            </w:tcMar>
          </w:tcPr>
          <w:p w:rsidR="004772CB" w:rsidP="004772CB" w:rsidRDefault="004772CB" w14:paraId="1E52C24C" w14:textId="4E102EEC">
            <w:pPr>
              <w:spacing w:after="80"/>
            </w:pPr>
            <w:r>
              <w:t>Parse for structure before you ever think about chunk size. Your parser should hand the chunker ordered text with structure intact</w:t>
            </w:r>
            <w:r>
              <w:t xml:space="preserve"> such as</w:t>
            </w:r>
            <w:r>
              <w:t xml:space="preserve"> titles, sections, paragraphs, lists,</w:t>
            </w:r>
            <w:r>
              <w:t xml:space="preserve"> &amp;</w:t>
            </w:r>
            <w:r>
              <w:t xml:space="preserve"> tables</w:t>
            </w:r>
            <w:r>
              <w:t>;</w:t>
            </w:r>
            <w:r>
              <w:t xml:space="preserve"> not one long string with page headers repeated every five hundred tokens.</w:t>
            </w:r>
          </w:p>
          <w:p w:rsidR="004772CB" w:rsidP="004772CB" w:rsidRDefault="004772CB" w14:paraId="2625972D" w14:textId="77777777">
            <w:pPr>
              <w:spacing w:after="80"/>
            </w:pPr>
            <w:r>
              <w:t>Here are t</w:t>
            </w:r>
            <w:r>
              <w:t>hree steps</w:t>
            </w:r>
            <w:r>
              <w:t>:</w:t>
            </w:r>
            <w:r>
              <w:t xml:space="preserve"> </w:t>
            </w:r>
          </w:p>
          <w:p w:rsidR="004772CB" w:rsidP="004772CB" w:rsidRDefault="004772CB" w14:paraId="316E4769" w14:textId="77777777">
            <w:pPr>
              <w:spacing w:after="80"/>
            </w:pPr>
            <w:r>
              <w:t xml:space="preserve">First, classify and route: Example Corp's docs are HTML, the integration guides are PDFs, tickets are JSON, and each goes to a different parser. </w:t>
            </w:r>
          </w:p>
          <w:p w:rsidR="004772CB" w:rsidP="004772CB" w:rsidRDefault="004772CB" w14:paraId="65297B6D" w14:textId="77777777">
            <w:pPr>
              <w:spacing w:after="80"/>
            </w:pPr>
          </w:p>
          <w:p w:rsidR="004772CB" w:rsidP="004772CB" w:rsidRDefault="004772CB" w14:paraId="75CA16F3" w14:textId="636BF649">
            <w:pPr>
              <w:spacing w:after="80"/>
            </w:pPr>
            <w:r w:rsidR="5778B753">
              <w:rPr/>
              <w:t>Second, validate and clean. Pull five to ten representative documents and check three things</w:t>
            </w:r>
            <w:ins w:author="meryn" w:date="2026-07-09T18:12:10.77Z" w16du:dateUtc="2026-07-09T18:12:10.77Z" w:id="2116582583">
              <w:r w:rsidR="5778B753">
                <w:t>:</w:t>
              </w:r>
            </w:ins>
            <w:del w:author="meryn" w:date="2026-07-09T18:12:10.007Z" w16du:dateUtc="2026-07-09T18:12:10.007Z" w:id="1635785836">
              <w:r w:rsidDel="5778B753">
                <w:delText>,</w:delText>
              </w:r>
            </w:del>
            <w:r w:rsidR="5778B753">
              <w:rPr/>
              <w:t xml:space="preserve"> that the </w:t>
            </w:r>
            <w:r w:rsidR="5778B753">
              <w:rPr/>
              <w:t>r</w:t>
            </w:r>
            <w:r w:rsidR="5778B753">
              <w:rPr/>
              <w:t>eadin</w:t>
            </w:r>
            <w:r w:rsidR="5778B753">
              <w:rPr/>
              <w:t>g order holds, tables are still tables, and boilerplate</w:t>
            </w:r>
            <w:r w:rsidR="5778B753">
              <w:rPr/>
              <w:t xml:space="preserve"> </w:t>
            </w:r>
            <w:r w:rsidR="5778B753">
              <w:rPr/>
              <w:t>items like headers and footers</w:t>
            </w:r>
            <w:r w:rsidR="5778B753">
              <w:rPr/>
              <w:t xml:space="preserve"> </w:t>
            </w:r>
            <w:del w:author="meryn" w:date="2026-07-09T18:11:10.07Z" w16du:dateUtc="2026-07-09T18:11:10.07Z" w:id="1001752261">
              <w:r w:rsidDel="5778B753">
                <w:delText xml:space="preserve">separates </w:delText>
              </w:r>
            </w:del>
            <w:ins w:author="meryn" w:date="2026-07-09T18:11:13.347Z" w16du:dateUtc="2026-07-09T18:11:13.347Z" w:id="555313797">
              <w:r w:rsidR="5778B753">
                <w:t xml:space="preserve">are </w:t>
              </w:r>
            </w:ins>
            <w:ins w:author="meryn" w:date="2026-07-09T18:12:01.325Z" w16du:dateUtc="2026-07-09T18:12:01.325Z" w:id="1494651814">
              <w:r w:rsidR="5778B753">
                <w:t>separated</w:t>
              </w:r>
            </w:ins>
            <w:ins w:author="meryn" w:date="2026-07-09T18:11:13.347Z" w16du:dateUtc="2026-07-09T18:11:13.347Z" w:id="1356904360">
              <w:r w:rsidR="5778B753">
                <w:t xml:space="preserve"> </w:t>
              </w:r>
            </w:ins>
            <w:r w:rsidR="5778B753">
              <w:rPr/>
              <w:t xml:space="preserve">from body text. </w:t>
            </w:r>
            <w:r w:rsidR="5778B753">
              <w:rPr/>
              <w:t>We’ll</w:t>
            </w:r>
            <w:r w:rsidR="5778B753">
              <w:rPr/>
              <w:t xml:space="preserve"> want to</w:t>
            </w:r>
            <w:r w:rsidR="5778B753">
              <w:rPr/>
              <w:t xml:space="preserve"> strip </w:t>
            </w:r>
            <w:r w:rsidR="5778B753">
              <w:rPr/>
              <w:t>the nois</w:t>
            </w:r>
            <w:r w:rsidR="5778B753">
              <w:rPr/>
              <w:t xml:space="preserve">e </w:t>
            </w:r>
            <w:r w:rsidR="5778B753">
              <w:rPr/>
              <w:t>from the boilerplates</w:t>
            </w:r>
            <w:del w:author="meryn" w:date="2026-07-09T18:11:29.597Z" w16du:dateUtc="2026-07-09T18:11:29.597Z" w:id="939174258">
              <w:r w:rsidDel="5778B753">
                <w:delText>. T</w:delText>
              </w:r>
            </w:del>
            <w:ins w:author="meryn" w:date="2026-07-09T18:11:31.869Z" w16du:dateUtc="2026-07-09T18:11:31.869Z" w:id="1190507675">
              <w:r w:rsidR="5778B753">
                <w:t>m with t</w:t>
              </w:r>
            </w:ins>
            <w:r w:rsidR="5778B753">
              <w:rPr/>
              <w:t>hings like</w:t>
            </w:r>
            <w:r w:rsidR="5778B753">
              <w:rPr/>
              <w:t xml:space="preserve"> repeated headers, page numbers,</w:t>
            </w:r>
            <w:r w:rsidR="5778B753">
              <w:rPr/>
              <w:t xml:space="preserve"> and</w:t>
            </w:r>
            <w:r w:rsidR="5778B753">
              <w:rPr/>
              <w:t xml:space="preserve"> watermark text</w:t>
            </w:r>
            <w:ins w:author="meryn" w:date="2026-07-09T18:11:36.869Z" w16du:dateUtc="2026-07-09T18:11:36.869Z" w:id="758196853">
              <w:r w:rsidR="5778B753">
                <w:t>.</w:t>
              </w:r>
            </w:ins>
            <w:del w:author="meryn" w:date="2026-07-09T18:11:36.193Z" w16du:dateUtc="2026-07-09T18:11:36.193Z" w:id="1034949845">
              <w:r w:rsidDel="5778B753">
                <w:delText>;</w:delText>
              </w:r>
            </w:del>
            <w:r w:rsidR="5778B753">
              <w:rPr/>
              <w:t xml:space="preserve"> </w:t>
            </w:r>
            <w:del w:author="meryn" w:date="2026-07-09T18:11:40.41Z" w16du:dateUtc="2026-07-09T18:11:40.41Z" w:id="1536523431">
              <w:r w:rsidDel="5778B753">
                <w:delText>b</w:delText>
              </w:r>
            </w:del>
            <w:ins w:author="meryn" w:date="2026-07-09T18:11:40.989Z" w16du:dateUtc="2026-07-09T18:11:40.989Z" w:id="1344611432">
              <w:r w:rsidR="5778B753">
                <w:t>B</w:t>
              </w:r>
            </w:ins>
            <w:r w:rsidR="5778B753">
              <w:rPr/>
              <w:t xml:space="preserve">ut be </w:t>
            </w:r>
            <w:r w:rsidR="5778B753">
              <w:rPr/>
              <w:t>intentional, since</w:t>
            </w:r>
            <w:r w:rsidR="5778B753">
              <w:rPr/>
              <w:t xml:space="preserve"> some boilerplate</w:t>
            </w:r>
            <w:r w:rsidR="5778B753">
              <w:rPr/>
              <w:t>s</w:t>
            </w:r>
            <w:r w:rsidR="5778B753">
              <w:rPr/>
              <w:t xml:space="preserve"> like legal disclaimers</w:t>
            </w:r>
            <w:del w:author="meryn" w:date="2026-07-09T18:11:53.664Z" w16du:dateUtc="2026-07-09T18:11:53.664Z" w:id="1013332854">
              <w:r w:rsidDel="5778B753">
                <w:delText>,</w:delText>
              </w:r>
            </w:del>
            <w:r w:rsidR="5778B753">
              <w:rPr/>
              <w:t xml:space="preserve"> </w:t>
            </w:r>
            <w:r w:rsidR="5778B753">
              <w:rPr/>
              <w:t xml:space="preserve">may </w:t>
            </w:r>
            <w:r w:rsidR="5778B753">
              <w:rPr/>
              <w:t xml:space="preserve">need to stay. If any check fails, fix parsing before touching chunking. </w:t>
            </w:r>
          </w:p>
          <w:p w:rsidR="004772CB" w:rsidP="004772CB" w:rsidRDefault="004772CB" w14:paraId="3170D0FC" w14:textId="2FF055BB">
            <w:pPr>
              <w:spacing w:after="80"/>
            </w:pPr>
            <w:r>
              <w:t xml:space="preserve">The </w:t>
            </w:r>
            <w:r>
              <w:t>Third</w:t>
            </w:r>
            <w:r>
              <w:t xml:space="preserve"> and last step in parsing is to</w:t>
            </w:r>
            <w:r>
              <w:t xml:space="preserve"> stamp metadata on every</w:t>
            </w:r>
            <w:r>
              <w:t xml:space="preserve"> block</w:t>
            </w:r>
            <w:r>
              <w:t>.</w:t>
            </w:r>
            <w:r>
              <w:t xml:space="preserve"> It’s important to know how fresh this data is.</w:t>
            </w:r>
          </w:p>
          <w:p w:rsidR="0001008B" w:rsidP="004772CB" w:rsidRDefault="0001008B" w14:paraId="23DD3D91" w14:textId="3215B323">
            <w:pPr>
              <w:spacing w:after="80"/>
            </w:pPr>
          </w:p>
        </w:tc>
        <w:tc>
          <w:tcPr>
            <w:tcW w:w="4800" w:type="dxa"/>
            <w:shd w:val="clear" w:color="auto" w:fill="F2F2F2" w:themeFill="background1" w:themeFillShade="F2"/>
            <w:tcMar>
              <w:top w:w="80" w:type="dxa"/>
              <w:left w:w="120" w:type="dxa"/>
              <w:bottom w:w="80" w:type="dxa"/>
              <w:right w:w="120" w:type="dxa"/>
            </w:tcMar>
          </w:tcPr>
          <w:p w:rsidR="0001008B" w:rsidP="005C53BE" w:rsidRDefault="0001008B" w14:paraId="798FB21F" w14:textId="77777777">
            <w:pPr>
              <w:spacing w:after="80"/>
            </w:pPr>
            <w:r>
              <w:rPr>
                <w:sz w:val="19"/>
                <w:szCs w:val="19"/>
              </w:rPr>
              <w:lastRenderedPageBreak/>
              <w:t>Three step strip: (1) Classify and route &gt; (2) Sample QA: reading order, tables, boilerplate &gt; (3) Stamp metadata.</w:t>
            </w:r>
          </w:p>
          <w:p w:rsidR="0001008B" w:rsidP="005C53BE" w:rsidRDefault="0001008B" w14:paraId="18B15649" w14:textId="77777777">
            <w:pPr>
              <w:spacing w:after="80"/>
            </w:pPr>
            <w:r>
              <w:rPr>
                <w:sz w:val="19"/>
                <w:szCs w:val="19"/>
              </w:rPr>
              <w:t>Parse tree (Title &gt; H2 &gt; para &gt; table) with chunk boundaries on nodes, never mid sentence.</w:t>
            </w:r>
          </w:p>
          <w:p w:rsidR="0001008B" w:rsidP="005C53BE" w:rsidRDefault="0001008B" w14:paraId="6647EE22" w14:textId="77777777">
            <w:pPr>
              <w:spacing w:after="80"/>
            </w:pPr>
            <w:r>
              <w:rPr>
                <w:sz w:val="19"/>
                <w:szCs w:val="19"/>
              </w:rPr>
              <w:t>Metadata badges on a chunk: source_id, section_path, doc_type, product_version, acl, updated_at; callouts to "1.2 pre-filter" and "citation."</w:t>
            </w:r>
          </w:p>
          <w:p w:rsidR="0001008B" w:rsidP="005C53BE" w:rsidRDefault="0001008B" w14:paraId="7087705B" w14:textId="77777777">
            <w:pPr>
              <w:spacing w:after="80"/>
            </w:pPr>
            <w:r>
              <w:rPr>
                <w:sz w:val="19"/>
                <w:szCs w:val="19"/>
              </w:rPr>
              <w:t>Before/after panel: repeated header struck through.</w:t>
            </w:r>
          </w:p>
        </w:tc>
      </w:tr>
      <w:tr w:rsidR="0001008B" w:rsidTr="5778B753" w14:paraId="499FAD3C" w14:textId="77777777">
        <w:tc>
          <w:tcPr>
            <w:tcW w:w="2100" w:type="dxa"/>
            <w:tcMar>
              <w:top w:w="80" w:type="dxa"/>
              <w:left w:w="120" w:type="dxa"/>
              <w:bottom w:w="80" w:type="dxa"/>
              <w:right w:w="120" w:type="dxa"/>
            </w:tcMar>
          </w:tcPr>
          <w:p w:rsidR="0001008B" w:rsidP="005C53BE" w:rsidRDefault="0001008B" w14:paraId="4D9B9E81" w14:textId="77777777">
            <w:pPr>
              <w:spacing w:after="80"/>
            </w:pPr>
            <w:r>
              <w:rPr>
                <w:b/>
                <w:bCs/>
              </w:rPr>
              <w:t>PDF extraction for the integration guides</w:t>
            </w:r>
          </w:p>
        </w:tc>
        <w:tc>
          <w:tcPr>
            <w:tcW w:w="7500" w:type="dxa"/>
            <w:tcMar>
              <w:top w:w="80" w:type="dxa"/>
              <w:left w:w="120" w:type="dxa"/>
              <w:bottom w:w="80" w:type="dxa"/>
              <w:right w:w="120" w:type="dxa"/>
            </w:tcMar>
          </w:tcPr>
          <w:p w:rsidR="0001008B" w:rsidP="005C53BE" w:rsidRDefault="0001008B" w14:paraId="661C9287" w14:textId="16AAC27F">
            <w:pPr>
              <w:spacing w:after="80"/>
            </w:pPr>
            <w:r w:rsidR="5778B753">
              <w:rPr/>
              <w:t>PDF</w:t>
            </w:r>
            <w:r w:rsidR="5778B753">
              <w:rPr/>
              <w:t>s</w:t>
            </w:r>
            <w:r w:rsidR="5778B753">
              <w:rPr/>
              <w:t xml:space="preserve"> deserve </w:t>
            </w:r>
            <w:del w:author="meryn" w:date="2026-07-09T18:12:39.407Z" w16du:dateUtc="2026-07-09T18:12:39.407Z" w:id="1634099723">
              <w:r w:rsidDel="5778B753">
                <w:delText>its</w:delText>
              </w:r>
            </w:del>
            <w:ins w:author="meryn" w:date="2026-07-09T18:12:40.138Z" w16du:dateUtc="2026-07-09T18:12:40.138Z" w:id="1518029928">
              <w:r w:rsidR="5778B753">
                <w:t>their</w:t>
              </w:r>
            </w:ins>
            <w:r w:rsidR="5778B753">
              <w:rPr/>
              <w:t xml:space="preserve"> own </w:t>
            </w:r>
            <w:r w:rsidR="5778B753">
              <w:rPr/>
              <w:t>minute</w:t>
            </w:r>
            <w:ins w:author="meryn" w:date="2026-07-09T18:14:36.438Z" w16du:dateUtc="2026-07-09T18:14:36.438Z" w:id="1527880462">
              <w:r w:rsidR="5778B753">
                <w:t>. For example, with</w:t>
              </w:r>
            </w:ins>
            <w:r w:rsidR="5778B753">
              <w:rPr/>
              <w:t xml:space="preserve"> </w:t>
            </w:r>
            <w:del w:author="meryn" w:date="2026-07-09T18:14:39.649Z" w16du:dateUtc="2026-07-09T18:14:39.649Z" w:id="1853012003">
              <w:r w:rsidDel="5778B753">
                <w:delText>because Example</w:delText>
              </w:r>
              <w:r w:rsidDel="5778B753">
                <w:delText xml:space="preserve"> </w:delText>
              </w:r>
              <w:r w:rsidDel="5778B753">
                <w:delText xml:space="preserve">of </w:delText>
              </w:r>
            </w:del>
            <w:r w:rsidR="5778B753">
              <w:rPr/>
              <w:t xml:space="preserve">Corp's fifty integration </w:t>
            </w:r>
            <w:r w:rsidR="5778B753">
              <w:rPr/>
              <w:t xml:space="preserve">PDF </w:t>
            </w:r>
            <w:r w:rsidR="5778B753">
              <w:rPr/>
              <w:t>guide</w:t>
            </w:r>
            <w:r w:rsidR="5778B753">
              <w:rPr/>
              <w:t xml:space="preserve">s. </w:t>
            </w:r>
            <w:r w:rsidR="5778B753">
              <w:rPr/>
              <w:t xml:space="preserve"> </w:t>
            </w:r>
            <w:r w:rsidR="5778B753">
              <w:rPr/>
              <w:t xml:space="preserve">PDF is </w:t>
            </w:r>
            <w:r w:rsidR="5778B753">
              <w:rPr/>
              <w:t>actually a harder format to work with</w:t>
            </w:r>
            <w:r w:rsidR="5778B753">
              <w:rPr/>
              <w:t>.</w:t>
            </w:r>
            <w:r w:rsidR="5778B753">
              <w:rPr/>
              <w:t xml:space="preserve"> For text layer PDFs, lightweight libraries like </w:t>
            </w:r>
            <w:commentRangeStart w:id="2"/>
            <w:r w:rsidR="5778B753">
              <w:rPr/>
              <w:t>PyMuPDF</w:t>
            </w:r>
            <w:commentRangeEnd w:id="2"/>
            <w:r>
              <w:rPr>
                <w:rStyle w:val="CommentReference"/>
              </w:rPr>
              <w:commentReference w:id="2"/>
            </w:r>
            <w:r w:rsidR="5778B753">
              <w:rPr/>
              <w:t xml:space="preserve"> or </w:t>
            </w:r>
            <w:r w:rsidR="5778B753">
              <w:rPr/>
              <w:t>pdfplumber</w:t>
            </w:r>
            <w:r w:rsidR="5778B753">
              <w:rPr/>
              <w:t xml:space="preserve"> are fast and cheap. For scans, multi column layouts, or heavy tables, </w:t>
            </w:r>
            <w:r w:rsidR="5778B753">
              <w:rPr/>
              <w:t>you’ll</w:t>
            </w:r>
            <w:r w:rsidR="5778B753">
              <w:rPr/>
              <w:t xml:space="preserve"> need to </w:t>
            </w:r>
            <w:r w:rsidR="5778B753">
              <w:rPr/>
              <w:t xml:space="preserve">use layout </w:t>
            </w:r>
            <w:r w:rsidR="5778B753">
              <w:rPr/>
              <w:t>aware</w:t>
            </w:r>
            <w:r w:rsidR="5778B753">
              <w:rPr/>
              <w:t xml:space="preserve"> extraction like Unstructured</w:t>
            </w:r>
            <w:r w:rsidR="5778B753">
              <w:rPr/>
              <w:t>,</w:t>
            </w:r>
            <w:commentRangeStart w:id="1651001459"/>
            <w:r w:rsidR="5778B753">
              <w:rPr/>
              <w:t xml:space="preserve"> </w:t>
            </w:r>
            <w:r w:rsidR="5778B753">
              <w:rPr/>
              <w:t>Docling</w:t>
            </w:r>
            <w:commentRangeEnd w:id="1651001459"/>
            <w:r>
              <w:rPr>
                <w:rStyle w:val="CommentReference"/>
              </w:rPr>
              <w:commentReference w:id="1651001459"/>
            </w:r>
            <w:r w:rsidR="5778B753">
              <w:rPr/>
              <w:t xml:space="preserve">, or a cloud document AI service. There is no universal winner. </w:t>
            </w:r>
            <w:r w:rsidR="5778B753">
              <w:rPr/>
              <w:t>It’s</w:t>
            </w:r>
            <w:r w:rsidR="5778B753">
              <w:rPr/>
              <w:t xml:space="preserve"> </w:t>
            </w:r>
            <w:r w:rsidR="5778B753">
              <w:rPr/>
              <w:t>a good idea</w:t>
            </w:r>
            <w:r w:rsidR="5778B753">
              <w:rPr/>
              <w:t xml:space="preserve"> to r</w:t>
            </w:r>
            <w:r w:rsidR="5778B753">
              <w:rPr/>
              <w:t xml:space="preserve">un the data warehouse guide through </w:t>
            </w:r>
            <w:r w:rsidR="5778B753">
              <w:rPr/>
              <w:t xml:space="preserve">at least </w:t>
            </w:r>
            <w:r w:rsidR="5778B753">
              <w:rPr/>
              <w:t xml:space="preserve">two tools, compare reading order and table fidelity, then </w:t>
            </w:r>
            <w:r w:rsidR="5778B753">
              <w:rPr/>
              <w:t>choose which of those tools to continue using</w:t>
            </w:r>
            <w:r w:rsidR="5778B753">
              <w:rPr/>
              <w:t>. Ten minutes of comparison saves weeks of mystery retrieval failures.</w:t>
            </w:r>
          </w:p>
        </w:tc>
        <w:tc>
          <w:tcPr>
            <w:tcW w:w="4800" w:type="dxa"/>
            <w:shd w:val="clear" w:color="auto" w:fill="F2F2F2" w:themeFill="background1" w:themeFillShade="F2"/>
            <w:tcMar>
              <w:top w:w="80" w:type="dxa"/>
              <w:left w:w="120" w:type="dxa"/>
              <w:bottom w:w="80" w:type="dxa"/>
              <w:right w:w="120" w:type="dxa"/>
            </w:tcMar>
          </w:tcPr>
          <w:p w:rsidR="0001008B" w:rsidP="005C53BE" w:rsidRDefault="0001008B" w14:paraId="712E32CF" w14:textId="77777777">
            <w:pPr>
              <w:spacing w:after="80"/>
            </w:pPr>
            <w:r>
              <w:rPr>
                <w:sz w:val="19"/>
                <w:szCs w:val="19"/>
              </w:rPr>
              <w:t>Decision tree: "Text layer?" Yes &gt; lightweight libs; No or complex layout &gt; layout aware + OCR.</w:t>
            </w:r>
          </w:p>
          <w:p w:rsidR="0001008B" w:rsidP="005C53BE" w:rsidRDefault="0001008B" w14:paraId="14603360" w14:textId="77777777">
            <w:pPr>
              <w:spacing w:after="80"/>
            </w:pPr>
            <w:r>
              <w:rPr>
                <w:sz w:val="19"/>
                <w:szCs w:val="19"/>
              </w:rPr>
              <w:t>Side by side diff: the data warehouse guide's connection settings table from Tool A vs Tool B, one mangles the table.</w:t>
            </w:r>
          </w:p>
        </w:tc>
      </w:tr>
      <w:tr w:rsidR="0001008B" w:rsidTr="5778B753" w14:paraId="5728382B" w14:textId="77777777">
        <w:tc>
          <w:tcPr>
            <w:tcW w:w="2100" w:type="dxa"/>
            <w:tcMar>
              <w:top w:w="80" w:type="dxa"/>
              <w:left w:w="120" w:type="dxa"/>
              <w:bottom w:w="80" w:type="dxa"/>
              <w:right w:w="120" w:type="dxa"/>
            </w:tcMar>
          </w:tcPr>
          <w:p w:rsidR="0001008B" w:rsidP="005C53BE" w:rsidRDefault="0001008B" w14:paraId="0DC5BBF4" w14:textId="77777777">
            <w:pPr>
              <w:spacing w:after="80"/>
            </w:pPr>
            <w:r>
              <w:rPr>
                <w:b/>
                <w:bCs/>
              </w:rPr>
              <w:t>Four chunking strategies</w:t>
            </w:r>
          </w:p>
        </w:tc>
        <w:tc>
          <w:tcPr>
            <w:tcW w:w="7500" w:type="dxa"/>
            <w:tcMar>
              <w:top w:w="80" w:type="dxa"/>
              <w:left w:w="120" w:type="dxa"/>
              <w:bottom w:w="80" w:type="dxa"/>
              <w:right w:w="120" w:type="dxa"/>
            </w:tcMar>
          </w:tcPr>
          <w:p w:rsidR="00991C00" w:rsidP="00991C00" w:rsidRDefault="00991C00" w14:paraId="582368AF" w14:textId="762B402E">
            <w:pPr>
              <w:spacing w:after="80"/>
            </w:pPr>
            <w:del w:author="meryn" w:date="2026-07-09T18:15:50.282Z" w16du:dateUtc="2026-07-09T18:15:50.282Z" w:id="904806568">
              <w:r w:rsidDel="5778B753">
                <w:delText xml:space="preserve">Now let's get into chunking. </w:delText>
              </w:r>
            </w:del>
            <w:r w:rsidR="5778B753">
              <w:rPr/>
              <w:t>There are four main strategies</w:t>
            </w:r>
            <w:ins w:author="meryn" w:date="2026-07-09T18:15:59.86Z" w16du:dateUtc="2026-07-09T18:15:59.86Z" w:id="1728892724">
              <w:r w:rsidR="5778B753">
                <w:t xml:space="preserve"> </w:t>
              </w:r>
              <w:r w:rsidR="5778B753">
                <w:t>with</w:t>
              </w:r>
              <w:r w:rsidR="5778B753">
                <w:t xml:space="preserve"> chun</w:t>
              </w:r>
            </w:ins>
            <w:ins w:author="meryn" w:date="2026-07-09T18:16:08.295Z" w16du:dateUtc="2026-07-09T18:16:08.295Z" w:id="1962947969">
              <w:r w:rsidR="5778B753">
                <w:t>king.</w:t>
              </w:r>
            </w:ins>
            <w:del w:author="meryn" w:date="2026-07-09T18:16:05.45Z" w16du:dateUtc="2026-07-09T18:16:05.45Z" w:id="2067152762">
              <w:r w:rsidDel="5778B753">
                <w:delText>.</w:delText>
              </w:r>
            </w:del>
            <w:r w:rsidR="5778B753">
              <w:rPr/>
              <w:t xml:space="preserve"> </w:t>
            </w:r>
            <w:del w:author="meryn" w:date="2026-07-09T18:16:10.752Z" w16du:dateUtc="2026-07-09T18:16:10.752Z" w:id="682901049">
              <w:r w:rsidDel="5778B753">
                <w:delText>(</w:delText>
              </w:r>
            </w:del>
            <w:r w:rsidR="5778B753">
              <w:rPr/>
              <w:t>Fixed-size, Sentence-based, Semantic, and Parent-child chunking</w:t>
            </w:r>
            <w:del w:author="meryn" w:date="2026-07-09T18:16:13.848Z" w16du:dateUtc="2026-07-09T18:16:13.848Z" w:id="353688395">
              <w:r w:rsidDel="5778B753">
                <w:delText>)</w:delText>
              </w:r>
            </w:del>
            <w:r w:rsidR="5778B753">
              <w:rPr/>
              <w:t xml:space="preserve">. </w:t>
            </w:r>
            <w:r w:rsidR="5778B753">
              <w:rPr/>
              <w:t>L</w:t>
            </w:r>
            <w:r w:rsidR="5778B753">
              <w:rPr/>
              <w:t>et’s</w:t>
            </w:r>
            <w:r w:rsidR="5778B753">
              <w:rPr/>
              <w:t xml:space="preserve"> w</w:t>
            </w:r>
            <w:r w:rsidR="5778B753">
              <w:rPr/>
              <w:t>alk through each one.</w:t>
            </w:r>
          </w:p>
          <w:p w:rsidR="00991C00" w:rsidP="00991C00" w:rsidRDefault="00991C00" w14:paraId="6173F2F0" w14:textId="77777777">
            <w:pPr>
              <w:spacing w:after="80"/>
            </w:pPr>
          </w:p>
          <w:p w:rsidR="00991C00" w:rsidP="00991C00" w:rsidRDefault="00991C00" w14:paraId="383BDA92" w14:textId="1969AA64">
            <w:pPr>
              <w:spacing w:after="80"/>
            </w:pPr>
            <w:r>
              <w:t>Fixed-size chunking cuts the text into equal token windows</w:t>
            </w:r>
            <w:r>
              <w:t xml:space="preserve">, </w:t>
            </w:r>
            <w:r>
              <w:t>say 500 tokens</w:t>
            </w:r>
            <w:r>
              <w:t xml:space="preserve">, </w:t>
            </w:r>
            <w:r>
              <w:t xml:space="preserve"> with some overlap between them, usually ten to twenty percent, so a boundary doesn't lose context entirely. It's simple and predictable, but it doesn't know what a sentence is, so it </w:t>
            </w:r>
            <w:r>
              <w:t>will slice content</w:t>
            </w:r>
            <w:r>
              <w:t>, mid-instruction</w:t>
            </w:r>
            <w:r>
              <w:t>, rather than at the end of a sentence or thought</w:t>
            </w:r>
            <w:r>
              <w:t>.</w:t>
            </w:r>
          </w:p>
          <w:p w:rsidR="00991C00" w:rsidP="00991C00" w:rsidRDefault="00991C00" w14:paraId="6B3CF6C4" w14:textId="77777777">
            <w:pPr>
              <w:spacing w:after="80"/>
            </w:pPr>
          </w:p>
          <w:p w:rsidR="00991C00" w:rsidP="00991C00" w:rsidRDefault="00991C00" w14:paraId="1CD3B457" w14:textId="009FFBD7">
            <w:pPr>
              <w:spacing w:after="80"/>
            </w:pPr>
            <w:r>
              <w:t xml:space="preserve">Sentence-based chunking keeps whole sentences together and stops once it hits a token budget. </w:t>
            </w:r>
            <w:r>
              <w:t>It</w:t>
            </w:r>
            <w:r>
              <w:t>'s more readable, but it still ignores structure above the sentence level</w:t>
            </w:r>
            <w:r>
              <w:t>. A</w:t>
            </w:r>
            <w:r>
              <w:t xml:space="preserve"> heading can end up in one chunk while its body lands in the next.</w:t>
            </w:r>
          </w:p>
          <w:p w:rsidR="00991C00" w:rsidP="00991C00" w:rsidRDefault="00991C00" w14:paraId="00BA401B" w14:textId="77777777">
            <w:pPr>
              <w:spacing w:after="80"/>
            </w:pPr>
          </w:p>
          <w:p w:rsidR="00991C00" w:rsidP="00991C00" w:rsidRDefault="00991C00" w14:paraId="0439FEC4" w14:textId="094D0F4B">
            <w:pPr>
              <w:spacing w:after="80"/>
            </w:pPr>
            <w:r w:rsidR="5778B753">
              <w:rPr/>
              <w:t xml:space="preserve">Semantic chunking embeds each sentence and </w:t>
            </w:r>
            <w:r w:rsidR="5778B753">
              <w:rPr/>
              <w:t>watches for</w:t>
            </w:r>
            <w:r w:rsidR="5778B753">
              <w:rPr/>
              <w:t xml:space="preserve"> where the meaning shifts and breaks there instead. Chunks end up following meaning, not just length, which is great for long prose. The cost is extra embedding work at ingest </w:t>
            </w:r>
            <w:r w:rsidR="5778B753">
              <w:rPr/>
              <w:t>time,</w:t>
            </w:r>
            <w:r w:rsidR="5778B753">
              <w:rPr/>
              <w:t xml:space="preserve"> plus thresholds you </w:t>
            </w:r>
            <w:del w:author="meryn" w:date="2026-07-09T18:17:54.404Z" w16du:dateUtc="2026-07-09T18:17:54.404Z" w:id="850424606">
              <w:r w:rsidDel="5778B753">
                <w:delText>have to</w:delText>
              </w:r>
            </w:del>
            <w:ins w:author="meryn" w:date="2026-07-09T18:17:54.405Z" w16du:dateUtc="2026-07-09T18:17:54.405Z" w:id="852336565">
              <w:r w:rsidR="5778B753">
                <w:t>must</w:t>
              </w:r>
            </w:ins>
            <w:r w:rsidR="5778B753">
              <w:rPr/>
              <w:t xml:space="preserve"> tune.</w:t>
            </w:r>
          </w:p>
          <w:p w:rsidR="00991C00" w:rsidP="00991C00" w:rsidRDefault="00991C00" w14:paraId="3FEF4619" w14:textId="77777777">
            <w:pPr>
              <w:spacing w:after="80"/>
            </w:pPr>
          </w:p>
          <w:p w:rsidR="0001008B" w:rsidP="00991C00" w:rsidRDefault="00993B4E" w14:paraId="75C83B5B" w14:textId="292E0F85">
            <w:pPr>
              <w:spacing w:after="80"/>
            </w:pPr>
            <w:r>
              <w:t>And lastly,</w:t>
            </w:r>
            <w:r w:rsidR="00991C00">
              <w:t xml:space="preserve"> parent-child chunking</w:t>
            </w:r>
            <w:r>
              <w:t>. This is the</w:t>
            </w:r>
            <w:r w:rsidR="00991C00">
              <w:t xml:space="preserve"> one our support tool leans on hardest</w:t>
            </w:r>
            <w:r>
              <w:t xml:space="preserve">. It </w:t>
            </w:r>
            <w:r w:rsidR="00991C00">
              <w:t>decouples what you search on from what you hand the model. You index small child chunks for precise matching, but each child links to a larger parent section. Retrieval hits the child</w:t>
            </w:r>
            <w:r>
              <w:t xml:space="preserve"> chunks and </w:t>
            </w:r>
            <w:r w:rsidR="00991C00">
              <w:t>the LLM receives the parent. For Example Corp's docs, the child might be the one paragraph describing the fix, while the parent is the entire troubleshooting section</w:t>
            </w:r>
            <w:r>
              <w:t xml:space="preserve"> with the</w:t>
            </w:r>
            <w:r w:rsidR="00991C00">
              <w:t xml:space="preserve"> settings table included. You get precision and context together, at the price of more fields, more query logic, and more work to keep those parent-child relationships consistent every time you reindex.</w:t>
            </w:r>
          </w:p>
        </w:tc>
        <w:tc>
          <w:tcPr>
            <w:tcW w:w="4800" w:type="dxa"/>
            <w:shd w:val="clear" w:color="auto" w:fill="F2F2F2" w:themeFill="background1" w:themeFillShade="F2"/>
            <w:tcMar>
              <w:top w:w="80" w:type="dxa"/>
              <w:left w:w="120" w:type="dxa"/>
              <w:bottom w:w="80" w:type="dxa"/>
              <w:right w:w="120" w:type="dxa"/>
            </w:tcMar>
          </w:tcPr>
          <w:p w:rsidR="0001008B" w:rsidP="005C53BE" w:rsidRDefault="0001008B" w14:paraId="1D9A0959" w14:textId="77777777">
            <w:pPr>
              <w:spacing w:after="80"/>
            </w:pPr>
            <w:r>
              <w:rPr>
                <w:sz w:val="19"/>
                <w:szCs w:val="19"/>
              </w:rPr>
              <w:lastRenderedPageBreak/>
              <w:t>Four quick panels, one per strategy:</w:t>
            </w:r>
          </w:p>
          <w:p w:rsidR="0001008B" w:rsidP="005C53BE" w:rsidRDefault="0001008B" w14:paraId="39655567" w14:textId="77777777">
            <w:pPr>
              <w:spacing w:after="80"/>
            </w:pPr>
            <w:r>
              <w:rPr>
                <w:sz w:val="19"/>
                <w:szCs w:val="19"/>
              </w:rPr>
              <w:t>Fixed: sliding window, red cut line through "the workaround is..."</w:t>
            </w:r>
          </w:p>
          <w:p w:rsidR="0001008B" w:rsidP="005C53BE" w:rsidRDefault="0001008B" w14:paraId="7F8A217D" w14:textId="77777777">
            <w:pPr>
              <w:spacing w:after="80"/>
            </w:pPr>
            <w:r>
              <w:rPr>
                <w:sz w:val="19"/>
                <w:szCs w:val="19"/>
              </w:rPr>
              <w:t>Sentence: beads grouped to budget; warning: heading separated from body.</w:t>
            </w:r>
          </w:p>
          <w:p w:rsidR="0001008B" w:rsidP="005C53BE" w:rsidRDefault="0001008B" w14:paraId="7133A6C7" w14:textId="77777777">
            <w:pPr>
              <w:spacing w:after="80"/>
            </w:pPr>
            <w:r>
              <w:rPr>
                <w:sz w:val="19"/>
                <w:szCs w:val="19"/>
              </w:rPr>
              <w:t>Semantic: similarity line drops = new boundary; knobs: threshold, min/max size.</w:t>
            </w:r>
          </w:p>
          <w:p w:rsidR="0001008B" w:rsidP="005C53BE" w:rsidRDefault="0001008B" w14:paraId="65920F8F" w14:textId="77777777">
            <w:pPr>
              <w:spacing w:after="80"/>
            </w:pPr>
            <w:r>
              <w:rPr>
                <w:sz w:val="19"/>
                <w:szCs w:val="19"/>
              </w:rPr>
              <w:t>Parent-child: small children (search) linked by parent_id to parent section (context for LLM); query path: hit child &gt; load parent &gt; pack.</w:t>
            </w:r>
          </w:p>
          <w:p w:rsidR="0001008B" w:rsidP="005C53BE" w:rsidRDefault="0001008B" w14:paraId="2F6BD71D" w14:textId="162E1A66">
            <w:pPr>
              <w:spacing w:after="80"/>
            </w:pPr>
          </w:p>
        </w:tc>
      </w:tr>
      <w:tr w:rsidR="0001008B" w:rsidTr="5778B753" w14:paraId="18D9C27A" w14:textId="77777777">
        <w:tc>
          <w:tcPr>
            <w:tcW w:w="2100" w:type="dxa"/>
            <w:tcMar>
              <w:top w:w="80" w:type="dxa"/>
              <w:left w:w="120" w:type="dxa"/>
              <w:bottom w:w="80" w:type="dxa"/>
              <w:right w:w="120" w:type="dxa"/>
            </w:tcMar>
          </w:tcPr>
          <w:p w:rsidR="0001008B" w:rsidP="005C53BE" w:rsidRDefault="0001008B" w14:paraId="3CFFB226" w14:textId="77777777">
            <w:pPr>
              <w:spacing w:after="80"/>
            </w:pPr>
            <w:r>
              <w:rPr>
                <w:b/>
                <w:bCs/>
              </w:rPr>
              <w:t>Matching strategy to the five assets</w:t>
            </w:r>
          </w:p>
        </w:tc>
        <w:tc>
          <w:tcPr>
            <w:tcW w:w="7500" w:type="dxa"/>
            <w:tcMar>
              <w:top w:w="80" w:type="dxa"/>
              <w:left w:w="120" w:type="dxa"/>
              <w:bottom w:w="80" w:type="dxa"/>
              <w:right w:w="120" w:type="dxa"/>
            </w:tcMar>
          </w:tcPr>
          <w:p w:rsidR="00BB6805" w:rsidP="005C53BE" w:rsidRDefault="00BB6805" w14:paraId="744E60B1" w14:textId="77777777">
            <w:pPr>
              <w:spacing w:after="80"/>
            </w:pPr>
            <w:r>
              <w:t xml:space="preserve">So </w:t>
            </w:r>
            <w:r w:rsidRPr="00BB6805">
              <w:t xml:space="preserve">Which strategy </w:t>
            </w:r>
            <w:r>
              <w:t xml:space="preserve">should be used </w:t>
            </w:r>
            <w:r w:rsidRPr="00BB6805">
              <w:t xml:space="preserve">for which asset? </w:t>
            </w:r>
          </w:p>
          <w:p w:rsidR="00BB6805" w:rsidP="005C53BE" w:rsidRDefault="00BB6805" w14:paraId="21429D38" w14:textId="77777777">
            <w:pPr>
              <w:spacing w:after="80"/>
            </w:pPr>
            <w:r w:rsidRPr="00BB6805">
              <w:t xml:space="preserve">For product docs and integration guides, use structure-aware parsing with parent-child chunking, since headings give you clean boundaries. </w:t>
            </w:r>
          </w:p>
          <w:p w:rsidR="00BB6805" w:rsidP="005C53BE" w:rsidRDefault="00BB6805" w14:paraId="06A5EE37" w14:textId="77777777">
            <w:pPr>
              <w:spacing w:after="80"/>
            </w:pPr>
          </w:p>
          <w:p w:rsidR="00BB6805" w:rsidP="005C53BE" w:rsidRDefault="00BB6805" w14:paraId="6CA03D64" w14:textId="77777777">
            <w:pPr>
              <w:spacing w:after="80"/>
            </w:pPr>
            <w:r w:rsidRPr="00BB6805">
              <w:t>For tickets and known issues, field-based structured chunks</w:t>
            </w:r>
            <w:r>
              <w:t xml:space="preserve"> are a good option.</w:t>
            </w:r>
            <w:r w:rsidRPr="00BB6805">
              <w:t xml:space="preserve"> </w:t>
            </w:r>
            <w:r>
              <w:t>A</w:t>
            </w:r>
            <w:r w:rsidRPr="00BB6805">
              <w:t xml:space="preserve"> ticket has a subject, a problem, and a resolution, and flattening that into one blob destroys the signal. </w:t>
            </w:r>
          </w:p>
          <w:p w:rsidR="00BB6805" w:rsidP="005C53BE" w:rsidRDefault="00BB6805" w14:paraId="348FAF89" w14:textId="77777777">
            <w:pPr>
              <w:spacing w:after="80"/>
            </w:pPr>
          </w:p>
          <w:p w:rsidR="00BB6805" w:rsidP="005C53BE" w:rsidRDefault="00BB6805" w14:paraId="4AEE6571" w14:textId="77777777">
            <w:pPr>
              <w:spacing w:after="80"/>
            </w:pPr>
            <w:r w:rsidRPr="00BB6805">
              <w:t>For the API reference, chunk</w:t>
            </w:r>
            <w:r>
              <w:t>ing</w:t>
            </w:r>
            <w:r w:rsidRPr="00BB6805">
              <w:t xml:space="preserve"> by endpoint, keep</w:t>
            </w:r>
            <w:r>
              <w:t>s</w:t>
            </w:r>
            <w:r w:rsidRPr="00BB6805">
              <w:t xml:space="preserve"> the method, parameters, and error list together. </w:t>
            </w:r>
          </w:p>
          <w:p w:rsidR="00BB6805" w:rsidP="005C53BE" w:rsidRDefault="00BB6805" w14:paraId="14577002" w14:textId="77777777">
            <w:pPr>
              <w:spacing w:after="80"/>
            </w:pPr>
          </w:p>
          <w:p w:rsidR="0001008B" w:rsidP="005C53BE" w:rsidRDefault="00BB6805" w14:paraId="38621E31" w14:textId="16233A7F">
            <w:pPr>
              <w:spacing w:after="80"/>
            </w:pPr>
            <w:r w:rsidRPr="00BB6805">
              <w:t xml:space="preserve">The document type drives the approach. </w:t>
            </w:r>
            <w:r>
              <w:t>It’s rarely a one-size-fits-all approach for chunking documents.</w:t>
            </w:r>
          </w:p>
        </w:tc>
        <w:tc>
          <w:tcPr>
            <w:tcW w:w="4800" w:type="dxa"/>
            <w:shd w:val="clear" w:color="auto" w:fill="F2F2F2" w:themeFill="background1" w:themeFillShade="F2"/>
            <w:tcMar>
              <w:top w:w="80" w:type="dxa"/>
              <w:left w:w="120" w:type="dxa"/>
              <w:bottom w:w="80" w:type="dxa"/>
              <w:right w:w="120" w:type="dxa"/>
            </w:tcMar>
          </w:tcPr>
          <w:p w:rsidR="0001008B" w:rsidP="005C53BE" w:rsidRDefault="0001008B" w14:paraId="272D1518" w14:textId="77777777">
            <w:pPr>
              <w:spacing w:after="80"/>
            </w:pPr>
            <w:r>
              <w:rPr>
                <w:sz w:val="19"/>
                <w:szCs w:val="19"/>
              </w:rPr>
              <w:t>Mapping table, 5 rows:</w:t>
            </w:r>
          </w:p>
          <w:p w:rsidR="0001008B" w:rsidP="005C53BE" w:rsidRDefault="0001008B" w14:paraId="078F04A7" w14:textId="77777777">
            <w:pPr>
              <w:spacing w:after="80"/>
            </w:pPr>
            <w:r>
              <w:rPr>
                <w:sz w:val="19"/>
                <w:szCs w:val="19"/>
              </w:rPr>
              <w:t>Product docs &gt; parent-child (heading boundaries)</w:t>
            </w:r>
          </w:p>
          <w:p w:rsidR="0001008B" w:rsidP="005C53BE" w:rsidRDefault="0001008B" w14:paraId="14B2205C" w14:textId="77777777">
            <w:pPr>
              <w:spacing w:after="80"/>
            </w:pPr>
            <w:r>
              <w:rPr>
                <w:sz w:val="19"/>
                <w:szCs w:val="19"/>
              </w:rPr>
              <w:t>Integration guides &gt; structure aware + parent-child (tables intact)</w:t>
            </w:r>
          </w:p>
          <w:p w:rsidR="0001008B" w:rsidP="005C53BE" w:rsidRDefault="0001008B" w14:paraId="10902AEA" w14:textId="77777777">
            <w:pPr>
              <w:spacing w:after="80"/>
            </w:pPr>
            <w:r>
              <w:rPr>
                <w:sz w:val="19"/>
                <w:szCs w:val="19"/>
              </w:rPr>
              <w:t>Tickets &gt; field based (subject / problem / resolution)</w:t>
            </w:r>
          </w:p>
          <w:p w:rsidR="0001008B" w:rsidP="005C53BE" w:rsidRDefault="0001008B" w14:paraId="05CAFD0C" w14:textId="77777777">
            <w:pPr>
              <w:spacing w:after="80"/>
            </w:pPr>
            <w:r>
              <w:rPr>
                <w:sz w:val="19"/>
                <w:szCs w:val="19"/>
              </w:rPr>
              <w:t>Known issues &gt; one record, one chunk</w:t>
            </w:r>
          </w:p>
          <w:p w:rsidR="0001008B" w:rsidP="005C53BE" w:rsidRDefault="0001008B" w14:paraId="575A6503" w14:textId="77777777">
            <w:pPr>
              <w:spacing w:after="80"/>
            </w:pPr>
            <w:r>
              <w:rPr>
                <w:sz w:val="19"/>
                <w:szCs w:val="19"/>
              </w:rPr>
              <w:t>API reference &gt; per endpoint (method + params + errors together)</w:t>
            </w:r>
          </w:p>
          <w:p w:rsidR="0001008B" w:rsidP="005C53BE" w:rsidRDefault="0001008B" w14:paraId="41E21203" w14:textId="77777777">
            <w:pPr>
              <w:spacing w:after="80"/>
            </w:pPr>
            <w:r>
              <w:rPr>
                <w:sz w:val="19"/>
                <w:szCs w:val="19"/>
              </w:rPr>
              <w:t>Footer: "Document type drives the approach."</w:t>
            </w:r>
          </w:p>
        </w:tc>
      </w:tr>
      <w:tr w:rsidR="0001008B" w:rsidTr="5778B753" w14:paraId="27955DE2" w14:textId="77777777">
        <w:tc>
          <w:tcPr>
            <w:tcW w:w="2100" w:type="dxa"/>
            <w:tcMar>
              <w:top w:w="80" w:type="dxa"/>
              <w:left w:w="120" w:type="dxa"/>
              <w:bottom w:w="80" w:type="dxa"/>
              <w:right w:w="120" w:type="dxa"/>
            </w:tcMar>
          </w:tcPr>
          <w:p w:rsidR="0001008B" w:rsidP="005C53BE" w:rsidRDefault="0001008B" w14:paraId="75067D70" w14:textId="77777777">
            <w:pPr>
              <w:spacing w:after="80"/>
            </w:pPr>
            <w:r>
              <w:rPr>
                <w:b/>
                <w:bCs/>
              </w:rPr>
              <w:t>Idempotent ingestion &amp; reindex triggers</w:t>
            </w:r>
          </w:p>
        </w:tc>
        <w:tc>
          <w:tcPr>
            <w:tcW w:w="7500" w:type="dxa"/>
            <w:tcMar>
              <w:top w:w="80" w:type="dxa"/>
              <w:left w:w="120" w:type="dxa"/>
              <w:bottom w:w="80" w:type="dxa"/>
              <w:right w:w="120" w:type="dxa"/>
            </w:tcMar>
          </w:tcPr>
          <w:p w:rsidR="0001008B" w:rsidP="005C53BE" w:rsidRDefault="0063588B" w14:paraId="15071798" w14:textId="27FA0581">
            <w:pPr>
              <w:spacing w:after="80"/>
            </w:pPr>
            <w:r w:rsidR="5778B753">
              <w:rPr/>
              <w:t xml:space="preserve">We need </w:t>
            </w:r>
            <w:r w:rsidR="5778B753">
              <w:rPr/>
              <w:t xml:space="preserve">Ingestion to be repeatable and </w:t>
            </w:r>
            <w:commentRangeStart w:id="981119559"/>
            <w:r w:rsidR="5778B753">
              <w:rPr/>
              <w:t>idempotent</w:t>
            </w:r>
            <w:commentRangeEnd w:id="981119559"/>
            <w:r>
              <w:rPr>
                <w:rStyle w:val="CommentReference"/>
              </w:rPr>
              <w:commentReference w:id="981119559"/>
            </w:r>
            <w:r w:rsidR="5778B753">
              <w:rPr/>
              <w:t xml:space="preserve">. </w:t>
            </w:r>
            <w:r w:rsidR="5778B753">
              <w:rPr/>
              <w:t>If you have</w:t>
            </w:r>
            <w:r w:rsidR="5778B753">
              <w:rPr/>
              <w:t xml:space="preserve"> stable document and chunk IDs, re-running a job </w:t>
            </w:r>
            <w:r w:rsidR="5778B753">
              <w:rPr/>
              <w:t xml:space="preserve">should </w:t>
            </w:r>
            <w:r w:rsidR="5778B753">
              <w:rPr/>
              <w:t xml:space="preserve">never duplicates anything. It also helps to treat the parser, chunker, and embedding model as versioned components. Change </w:t>
            </w:r>
            <w:r w:rsidR="5778B753">
              <w:rPr/>
              <w:t>any one of them, and that's not a small tweak</w:t>
            </w:r>
            <w:r w:rsidR="5778B753">
              <w:rPr/>
              <w:t xml:space="preserve">, </w:t>
            </w:r>
            <w:r w:rsidR="5778B753">
              <w:rPr/>
              <w:t>it's a schema migration, which means a full reindex</w:t>
            </w:r>
            <w:r w:rsidR="5778B753">
              <w:rPr/>
              <w:t xml:space="preserve"> and e</w:t>
            </w:r>
            <w:r w:rsidR="5778B753">
              <w:rPr/>
              <w:t>very change like that should get validated against the evaluation set we're about to build.</w:t>
            </w:r>
          </w:p>
        </w:tc>
        <w:tc>
          <w:tcPr>
            <w:tcW w:w="4800" w:type="dxa"/>
            <w:shd w:val="clear" w:color="auto" w:fill="F2F2F2" w:themeFill="background1" w:themeFillShade="F2"/>
            <w:tcMar>
              <w:top w:w="80" w:type="dxa"/>
              <w:left w:w="120" w:type="dxa"/>
              <w:bottom w:w="80" w:type="dxa"/>
              <w:right w:w="120" w:type="dxa"/>
            </w:tcMar>
          </w:tcPr>
          <w:p w:rsidR="0001008B" w:rsidP="005C53BE" w:rsidRDefault="0001008B" w14:paraId="4C20D6E5" w14:textId="77777777">
            <w:pPr>
              <w:spacing w:after="80"/>
            </w:pPr>
            <w:r>
              <w:rPr>
                <w:sz w:val="19"/>
                <w:szCs w:val="19"/>
              </w:rPr>
              <w:lastRenderedPageBreak/>
              <w:t>Ingest flow with stable IDs: DOC-00214#2.1 highlighted.</w:t>
            </w:r>
          </w:p>
          <w:p w:rsidR="0001008B" w:rsidP="005C53BE" w:rsidRDefault="0001008B" w14:paraId="22E0DD45" w14:textId="77777777">
            <w:pPr>
              <w:spacing w:after="80"/>
            </w:pPr>
            <w:r>
              <w:rPr>
                <w:sz w:val="19"/>
                <w:szCs w:val="19"/>
              </w:rPr>
              <w:t>Version bump animation: parser v2 or chunker v2 or model v2 &gt; reindex job &gt; re-evaluate gate.</w:t>
            </w:r>
          </w:p>
        </w:tc>
      </w:tr>
      <w:tr w:rsidR="0001008B" w:rsidTr="5778B753" w14:paraId="5724C725" w14:textId="77777777">
        <w:tc>
          <w:tcPr>
            <w:tcW w:w="2100" w:type="dxa"/>
            <w:tcMar>
              <w:top w:w="80" w:type="dxa"/>
              <w:left w:w="120" w:type="dxa"/>
              <w:bottom w:w="80" w:type="dxa"/>
              <w:right w:w="120" w:type="dxa"/>
            </w:tcMar>
          </w:tcPr>
          <w:p w:rsidR="0001008B" w:rsidP="005C53BE" w:rsidRDefault="0001008B" w14:paraId="283F7B53" w14:textId="77777777">
            <w:pPr>
              <w:spacing w:after="80"/>
            </w:pPr>
            <w:r>
              <w:rPr>
                <w:b/>
                <w:bCs/>
              </w:rPr>
              <w:t>Golden set &amp; the three metrics</w:t>
            </w:r>
          </w:p>
        </w:tc>
        <w:tc>
          <w:tcPr>
            <w:tcW w:w="7500" w:type="dxa"/>
            <w:tcMar>
              <w:top w:w="80" w:type="dxa"/>
              <w:left w:w="120" w:type="dxa"/>
              <w:bottom w:w="80" w:type="dxa"/>
              <w:right w:w="120" w:type="dxa"/>
            </w:tcMar>
          </w:tcPr>
          <w:p w:rsidR="00331776" w:rsidP="005C53BE" w:rsidRDefault="0001008B" w14:paraId="786D2A4B" w14:textId="77777777">
            <w:pPr>
              <w:spacing w:after="80"/>
            </w:pPr>
            <w:r>
              <w:t>That evaluation set is called a golden set</w:t>
            </w:r>
            <w:r w:rsidR="00331776">
              <w:t xml:space="preserve">. It is </w:t>
            </w:r>
            <w:r>
              <w:t xml:space="preserve">real queries with labeled relevant chunks. Example Corp's ticket history is a gift here. Resolved tickets link customer questions to the docs that answered them, so two hundred labeled queries practically build themselves. </w:t>
            </w:r>
          </w:p>
          <w:p w:rsidR="00331776" w:rsidP="005C53BE" w:rsidRDefault="0001008B" w14:paraId="3585B006" w14:textId="77777777">
            <w:pPr>
              <w:spacing w:after="80"/>
            </w:pPr>
            <w:r>
              <w:t xml:space="preserve">Label at chunk level where you can, because document level labels hide granularity problems. </w:t>
            </w:r>
            <w:r w:rsidR="00331776">
              <w:t>It is extremely important to</w:t>
            </w:r>
            <w:r>
              <w:t xml:space="preserve"> evaluate retrieval on its own, before the LLM touches anything, or you cannot tell whether a failure is</w:t>
            </w:r>
            <w:r w:rsidR="00331776">
              <w:t xml:space="preserve"> in the</w:t>
            </w:r>
            <w:r>
              <w:t xml:space="preserve"> chunking or generation. </w:t>
            </w:r>
          </w:p>
          <w:p w:rsidR="00331776" w:rsidP="005C53BE" w:rsidRDefault="00331776" w14:paraId="01C1147D" w14:textId="28245A57">
            <w:pPr>
              <w:spacing w:after="80"/>
            </w:pPr>
            <w:r>
              <w:t>T</w:t>
            </w:r>
            <w:r w:rsidR="0001008B">
              <w:t>hree metrics</w:t>
            </w:r>
            <w:r>
              <w:t xml:space="preserve"> are critical here. The first is</w:t>
            </w:r>
            <w:r w:rsidR="0001008B">
              <w:t xml:space="preserve"> </w:t>
            </w:r>
            <w:r>
              <w:t>‘</w:t>
            </w:r>
            <w:r w:rsidR="0001008B">
              <w:t>Hit rate at k</w:t>
            </w:r>
            <w:r>
              <w:t>’. This is where we see if</w:t>
            </w:r>
            <w:r w:rsidR="0001008B">
              <w:t xml:space="preserve"> at least one relevant chunk ma</w:t>
            </w:r>
            <w:r>
              <w:t>d</w:t>
            </w:r>
            <w:r w:rsidR="0001008B">
              <w:t>e the top k? Th</w:t>
            </w:r>
            <w:r>
              <w:t>is</w:t>
            </w:r>
            <w:r w:rsidR="0001008B">
              <w:t xml:space="preserve"> is</w:t>
            </w:r>
            <w:r>
              <w:t xml:space="preserve"> the</w:t>
            </w:r>
            <w:r w:rsidR="0001008B">
              <w:t xml:space="preserve"> coverage. If it is low, the answer is not being found at all, so</w:t>
            </w:r>
            <w:r>
              <w:t xml:space="preserve"> possibly a</w:t>
            </w:r>
            <w:r w:rsidR="0001008B">
              <w:t xml:space="preserve"> parsing, chunking, or an embedding mismatch. </w:t>
            </w:r>
          </w:p>
          <w:p w:rsidR="00331776" w:rsidP="005C53BE" w:rsidRDefault="00331776" w14:paraId="6B5B43C4" w14:textId="2D224538">
            <w:pPr>
              <w:spacing w:after="80"/>
            </w:pPr>
            <w:r>
              <w:t>The second is ‘</w:t>
            </w:r>
            <w:r w:rsidR="0001008B">
              <w:t>Precision at k</w:t>
            </w:r>
            <w:r>
              <w:t>’ is about</w:t>
            </w:r>
            <w:r w:rsidR="0001008B">
              <w:t xml:space="preserve"> how many of the top k are actually relevant? That is the purity of the context you pack for the LLM. </w:t>
            </w:r>
          </w:p>
          <w:p w:rsidR="00331776" w:rsidP="005C53BE" w:rsidRDefault="0001008B" w14:paraId="3890BEA0" w14:textId="70EDFA1A">
            <w:pPr>
              <w:spacing w:after="80"/>
            </w:pPr>
            <w:r w:rsidR="5778B753">
              <w:rPr/>
              <w:t>And</w:t>
            </w:r>
            <w:r w:rsidR="5778B753">
              <w:rPr/>
              <w:t xml:space="preserve"> the third is </w:t>
            </w:r>
            <w:ins w:author="meryn" w:date="2026-07-09T18:21:10.229Z" w16du:dateUtc="2026-07-09T18:21:10.229Z" w:id="1738683170">
              <w:r w:rsidR="5778B753">
                <w:t>‘</w:t>
              </w:r>
            </w:ins>
            <w:r w:rsidR="5778B753">
              <w:rPr/>
              <w:t>Mean reciprocal Rank</w:t>
            </w:r>
            <w:ins w:author="meryn" w:date="2026-07-09T18:21:12.96Z" w16du:dateUtc="2026-07-09T18:21:12.96Z" w:id="593380230">
              <w:r w:rsidR="5778B753">
                <w:t>’</w:t>
              </w:r>
            </w:ins>
            <w:r w:rsidR="5778B753">
              <w:rPr/>
              <w:t>,</w:t>
            </w:r>
            <w:r w:rsidR="5778B753">
              <w:rPr/>
              <w:t xml:space="preserve"> or</w:t>
            </w:r>
            <w:r w:rsidR="5778B753">
              <w:rPr/>
              <w:t xml:space="preserve"> MR</w:t>
            </w:r>
            <w:r w:rsidR="5778B753">
              <w:rPr/>
              <w:t>R. This is about</w:t>
            </w:r>
            <w:r w:rsidR="5778B753">
              <w:rPr/>
              <w:t xml:space="preserve"> how high the first relevant chunk appear</w:t>
            </w:r>
            <w:r w:rsidR="5778B753">
              <w:rPr/>
              <w:t>s.</w:t>
            </w:r>
            <w:r w:rsidR="5778B753">
              <w:rPr/>
              <w:t xml:space="preserve"> You can have great hit </w:t>
            </w:r>
            <w:r w:rsidR="5778B753">
              <w:rPr/>
              <w:t>rate</w:t>
            </w:r>
            <w:r w:rsidR="5778B753">
              <w:rPr/>
              <w:t xml:space="preserve"> and poor MRR, which means the right chunk exists</w:t>
            </w:r>
            <w:ins w:author="meryn" w:date="2026-07-09T18:21:30.737Z" w16du:dateUtc="2026-07-09T18:21:30.737Z" w:id="1583359636">
              <w:r w:rsidR="5778B753">
                <w:t>,</w:t>
              </w:r>
            </w:ins>
            <w:r w:rsidR="5778B753">
              <w:rPr/>
              <w:t xml:space="preserve"> but it is buried. </w:t>
            </w:r>
            <w:r w:rsidR="5778B753">
              <w:rPr/>
              <w:t>This could be a problem with</w:t>
            </w:r>
            <w:r w:rsidR="5778B753">
              <w:rPr/>
              <w:t xml:space="preserve"> granularity, fusion, or reranking. </w:t>
            </w:r>
          </w:p>
          <w:p w:rsidR="00331776" w:rsidP="005C53BE" w:rsidRDefault="00331776" w14:paraId="752BFD48" w14:textId="77777777">
            <w:pPr>
              <w:spacing w:after="80"/>
            </w:pPr>
          </w:p>
          <w:p w:rsidR="0001008B" w:rsidP="005C53BE" w:rsidRDefault="0001008B" w14:paraId="266AD8ED" w14:textId="4982A638">
            <w:pPr>
              <w:spacing w:after="80"/>
            </w:pPr>
            <w:r>
              <w:t>When something breaks,</w:t>
            </w:r>
            <w:r w:rsidR="008F6CD5">
              <w:t xml:space="preserve"> troubleshoot by</w:t>
            </w:r>
            <w:r>
              <w:t xml:space="preserve"> chang</w:t>
            </w:r>
            <w:r w:rsidR="008F6CD5">
              <w:t>ing</w:t>
            </w:r>
            <w:r>
              <w:t xml:space="preserve"> one variable at a time and let the metrics point at the broken stage.</w:t>
            </w:r>
          </w:p>
        </w:tc>
        <w:tc>
          <w:tcPr>
            <w:tcW w:w="4800" w:type="dxa"/>
            <w:shd w:val="clear" w:color="auto" w:fill="F2F2F2" w:themeFill="background1" w:themeFillShade="F2"/>
            <w:tcMar>
              <w:top w:w="80" w:type="dxa"/>
              <w:left w:w="120" w:type="dxa"/>
              <w:bottom w:w="80" w:type="dxa"/>
              <w:right w:w="120" w:type="dxa"/>
            </w:tcMar>
          </w:tcPr>
          <w:p w:rsidR="0001008B" w:rsidP="005C53BE" w:rsidRDefault="0001008B" w14:paraId="6C10B14B" w14:textId="77777777">
            <w:pPr>
              <w:spacing w:after="80"/>
            </w:pPr>
            <w:r>
              <w:rPr>
                <w:sz w:val="19"/>
                <w:szCs w:val="19"/>
              </w:rPr>
              <w:t>Golden set mock: query, relevant_chunk_ids; source arrow from a resolved ticket.</w:t>
            </w:r>
          </w:p>
          <w:p w:rsidR="0001008B" w:rsidP="005C53BE" w:rsidRDefault="0001008B" w14:paraId="576E8919" w14:textId="77777777">
            <w:pPr>
              <w:spacing w:after="80"/>
            </w:pPr>
            <w:r>
              <w:rPr>
                <w:sz w:val="19"/>
                <w:szCs w:val="19"/>
              </w:rPr>
              <w:t>Dashed boundary: "Retrieval eval" left, "Generation eval" right.</w:t>
            </w:r>
          </w:p>
          <w:p w:rsidR="0001008B" w:rsidP="005C53BE" w:rsidRDefault="0001008B" w14:paraId="468E71DA" w14:textId="77777777">
            <w:pPr>
              <w:spacing w:after="80"/>
            </w:pPr>
            <w:r>
              <w:rPr>
                <w:sz w:val="19"/>
                <w:szCs w:val="19"/>
              </w:rPr>
              <w:t>Three metric cards: Hit rate@k (coverage) / Precision@k (purity) / MRR (how high).</w:t>
            </w:r>
          </w:p>
          <w:p w:rsidR="0001008B" w:rsidP="5778B753" w:rsidRDefault="0001008B" w14:paraId="61B29601" w14:textId="77777777">
            <w:pPr>
              <w:spacing w:after="80"/>
              <w:rPr>
                <w:sz w:val="19"/>
                <w:szCs w:val="19"/>
              </w:rPr>
            </w:pPr>
            <w:commentRangeStart w:id="215573385"/>
            <w:r w:rsidRPr="5778B753" w:rsidR="5778B753">
              <w:rPr>
                <w:sz w:val="19"/>
                <w:szCs w:val="19"/>
              </w:rPr>
              <w:t>Triage flowchart: low hit rate &gt; parse/chunk/embed; high hit + low MRR &gt; granularity/fusion/rerank; high P@1 + low P@5 &gt; noise.</w:t>
            </w:r>
            <w:commentRangeEnd w:id="215573385"/>
            <w:r>
              <w:rPr>
                <w:rStyle w:val="CommentReference"/>
              </w:rPr>
              <w:commentReference w:id="215573385"/>
            </w:r>
          </w:p>
          <w:p w:rsidR="0001008B" w:rsidP="005C53BE" w:rsidRDefault="0001008B" w14:paraId="1B318E17" w14:textId="28CA6712">
            <w:pPr>
              <w:spacing w:after="80"/>
            </w:pPr>
          </w:p>
        </w:tc>
      </w:tr>
      <w:tr w:rsidR="0001008B" w:rsidTr="5778B753" w14:paraId="7865BC11" w14:textId="77777777">
        <w:tc>
          <w:tcPr>
            <w:tcW w:w="2100" w:type="dxa"/>
            <w:tcMar>
              <w:top w:w="80" w:type="dxa"/>
              <w:left w:w="120" w:type="dxa"/>
              <w:bottom w:w="80" w:type="dxa"/>
              <w:right w:w="120" w:type="dxa"/>
            </w:tcMar>
          </w:tcPr>
          <w:p w:rsidR="0001008B" w:rsidP="005C53BE" w:rsidRDefault="0001008B" w14:paraId="38F8B886" w14:textId="77777777">
            <w:pPr>
              <w:spacing w:after="80"/>
            </w:pPr>
            <w:r>
              <w:rPr>
                <w:b/>
                <w:bCs/>
              </w:rPr>
              <w:t>Conclusion: ingestion checklist</w:t>
            </w:r>
          </w:p>
        </w:tc>
        <w:tc>
          <w:tcPr>
            <w:tcW w:w="7500" w:type="dxa"/>
            <w:tcMar>
              <w:top w:w="80" w:type="dxa"/>
              <w:left w:w="120" w:type="dxa"/>
              <w:bottom w:w="80" w:type="dxa"/>
              <w:right w:w="120" w:type="dxa"/>
            </w:tcMar>
          </w:tcPr>
          <w:p w:rsidR="006A46E7" w:rsidP="005C53BE" w:rsidRDefault="006101E3" w14:paraId="32717834" w14:textId="3F808F83">
            <w:pPr>
              <w:spacing w:after="80"/>
            </w:pPr>
            <w:r>
              <w:t>There are f</w:t>
            </w:r>
            <w:r w:rsidRPr="006A46E7" w:rsidR="006A46E7">
              <w:t>our takeaways</w:t>
            </w:r>
            <w:r w:rsidR="006A46E7">
              <w:t xml:space="preserve"> for you from this section</w:t>
            </w:r>
            <w:r>
              <w:t>:</w:t>
            </w:r>
          </w:p>
          <w:p w:rsidR="006A46E7" w:rsidP="005C53BE" w:rsidRDefault="006A46E7" w14:paraId="6BAC9839" w14:textId="77777777">
            <w:pPr>
              <w:spacing w:after="80"/>
            </w:pPr>
            <w:r w:rsidRPr="006A46E7">
              <w:t xml:space="preserve">First, parse for structure, not just text. </w:t>
            </w:r>
          </w:p>
          <w:p w:rsidR="006A46E7" w:rsidP="005C53BE" w:rsidRDefault="006A46E7" w14:paraId="008E152D" w14:textId="0C532C4F">
            <w:pPr>
              <w:spacing w:after="80"/>
            </w:pPr>
            <w:r w:rsidRPr="006A46E7">
              <w:t xml:space="preserve">Second, match the chunking strategy to each of </w:t>
            </w:r>
            <w:r w:rsidR="006101E3">
              <w:t>your</w:t>
            </w:r>
            <w:r w:rsidRPr="006A46E7">
              <w:t xml:space="preserve"> asset</w:t>
            </w:r>
            <w:r w:rsidR="006101E3">
              <w:t xml:space="preserve"> types</w:t>
            </w:r>
            <w:r w:rsidRPr="006A46E7">
              <w:t xml:space="preserve">. </w:t>
            </w:r>
          </w:p>
          <w:p w:rsidR="006A46E7" w:rsidP="005C53BE" w:rsidRDefault="006A46E7" w14:paraId="528DEBC9" w14:textId="77777777">
            <w:pPr>
              <w:spacing w:after="80"/>
            </w:pPr>
            <w:r w:rsidRPr="006A46E7">
              <w:t xml:space="preserve">Third, version the parser, chunker, and embedding model together, and reindex whenever any of them change. </w:t>
            </w:r>
          </w:p>
          <w:p w:rsidR="006A46E7" w:rsidP="005C53BE" w:rsidRDefault="006A46E7" w14:paraId="332E52D5" w14:textId="77777777">
            <w:pPr>
              <w:spacing w:after="80"/>
            </w:pPr>
            <w:r>
              <w:lastRenderedPageBreak/>
              <w:t xml:space="preserve">And </w:t>
            </w:r>
            <w:r w:rsidRPr="006A46E7">
              <w:t xml:space="preserve">Fourth, measure hit rate, precision, and MRR on a fixed golden set before you touch a single ANN knob. </w:t>
            </w:r>
          </w:p>
          <w:p w:rsidR="006A46E7" w:rsidP="005C53BE" w:rsidRDefault="006A46E7" w14:paraId="3025E184" w14:textId="77777777">
            <w:pPr>
              <w:spacing w:after="80"/>
            </w:pPr>
          </w:p>
          <w:p w:rsidR="006101E3" w:rsidP="005C53BE" w:rsidRDefault="006A46E7" w14:paraId="0BD43C0E" w14:textId="67769D2F">
            <w:pPr>
              <w:spacing w:after="80"/>
            </w:pPr>
            <w:r w:rsidRPr="006A46E7">
              <w:t xml:space="preserve">Put simply: ingestion </w:t>
            </w:r>
            <w:r w:rsidR="006101E3">
              <w:t>sets</w:t>
            </w:r>
            <w:r w:rsidRPr="006A46E7">
              <w:t xml:space="preserve"> retrieval quality</w:t>
            </w:r>
            <w:r w:rsidR="006101E3">
              <w:t xml:space="preserve"> up for success or failure</w:t>
            </w:r>
            <w:r w:rsidRPr="006A46E7">
              <w:t xml:space="preserve">. </w:t>
            </w:r>
          </w:p>
          <w:p w:rsidR="006101E3" w:rsidP="005C53BE" w:rsidRDefault="006101E3" w14:paraId="5BC99C70" w14:textId="77777777">
            <w:pPr>
              <w:spacing w:after="80"/>
            </w:pPr>
          </w:p>
          <w:p w:rsidR="0001008B" w:rsidP="005C53BE" w:rsidRDefault="006101E3" w14:paraId="38CBBD9A" w14:textId="7FA7CE7C">
            <w:pPr>
              <w:spacing w:after="80"/>
            </w:pPr>
            <w:r>
              <w:t>In the n</w:t>
            </w:r>
            <w:r w:rsidRPr="006A46E7" w:rsidR="006A46E7">
              <w:t>ext lesson, we</w:t>
            </w:r>
            <w:r>
              <w:t>’ll</w:t>
            </w:r>
            <w:r w:rsidRPr="006A46E7" w:rsidR="006A46E7">
              <w:t xml:space="preserve"> look at how data arrives, and how it stays fresh.</w:t>
            </w:r>
          </w:p>
        </w:tc>
        <w:tc>
          <w:tcPr>
            <w:tcW w:w="4800" w:type="dxa"/>
            <w:shd w:val="clear" w:color="auto" w:fill="F2F2F2" w:themeFill="background1" w:themeFillShade="F2"/>
            <w:tcMar>
              <w:top w:w="80" w:type="dxa"/>
              <w:left w:w="120" w:type="dxa"/>
              <w:bottom w:w="80" w:type="dxa"/>
              <w:right w:w="120" w:type="dxa"/>
            </w:tcMar>
          </w:tcPr>
          <w:p w:rsidR="0001008B" w:rsidP="005C53BE" w:rsidRDefault="0001008B" w14:paraId="7B359D60" w14:textId="77777777">
            <w:pPr>
              <w:spacing w:after="80"/>
            </w:pPr>
            <w:commentRangeStart w:id="1803500001"/>
            <w:r w:rsidRPr="5778B753" w:rsidR="5778B753">
              <w:rPr>
                <w:sz w:val="19"/>
                <w:szCs w:val="19"/>
              </w:rPr>
              <w:t xml:space="preserve">Four icon checklist: </w:t>
            </w:r>
            <w:commentRangeEnd w:id="1803500001"/>
            <w:r>
              <w:rPr>
                <w:rStyle w:val="CommentReference"/>
              </w:rPr>
              <w:commentReference w:id="1803500001"/>
            </w:r>
            <w:r w:rsidRPr="5778B753" w:rsidR="5778B753">
              <w:rPr>
                <w:sz w:val="19"/>
                <w:szCs w:val="19"/>
              </w:rPr>
              <w:t>structure aware parse / strategy per asset / versioned reindex / golden set metrics.</w:t>
            </w:r>
          </w:p>
          <w:p w:rsidR="5778B753" w:rsidP="5778B753" w:rsidRDefault="5778B753" w14:paraId="60159B60" w14:textId="127699C9">
            <w:pPr>
              <w:spacing w:after="80"/>
              <w:rPr>
                <w:ins w:author="meryn" w:date="2026-07-09T18:30:29.742Z" w16du:dateUtc="2026-07-09T18:30:29.742Z" w:id="487131380"/>
                <w:sz w:val="19"/>
                <w:szCs w:val="19"/>
              </w:rPr>
            </w:pPr>
          </w:p>
          <w:p w:rsidR="5778B753" w:rsidP="5778B753" w:rsidRDefault="5778B753" w14:paraId="2E33AA66" w14:textId="76422953">
            <w:pPr>
              <w:spacing w:after="80"/>
              <w:rPr>
                <w:ins w:author="meryn" w:date="2026-07-09T18:30:30.143Z" w16du:dateUtc="2026-07-09T18:30:30.143Z" w:id="947599815"/>
                <w:sz w:val="19"/>
                <w:szCs w:val="19"/>
              </w:rPr>
            </w:pPr>
          </w:p>
          <w:p w:rsidR="5778B753" w:rsidP="5778B753" w:rsidRDefault="5778B753" w14:paraId="71B08EE2" w14:textId="292372E5">
            <w:pPr>
              <w:spacing w:after="80"/>
              <w:rPr>
                <w:ins w:author="meryn" w:date="2026-07-09T18:30:30.327Z" w16du:dateUtc="2026-07-09T18:30:30.327Z" w:id="1064145623"/>
                <w:sz w:val="19"/>
                <w:szCs w:val="19"/>
              </w:rPr>
            </w:pPr>
          </w:p>
          <w:p w:rsidR="5778B753" w:rsidP="5778B753" w:rsidRDefault="5778B753" w14:paraId="0D74C8DC" w14:textId="2D1368D4">
            <w:pPr>
              <w:spacing w:after="80"/>
              <w:rPr>
                <w:ins w:author="meryn" w:date="2026-07-09T18:30:30.485Z" w16du:dateUtc="2026-07-09T18:30:30.485Z" w:id="846196394"/>
                <w:sz w:val="19"/>
                <w:szCs w:val="19"/>
              </w:rPr>
            </w:pPr>
          </w:p>
          <w:p w:rsidR="5778B753" w:rsidP="5778B753" w:rsidRDefault="5778B753" w14:paraId="25901DB8" w14:textId="2B0EEC56">
            <w:pPr>
              <w:spacing w:after="80"/>
              <w:rPr>
                <w:ins w:author="meryn" w:date="2026-07-09T18:30:30.771Z" w16du:dateUtc="2026-07-09T18:30:30.771Z" w:id="1868178272"/>
                <w:sz w:val="19"/>
                <w:szCs w:val="19"/>
              </w:rPr>
            </w:pPr>
          </w:p>
          <w:p w:rsidR="5778B753" w:rsidP="5778B753" w:rsidRDefault="5778B753" w14:paraId="3C292B52" w14:textId="7ABE45C1">
            <w:pPr>
              <w:spacing w:after="80"/>
              <w:rPr>
                <w:ins w:author="meryn" w:date="2026-07-09T18:30:31.449Z" w16du:dateUtc="2026-07-09T18:30:31.449Z" w:id="2048715271"/>
                <w:sz w:val="19"/>
                <w:szCs w:val="19"/>
              </w:rPr>
            </w:pPr>
          </w:p>
          <w:p w:rsidR="0001008B" w:rsidP="005C53BE" w:rsidRDefault="0001008B" w14:paraId="52E3634F" w14:textId="468C981B">
            <w:pPr>
              <w:spacing w:after="80"/>
            </w:pPr>
            <w:ins w:author="meryn" w:date="2026-07-09T18:30:37.258Z" w16du:dateUtc="2026-07-09T18:30:37.258Z" w:id="1434250570">
              <w:r w:rsidRPr="5778B753" w:rsidR="5778B753">
                <w:rPr>
                  <w:sz w:val="19"/>
                  <w:szCs w:val="19"/>
                </w:rPr>
                <w:t>Text callout:</w:t>
              </w:r>
            </w:ins>
            <w:del w:author="meryn" w:date="2026-07-09T18:30:40.127Z" w16du:dateUtc="2026-07-09T18:30:40.127Z" w:id="1557531147">
              <w:r w:rsidRPr="5778B753" w:rsidDel="5778B753">
                <w:rPr>
                  <w:sz w:val="19"/>
                  <w:szCs w:val="19"/>
                </w:rPr>
                <w:delText>Closing line:</w:delText>
              </w:r>
            </w:del>
            <w:r w:rsidRPr="5778B753" w:rsidR="5778B753">
              <w:rPr>
                <w:sz w:val="19"/>
                <w:szCs w:val="19"/>
              </w:rPr>
              <w:t xml:space="preserve"> "Ingestion is </w:t>
            </w:r>
            <w:r w:rsidRPr="5778B753" w:rsidR="5778B753">
              <w:rPr>
                <w:sz w:val="19"/>
                <w:szCs w:val="19"/>
              </w:rPr>
              <w:t>retrieval</w:t>
            </w:r>
            <w:r w:rsidRPr="5778B753" w:rsidR="5778B753">
              <w:rPr>
                <w:sz w:val="19"/>
                <w:szCs w:val="19"/>
              </w:rPr>
              <w:t xml:space="preserve"> quality."</w:t>
            </w:r>
          </w:p>
        </w:tc>
      </w:tr>
    </w:tbl>
    <w:p w:rsidR="0001008B" w:rsidP="0001008B" w:rsidRDefault="0001008B" w14:paraId="71ECC75E" w14:textId="77777777">
      <w:pPr>
        <w:spacing w:after="160"/>
      </w:pPr>
    </w:p>
    <w:p w:rsidR="0001008B" w:rsidP="0001008B" w:rsidRDefault="0001008B" w14:paraId="23A95045" w14:textId="77777777">
      <w:pPr>
        <w:pStyle w:val="Heading2"/>
        <w:spacing w:before="200" w:after="100"/>
      </w:pPr>
      <w:r>
        <w:rPr>
          <w:b/>
          <w:bCs/>
          <w:sz w:val="25"/>
          <w:szCs w:val="25"/>
        </w:rPr>
        <w:t>1.4 Connectors, Ingest Patterns &amp; Updates</w:t>
      </w:r>
    </w:p>
    <w:tbl>
      <w:tblPr>
        <w:tblW w:w="144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800"/>
        <w:gridCol w:w="4800"/>
        <w:gridCol w:w="4800"/>
      </w:tblGrid>
      <w:tr w:rsidR="0001008B" w:rsidTr="005C53BE" w14:paraId="48147F3F" w14:textId="77777777">
        <w:tc>
          <w:tcPr>
            <w:tcW w:w="4800" w:type="dxa"/>
            <w:shd w:val="clear" w:color="auto" w:fill="1F3864"/>
            <w:tcMar>
              <w:top w:w="80" w:type="dxa"/>
              <w:left w:w="120" w:type="dxa"/>
              <w:bottom w:w="80" w:type="dxa"/>
              <w:right w:w="120" w:type="dxa"/>
            </w:tcMar>
          </w:tcPr>
          <w:p w:rsidR="0001008B" w:rsidP="005C53BE" w:rsidRDefault="0001008B" w14:paraId="317928EE" w14:textId="77777777">
            <w:r>
              <w:rPr>
                <w:b/>
                <w:bCs/>
                <w:color w:val="FFFFFF"/>
              </w:rPr>
              <w:t>Reviewer</w:t>
            </w:r>
          </w:p>
        </w:tc>
        <w:tc>
          <w:tcPr>
            <w:tcW w:w="4800" w:type="dxa"/>
            <w:shd w:val="clear" w:color="auto" w:fill="1F3864"/>
            <w:tcMar>
              <w:top w:w="80" w:type="dxa"/>
              <w:left w:w="120" w:type="dxa"/>
              <w:bottom w:w="80" w:type="dxa"/>
              <w:right w:w="120" w:type="dxa"/>
            </w:tcMar>
          </w:tcPr>
          <w:p w:rsidR="0001008B" w:rsidP="005C53BE" w:rsidRDefault="0001008B" w14:paraId="1023FF57" w14:textId="77777777">
            <w:r>
              <w:rPr>
                <w:b/>
                <w:bCs/>
                <w:color w:val="FFFFFF"/>
              </w:rPr>
              <w:t>Date submitted</w:t>
            </w:r>
          </w:p>
        </w:tc>
        <w:tc>
          <w:tcPr>
            <w:tcW w:w="4800" w:type="dxa"/>
            <w:shd w:val="clear" w:color="auto" w:fill="1F3864"/>
            <w:tcMar>
              <w:top w:w="80" w:type="dxa"/>
              <w:left w:w="120" w:type="dxa"/>
              <w:bottom w:w="80" w:type="dxa"/>
              <w:right w:w="120" w:type="dxa"/>
            </w:tcMar>
          </w:tcPr>
          <w:p w:rsidR="0001008B" w:rsidP="005C53BE" w:rsidRDefault="0001008B" w14:paraId="50076E04" w14:textId="77777777">
            <w:r>
              <w:rPr>
                <w:b/>
                <w:bCs/>
                <w:color w:val="FFFFFF"/>
              </w:rPr>
              <w:t>Status</w:t>
            </w:r>
          </w:p>
        </w:tc>
      </w:tr>
      <w:tr w:rsidR="0001008B" w:rsidTr="005C53BE" w14:paraId="1C51F10C" w14:textId="77777777">
        <w:tc>
          <w:tcPr>
            <w:tcW w:w="4800" w:type="dxa"/>
            <w:tcMar>
              <w:top w:w="80" w:type="dxa"/>
              <w:left w:w="120" w:type="dxa"/>
              <w:bottom w:w="80" w:type="dxa"/>
              <w:right w:w="120" w:type="dxa"/>
            </w:tcMar>
          </w:tcPr>
          <w:p w:rsidR="0001008B" w:rsidP="005C53BE" w:rsidRDefault="0001008B" w14:paraId="55626E06" w14:textId="77777777">
            <w:pPr>
              <w:spacing w:after="80"/>
            </w:pPr>
            <w:r>
              <w:t>Brian</w:t>
            </w:r>
          </w:p>
        </w:tc>
        <w:tc>
          <w:tcPr>
            <w:tcW w:w="4800" w:type="dxa"/>
            <w:tcMar>
              <w:top w:w="80" w:type="dxa"/>
              <w:left w:w="120" w:type="dxa"/>
              <w:bottom w:w="80" w:type="dxa"/>
              <w:right w:w="120" w:type="dxa"/>
            </w:tcMar>
          </w:tcPr>
          <w:p w:rsidR="0001008B" w:rsidP="005C53BE" w:rsidRDefault="0001008B" w14:paraId="3C23C9BA" w14:textId="77777777">
            <w:pPr>
              <w:spacing w:after="80"/>
            </w:pPr>
          </w:p>
        </w:tc>
        <w:tc>
          <w:tcPr>
            <w:tcW w:w="4800" w:type="dxa"/>
            <w:tcMar>
              <w:top w:w="80" w:type="dxa"/>
              <w:left w:w="120" w:type="dxa"/>
              <w:bottom w:w="80" w:type="dxa"/>
              <w:right w:w="120" w:type="dxa"/>
            </w:tcMar>
          </w:tcPr>
          <w:p w:rsidR="0001008B" w:rsidP="005C53BE" w:rsidRDefault="0001008B" w14:paraId="43FEAD7A" w14:textId="77777777">
            <w:pPr>
              <w:spacing w:after="80"/>
            </w:pPr>
          </w:p>
        </w:tc>
      </w:tr>
      <w:tr w:rsidR="0001008B" w:rsidTr="005C53BE" w14:paraId="0E1E475C" w14:textId="77777777">
        <w:tc>
          <w:tcPr>
            <w:tcW w:w="4800" w:type="dxa"/>
            <w:tcMar>
              <w:top w:w="80" w:type="dxa"/>
              <w:left w:w="120" w:type="dxa"/>
              <w:bottom w:w="80" w:type="dxa"/>
              <w:right w:w="120" w:type="dxa"/>
            </w:tcMar>
          </w:tcPr>
          <w:p w:rsidR="0001008B" w:rsidP="005C53BE" w:rsidRDefault="0001008B" w14:paraId="0E991707" w14:textId="77777777">
            <w:pPr>
              <w:spacing w:after="80"/>
            </w:pPr>
            <w:r>
              <w:t>Technical Reviewer (Carlos)</w:t>
            </w:r>
          </w:p>
        </w:tc>
        <w:tc>
          <w:tcPr>
            <w:tcW w:w="4800" w:type="dxa"/>
            <w:tcMar>
              <w:top w:w="80" w:type="dxa"/>
              <w:left w:w="120" w:type="dxa"/>
              <w:bottom w:w="80" w:type="dxa"/>
              <w:right w:w="120" w:type="dxa"/>
            </w:tcMar>
          </w:tcPr>
          <w:p w:rsidR="0001008B" w:rsidP="005C53BE" w:rsidRDefault="0001008B" w14:paraId="22152DD4" w14:textId="77777777">
            <w:pPr>
              <w:spacing w:after="80"/>
            </w:pPr>
          </w:p>
        </w:tc>
        <w:tc>
          <w:tcPr>
            <w:tcW w:w="4800" w:type="dxa"/>
            <w:tcMar>
              <w:top w:w="80" w:type="dxa"/>
              <w:left w:w="120" w:type="dxa"/>
              <w:bottom w:w="80" w:type="dxa"/>
              <w:right w:w="120" w:type="dxa"/>
            </w:tcMar>
          </w:tcPr>
          <w:p w:rsidR="0001008B" w:rsidP="005C53BE" w:rsidRDefault="0001008B" w14:paraId="218BE008" w14:textId="77777777">
            <w:pPr>
              <w:spacing w:after="80"/>
            </w:pPr>
          </w:p>
        </w:tc>
      </w:tr>
      <w:tr w:rsidR="0001008B" w:rsidTr="005C53BE" w14:paraId="58C82280" w14:textId="77777777">
        <w:tc>
          <w:tcPr>
            <w:tcW w:w="4800" w:type="dxa"/>
            <w:tcMar>
              <w:top w:w="80" w:type="dxa"/>
              <w:left w:w="120" w:type="dxa"/>
              <w:bottom w:w="80" w:type="dxa"/>
              <w:right w:w="120" w:type="dxa"/>
            </w:tcMar>
          </w:tcPr>
          <w:p w:rsidR="0001008B" w:rsidP="005C53BE" w:rsidRDefault="0001008B" w14:paraId="3AA44D98" w14:textId="77777777">
            <w:pPr>
              <w:spacing w:after="80"/>
            </w:pPr>
            <w:r>
              <w:t>Alex B</w:t>
            </w:r>
          </w:p>
        </w:tc>
        <w:tc>
          <w:tcPr>
            <w:tcW w:w="4800" w:type="dxa"/>
            <w:tcMar>
              <w:top w:w="80" w:type="dxa"/>
              <w:left w:w="120" w:type="dxa"/>
              <w:bottom w:w="80" w:type="dxa"/>
              <w:right w:w="120" w:type="dxa"/>
            </w:tcMar>
          </w:tcPr>
          <w:p w:rsidR="0001008B" w:rsidP="005C53BE" w:rsidRDefault="0001008B" w14:paraId="4C418A66" w14:textId="77777777">
            <w:pPr>
              <w:spacing w:after="80"/>
            </w:pPr>
          </w:p>
        </w:tc>
        <w:tc>
          <w:tcPr>
            <w:tcW w:w="4800" w:type="dxa"/>
            <w:tcMar>
              <w:top w:w="80" w:type="dxa"/>
              <w:left w:w="120" w:type="dxa"/>
              <w:bottom w:w="80" w:type="dxa"/>
              <w:right w:w="120" w:type="dxa"/>
            </w:tcMar>
          </w:tcPr>
          <w:p w:rsidR="0001008B" w:rsidP="005C53BE" w:rsidRDefault="0001008B" w14:paraId="09673E27" w14:textId="77777777">
            <w:pPr>
              <w:spacing w:after="80"/>
            </w:pPr>
          </w:p>
        </w:tc>
      </w:tr>
      <w:tr w:rsidR="0001008B" w:rsidTr="005C53BE" w14:paraId="6D41636D" w14:textId="77777777">
        <w:tc>
          <w:tcPr>
            <w:tcW w:w="4800" w:type="dxa"/>
            <w:tcMar>
              <w:top w:w="80" w:type="dxa"/>
              <w:left w:w="120" w:type="dxa"/>
              <w:bottom w:w="80" w:type="dxa"/>
              <w:right w:w="120" w:type="dxa"/>
            </w:tcMar>
          </w:tcPr>
          <w:p w:rsidR="0001008B" w:rsidP="005C53BE" w:rsidRDefault="0001008B" w14:paraId="10E07B85" w14:textId="77777777">
            <w:pPr>
              <w:spacing w:after="80"/>
            </w:pPr>
            <w:r>
              <w:t>Michelle</w:t>
            </w:r>
          </w:p>
        </w:tc>
        <w:tc>
          <w:tcPr>
            <w:tcW w:w="4800" w:type="dxa"/>
            <w:tcMar>
              <w:top w:w="80" w:type="dxa"/>
              <w:left w:w="120" w:type="dxa"/>
              <w:bottom w:w="80" w:type="dxa"/>
              <w:right w:w="120" w:type="dxa"/>
            </w:tcMar>
          </w:tcPr>
          <w:p w:rsidR="0001008B" w:rsidP="005C53BE" w:rsidRDefault="0001008B" w14:paraId="0EEF49D4" w14:textId="77777777">
            <w:pPr>
              <w:spacing w:after="80"/>
            </w:pPr>
          </w:p>
        </w:tc>
        <w:tc>
          <w:tcPr>
            <w:tcW w:w="4800" w:type="dxa"/>
            <w:tcMar>
              <w:top w:w="80" w:type="dxa"/>
              <w:left w:w="120" w:type="dxa"/>
              <w:bottom w:w="80" w:type="dxa"/>
              <w:right w:w="120" w:type="dxa"/>
            </w:tcMar>
          </w:tcPr>
          <w:p w:rsidR="0001008B" w:rsidP="005C53BE" w:rsidRDefault="0001008B" w14:paraId="0CEFF973" w14:textId="77777777">
            <w:pPr>
              <w:spacing w:after="80"/>
            </w:pPr>
          </w:p>
        </w:tc>
      </w:tr>
    </w:tbl>
    <w:p w:rsidR="0001008B" w:rsidP="0001008B" w:rsidRDefault="0001008B" w14:paraId="009044B6" w14:textId="77777777">
      <w:pPr>
        <w:spacing w:after="120"/>
      </w:pPr>
    </w:p>
    <w:tbl>
      <w:tblPr>
        <w:tblW w:w="144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00"/>
        <w:gridCol w:w="7500"/>
        <w:gridCol w:w="4800"/>
      </w:tblGrid>
      <w:tr w:rsidR="0001008B" w:rsidTr="5778B753" w14:paraId="1652BDA1" w14:textId="77777777">
        <w:trPr>
          <w:tblHeader/>
        </w:trPr>
        <w:tc>
          <w:tcPr>
            <w:tcW w:w="2100" w:type="dxa"/>
            <w:shd w:val="clear" w:color="auto" w:fill="1F3864"/>
            <w:tcMar>
              <w:top w:w="80" w:type="dxa"/>
              <w:left w:w="120" w:type="dxa"/>
              <w:bottom w:w="80" w:type="dxa"/>
              <w:right w:w="120" w:type="dxa"/>
            </w:tcMar>
          </w:tcPr>
          <w:p w:rsidR="0001008B" w:rsidP="005C53BE" w:rsidRDefault="0001008B" w14:paraId="39A8B430" w14:textId="77777777">
            <w:r>
              <w:rPr>
                <w:b/>
                <w:bCs/>
                <w:color w:val="FFFFFF"/>
              </w:rPr>
              <w:t>Title</w:t>
            </w:r>
          </w:p>
        </w:tc>
        <w:tc>
          <w:tcPr>
            <w:tcW w:w="7500" w:type="dxa"/>
            <w:shd w:val="clear" w:color="auto" w:fill="1F3864"/>
            <w:tcMar>
              <w:top w:w="80" w:type="dxa"/>
              <w:left w:w="120" w:type="dxa"/>
              <w:bottom w:w="80" w:type="dxa"/>
              <w:right w:w="120" w:type="dxa"/>
            </w:tcMar>
          </w:tcPr>
          <w:p w:rsidR="0001008B" w:rsidP="005C53BE" w:rsidRDefault="0001008B" w14:paraId="18156684" w14:textId="77777777">
            <w:r>
              <w:rPr>
                <w:b/>
                <w:bCs/>
                <w:color w:val="FFFFFF"/>
              </w:rPr>
              <w:t>Voice Over</w:t>
            </w:r>
          </w:p>
        </w:tc>
        <w:tc>
          <w:tcPr>
            <w:tcW w:w="4800" w:type="dxa"/>
            <w:shd w:val="clear" w:color="auto" w:fill="1F3864"/>
            <w:tcMar>
              <w:top w:w="80" w:type="dxa"/>
              <w:left w:w="120" w:type="dxa"/>
              <w:bottom w:w="80" w:type="dxa"/>
              <w:right w:w="120" w:type="dxa"/>
            </w:tcMar>
          </w:tcPr>
          <w:p w:rsidR="0001008B" w:rsidP="005C53BE" w:rsidRDefault="0001008B" w14:paraId="080A8310" w14:textId="77777777">
            <w:r>
              <w:rPr>
                <w:b/>
                <w:bCs/>
                <w:color w:val="FFFFFF"/>
              </w:rPr>
              <w:t>Visuals</w:t>
            </w:r>
          </w:p>
        </w:tc>
      </w:tr>
      <w:tr w:rsidR="0001008B" w:rsidTr="5778B753" w14:paraId="2F4E4B2B" w14:textId="77777777">
        <w:tc>
          <w:tcPr>
            <w:tcW w:w="2100" w:type="dxa"/>
            <w:tcMar>
              <w:top w:w="80" w:type="dxa"/>
              <w:left w:w="120" w:type="dxa"/>
              <w:bottom w:w="80" w:type="dxa"/>
              <w:right w:w="120" w:type="dxa"/>
            </w:tcMar>
          </w:tcPr>
          <w:p w:rsidR="0001008B" w:rsidP="005C53BE" w:rsidRDefault="0001008B" w14:paraId="7F418188" w14:textId="77777777">
            <w:pPr>
              <w:spacing w:after="80"/>
            </w:pPr>
            <w:r>
              <w:rPr>
                <w:b/>
                <w:bCs/>
              </w:rPr>
              <w:t>1.4: Connectors, Ingest Patterns &amp; Updates</w:t>
            </w:r>
          </w:p>
        </w:tc>
        <w:tc>
          <w:tcPr>
            <w:tcW w:w="7500" w:type="dxa"/>
            <w:tcMar>
              <w:top w:w="80" w:type="dxa"/>
              <w:left w:w="120" w:type="dxa"/>
              <w:bottom w:w="80" w:type="dxa"/>
              <w:right w:w="120" w:type="dxa"/>
            </w:tcMar>
          </w:tcPr>
          <w:p w:rsidR="0001008B" w:rsidP="005C53BE" w:rsidRDefault="0001008B" w14:paraId="0F133984" w14:textId="000C05DA">
            <w:pPr>
              <w:spacing w:after="80"/>
            </w:pPr>
            <w:r>
              <w:t>The support tool now knows how to retrieve and what to index. This lesson covers how data gets into the cluster and stays current, because at Example Corp, docs publish weekly, tickets close every day, and the known issues database changes without warning. Ingest is not a step. It</w:t>
            </w:r>
            <w:r w:rsidR="00B43565">
              <w:t>’s</w:t>
            </w:r>
            <w:r>
              <w:t xml:space="preserve"> a system.</w:t>
            </w:r>
          </w:p>
        </w:tc>
        <w:tc>
          <w:tcPr>
            <w:tcW w:w="4800" w:type="dxa"/>
            <w:shd w:val="clear" w:color="auto" w:fill="F2F2F2" w:themeFill="background1" w:themeFillShade="F2"/>
            <w:tcMar>
              <w:top w:w="80" w:type="dxa"/>
              <w:left w:w="120" w:type="dxa"/>
              <w:bottom w:w="80" w:type="dxa"/>
              <w:right w:w="120" w:type="dxa"/>
            </w:tcMar>
          </w:tcPr>
          <w:p w:rsidR="0001008B" w:rsidP="005C53BE" w:rsidRDefault="0001008B" w14:paraId="6F924136" w14:textId="77777777">
            <w:pPr>
              <w:spacing w:after="80"/>
            </w:pPr>
            <w:r>
              <w:rPr>
                <w:sz w:val="19"/>
                <w:szCs w:val="19"/>
              </w:rPr>
              <w:t>Title: "1.4: Connectors, Ingest Patterns &amp; Updates."</w:t>
            </w:r>
          </w:p>
          <w:p w:rsidR="0001008B" w:rsidP="005C53BE" w:rsidRDefault="0001008B" w14:paraId="58DCA0AA" w14:textId="77777777">
            <w:pPr>
              <w:spacing w:after="80"/>
            </w:pPr>
            <w:r>
              <w:rPr>
                <w:sz w:val="19"/>
                <w:szCs w:val="19"/>
              </w:rPr>
              <w:t>Loop: Source &gt; Ingest &gt; Parse/Chunk &gt; Embed &gt; Bulk index &gt; Monitor &gt; Updates &gt; back to Source.</w:t>
            </w:r>
          </w:p>
          <w:p w:rsidR="0001008B" w:rsidP="005C53BE" w:rsidRDefault="0001008B" w14:paraId="230C70C0" w14:textId="77777777">
            <w:pPr>
              <w:spacing w:after="80"/>
            </w:pPr>
            <w:r>
              <w:rPr>
                <w:sz w:val="19"/>
                <w:szCs w:val="19"/>
              </w:rPr>
              <w:t>Three tempo badges: docs weekly, tickets hundreds/day, known issues anytime.</w:t>
            </w:r>
          </w:p>
        </w:tc>
      </w:tr>
      <w:tr w:rsidR="0001008B" w:rsidTr="5778B753" w14:paraId="13CF7355" w14:textId="77777777">
        <w:tc>
          <w:tcPr>
            <w:tcW w:w="2100" w:type="dxa"/>
            <w:tcMar>
              <w:top w:w="80" w:type="dxa"/>
              <w:left w:w="120" w:type="dxa"/>
              <w:bottom w:w="80" w:type="dxa"/>
              <w:right w:w="120" w:type="dxa"/>
            </w:tcMar>
          </w:tcPr>
          <w:p w:rsidR="0001008B" w:rsidP="005C53BE" w:rsidRDefault="0001008B" w14:paraId="69A68D28" w14:textId="77777777">
            <w:pPr>
              <w:spacing w:after="80"/>
            </w:pPr>
            <w:r>
              <w:rPr>
                <w:b/>
                <w:bCs/>
              </w:rPr>
              <w:t>ML Commons connectors &amp; auth</w:t>
            </w:r>
          </w:p>
        </w:tc>
        <w:tc>
          <w:tcPr>
            <w:tcW w:w="7500" w:type="dxa"/>
            <w:tcMar>
              <w:top w:w="80" w:type="dxa"/>
              <w:left w:w="120" w:type="dxa"/>
              <w:bottom w:w="80" w:type="dxa"/>
              <w:right w:w="120" w:type="dxa"/>
            </w:tcMar>
          </w:tcPr>
          <w:p w:rsidR="00072C42" w:rsidP="00072C42" w:rsidRDefault="00072C42" w14:paraId="0646CBC0" w14:textId="49522A80">
            <w:pPr>
              <w:spacing w:after="80"/>
            </w:pPr>
            <w:r w:rsidR="5778B753">
              <w:rPr/>
              <w:t>The support tool embeds through an external endpoint, and ML Commons connectors are how OpenSearch calls it without scattering credentials across your applications. The credential</w:t>
            </w:r>
            <w:r w:rsidR="5778B753">
              <w:rPr/>
              <w:t>s</w:t>
            </w:r>
            <w:r w:rsidR="5778B753">
              <w:rPr/>
              <w:t xml:space="preserve"> live encrypted in the connector, matched to whatever </w:t>
            </w:r>
            <w:r w:rsidR="5778B753">
              <w:rPr/>
              <w:t xml:space="preserve">the endpoint needs: an API key for a </w:t>
            </w:r>
            <w:commentRangeStart w:id="2078394665"/>
            <w:r w:rsidR="5778B753">
              <w:rPr/>
              <w:t>SaaS</w:t>
            </w:r>
            <w:commentRangeEnd w:id="2078394665"/>
            <w:r>
              <w:rPr>
                <w:rStyle w:val="CommentReference"/>
              </w:rPr>
              <w:commentReference w:id="2078394665"/>
            </w:r>
            <w:r w:rsidR="5778B753">
              <w:rPr/>
              <w:t xml:space="preserve"> embedding provider, </w:t>
            </w:r>
            <w:commentRangeStart w:id="1737760733"/>
            <w:r w:rsidR="5778B753">
              <w:rPr/>
              <w:t>IAM</w:t>
            </w:r>
            <w:commentRangeEnd w:id="1737760733"/>
            <w:r>
              <w:rPr>
                <w:rStyle w:val="CommentReference"/>
              </w:rPr>
              <w:commentReference w:id="1737760733"/>
            </w:r>
            <w:r w:rsidR="5778B753">
              <w:rPr/>
              <w:t xml:space="preserve"> for AWS services like Bedrock,</w:t>
            </w:r>
            <w:r w:rsidR="5778B753">
              <w:rPr/>
              <w:t xml:space="preserve"> or</w:t>
            </w:r>
            <w:r w:rsidR="5778B753">
              <w:rPr/>
              <w:t xml:space="preserve"> </w:t>
            </w:r>
            <w:commentRangeStart w:id="1170670887"/>
            <w:r w:rsidR="5778B753">
              <w:rPr/>
              <w:t xml:space="preserve">OAuth </w:t>
            </w:r>
            <w:commentRangeEnd w:id="1170670887"/>
            <w:r>
              <w:rPr>
                <w:rStyle w:val="CommentReference"/>
              </w:rPr>
              <w:commentReference w:id="1170670887"/>
            </w:r>
            <w:r w:rsidR="5778B753">
              <w:rPr/>
              <w:t>where a gateway issues short-lived tokens.</w:t>
            </w:r>
          </w:p>
          <w:p w:rsidR="00072C42" w:rsidP="00072C42" w:rsidRDefault="00072C42" w14:paraId="650327D1" w14:textId="77777777">
            <w:pPr>
              <w:spacing w:after="80"/>
            </w:pPr>
          </w:p>
          <w:p w:rsidR="00072C42" w:rsidP="00072C42" w:rsidRDefault="00072C42" w14:paraId="612C7C12" w14:textId="77777777">
            <w:pPr>
              <w:spacing w:after="80"/>
            </w:pPr>
            <w:r>
              <w:t>That single-endpoint design actually buys you your first safety habit for free: since each connector reaches exactly one host and one model, it can't accidentally reach anywhere else</w:t>
            </w:r>
            <w:r>
              <w:t>.</w:t>
            </w:r>
            <w:r>
              <w:t xml:space="preserve"> </w:t>
            </w:r>
            <w:r>
              <w:t>M</w:t>
            </w:r>
            <w:r>
              <w:t xml:space="preserve">ake sure the credential behind it is scoped just as narrowly. </w:t>
            </w:r>
          </w:p>
          <w:p w:rsidR="00072C42" w:rsidP="00072C42" w:rsidRDefault="00072C42" w14:paraId="2828FF2C" w14:textId="77777777">
            <w:pPr>
              <w:spacing w:after="80"/>
            </w:pPr>
            <w:r>
              <w:t xml:space="preserve">It’s best practice to </w:t>
            </w:r>
            <w:r>
              <w:t>Use separate connectors and credentials for dev, stage, and prod</w:t>
            </w:r>
            <w:r>
              <w:t xml:space="preserve"> environments</w:t>
            </w:r>
            <w:r>
              <w:t>, instead of reusing the same ones everywhere.</w:t>
            </w:r>
          </w:p>
          <w:p w:rsidR="0001008B" w:rsidP="00072C42" w:rsidRDefault="00072C42" w14:paraId="35821DE2" w14:textId="1AB72544">
            <w:pPr>
              <w:spacing w:after="80"/>
            </w:pPr>
            <w:r>
              <w:t>It’s also important to</w:t>
            </w:r>
            <w:r>
              <w:t xml:space="preserve"> treat failures as loud, not silent</w:t>
            </w:r>
            <w:r>
              <w:t>.</w:t>
            </w:r>
            <w:r>
              <w:t xml:space="preserve"> </w:t>
            </w:r>
            <w:r>
              <w:t>I</w:t>
            </w:r>
            <w:r>
              <w:t>f the endpoint returns a 401 or 403, fail the batch</w:t>
            </w:r>
            <w:r>
              <w:t xml:space="preserve">. </w:t>
            </w:r>
            <w:r>
              <w:t xml:space="preserve"> </w:t>
            </w:r>
            <w:r>
              <w:t>D</w:t>
            </w:r>
            <w:r>
              <w:t>on't let a document get indexed without its embedding, because that kind of gap stays invisible until retrieval quality collapses and nobody knows why.</w:t>
            </w:r>
          </w:p>
        </w:tc>
        <w:tc>
          <w:tcPr>
            <w:tcW w:w="4800" w:type="dxa"/>
            <w:shd w:val="clear" w:color="auto" w:fill="F2F2F2" w:themeFill="background1" w:themeFillShade="F2"/>
            <w:tcMar>
              <w:top w:w="80" w:type="dxa"/>
              <w:left w:w="120" w:type="dxa"/>
              <w:bottom w:w="80" w:type="dxa"/>
              <w:right w:w="120" w:type="dxa"/>
            </w:tcMar>
          </w:tcPr>
          <w:p w:rsidR="0001008B" w:rsidP="005C53BE" w:rsidRDefault="0001008B" w14:paraId="5BC14596" w14:textId="77777777">
            <w:pPr>
              <w:spacing w:after="80"/>
            </w:pPr>
            <w:r>
              <w:rPr>
                <w:sz w:val="19"/>
                <w:szCs w:val="19"/>
              </w:rPr>
              <w:lastRenderedPageBreak/>
              <w:t>Connector diagram: OpenSearch &gt; Connector (encrypted credential) &gt; embedding endpoint.</w:t>
            </w:r>
          </w:p>
          <w:p w:rsidR="0001008B" w:rsidP="005C53BE" w:rsidRDefault="0001008B" w14:paraId="20976735" w14:textId="77777777">
            <w:pPr>
              <w:spacing w:after="80"/>
            </w:pPr>
            <w:r>
              <w:rPr>
                <w:sz w:val="19"/>
                <w:szCs w:val="19"/>
              </w:rPr>
              <w:lastRenderedPageBreak/>
              <w:t>Three habit cards: least privilege / per-environment credentials / fail loudly on 401 or 403.</w:t>
            </w:r>
          </w:p>
          <w:p w:rsidR="0001008B" w:rsidP="005C53BE" w:rsidRDefault="0001008B" w14:paraId="6B5F1C51" w14:textId="77777777">
            <w:pPr>
              <w:spacing w:after="80"/>
            </w:pPr>
            <w:r>
              <w:rPr>
                <w:sz w:val="19"/>
                <w:szCs w:val="19"/>
              </w:rPr>
              <w:t>Red X: docs indexed without embeddings, arrow to "silent retrieval decay."</w:t>
            </w:r>
          </w:p>
          <w:p w:rsidR="0001008B" w:rsidP="005C53BE" w:rsidRDefault="0001008B" w14:paraId="3ACE34E1" w14:textId="77E0EDEF">
            <w:pPr>
              <w:spacing w:after="80"/>
            </w:pPr>
          </w:p>
        </w:tc>
      </w:tr>
      <w:tr w:rsidR="0001008B" w:rsidTr="5778B753" w14:paraId="6049A891" w14:textId="77777777">
        <w:tc>
          <w:tcPr>
            <w:tcW w:w="2100" w:type="dxa"/>
            <w:tcMar>
              <w:top w:w="80" w:type="dxa"/>
              <w:left w:w="120" w:type="dxa"/>
              <w:bottom w:w="80" w:type="dxa"/>
              <w:right w:w="120" w:type="dxa"/>
            </w:tcMar>
          </w:tcPr>
          <w:p w:rsidR="0001008B" w:rsidP="005C53BE" w:rsidRDefault="0001008B" w14:paraId="18884452" w14:textId="77777777">
            <w:pPr>
              <w:spacing w:after="80"/>
            </w:pPr>
            <w:r>
              <w:rPr>
                <w:b/>
                <w:bCs/>
              </w:rPr>
              <w:t>Model group lifecycle</w:t>
            </w:r>
          </w:p>
        </w:tc>
        <w:tc>
          <w:tcPr>
            <w:tcW w:w="7500" w:type="dxa"/>
            <w:tcMar>
              <w:top w:w="80" w:type="dxa"/>
              <w:left w:w="120" w:type="dxa"/>
              <w:bottom w:w="80" w:type="dxa"/>
              <w:right w:w="120" w:type="dxa"/>
            </w:tcMar>
          </w:tcPr>
          <w:p w:rsidR="00483777" w:rsidP="00483777" w:rsidRDefault="00483777" w14:paraId="29D9792B" w14:textId="67BC08B6">
            <w:pPr>
              <w:spacing w:after="80"/>
            </w:pPr>
            <w:r>
              <w:t>In lesson 1.1 we said ingest and query have to use the same model. Here's the machinery that enforces it. Models live inside a model group, which tracks every version, and moving between them is deliberate, not casual. You register the new version, deploy it to ML nodes with enough memory, then validate it on a sample</w:t>
            </w:r>
            <w:r>
              <w:t>,</w:t>
            </w:r>
            <w:r>
              <w:t xml:space="preserve"> checking that dimensions still line up, latency holds, and the error rate is one you can live with</w:t>
            </w:r>
            <w:r>
              <w:t>,</w:t>
            </w:r>
            <w:r>
              <w:t xml:space="preserve"> before </w:t>
            </w:r>
            <w:r>
              <w:t>moving</w:t>
            </w:r>
            <w:r>
              <w:t xml:space="preserve"> ingest and search over together.</w:t>
            </w:r>
          </w:p>
          <w:p w:rsidR="00483777" w:rsidP="00483777" w:rsidRDefault="00483777" w14:paraId="170A2CE8" w14:textId="77777777">
            <w:pPr>
              <w:spacing w:after="80"/>
            </w:pPr>
          </w:p>
          <w:p w:rsidR="00483777" w:rsidP="00483777" w:rsidRDefault="00483777" w14:paraId="7C69824A" w14:textId="31AAED18">
            <w:pPr>
              <w:spacing w:after="80"/>
            </w:pPr>
            <w:r>
              <w:t>Here's the part teams learn the hard way</w:t>
            </w:r>
            <w:r>
              <w:t>,</w:t>
            </w:r>
            <w:r>
              <w:t xml:space="preserve"> changing the embedding model isn't a tweak, it's a schema migration. You've changed the vector space itself, so anything already indexed under the old model needs to be re-embedded or reindexed. That's why every chunk gets stamped with its model group and version</w:t>
            </w:r>
            <w:r>
              <w:t>.</w:t>
            </w:r>
            <w:r>
              <w:t xml:space="preserve"> </w:t>
            </w:r>
            <w:r>
              <w:t>S</w:t>
            </w:r>
            <w:r>
              <w:t>kip that step, and vectors from two different models can quietly mix in one index. The cluster keeps running fine. It's retrieval that breaks, silently.</w:t>
            </w:r>
          </w:p>
          <w:p w:rsidR="00483777" w:rsidP="00483777" w:rsidRDefault="00483777" w14:paraId="76B8520E" w14:textId="77777777">
            <w:pPr>
              <w:spacing w:after="80"/>
            </w:pPr>
          </w:p>
          <w:p w:rsidR="0001008B" w:rsidP="00483777" w:rsidRDefault="00483777" w14:paraId="3EB1B95C" w14:textId="05566D5E">
            <w:pPr>
              <w:spacing w:after="80"/>
            </w:pPr>
            <w:r>
              <w:t xml:space="preserve">Keep the old model deployed until reindexing finishes, so you always have a rollback path. </w:t>
            </w:r>
          </w:p>
        </w:tc>
        <w:tc>
          <w:tcPr>
            <w:tcW w:w="4800" w:type="dxa"/>
            <w:shd w:val="clear" w:color="auto" w:fill="F2F2F2" w:themeFill="background1" w:themeFillShade="F2"/>
            <w:tcMar>
              <w:top w:w="80" w:type="dxa"/>
              <w:left w:w="120" w:type="dxa"/>
              <w:bottom w:w="80" w:type="dxa"/>
              <w:right w:w="120" w:type="dxa"/>
            </w:tcMar>
          </w:tcPr>
          <w:p w:rsidR="0001008B" w:rsidP="005C53BE" w:rsidRDefault="0001008B" w14:paraId="4320C168" w14:textId="77777777">
            <w:pPr>
              <w:spacing w:after="80"/>
            </w:pPr>
            <w:r>
              <w:rPr>
                <w:sz w:val="19"/>
                <w:szCs w:val="19"/>
              </w:rPr>
              <w:t>Lifecycle rail: Register &gt; Deploy &gt; Validate &gt; Cut over &gt; Reindex &gt; Undeploy old, with rollback arrow.</w:t>
            </w:r>
          </w:p>
          <w:p w:rsidR="0001008B" w:rsidP="005C53BE" w:rsidRDefault="0001008B" w14:paraId="5AA89B74" w14:textId="77777777">
            <w:pPr>
              <w:spacing w:after="80"/>
            </w:pPr>
            <w:r>
              <w:rPr>
                <w:sz w:val="19"/>
                <w:szCs w:val="19"/>
              </w:rPr>
              <w:t>Warning panel: v1 + v2 vectors in one index = broken retrieval, healthy cluster.</w:t>
            </w:r>
          </w:p>
          <w:p w:rsidR="0001008B" w:rsidP="005C53BE" w:rsidRDefault="0001008B" w14:paraId="1160A7D5" w14:textId="77777777">
            <w:pPr>
              <w:spacing w:after="80"/>
            </w:pPr>
            <w:r>
              <w:rPr>
                <w:sz w:val="19"/>
                <w:szCs w:val="19"/>
              </w:rPr>
              <w:t>Chunk metadata badge: embedding_model_id, embedding_model_version.</w:t>
            </w:r>
          </w:p>
          <w:p w:rsidR="0001008B" w:rsidP="005C53BE" w:rsidRDefault="0001008B" w14:paraId="44133F11" w14:textId="77777777">
            <w:pPr>
              <w:spacing w:after="80"/>
            </w:pPr>
            <w:r>
              <w:rPr>
                <w:sz w:val="19"/>
                <w:szCs w:val="19"/>
              </w:rPr>
              <w:t>Flow Framework card: "whole setup as one template."</w:t>
            </w:r>
          </w:p>
          <w:p w:rsidR="0001008B" w:rsidP="005C53BE" w:rsidRDefault="0001008B" w14:paraId="31673ADB" w14:textId="0B14E635">
            <w:pPr>
              <w:spacing w:after="80"/>
            </w:pPr>
          </w:p>
        </w:tc>
      </w:tr>
      <w:tr w:rsidR="0001008B" w:rsidTr="5778B753" w14:paraId="07696827" w14:textId="77777777">
        <w:tc>
          <w:tcPr>
            <w:tcW w:w="2100" w:type="dxa"/>
            <w:tcMar>
              <w:top w:w="80" w:type="dxa"/>
              <w:left w:w="120" w:type="dxa"/>
              <w:bottom w:w="80" w:type="dxa"/>
              <w:right w:w="120" w:type="dxa"/>
            </w:tcMar>
          </w:tcPr>
          <w:p w:rsidR="0001008B" w:rsidP="005C53BE" w:rsidRDefault="0001008B" w14:paraId="04D4A7AF" w14:textId="77777777">
            <w:pPr>
              <w:spacing w:after="80"/>
            </w:pPr>
            <w:r>
              <w:rPr>
                <w:b/>
                <w:bCs/>
              </w:rPr>
              <w:lastRenderedPageBreak/>
              <w:t>Bulk ingestion sizing</w:t>
            </w:r>
          </w:p>
        </w:tc>
        <w:tc>
          <w:tcPr>
            <w:tcW w:w="7500" w:type="dxa"/>
            <w:tcMar>
              <w:top w:w="80" w:type="dxa"/>
              <w:left w:w="120" w:type="dxa"/>
              <w:bottom w:w="80" w:type="dxa"/>
              <w:right w:w="120" w:type="dxa"/>
            </w:tcMar>
          </w:tcPr>
          <w:p w:rsidR="0001008B" w:rsidP="005C53BE" w:rsidRDefault="0001008B" w14:paraId="6D31925A" w14:textId="06693D54">
            <w:pPr>
              <w:spacing w:after="80"/>
            </w:pPr>
            <w:r>
              <w:t>Bootstrapping the support tool means loading eight thousand docs pages, fifty guides, and thousands of resolved tickets. Bulk ingest is a throughput problem constrained by cluster health. Start with modest batches and few workers</w:t>
            </w:r>
            <w:r w:rsidR="0072673B">
              <w:t>.</w:t>
            </w:r>
            <w:r>
              <w:t xml:space="preserve"> </w:t>
            </w:r>
            <w:r w:rsidR="0072673B">
              <w:t>Watching the</w:t>
            </w:r>
            <w:r>
              <w:t xml:space="preserve"> indexing rate, memory pressure, bulk rejections, and the ML inference queue,</w:t>
            </w:r>
            <w:r w:rsidR="0072673B">
              <w:t xml:space="preserve"> are important metrics to monitor. You can r</w:t>
            </w:r>
            <w:r>
              <w:t xml:space="preserve">amp up until p95 bulk latency or node pressure trips your threshold, then back off. When you see rejections, slow the producer. </w:t>
            </w:r>
            <w:r w:rsidR="0072673B">
              <w:t>Be mindful of your node and cluster health. Just because bulk ingestion is running doesn’t mean it’s not causing underlying health issues that will need to be addressed</w:t>
            </w:r>
            <w:r>
              <w:t>.</w:t>
            </w:r>
          </w:p>
        </w:tc>
        <w:tc>
          <w:tcPr>
            <w:tcW w:w="4800" w:type="dxa"/>
            <w:shd w:val="clear" w:color="auto" w:fill="F2F2F2" w:themeFill="background1" w:themeFillShade="F2"/>
            <w:tcMar>
              <w:top w:w="80" w:type="dxa"/>
              <w:left w:w="120" w:type="dxa"/>
              <w:bottom w:w="80" w:type="dxa"/>
              <w:right w:w="120" w:type="dxa"/>
            </w:tcMar>
          </w:tcPr>
          <w:p w:rsidR="0001008B" w:rsidP="005C53BE" w:rsidRDefault="0001008B" w14:paraId="21C8863A" w14:textId="77777777">
            <w:pPr>
              <w:spacing w:after="80"/>
            </w:pPr>
            <w:r>
              <w:rPr>
                <w:sz w:val="19"/>
                <w:szCs w:val="19"/>
              </w:rPr>
              <w:t>Two dials: batch size, workers. Gauges: indexing rate, heap, bulk p95, ML queue.</w:t>
            </w:r>
          </w:p>
          <w:p w:rsidR="0001008B" w:rsidP="005C53BE" w:rsidRDefault="0001008B" w14:paraId="24D21864" w14:textId="77777777">
            <w:pPr>
              <w:spacing w:after="80"/>
            </w:pPr>
            <w:r>
              <w:rPr>
                <w:sz w:val="19"/>
                <w:szCs w:val="19"/>
              </w:rPr>
              <w:t>Ramp graph: climb &gt; knee &gt; back off.</w:t>
            </w:r>
          </w:p>
          <w:p w:rsidR="0001008B" w:rsidP="005C53BE" w:rsidRDefault="0001008B" w14:paraId="2AFE8C72" w14:textId="77777777">
            <w:pPr>
              <w:spacing w:after="80"/>
            </w:pPr>
            <w:r>
              <w:rPr>
                <w:sz w:val="19"/>
                <w:szCs w:val="19"/>
              </w:rPr>
              <w:t>Split: Bootstrap (large batches, refresh_interval -1) vs Steady state (small idempotent upserts).</w:t>
            </w:r>
          </w:p>
          <w:p w:rsidR="0001008B" w:rsidP="005C53BE" w:rsidRDefault="0001008B" w14:paraId="025EBC46" w14:textId="3BD046D0">
            <w:pPr>
              <w:spacing w:after="80"/>
            </w:pPr>
          </w:p>
        </w:tc>
      </w:tr>
      <w:tr w:rsidR="0001008B" w:rsidTr="5778B753" w14:paraId="11D218FB" w14:textId="77777777">
        <w:tc>
          <w:tcPr>
            <w:tcW w:w="2100" w:type="dxa"/>
            <w:tcMar>
              <w:top w:w="80" w:type="dxa"/>
              <w:left w:w="120" w:type="dxa"/>
              <w:bottom w:w="80" w:type="dxa"/>
              <w:right w:w="120" w:type="dxa"/>
            </w:tcMar>
          </w:tcPr>
          <w:p w:rsidR="0001008B" w:rsidP="005C53BE" w:rsidRDefault="0001008B" w14:paraId="71CD65C7" w14:textId="77777777">
            <w:pPr>
              <w:spacing w:after="80"/>
            </w:pPr>
            <w:r>
              <w:rPr>
                <w:b/>
                <w:bCs/>
              </w:rPr>
              <w:t>Scheduled vs event-driven vs streaming</w:t>
            </w:r>
          </w:p>
        </w:tc>
        <w:tc>
          <w:tcPr>
            <w:tcW w:w="7500" w:type="dxa"/>
            <w:tcMar>
              <w:top w:w="80" w:type="dxa"/>
              <w:left w:w="120" w:type="dxa"/>
              <w:bottom w:w="80" w:type="dxa"/>
              <w:right w:w="120" w:type="dxa"/>
            </w:tcMar>
          </w:tcPr>
          <w:p w:rsidR="00BA42C0" w:rsidP="005C53BE" w:rsidRDefault="0001008B" w14:paraId="403A1F63" w14:textId="77777777">
            <w:pPr>
              <w:spacing w:after="80"/>
            </w:pPr>
            <w:r>
              <w:t xml:space="preserve">Keeping </w:t>
            </w:r>
            <w:r w:rsidR="00BA42C0">
              <w:t xml:space="preserve">everything </w:t>
            </w:r>
            <w:r>
              <w:t xml:space="preserve">current takes three patterns, and Example Corp needs all of them. </w:t>
            </w:r>
          </w:p>
          <w:p w:rsidR="00BA42C0" w:rsidP="005C53BE" w:rsidRDefault="0001008B" w14:paraId="05527630" w14:textId="7FD08327">
            <w:pPr>
              <w:spacing w:after="80"/>
            </w:pPr>
            <w:r w:rsidR="5778B753">
              <w:rPr/>
              <w:t xml:space="preserve">The docs </w:t>
            </w:r>
            <w:del w:author="meryn" w:date="2026-07-09T18:25:37.684Z" w16du:dateUtc="2026-07-09T18:25:37.684Z" w:id="893674179">
              <w:r w:rsidDel="5778B753">
                <w:delText>publish</w:delText>
              </w:r>
            </w:del>
            <w:ins w:author="meryn" w:date="2026-07-09T18:25:37.685Z" w16du:dateUtc="2026-07-09T18:25:37.685Z" w:id="26433849">
              <w:r w:rsidR="5778B753">
                <w:t>are published</w:t>
              </w:r>
            </w:ins>
            <w:r w:rsidR="5778B753">
              <w:rPr/>
              <w:t xml:space="preserve"> in batches, so a scheduled nightly sync with a watermark on </w:t>
            </w:r>
            <w:commentRangeStart w:id="2089091716"/>
            <w:r w:rsidR="5778B753">
              <w:rPr/>
              <w:t>updated_at</w:t>
            </w:r>
            <w:commentRangeEnd w:id="2089091716"/>
            <w:r>
              <w:rPr>
                <w:rStyle w:val="CommentReference"/>
              </w:rPr>
              <w:commentReference w:id="2089091716"/>
            </w:r>
            <w:r w:rsidR="5778B753">
              <w:rPr/>
              <w:t xml:space="preserve"> pulls only the deltas. </w:t>
            </w:r>
          </w:p>
          <w:p w:rsidR="00BA42C0" w:rsidP="005C53BE" w:rsidRDefault="0001008B" w14:paraId="19871CE5" w14:textId="77777777">
            <w:pPr>
              <w:spacing w:after="80"/>
            </w:pPr>
            <w:r>
              <w:t xml:space="preserve">The </w:t>
            </w:r>
            <w:r w:rsidR="00BA42C0">
              <w:t>‘</w:t>
            </w:r>
            <w:r>
              <w:t>known issues</w:t>
            </w:r>
            <w:r w:rsidR="00BA42C0">
              <w:t>’</w:t>
            </w:r>
            <w:r>
              <w:t xml:space="preserve"> database is event driven: a webhook fires on every new issue, because an issue that is not searchable within a minute means agents answer from stale knowledge. </w:t>
            </w:r>
          </w:p>
          <w:p w:rsidR="0001008B" w:rsidP="005C53BE" w:rsidRDefault="00BA42C0" w14:paraId="6FC66A4F" w14:textId="2E2E939A">
            <w:pPr>
              <w:spacing w:after="80"/>
            </w:pPr>
            <w:r>
              <w:t>R</w:t>
            </w:r>
            <w:r w:rsidR="0001008B">
              <w:t xml:space="preserve">esolved tickets stream through Kafka, hundreds a day, partitioned by ticket ID for ordering, with idempotent writes because delivery is at least once. </w:t>
            </w:r>
            <w:r>
              <w:t>You need to h</w:t>
            </w:r>
            <w:r w:rsidR="0001008B">
              <w:t>andle deletes explicitly in event driven flows, or stale data lingers in the index.</w:t>
            </w:r>
            <w:r>
              <w:t xml:space="preserve"> It’s always a good idea to</w:t>
            </w:r>
            <w:r w:rsidR="0001008B">
              <w:t xml:space="preserve"> run one scheduled reconciliation job to fix drift, because dropped events happen. If a model change lands mid stream, pause writes, reindex, validate, </w:t>
            </w:r>
            <w:r>
              <w:t xml:space="preserve">and </w:t>
            </w:r>
            <w:r w:rsidR="0001008B">
              <w:t>then resume.</w:t>
            </w:r>
          </w:p>
        </w:tc>
        <w:tc>
          <w:tcPr>
            <w:tcW w:w="4800" w:type="dxa"/>
            <w:shd w:val="clear" w:color="auto" w:fill="F2F2F2" w:themeFill="background1" w:themeFillShade="F2"/>
            <w:tcMar>
              <w:top w:w="80" w:type="dxa"/>
              <w:left w:w="120" w:type="dxa"/>
              <w:bottom w:w="80" w:type="dxa"/>
              <w:right w:w="120" w:type="dxa"/>
            </w:tcMar>
          </w:tcPr>
          <w:p w:rsidR="0001008B" w:rsidP="005C53BE" w:rsidRDefault="0001008B" w14:paraId="29E94054" w14:textId="77777777">
            <w:pPr>
              <w:spacing w:after="80"/>
            </w:pPr>
            <w:r>
              <w:rPr>
                <w:sz w:val="19"/>
                <w:szCs w:val="19"/>
              </w:rPr>
              <w:t>Three column compare mapped to assets: Scheduled (clock) = docs, watermark on updated_at / Event-driven (webhook) = known issues, deletes handled / Streaming (Kafka) = resolved tickets, partition by ticket_id, idempotent.</w:t>
            </w:r>
          </w:p>
          <w:p w:rsidR="0001008B" w:rsidP="005C53BE" w:rsidRDefault="0001008B" w14:paraId="74559215" w14:textId="77777777">
            <w:pPr>
              <w:spacing w:after="80"/>
            </w:pPr>
            <w:r>
              <w:rPr>
                <w:sz w:val="19"/>
                <w:szCs w:val="19"/>
              </w:rPr>
              <w:t>Hybrid diagram: all three feed the index; scheduled job labeled "reconcile drift."</w:t>
            </w:r>
          </w:p>
        </w:tc>
      </w:tr>
      <w:tr w:rsidR="0001008B" w:rsidTr="5778B753" w14:paraId="0E05D29B" w14:textId="77777777">
        <w:tc>
          <w:tcPr>
            <w:tcW w:w="2100" w:type="dxa"/>
            <w:tcMar>
              <w:top w:w="80" w:type="dxa"/>
              <w:left w:w="120" w:type="dxa"/>
              <w:bottom w:w="80" w:type="dxa"/>
              <w:right w:w="120" w:type="dxa"/>
            </w:tcMar>
          </w:tcPr>
          <w:p w:rsidR="0001008B" w:rsidP="005C53BE" w:rsidRDefault="0001008B" w14:paraId="4415177F" w14:textId="77777777">
            <w:pPr>
              <w:spacing w:after="80"/>
            </w:pPr>
            <w:r>
              <w:rPr>
                <w:b/>
                <w:bCs/>
              </w:rPr>
              <w:t>Close: ingest runbook</w:t>
            </w:r>
          </w:p>
        </w:tc>
        <w:tc>
          <w:tcPr>
            <w:tcW w:w="7500" w:type="dxa"/>
            <w:tcMar>
              <w:top w:w="80" w:type="dxa"/>
              <w:left w:w="120" w:type="dxa"/>
              <w:bottom w:w="80" w:type="dxa"/>
              <w:right w:w="120" w:type="dxa"/>
            </w:tcMar>
          </w:tcPr>
          <w:p w:rsidR="00BA42C0" w:rsidP="00BA42C0" w:rsidRDefault="00BA42C0" w14:paraId="62664D15" w14:textId="619AD4B0">
            <w:pPr>
              <w:spacing w:after="80"/>
            </w:pPr>
            <w:r w:rsidR="5778B753">
              <w:rPr/>
              <w:t>So tha</w:t>
            </w:r>
            <w:r w:rsidR="5778B753">
              <w:rPr/>
              <w:t xml:space="preserve">t’s it for chapter 1. </w:t>
            </w:r>
            <w:r w:rsidR="5778B753">
              <w:rPr/>
              <w:t>Look at what the support tool can actu</w:t>
            </w:r>
            <w:r w:rsidR="5778B753">
              <w:rPr/>
              <w:t xml:space="preserve">ally </w:t>
            </w:r>
            <w:r w:rsidR="5778B753">
              <w:rPr/>
              <w:t>do no</w:t>
            </w:r>
            <w:r w:rsidR="5778B753">
              <w:rPr/>
              <w:t xml:space="preserve">w. </w:t>
            </w:r>
            <w:r w:rsidR="5778B753">
              <w:rPr/>
              <w:t>It r</w:t>
            </w:r>
            <w:r w:rsidR="5778B753">
              <w:rPr/>
              <w:t>etr</w:t>
            </w:r>
            <w:r w:rsidR="5778B753">
              <w:rPr/>
              <w:t>ieve</w:t>
            </w:r>
            <w:r w:rsidR="5778B753">
              <w:rPr/>
              <w:t>s, combining keyword and vector search</w:t>
            </w:r>
            <w:ins w:author="meryn" w:date="2026-07-09T18:27:06.139Z" w16du:dateUtc="2026-07-09T18:27:06.139Z" w:id="678149179">
              <w:r w:rsidR="5778B753">
                <w:t>,</w:t>
              </w:r>
            </w:ins>
            <w:r w:rsidR="5778B753">
              <w:rPr/>
              <w:t xml:space="preserve"> so it </w:t>
            </w:r>
            <w:r w:rsidR="5778B753">
              <w:rPr/>
              <w:t>doesn't</w:t>
            </w:r>
            <w:r w:rsidR="5778B753">
              <w:rPr/>
              <w:t xml:space="preserve"> miss an error code or a vague symptom. It ranks, fusing and reranking </w:t>
            </w:r>
            <w:r w:rsidR="5778B753">
              <w:rPr/>
              <w:t>candidates</w:t>
            </w:r>
            <w:ins w:author="meryn" w:date="2026-07-09T18:27:13.372Z" w16du:dateUtc="2026-07-09T18:27:13.372Z" w:id="168074293">
              <w:r w:rsidR="5778B753">
                <w:t>,</w:t>
              </w:r>
            </w:ins>
            <w:r w:rsidR="5778B753">
              <w:rPr/>
              <w:t xml:space="preserve"> so the best evidence rises to the top within a real latency budget. It ingests, turning five very different asset types into clean, well-chunked evidence with measurable </w:t>
            </w:r>
            <w:r w:rsidR="5778B753">
              <w:rPr/>
              <w:t>retrieval</w:t>
            </w:r>
            <w:r w:rsidR="5778B753">
              <w:rPr/>
              <w:t xml:space="preserve"> quality instead of guesswork. And it stays fresh, because connectors and ingestion patterns keep that evidence current as docs update and tickets close.</w:t>
            </w:r>
          </w:p>
          <w:p w:rsidR="00BA42C0" w:rsidP="00BA42C0" w:rsidRDefault="00BA42C0" w14:paraId="09A8171E" w14:textId="77777777">
            <w:pPr>
              <w:spacing w:after="80"/>
            </w:pPr>
          </w:p>
          <w:p w:rsidR="00BA42C0" w:rsidP="00BA42C0" w:rsidRDefault="00BA42C0" w14:paraId="108B9060" w14:textId="2F915756">
            <w:pPr>
              <w:spacing w:after="80"/>
            </w:pPr>
            <w:r w:rsidR="5778B753">
              <w:rPr/>
              <w:t>That's</w:t>
            </w:r>
            <w:r w:rsidR="5778B753">
              <w:rPr/>
              <w:t xml:space="preserve"> a complete, production-grade answer to one well-formed question at a time. But real support conversations </w:t>
            </w:r>
            <w:r w:rsidR="5778B753">
              <w:rPr/>
              <w:t>don't</w:t>
            </w:r>
            <w:r w:rsidR="5778B753">
              <w:rPr/>
              <w:t xml:space="preserve"> </w:t>
            </w:r>
            <w:r w:rsidR="5778B753">
              <w:rPr/>
              <w:t>arrive</w:t>
            </w:r>
            <w:r w:rsidR="5778B753">
              <w:rPr/>
              <w:t xml:space="preserve"> one question at a time. A customer opens with an error code, comes back ten messages later assuming you remember </w:t>
            </w:r>
            <w:del w:author="meryn" w:date="2026-07-09T18:27:55.655Z" w16du:dateUtc="2026-07-09T18:27:55.655Z" w:id="126144550">
              <w:r w:rsidDel="5778B753">
                <w:delText>it,</w:delText>
              </w:r>
            </w:del>
            <w:ins w:author="meryn" w:date="2026-07-09T18:27:56.087Z" w16du:dateUtc="2026-07-09T18:27:56.087Z" w:id="1983293247">
              <w:r w:rsidR="5778B753">
                <w:t>them</w:t>
              </w:r>
            </w:ins>
            <w:r w:rsidR="5778B753">
              <w:rPr/>
              <w:t xml:space="preserve"> and </w:t>
            </w:r>
            <w:r w:rsidR="5778B753">
              <w:rPr/>
              <w:t>asks</w:t>
            </w:r>
            <w:r w:rsidR="5778B753">
              <w:rPr/>
              <w:t xml:space="preserve"> a follow-up that only makes sense in light of everything said before. Retrieval alone has no memory of any of that</w:t>
            </w:r>
            <w:r w:rsidR="5778B753">
              <w:rPr/>
              <w:t>.</w:t>
            </w:r>
            <w:r w:rsidR="5778B753">
              <w:rPr/>
              <w:t xml:space="preserve"> </w:t>
            </w:r>
            <w:r w:rsidR="5778B753">
              <w:rPr/>
              <w:t>E</w:t>
            </w:r>
            <w:r w:rsidR="5778B753">
              <w:rPr/>
              <w:t xml:space="preserve">very query gets answered as if </w:t>
            </w:r>
            <w:r w:rsidR="5778B753">
              <w:rPr/>
              <w:t>it's</w:t>
            </w:r>
            <w:r w:rsidR="5778B753">
              <w:rPr/>
              <w:t xml:space="preserve"> the first one </w:t>
            </w:r>
            <w:r w:rsidR="5778B753">
              <w:rPr/>
              <w:t>it's</w:t>
            </w:r>
            <w:r w:rsidR="5778B753">
              <w:rPr/>
              <w:t xml:space="preserve"> ever seen. </w:t>
            </w:r>
            <w:r w:rsidR="5778B753">
              <w:rPr/>
              <w:t>In the n</w:t>
            </w:r>
            <w:r w:rsidR="5778B753">
              <w:rPr/>
              <w:t xml:space="preserve">ext chapter, </w:t>
            </w:r>
            <w:r w:rsidR="5778B753">
              <w:rPr/>
              <w:t>we’ll</w:t>
            </w:r>
            <w:r w:rsidR="5778B753">
              <w:rPr/>
              <w:t xml:space="preserve"> teach the tool to remember, so it can carry a conversation instead of just answering one question and forgetting it ever happened."</w:t>
            </w:r>
          </w:p>
          <w:p w:rsidR="0001008B" w:rsidP="005C53BE" w:rsidRDefault="0001008B" w14:paraId="78333375" w14:textId="47116BF7">
            <w:pPr>
              <w:spacing w:after="80"/>
            </w:pPr>
          </w:p>
        </w:tc>
        <w:tc>
          <w:tcPr>
            <w:tcW w:w="4800" w:type="dxa"/>
            <w:shd w:val="clear" w:color="auto" w:fill="F2F2F2" w:themeFill="background1" w:themeFillShade="F2"/>
            <w:tcMar>
              <w:top w:w="80" w:type="dxa"/>
              <w:left w:w="120" w:type="dxa"/>
              <w:bottom w:w="80" w:type="dxa"/>
              <w:right w:w="120" w:type="dxa"/>
            </w:tcMar>
          </w:tcPr>
          <w:p w:rsidR="0001008B" w:rsidP="5778B753" w:rsidRDefault="006750B6" w14:paraId="5F4A04EA" w14:textId="73418192">
            <w:pPr>
              <w:spacing w:after="80"/>
              <w:rPr>
                <w:sz w:val="19"/>
                <w:szCs w:val="19"/>
              </w:rPr>
            </w:pPr>
            <w:commentRangeStart w:id="1275391771"/>
            <w:r w:rsidRPr="5778B753" w:rsidR="5778B753">
              <w:rPr>
                <w:sz w:val="19"/>
                <w:szCs w:val="19"/>
              </w:rPr>
              <w:t>List each of the items from this para as we get to them as a recap</w:t>
            </w:r>
            <w:commentRangeEnd w:id="1275391771"/>
            <w:r>
              <w:rPr>
                <w:rStyle w:val="CommentReference"/>
              </w:rPr>
              <w:commentReference w:id="1275391771"/>
            </w:r>
          </w:p>
          <w:p w:rsidR="006750B6" w:rsidP="005C53BE" w:rsidRDefault="006750B6" w14:paraId="561D2AF0" w14:textId="77777777">
            <w:pPr>
              <w:spacing w:after="80"/>
              <w:rPr>
                <w:sz w:val="19"/>
                <w:szCs w:val="19"/>
              </w:rPr>
            </w:pPr>
          </w:p>
          <w:p w:rsidR="006750B6" w:rsidP="005C53BE" w:rsidRDefault="006750B6" w14:paraId="36F3F6FD" w14:textId="77777777">
            <w:pPr>
              <w:spacing w:after="80"/>
              <w:rPr>
                <w:sz w:val="19"/>
                <w:szCs w:val="19"/>
              </w:rPr>
            </w:pPr>
          </w:p>
          <w:p w:rsidR="006750B6" w:rsidP="005C53BE" w:rsidRDefault="006750B6" w14:paraId="52B3890A" w14:textId="77777777">
            <w:pPr>
              <w:spacing w:after="80"/>
              <w:rPr>
                <w:sz w:val="19"/>
                <w:szCs w:val="19"/>
              </w:rPr>
            </w:pPr>
          </w:p>
          <w:p w:rsidR="006750B6" w:rsidP="005C53BE" w:rsidRDefault="006750B6" w14:paraId="45BA7632" w14:textId="77777777">
            <w:pPr>
              <w:spacing w:after="80"/>
              <w:rPr>
                <w:sz w:val="19"/>
                <w:szCs w:val="19"/>
              </w:rPr>
            </w:pPr>
          </w:p>
          <w:p w:rsidR="006750B6" w:rsidP="005C53BE" w:rsidRDefault="006750B6" w14:paraId="66763385" w14:textId="77777777">
            <w:pPr>
              <w:spacing w:after="80"/>
              <w:rPr>
                <w:sz w:val="19"/>
                <w:szCs w:val="19"/>
              </w:rPr>
            </w:pPr>
          </w:p>
          <w:p w:rsidR="006750B6" w:rsidP="005C53BE" w:rsidRDefault="006750B6" w14:paraId="19E3A364" w14:textId="77777777">
            <w:pPr>
              <w:spacing w:after="80"/>
              <w:rPr>
                <w:sz w:val="19"/>
                <w:szCs w:val="19"/>
              </w:rPr>
            </w:pPr>
          </w:p>
          <w:p w:rsidR="006750B6" w:rsidP="005C53BE" w:rsidRDefault="006750B6" w14:paraId="13821944" w14:textId="77777777">
            <w:pPr>
              <w:spacing w:after="80"/>
              <w:rPr>
                <w:sz w:val="19"/>
                <w:szCs w:val="19"/>
              </w:rPr>
            </w:pPr>
          </w:p>
          <w:p w:rsidR="006750B6" w:rsidP="005C53BE" w:rsidRDefault="006750B6" w14:paraId="5D21E805" w14:textId="77777777">
            <w:pPr>
              <w:spacing w:after="80"/>
              <w:rPr>
                <w:sz w:val="19"/>
                <w:szCs w:val="19"/>
              </w:rPr>
            </w:pPr>
          </w:p>
          <w:p w:rsidR="006750B6" w:rsidP="005C53BE" w:rsidRDefault="006750B6" w14:paraId="34D33A3C" w14:textId="77777777">
            <w:pPr>
              <w:spacing w:after="80"/>
              <w:rPr>
                <w:sz w:val="19"/>
                <w:szCs w:val="19"/>
              </w:rPr>
            </w:pPr>
          </w:p>
          <w:p w:rsidR="0001008B" w:rsidP="005C53BE" w:rsidRDefault="0001008B" w14:paraId="35AB7720" w14:textId="78CEE925">
            <w:pPr>
              <w:spacing w:after="80"/>
            </w:pPr>
            <w:r>
              <w:rPr>
                <w:sz w:val="19"/>
                <w:szCs w:val="19"/>
              </w:rPr>
              <w:t>Handoff slide: chapter 2 teaser, a customer follow-up question: "what about on version 4.9?"</w:t>
            </w:r>
          </w:p>
        </w:tc>
      </w:tr>
    </w:tbl>
    <w:p w:rsidR="0001008B" w:rsidP="0001008B" w:rsidRDefault="0001008B" w14:paraId="106D3ED5" w14:textId="77777777">
      <w:pPr>
        <w:spacing w:after="160"/>
      </w:pPr>
    </w:p>
    <w:p w:rsidR="00AA631A" w:rsidRDefault="00AA631A" w14:paraId="0E2D8ECD" w14:textId="77777777"/>
    <w:sectPr w:rsidR="00AA631A" w:rsidSect="0001008B">
      <w:pgSz w:w="15840" w:h="12240" w:orient="landscape"/>
      <w:pgMar w:top="1440" w:right="810" w:bottom="1440" w:left="5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nitials="GB" w:author="Graf, Brian" w:date="2026-07-07T21:27:00Z" w:id="0">
    <w:p w:rsidR="00174B63" w:rsidP="00174B63" w:rsidRDefault="00174B63" w14:paraId="44C7D8ED" w14:textId="77777777">
      <w:r>
        <w:rPr>
          <w:rStyle w:val="CommentReference"/>
        </w:rPr>
        <w:annotationRef/>
      </w:r>
      <w:r>
        <w:rPr>
          <w:sz w:val="20"/>
          <w:szCs w:val="20"/>
        </w:rPr>
        <w:t>pronounced Bee- Bee- Queue</w:t>
      </w:r>
    </w:p>
  </w:comment>
  <w:comment w:initials="GB" w:author="Graf, Brian" w:date="2026-07-07T21:39:00Z" w:id="1">
    <w:p w:rsidR="001503CE" w:rsidP="001503CE" w:rsidRDefault="001503CE" w14:paraId="4A73F0F4" w14:textId="77777777">
      <w:r>
        <w:rPr>
          <w:rStyle w:val="CommentReference"/>
        </w:rPr>
        <w:annotationRef/>
      </w:r>
      <w:r>
        <w:rPr>
          <w:sz w:val="20"/>
          <w:szCs w:val="20"/>
        </w:rPr>
        <w:t>pronounced FICE</w:t>
      </w:r>
    </w:p>
  </w:comment>
  <w:comment w:initials="GB" w:author="Graf, Brian" w:date="2026-07-07T23:07:00Z" w:id="2">
    <w:p w:rsidR="00C50645" w:rsidP="00C50645" w:rsidRDefault="00C50645" w14:paraId="0E9A6151" w14:textId="77777777">
      <w:r>
        <w:rPr>
          <w:rStyle w:val="CommentReference"/>
        </w:rPr>
        <w:annotationRef/>
      </w:r>
      <w:r>
        <w:rPr>
          <w:sz w:val="20"/>
          <w:szCs w:val="20"/>
        </w:rPr>
        <w:t>Pronounced 'Pie-Moo'</w:t>
      </w:r>
    </w:p>
  </w:comment>
  <w:comment xmlns:w="http://schemas.openxmlformats.org/wordprocessingml/2006/main" w:initials="me" w:author="meryn" w:date="2026-07-09T13:46:00" w:id="296510986">
    <w:p xmlns:w14="http://schemas.microsoft.com/office/word/2010/wordml" xmlns:w="http://schemas.openxmlformats.org/wordprocessingml/2006/main" w:rsidR="7D99F839" w:rsidRDefault="3DADBA48" w14:paraId="28765E48" w14:textId="6F7BAEE0">
      <w:pPr>
        <w:pStyle w:val="CommentText"/>
      </w:pPr>
      <w:r>
        <w:rPr>
          <w:rStyle w:val="CommentReference"/>
        </w:rPr>
        <w:annotationRef/>
      </w:r>
      <w:r w:rsidRPr="15F3ABEE" w:rsidR="27ED467B">
        <w:t>@brian Looks like this is duplicative. Suggest removing 'earns'</w:t>
      </w:r>
    </w:p>
  </w:comment>
  <w:comment xmlns:w="http://schemas.openxmlformats.org/wordprocessingml/2006/main" w:initials="me" w:author="meryn" w:date="2026-07-09T13:48:19" w:id="1279530617">
    <w:p xmlns:w14="http://schemas.microsoft.com/office/word/2010/wordml" xmlns:w="http://schemas.openxmlformats.org/wordprocessingml/2006/main" w:rsidR="7213C19D" w:rsidRDefault="42B5CA26" w14:paraId="583960D6" w14:textId="324D5902">
      <w:pPr>
        <w:pStyle w:val="CommentText"/>
      </w:pPr>
      <w:r>
        <w:rPr>
          <w:rStyle w:val="CommentReference"/>
        </w:rPr>
        <w:annotationRef/>
      </w:r>
      <w:r w:rsidRPr="2AC74124" w:rsidR="0084A5DD">
        <w:t>"Doc pages" feels duplicative, suggest removing "docs"</w:t>
      </w:r>
    </w:p>
  </w:comment>
  <w:comment xmlns:w="http://schemas.openxmlformats.org/wordprocessingml/2006/main" w:initials="me" w:author="meryn" w:date="2026-07-09T14:00:52" w:id="1643216235">
    <w:p xmlns:w14="http://schemas.microsoft.com/office/word/2010/wordml" xmlns:w="http://schemas.openxmlformats.org/wordprocessingml/2006/main" w:rsidR="16BD699F" w:rsidRDefault="49FD14C6" w14:paraId="03ACC4D3" w14:textId="051FF56E">
      <w:pPr>
        <w:pStyle w:val="CommentText"/>
      </w:pPr>
      <w:r>
        <w:rPr>
          <w:rStyle w:val="CommentReference"/>
        </w:rPr>
        <w:annotationRef/>
      </w:r>
      <w:r w:rsidRPr="5B92609F" w:rsidR="56D43F8D">
        <w:t xml:space="preserve">Is this pronounced as an Acronym? </w:t>
      </w:r>
    </w:p>
    <w:p xmlns:w14="http://schemas.microsoft.com/office/word/2010/wordml" xmlns:w="http://schemas.openxmlformats.org/wordprocessingml/2006/main" w:rsidR="2B2C04CB" w:rsidRDefault="31A7802B" w14:paraId="0221EDED" w14:textId="6C77CD9D">
      <w:pPr>
        <w:pStyle w:val="CommentText"/>
      </w:pPr>
    </w:p>
    <w:p xmlns:w14="http://schemas.microsoft.com/office/word/2010/wordml" xmlns:w="http://schemas.openxmlformats.org/wordprocessingml/2006/main" w:rsidR="100D473D" w:rsidRDefault="46462761" w14:paraId="6D542F05" w14:textId="110A06B2">
      <w:pPr>
        <w:pStyle w:val="CommentText"/>
      </w:pPr>
      <w:r w:rsidRPr="262834C4" w:rsidR="1BEB07C4">
        <w:t>"E R R dash two two zero nine"</w:t>
      </w:r>
    </w:p>
  </w:comment>
  <w:comment xmlns:w="http://schemas.openxmlformats.org/wordprocessingml/2006/main" w:initials="co" w:author="cory" w:date="2026-07-09T14:13:12" w:id="1452253594">
    <w:p xmlns:w14="http://schemas.microsoft.com/office/word/2010/wordml" xmlns:w="http://schemas.openxmlformats.org/wordprocessingml/2006/main" w:rsidR="34FCB7C9" w:rsidRDefault="3F05F92C" w14:paraId="20638CAC" w14:textId="3552BB7D">
      <w:pPr>
        <w:pStyle w:val="CommentText"/>
      </w:pPr>
      <w:r>
        <w:rPr>
          <w:rStyle w:val="CommentReference"/>
        </w:rPr>
        <w:annotationRef/>
      </w:r>
      <w:r w:rsidRPr="018E4090" w:rsidR="25B42569">
        <w:t xml:space="preserve">Perhaps "hypothetical" is better since Example Corp isn't real? </w:t>
      </w:r>
    </w:p>
  </w:comment>
  <w:comment xmlns:w="http://schemas.openxmlformats.org/wordprocessingml/2006/main" w:initials="me" w:author="meryn" w:date="2026-07-09T14:15:04" w:id="1651001459">
    <w:p xmlns:w14="http://schemas.microsoft.com/office/word/2010/wordml" xmlns:w="http://schemas.openxmlformats.org/wordprocessingml/2006/main" w:rsidR="6099481E" w:rsidRDefault="0E1F7AAF" w14:paraId="0ED87398" w14:textId="6141B9DD">
      <w:pPr>
        <w:pStyle w:val="CommentText"/>
      </w:pPr>
      <w:r>
        <w:rPr>
          <w:rStyle w:val="CommentReference"/>
        </w:rPr>
        <w:annotationRef/>
      </w:r>
      <w:r w:rsidRPr="21ACE012" w:rsidR="7AAF40AF">
        <w:t>Is this pronounced 'Dock-ling"</w:t>
      </w:r>
    </w:p>
  </w:comment>
  <w:comment xmlns:w="http://schemas.openxmlformats.org/wordprocessingml/2006/main" w:initials="co" w:author="cory" w:date="2026-07-09T14:19:38" w:id="15410352">
    <w:p xmlns:w14="http://schemas.microsoft.com/office/word/2010/wordml" xmlns:w="http://schemas.openxmlformats.org/wordprocessingml/2006/main" w:rsidR="6B390253" w:rsidRDefault="5835DC5D" w14:paraId="3945EB6F" w14:textId="2B6EEF7C">
      <w:pPr>
        <w:pStyle w:val="CommentText"/>
      </w:pPr>
      <w:r>
        <w:rPr>
          <w:rStyle w:val="CommentReference"/>
        </w:rPr>
        <w:annotationRef/>
      </w:r>
      <w:r w:rsidRPr="6D767236" w:rsidR="16E159EE">
        <w:t>Are these pronounced "ent-eight" and "ent-four"?</w:t>
      </w:r>
    </w:p>
  </w:comment>
  <w:comment xmlns:w="http://schemas.openxmlformats.org/wordprocessingml/2006/main" w:initials="me" w:author="meryn" w:date="2026-07-09T14:19:53" w:id="981119559">
    <w:p xmlns:w14="http://schemas.microsoft.com/office/word/2010/wordml" xmlns:w="http://schemas.openxmlformats.org/wordprocessingml/2006/main" w:rsidR="5BB1DA70" w:rsidRDefault="42AF7345" w14:paraId="373F5FD1" w14:textId="715E39B1">
      <w:pPr>
        <w:pStyle w:val="CommentText"/>
      </w:pPr>
      <w:r>
        <w:rPr>
          <w:rStyle w:val="CommentReference"/>
        </w:rPr>
        <w:annotationRef/>
      </w:r>
      <w:r w:rsidRPr="27F62CEF" w:rsidR="2F18D584">
        <w:t>Pronounced "īdem pōtnt"</w:t>
      </w:r>
    </w:p>
  </w:comment>
  <w:comment xmlns:w="http://schemas.openxmlformats.org/wordprocessingml/2006/main" w:initials="me" w:author="meryn" w:date="2026-07-09T14:22:35" w:id="2078394665">
    <w:p xmlns:w14="http://schemas.microsoft.com/office/word/2010/wordml" xmlns:w="http://schemas.openxmlformats.org/wordprocessingml/2006/main" w:rsidR="64CFAEE7" w:rsidRDefault="50EE8423" w14:paraId="6387B07D" w14:textId="0DE967F5">
      <w:pPr>
        <w:pStyle w:val="CommentText"/>
      </w:pPr>
      <w:r>
        <w:rPr>
          <w:rStyle w:val="CommentReference"/>
        </w:rPr>
        <w:annotationRef/>
      </w:r>
      <w:r w:rsidRPr="74929EDA" w:rsidR="570A2E84">
        <w:t>Should we say as an acronym or 'Software as a service'</w:t>
      </w:r>
    </w:p>
  </w:comment>
  <w:comment xmlns:w="http://schemas.openxmlformats.org/wordprocessingml/2006/main" w:initials="me" w:author="meryn" w:date="2026-07-09T14:23:01" w:id="1737760733">
    <w:p xmlns:w14="http://schemas.microsoft.com/office/word/2010/wordml" xmlns:w="http://schemas.openxmlformats.org/wordprocessingml/2006/main" w:rsidR="5A3074B6" w:rsidRDefault="0FB2A0DA" w14:paraId="2D57C3E8" w14:textId="18BD3A9D">
      <w:pPr>
        <w:pStyle w:val="CommentText"/>
      </w:pPr>
      <w:r>
        <w:rPr>
          <w:rStyle w:val="CommentReference"/>
        </w:rPr>
        <w:annotationRef/>
      </w:r>
      <w:r w:rsidRPr="596FDC28" w:rsidR="1A16D824">
        <w:t>Is this pronounced as a acronym? "I.A.M"</w:t>
      </w:r>
    </w:p>
  </w:comment>
  <w:comment xmlns:w="http://schemas.openxmlformats.org/wordprocessingml/2006/main" w:initials="me" w:author="meryn" w:date="2026-07-09T14:23:39" w:id="1170670887">
    <w:p xmlns:w14="http://schemas.microsoft.com/office/word/2010/wordml" xmlns:w="http://schemas.openxmlformats.org/wordprocessingml/2006/main" w:rsidR="7A4B1914" w:rsidRDefault="72433838" w14:paraId="006ECBCF" w14:textId="1AB167A5">
      <w:pPr>
        <w:pStyle w:val="CommentText"/>
      </w:pPr>
      <w:r>
        <w:rPr>
          <w:rStyle w:val="CommentReference"/>
        </w:rPr>
        <w:annotationRef/>
      </w:r>
      <w:r w:rsidRPr="0C28595B" w:rsidR="52A85752">
        <w:t>Should we say "oh-auth"</w:t>
      </w:r>
    </w:p>
  </w:comment>
  <w:comment xmlns:w="http://schemas.openxmlformats.org/wordprocessingml/2006/main" w:initials="me" w:author="meryn" w:date="2026-07-09T14:26:36" w:id="2089091716">
    <w:p xmlns:w14="http://schemas.microsoft.com/office/word/2010/wordml" xmlns:w="http://schemas.openxmlformats.org/wordprocessingml/2006/main" w:rsidR="18A6861E" w:rsidRDefault="7AE6CC2F" w14:paraId="1A86C83D" w14:textId="2071F0FB">
      <w:pPr>
        <w:pStyle w:val="CommentText"/>
      </w:pPr>
      <w:r>
        <w:rPr>
          <w:rStyle w:val="CommentReference"/>
        </w:rPr>
        <w:annotationRef/>
      </w:r>
      <w:r w:rsidRPr="1B37E4FA" w:rsidR="6DFA309C">
        <w:t>Assuming we dont say the underscore, is this 'Updated at"</w:t>
      </w:r>
    </w:p>
  </w:comment>
  <w:comment xmlns:w="http://schemas.openxmlformats.org/wordprocessingml/2006/main" w:initials="me" w:author="meryn" w:date="2026-07-09T14:28:51" w:id="1275391771">
    <w:p xmlns:w14="http://schemas.microsoft.com/office/word/2010/wordml" xmlns:w="http://schemas.openxmlformats.org/wordprocessingml/2006/main" w:rsidR="2563B69B" w:rsidRDefault="2E8D1C70" w14:paraId="1C37D09D" w14:textId="05C4AA9E">
      <w:pPr>
        <w:pStyle w:val="CommentText"/>
      </w:pPr>
      <w:r>
        <w:rPr>
          <w:rStyle w:val="CommentReference"/>
        </w:rPr>
        <w:annotationRef/>
      </w:r>
      <w:r w:rsidRPr="564238E4" w:rsidR="3CB3EB04">
        <w:t>Can you list out exactly what phrases you like recapped here.</w:t>
      </w:r>
    </w:p>
  </w:comment>
  <w:comment xmlns:w="http://schemas.openxmlformats.org/wordprocessingml/2006/main" w:initials="me" w:author="meryn" w:date="2026-07-09T14:30:13" w:id="1803500001">
    <w:p xmlns:w14="http://schemas.microsoft.com/office/word/2010/wordml" xmlns:w="http://schemas.openxmlformats.org/wordprocessingml/2006/main" w:rsidR="58785888" w:rsidRDefault="2101F24F" w14:paraId="3B40BE36" w14:textId="410A428B">
      <w:pPr>
        <w:pStyle w:val="CommentText"/>
      </w:pPr>
      <w:r>
        <w:rPr>
          <w:rStyle w:val="CommentReference"/>
        </w:rPr>
        <w:annotationRef/>
      </w:r>
      <w:r w:rsidRPr="7B060E58" w:rsidR="44867602">
        <w:t>Do you all have icon suggestions for these four topics?</w:t>
      </w:r>
    </w:p>
  </w:comment>
  <w:comment xmlns:w="http://schemas.openxmlformats.org/wordprocessingml/2006/main" w:initials="me" w:author="meryn" w:date="2026-07-09T14:31:02" w:id="215573385">
    <w:p xmlns:w14="http://schemas.microsoft.com/office/word/2010/wordml" xmlns:w="http://schemas.openxmlformats.org/wordprocessingml/2006/main" w:rsidR="1F8C62E1" w:rsidRDefault="68AC4751" w14:paraId="33928342" w14:textId="732DA687">
      <w:pPr>
        <w:pStyle w:val="CommentText"/>
      </w:pPr>
      <w:r>
        <w:rPr>
          <w:rStyle w:val="CommentReference"/>
        </w:rPr>
        <w:annotationRef/>
      </w:r>
      <w:r w:rsidRPr="1732161F" w:rsidR="39957BB4">
        <w:t>Could we get a reference for this?</w:t>
      </w:r>
    </w:p>
  </w:comment>
</w:comments>
</file>

<file path=word/commentsExtended.xml><?xml version="1.0" encoding="utf-8"?>
<w15:commentsEx xmlns:mc="http://schemas.openxmlformats.org/markup-compatibility/2006" xmlns:w15="http://schemas.microsoft.com/office/word/2012/wordml" mc:Ignorable="w15">
  <w15:commentEx w15:done="0" w15:paraId="44C7D8ED"/>
  <w15:commentEx w15:done="0" w15:paraId="4A73F0F4"/>
  <w15:commentEx w15:done="0" w15:paraId="0E9A6151"/>
  <w15:commentEx w15:done="0" w15:paraId="28765E48"/>
  <w15:commentEx w15:done="0" w15:paraId="583960D6"/>
  <w15:commentEx w15:done="0" w15:paraId="6D542F05"/>
  <w15:commentEx w15:done="0" w15:paraId="20638CAC"/>
  <w15:commentEx w15:done="0" w15:paraId="0ED87398"/>
  <w15:commentEx w15:done="0" w15:paraId="3945EB6F"/>
  <w15:commentEx w15:done="0" w15:paraId="373F5FD1"/>
  <w15:commentEx w15:done="0" w15:paraId="6387B07D"/>
  <w15:commentEx w15:done="0" w15:paraId="2D57C3E8"/>
  <w15:commentEx w15:done="0" w15:paraId="006ECBCF"/>
  <w15:commentEx w15:done="0" w15:paraId="1A86C83D"/>
  <w15:commentEx w15:done="0" w15:paraId="1C37D09D"/>
  <w15:commentEx w15:done="0" w15:paraId="3B40BE36"/>
  <w15:commentEx w15:done="0" w15:paraId="33928342"/>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9A1A81F" w16cex:dateUtc="2026-07-08T03:27:00Z"/>
  <w16cex:commentExtensible w16cex:durableId="0A202D7E" w16cex:dateUtc="2026-07-08T03:39:00Z"/>
  <w16cex:commentExtensible w16cex:durableId="2A064F68" w16cex:dateUtc="2026-07-08T05:07:00Z"/>
  <w16cex:commentExtensible w16cex:durableId="2478279F" w16cex:dateUtc="2026-07-09T17:46:00.367Z"/>
  <w16cex:commentExtensible w16cex:durableId="60E4BF48" w16cex:dateUtc="2026-07-09T17:48:19.445Z"/>
  <w16cex:commentExtensible w16cex:durableId="75F82CDB" w16cex:dateUtc="2026-07-09T18:00:52.181Z"/>
  <w16cex:commentExtensible w16cex:durableId="6C3F62CD" w16cex:dateUtc="2026-07-09T18:13:12.521Z"/>
  <w16cex:commentExtensible w16cex:durableId="1F7706A4" w16cex:dateUtc="2026-07-09T18:15:04.397Z"/>
  <w16cex:commentExtensible w16cex:durableId="0E743B2A" w16cex:dateUtc="2026-07-09T18:19:38.867Z"/>
  <w16cex:commentExtensible w16cex:durableId="1BA5617D" w16cex:dateUtc="2026-07-09T18:19:53.257Z"/>
  <w16cex:commentExtensible w16cex:durableId="5A136EF5" w16cex:dateUtc="2026-07-09T18:22:35.002Z"/>
  <w16cex:commentExtensible w16cex:durableId="07B1CE8F" w16cex:dateUtc="2026-07-09T18:23:01.811Z"/>
  <w16cex:commentExtensible w16cex:durableId="2E205631" w16cex:dateUtc="2026-07-09T18:23:39.839Z"/>
  <w16cex:commentExtensible w16cex:durableId="3CE190C0" w16cex:dateUtc="2026-07-09T18:26:36.902Z"/>
  <w16cex:commentExtensible w16cex:durableId="41652B6E" w16cex:dateUtc="2026-07-09T18:28:51.13Z"/>
  <w16cex:commentExtensible w16cex:durableId="6561215D" w16cex:dateUtc="2026-07-09T18:30:13.629Z"/>
  <w16cex:commentExtensible w16cex:durableId="7877B926" w16cex:dateUtc="2026-07-09T18:31:02.08Z"/>
</w16cex:commentsExtensible>
</file>

<file path=word/commentsIds.xml><?xml version="1.0" encoding="utf-8"?>
<w16cid:commentsIds xmlns:mc="http://schemas.openxmlformats.org/markup-compatibility/2006" xmlns:w16cid="http://schemas.microsoft.com/office/word/2016/wordml/cid" mc:Ignorable="w16cid">
  <w16cid:commentId w16cid:paraId="44C7D8ED" w16cid:durableId="39A1A81F"/>
  <w16cid:commentId w16cid:paraId="4A73F0F4" w16cid:durableId="0A202D7E"/>
  <w16cid:commentId w16cid:paraId="0E9A6151" w16cid:durableId="2A064F68"/>
  <w16cid:commentId w16cid:paraId="28765E48" w16cid:durableId="2478279F"/>
  <w16cid:commentId w16cid:paraId="583960D6" w16cid:durableId="60E4BF48"/>
  <w16cid:commentId w16cid:paraId="6D542F05" w16cid:durableId="75F82CDB"/>
  <w16cid:commentId w16cid:paraId="20638CAC" w16cid:durableId="6C3F62CD"/>
  <w16cid:commentId w16cid:paraId="0ED87398" w16cid:durableId="1F7706A4"/>
  <w16cid:commentId w16cid:paraId="3945EB6F" w16cid:durableId="0E743B2A"/>
  <w16cid:commentId w16cid:paraId="373F5FD1" w16cid:durableId="1BA5617D"/>
  <w16cid:commentId w16cid:paraId="6387B07D" w16cid:durableId="5A136EF5"/>
  <w16cid:commentId w16cid:paraId="2D57C3E8" w16cid:durableId="07B1CE8F"/>
  <w16cid:commentId w16cid:paraId="006ECBCF" w16cid:durableId="2E205631"/>
  <w16cid:commentId w16cid:paraId="1A86C83D" w16cid:durableId="3CE190C0"/>
  <w16cid:commentId w16cid:paraId="1C37D09D" w16cid:durableId="41652B6E"/>
  <w16cid:commentId w16cid:paraId="3B40BE36" w16cid:durableId="6561215D"/>
  <w16cid:commentId w16cid:paraId="33928342" w16cid:durableId="7877B92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B53FBD"/>
    <w:multiLevelType w:val="hybridMultilevel"/>
    <w:tmpl w:val="FFFFFFFF"/>
    <w:lvl w:ilvl="0" w:tplc="8CC0162A">
      <w:start w:val="1"/>
      <w:numFmt w:val="bullet"/>
      <w:lvlText w:val=""/>
      <w:lvlJc w:val="left"/>
      <w:pPr>
        <w:ind w:left="720" w:hanging="360"/>
      </w:pPr>
      <w:rPr>
        <w:rFonts w:hint="default" w:ascii="Symbol" w:hAnsi="Symbol"/>
      </w:rPr>
    </w:lvl>
    <w:lvl w:ilvl="1" w:tplc="B17C4D96">
      <w:start w:val="1"/>
      <w:numFmt w:val="bullet"/>
      <w:lvlText w:val="o"/>
      <w:lvlJc w:val="left"/>
      <w:pPr>
        <w:ind w:left="1440" w:hanging="360"/>
      </w:pPr>
      <w:rPr>
        <w:rFonts w:hint="default" w:ascii="Courier New" w:hAnsi="Courier New"/>
      </w:rPr>
    </w:lvl>
    <w:lvl w:ilvl="2" w:tplc="E6F24EF4">
      <w:start w:val="1"/>
      <w:numFmt w:val="bullet"/>
      <w:lvlText w:val=""/>
      <w:lvlJc w:val="left"/>
      <w:pPr>
        <w:ind w:left="2160" w:hanging="360"/>
      </w:pPr>
      <w:rPr>
        <w:rFonts w:hint="default" w:ascii="Wingdings" w:hAnsi="Wingdings"/>
      </w:rPr>
    </w:lvl>
    <w:lvl w:ilvl="3" w:tplc="61D83316">
      <w:start w:val="1"/>
      <w:numFmt w:val="bullet"/>
      <w:lvlText w:val=""/>
      <w:lvlJc w:val="left"/>
      <w:pPr>
        <w:ind w:left="2880" w:hanging="360"/>
      </w:pPr>
      <w:rPr>
        <w:rFonts w:hint="default" w:ascii="Symbol" w:hAnsi="Symbol"/>
      </w:rPr>
    </w:lvl>
    <w:lvl w:ilvl="4" w:tplc="41E8D788">
      <w:start w:val="1"/>
      <w:numFmt w:val="bullet"/>
      <w:lvlText w:val="o"/>
      <w:lvlJc w:val="left"/>
      <w:pPr>
        <w:ind w:left="3600" w:hanging="360"/>
      </w:pPr>
      <w:rPr>
        <w:rFonts w:hint="default" w:ascii="Courier New" w:hAnsi="Courier New"/>
      </w:rPr>
    </w:lvl>
    <w:lvl w:ilvl="5" w:tplc="1102D374">
      <w:start w:val="1"/>
      <w:numFmt w:val="bullet"/>
      <w:lvlText w:val=""/>
      <w:lvlJc w:val="left"/>
      <w:pPr>
        <w:ind w:left="4320" w:hanging="360"/>
      </w:pPr>
      <w:rPr>
        <w:rFonts w:hint="default" w:ascii="Wingdings" w:hAnsi="Wingdings"/>
      </w:rPr>
    </w:lvl>
    <w:lvl w:ilvl="6" w:tplc="AC5A97DE">
      <w:start w:val="1"/>
      <w:numFmt w:val="bullet"/>
      <w:lvlText w:val=""/>
      <w:lvlJc w:val="left"/>
      <w:pPr>
        <w:ind w:left="5040" w:hanging="360"/>
      </w:pPr>
      <w:rPr>
        <w:rFonts w:hint="default" w:ascii="Symbol" w:hAnsi="Symbol"/>
      </w:rPr>
    </w:lvl>
    <w:lvl w:ilvl="7" w:tplc="BF20A480">
      <w:start w:val="1"/>
      <w:numFmt w:val="bullet"/>
      <w:lvlText w:val="o"/>
      <w:lvlJc w:val="left"/>
      <w:pPr>
        <w:ind w:left="5760" w:hanging="360"/>
      </w:pPr>
      <w:rPr>
        <w:rFonts w:hint="default" w:ascii="Courier New" w:hAnsi="Courier New"/>
      </w:rPr>
    </w:lvl>
    <w:lvl w:ilvl="8" w:tplc="4B54417A">
      <w:start w:val="1"/>
      <w:numFmt w:val="bullet"/>
      <w:lvlText w:val=""/>
      <w:lvlJc w:val="left"/>
      <w:pPr>
        <w:ind w:left="6480" w:hanging="360"/>
      </w:pPr>
      <w:rPr>
        <w:rFonts w:hint="default" w:ascii="Wingdings" w:hAnsi="Wingdings"/>
      </w:rPr>
    </w:lvl>
  </w:abstractNum>
  <w:abstractNum w:abstractNumId="1" w15:restartNumberingAfterBreak="0">
    <w:nsid w:val="6DC3C946"/>
    <w:multiLevelType w:val="hybridMultilevel"/>
    <w:tmpl w:val="FFFFFFFF"/>
    <w:lvl w:ilvl="0" w:tplc="6A687240">
      <w:start w:val="1"/>
      <w:numFmt w:val="bullet"/>
      <w:lvlText w:val=""/>
      <w:lvlJc w:val="left"/>
      <w:pPr>
        <w:ind w:left="720" w:hanging="360"/>
      </w:pPr>
      <w:rPr>
        <w:rFonts w:hint="default" w:ascii="Symbol" w:hAnsi="Symbol"/>
      </w:rPr>
    </w:lvl>
    <w:lvl w:ilvl="1" w:tplc="7212985A">
      <w:start w:val="1"/>
      <w:numFmt w:val="bullet"/>
      <w:lvlText w:val="o"/>
      <w:lvlJc w:val="left"/>
      <w:pPr>
        <w:ind w:left="1440" w:hanging="360"/>
      </w:pPr>
      <w:rPr>
        <w:rFonts w:hint="default" w:ascii="Courier New" w:hAnsi="Courier New"/>
      </w:rPr>
    </w:lvl>
    <w:lvl w:ilvl="2" w:tplc="2190D6BA">
      <w:start w:val="1"/>
      <w:numFmt w:val="bullet"/>
      <w:lvlText w:val=""/>
      <w:lvlJc w:val="left"/>
      <w:pPr>
        <w:ind w:left="2160" w:hanging="360"/>
      </w:pPr>
      <w:rPr>
        <w:rFonts w:hint="default" w:ascii="Wingdings" w:hAnsi="Wingdings"/>
      </w:rPr>
    </w:lvl>
    <w:lvl w:ilvl="3" w:tplc="238C0D90">
      <w:start w:val="1"/>
      <w:numFmt w:val="bullet"/>
      <w:lvlText w:val=""/>
      <w:lvlJc w:val="left"/>
      <w:pPr>
        <w:ind w:left="2880" w:hanging="360"/>
      </w:pPr>
      <w:rPr>
        <w:rFonts w:hint="default" w:ascii="Symbol" w:hAnsi="Symbol"/>
      </w:rPr>
    </w:lvl>
    <w:lvl w:ilvl="4" w:tplc="CB9CA446">
      <w:start w:val="1"/>
      <w:numFmt w:val="bullet"/>
      <w:lvlText w:val="o"/>
      <w:lvlJc w:val="left"/>
      <w:pPr>
        <w:ind w:left="3600" w:hanging="360"/>
      </w:pPr>
      <w:rPr>
        <w:rFonts w:hint="default" w:ascii="Courier New" w:hAnsi="Courier New"/>
      </w:rPr>
    </w:lvl>
    <w:lvl w:ilvl="5" w:tplc="84D6A9C2">
      <w:start w:val="1"/>
      <w:numFmt w:val="bullet"/>
      <w:lvlText w:val=""/>
      <w:lvlJc w:val="left"/>
      <w:pPr>
        <w:ind w:left="4320" w:hanging="360"/>
      </w:pPr>
      <w:rPr>
        <w:rFonts w:hint="default" w:ascii="Wingdings" w:hAnsi="Wingdings"/>
      </w:rPr>
    </w:lvl>
    <w:lvl w:ilvl="6" w:tplc="F1144DB2">
      <w:start w:val="1"/>
      <w:numFmt w:val="bullet"/>
      <w:lvlText w:val=""/>
      <w:lvlJc w:val="left"/>
      <w:pPr>
        <w:ind w:left="5040" w:hanging="360"/>
      </w:pPr>
      <w:rPr>
        <w:rFonts w:hint="default" w:ascii="Symbol" w:hAnsi="Symbol"/>
      </w:rPr>
    </w:lvl>
    <w:lvl w:ilvl="7" w:tplc="3BF8F944">
      <w:start w:val="1"/>
      <w:numFmt w:val="bullet"/>
      <w:lvlText w:val="o"/>
      <w:lvlJc w:val="left"/>
      <w:pPr>
        <w:ind w:left="5760" w:hanging="360"/>
      </w:pPr>
      <w:rPr>
        <w:rFonts w:hint="default" w:ascii="Courier New" w:hAnsi="Courier New"/>
      </w:rPr>
    </w:lvl>
    <w:lvl w:ilvl="8" w:tplc="62D4CC02">
      <w:start w:val="1"/>
      <w:numFmt w:val="bullet"/>
      <w:lvlText w:val=""/>
      <w:lvlJc w:val="left"/>
      <w:pPr>
        <w:ind w:left="6480" w:hanging="360"/>
      </w:pPr>
      <w:rPr>
        <w:rFonts w:hint="default" w:ascii="Wingdings" w:hAnsi="Wingdings"/>
      </w:rPr>
    </w:lvl>
  </w:abstractNum>
  <w:num w:numId="1" w16cid:durableId="1676225937">
    <w:abstractNumId w:val="1"/>
  </w:num>
  <w:num w:numId="2" w16cid:durableId="1265768689">
    <w:abstractNumId w:val="0"/>
  </w:num>
</w:numbering>
</file>

<file path=word/people.xml><?xml version="1.0" encoding="utf-8"?>
<w15:people xmlns:mc="http://schemas.openxmlformats.org/markup-compatibility/2006" xmlns:w15="http://schemas.microsoft.com/office/word/2012/wordml" mc:Ignorable="w15">
  <w15:person w15:author="Graf, Brian">
    <w15:presenceInfo w15:providerId="AD" w15:userId="S::bgraf@netapp.com::5a132429-f540-45fe-b5ef-b4c532683e49"/>
  </w15:person>
  <w15:person w15:author="meryn">
    <w15:presenceInfo w15:providerId="AD" w15:userId="S::meryn_dashstudio.net#ext#@netapp.onmicrosoft.com::a7c3b327-8c5b-47bd-a6d4-8b3e51e39e1d"/>
  </w15:person>
  <w15:person w15:author="cory">
    <w15:presenceInfo w15:providerId="AD" w15:userId="S::cory_dashstudio.net#ext#@netapp.onmicrosoft.com::6e3d0119-6745-420e-b4ae-bc56a95a91ab"/>
  </w15:person>
  <w15:person w15:author="meryn">
    <w15:presenceInfo w15:providerId="AD" w15:userId="S::meryn_dashstudio.net#ext#@netapp.onmicrosoft.com::a7c3b327-8c5b-47bd-a6d4-8b3e51e39e1d"/>
  </w15:person>
  <w15:person w15:author="cory">
    <w15:presenceInfo w15:providerId="AD" w15:userId="S::cory_dashstudio.net#ext#@netapp.onmicrosoft.com::6e3d0119-6745-420e-b4ae-bc56a95a91a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08B"/>
    <w:rsid w:val="0001008B"/>
    <w:rsid w:val="00044380"/>
    <w:rsid w:val="00072C42"/>
    <w:rsid w:val="000D3601"/>
    <w:rsid w:val="001503CE"/>
    <w:rsid w:val="00174B63"/>
    <w:rsid w:val="0020095C"/>
    <w:rsid w:val="002D285A"/>
    <w:rsid w:val="00331776"/>
    <w:rsid w:val="00344378"/>
    <w:rsid w:val="003D5C3C"/>
    <w:rsid w:val="00445F48"/>
    <w:rsid w:val="004475DE"/>
    <w:rsid w:val="004772CB"/>
    <w:rsid w:val="00483777"/>
    <w:rsid w:val="005829EF"/>
    <w:rsid w:val="005A10A3"/>
    <w:rsid w:val="006101E3"/>
    <w:rsid w:val="0063588B"/>
    <w:rsid w:val="006750B6"/>
    <w:rsid w:val="006A46E7"/>
    <w:rsid w:val="006D692E"/>
    <w:rsid w:val="0072673B"/>
    <w:rsid w:val="00802CC0"/>
    <w:rsid w:val="00843FAC"/>
    <w:rsid w:val="008966C0"/>
    <w:rsid w:val="008D3822"/>
    <w:rsid w:val="008F019F"/>
    <w:rsid w:val="008F6CD5"/>
    <w:rsid w:val="00991C00"/>
    <w:rsid w:val="00993B4E"/>
    <w:rsid w:val="00AA631A"/>
    <w:rsid w:val="00B43565"/>
    <w:rsid w:val="00BA42C0"/>
    <w:rsid w:val="00BB6805"/>
    <w:rsid w:val="00C50645"/>
    <w:rsid w:val="00C7376F"/>
    <w:rsid w:val="00D632F7"/>
    <w:rsid w:val="00DC1C02"/>
    <w:rsid w:val="00DC2637"/>
    <w:rsid w:val="00DE2FA3"/>
    <w:rsid w:val="00DE5BF0"/>
    <w:rsid w:val="00E62F64"/>
    <w:rsid w:val="00E73954"/>
    <w:rsid w:val="00E96641"/>
    <w:rsid w:val="00EE3F40"/>
    <w:rsid w:val="00F077B0"/>
    <w:rsid w:val="00F5198E"/>
    <w:rsid w:val="5778B7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3668B9"/>
  <w15:chartTrackingRefBased/>
  <w15:docId w15:val="{260B62CA-C57F-B846-83F5-75017A9AE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1008B"/>
    <w:pPr>
      <w:spacing w:after="0" w:line="240" w:lineRule="auto"/>
    </w:pPr>
    <w:rPr>
      <w:rFonts w:ascii="Calibri" w:hAnsi="Calibri" w:eastAsia="Calibri" w:cs="Calibri"/>
      <w:kern w:val="0"/>
      <w:sz w:val="21"/>
      <w:szCs w:val="21"/>
      <w14:ligatures w14:val="none"/>
    </w:rPr>
  </w:style>
  <w:style w:type="paragraph" w:styleId="Heading1">
    <w:name w:val="heading 1"/>
    <w:basedOn w:val="Normal"/>
    <w:next w:val="Normal"/>
    <w:link w:val="Heading1Char"/>
    <w:uiPriority w:val="9"/>
    <w:qFormat/>
    <w:rsid w:val="0001008B"/>
    <w:pPr>
      <w:keepNext/>
      <w:keepLines/>
      <w:spacing w:before="360" w:after="80" w:line="278" w:lineRule="auto"/>
      <w:outlineLvl w:val="0"/>
    </w:pPr>
    <w:rPr>
      <w:rFonts w:asciiTheme="majorHAnsi" w:hAnsiTheme="majorHAnsi" w:eastAsiaTheme="majorEastAsia"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01008B"/>
    <w:pPr>
      <w:keepNext/>
      <w:keepLines/>
      <w:spacing w:before="160" w:after="80" w:line="278" w:lineRule="auto"/>
      <w:outlineLvl w:val="1"/>
    </w:pPr>
    <w:rPr>
      <w:rFonts w:asciiTheme="majorHAnsi" w:hAnsiTheme="majorHAnsi" w:eastAsiaTheme="majorEastAsia"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1008B"/>
    <w:pPr>
      <w:keepNext/>
      <w:keepLines/>
      <w:spacing w:before="160" w:after="80" w:line="278" w:lineRule="auto"/>
      <w:outlineLvl w:val="2"/>
    </w:pPr>
    <w:rPr>
      <w:rFonts w:asciiTheme="minorHAnsi" w:hAnsiTheme="minorHAnsi"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1008B"/>
    <w:pPr>
      <w:keepNext/>
      <w:keepLines/>
      <w:spacing w:before="80" w:after="40" w:line="278" w:lineRule="auto"/>
      <w:outlineLvl w:val="3"/>
    </w:pPr>
    <w:rPr>
      <w:rFonts w:asciiTheme="minorHAnsi" w:hAnsiTheme="minorHAnsi"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01008B"/>
    <w:pPr>
      <w:keepNext/>
      <w:keepLines/>
      <w:spacing w:before="80" w:after="40" w:line="278" w:lineRule="auto"/>
      <w:outlineLvl w:val="4"/>
    </w:pPr>
    <w:rPr>
      <w:rFonts w:asciiTheme="minorHAnsi" w:hAnsiTheme="minorHAnsi"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01008B"/>
    <w:pPr>
      <w:keepNext/>
      <w:keepLines/>
      <w:spacing w:before="40" w:line="278" w:lineRule="auto"/>
      <w:outlineLvl w:val="5"/>
    </w:pPr>
    <w:rPr>
      <w:rFonts w:asciiTheme="minorHAnsi" w:hAnsiTheme="minorHAnsi"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01008B"/>
    <w:pPr>
      <w:keepNext/>
      <w:keepLines/>
      <w:spacing w:before="40" w:line="278" w:lineRule="auto"/>
      <w:outlineLvl w:val="6"/>
    </w:pPr>
    <w:rPr>
      <w:rFonts w:asciiTheme="minorHAnsi" w:hAnsiTheme="minorHAnsi"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01008B"/>
    <w:pPr>
      <w:keepNext/>
      <w:keepLines/>
      <w:spacing w:line="278" w:lineRule="auto"/>
      <w:outlineLvl w:val="7"/>
    </w:pPr>
    <w:rPr>
      <w:rFonts w:asciiTheme="minorHAnsi" w:hAnsiTheme="minorHAnsi"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01008B"/>
    <w:pPr>
      <w:keepNext/>
      <w:keepLines/>
      <w:spacing w:line="278" w:lineRule="auto"/>
      <w:outlineLvl w:val="8"/>
    </w:pPr>
    <w:rPr>
      <w:rFonts w:asciiTheme="minorHAnsi" w:hAnsiTheme="minorHAnsi" w:eastAsiaTheme="majorEastAsia" w:cstheme="majorBidi"/>
      <w:color w:val="272727" w:themeColor="text1" w:themeTint="D8"/>
      <w:kern w:val="2"/>
      <w:sz w:val="24"/>
      <w:szCs w:val="24"/>
      <w14:ligatures w14:val="standardContextual"/>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1008B"/>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01008B"/>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01008B"/>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1008B"/>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1008B"/>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1008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1008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1008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1008B"/>
    <w:rPr>
      <w:rFonts w:eastAsiaTheme="majorEastAsia" w:cstheme="majorBidi"/>
      <w:color w:val="272727" w:themeColor="text1" w:themeTint="D8"/>
    </w:rPr>
  </w:style>
  <w:style w:type="paragraph" w:styleId="Title">
    <w:name w:val="Title"/>
    <w:basedOn w:val="Normal"/>
    <w:next w:val="Normal"/>
    <w:link w:val="TitleChar"/>
    <w:uiPriority w:val="10"/>
    <w:qFormat/>
    <w:rsid w:val="0001008B"/>
    <w:pPr>
      <w:spacing w:after="80"/>
      <w:contextualSpacing/>
    </w:pPr>
    <w:rPr>
      <w:rFonts w:asciiTheme="majorHAnsi" w:hAnsiTheme="majorHAnsi" w:eastAsiaTheme="majorEastAsia" w:cstheme="majorBidi"/>
      <w:spacing w:val="-10"/>
      <w:kern w:val="28"/>
      <w:sz w:val="56"/>
      <w:szCs w:val="56"/>
      <w14:ligatures w14:val="standardContextual"/>
    </w:rPr>
  </w:style>
  <w:style w:type="character" w:styleId="TitleChar" w:customStyle="1">
    <w:name w:val="Title Char"/>
    <w:basedOn w:val="DefaultParagraphFont"/>
    <w:link w:val="Title"/>
    <w:uiPriority w:val="10"/>
    <w:rsid w:val="0001008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1008B"/>
    <w:pPr>
      <w:numPr>
        <w:ilvl w:val="1"/>
      </w:numPr>
      <w:spacing w:after="160" w:line="278" w:lineRule="auto"/>
    </w:pPr>
    <w:rPr>
      <w:rFonts w:asciiTheme="minorHAnsi" w:hAnsiTheme="minorHAnsi" w:eastAsiaTheme="majorEastAsia" w:cstheme="majorBidi"/>
      <w:color w:val="595959" w:themeColor="text1" w:themeTint="A6"/>
      <w:spacing w:val="15"/>
      <w:kern w:val="2"/>
      <w:sz w:val="28"/>
      <w:szCs w:val="28"/>
      <w14:ligatures w14:val="standardContextual"/>
    </w:rPr>
  </w:style>
  <w:style w:type="character" w:styleId="SubtitleChar" w:customStyle="1">
    <w:name w:val="Subtitle Char"/>
    <w:basedOn w:val="DefaultParagraphFont"/>
    <w:link w:val="Subtitle"/>
    <w:uiPriority w:val="11"/>
    <w:rsid w:val="000100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08B"/>
    <w:pPr>
      <w:spacing w:before="160" w:after="160" w:line="278" w:lineRule="auto"/>
      <w:jc w:val="center"/>
    </w:pPr>
    <w:rPr>
      <w:rFonts w:asciiTheme="minorHAnsi" w:hAnsiTheme="minorHAnsi" w:eastAsiaTheme="minorHAnsi" w:cstheme="minorBidi"/>
      <w:i/>
      <w:iCs/>
      <w:color w:val="404040" w:themeColor="text1" w:themeTint="BF"/>
      <w:kern w:val="2"/>
      <w:sz w:val="24"/>
      <w:szCs w:val="24"/>
      <w14:ligatures w14:val="standardContextual"/>
    </w:rPr>
  </w:style>
  <w:style w:type="character" w:styleId="QuoteChar" w:customStyle="1">
    <w:name w:val="Quote Char"/>
    <w:basedOn w:val="DefaultParagraphFont"/>
    <w:link w:val="Quote"/>
    <w:uiPriority w:val="29"/>
    <w:rsid w:val="0001008B"/>
    <w:rPr>
      <w:i/>
      <w:iCs/>
      <w:color w:val="404040" w:themeColor="text1" w:themeTint="BF"/>
    </w:rPr>
  </w:style>
  <w:style w:type="paragraph" w:styleId="ListParagraph">
    <w:name w:val="List Paragraph"/>
    <w:basedOn w:val="Normal"/>
    <w:uiPriority w:val="34"/>
    <w:qFormat/>
    <w:rsid w:val="0001008B"/>
    <w:pPr>
      <w:spacing w:after="160" w:line="278" w:lineRule="auto"/>
      <w:ind w:left="720"/>
      <w:contextualSpacing/>
    </w:pPr>
    <w:rPr>
      <w:rFonts w:asciiTheme="minorHAnsi" w:hAnsiTheme="minorHAnsi" w:eastAsiaTheme="minorHAnsi" w:cstheme="minorBidi"/>
      <w:kern w:val="2"/>
      <w:sz w:val="24"/>
      <w:szCs w:val="24"/>
      <w14:ligatures w14:val="standardContextual"/>
    </w:rPr>
  </w:style>
  <w:style w:type="character" w:styleId="IntenseEmphasis">
    <w:name w:val="Intense Emphasis"/>
    <w:basedOn w:val="DefaultParagraphFont"/>
    <w:uiPriority w:val="21"/>
    <w:qFormat/>
    <w:rsid w:val="0001008B"/>
    <w:rPr>
      <w:i/>
      <w:iCs/>
      <w:color w:val="0F4761" w:themeColor="accent1" w:themeShade="BF"/>
    </w:rPr>
  </w:style>
  <w:style w:type="paragraph" w:styleId="IntenseQuote">
    <w:name w:val="Intense Quote"/>
    <w:basedOn w:val="Normal"/>
    <w:next w:val="Normal"/>
    <w:link w:val="IntenseQuoteChar"/>
    <w:uiPriority w:val="30"/>
    <w:qFormat/>
    <w:rsid w:val="0001008B"/>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HAnsi" w:cstheme="minorBidi"/>
      <w:i/>
      <w:iCs/>
      <w:color w:val="0F4761" w:themeColor="accent1" w:themeShade="BF"/>
      <w:kern w:val="2"/>
      <w:sz w:val="24"/>
      <w:szCs w:val="24"/>
      <w14:ligatures w14:val="standardContextual"/>
    </w:rPr>
  </w:style>
  <w:style w:type="character" w:styleId="IntenseQuoteChar" w:customStyle="1">
    <w:name w:val="Intense Quote Char"/>
    <w:basedOn w:val="DefaultParagraphFont"/>
    <w:link w:val="IntenseQuote"/>
    <w:uiPriority w:val="30"/>
    <w:rsid w:val="0001008B"/>
    <w:rPr>
      <w:i/>
      <w:iCs/>
      <w:color w:val="0F4761" w:themeColor="accent1" w:themeShade="BF"/>
    </w:rPr>
  </w:style>
  <w:style w:type="character" w:styleId="IntenseReference">
    <w:name w:val="Intense Reference"/>
    <w:basedOn w:val="DefaultParagraphFont"/>
    <w:uiPriority w:val="32"/>
    <w:qFormat/>
    <w:rsid w:val="0001008B"/>
    <w:rPr>
      <w:b/>
      <w:bCs/>
      <w:smallCaps/>
      <w:color w:val="0F4761" w:themeColor="accent1" w:themeShade="BF"/>
      <w:spacing w:val="5"/>
    </w:rPr>
  </w:style>
  <w:style w:type="character" w:styleId="CommentReference">
    <w:name w:val="annotation reference"/>
    <w:basedOn w:val="DefaultParagraphFont"/>
    <w:uiPriority w:val="99"/>
    <w:semiHidden/>
    <w:unhideWhenUsed/>
    <w:rsid w:val="00174B63"/>
    <w:rPr>
      <w:sz w:val="16"/>
      <w:szCs w:val="16"/>
    </w:rPr>
  </w:style>
  <w:style w:type="paragraph" w:styleId="CommentText">
    <w:name w:val="annotation text"/>
    <w:basedOn w:val="Normal"/>
    <w:link w:val="CommentTextChar"/>
    <w:uiPriority w:val="99"/>
    <w:semiHidden/>
    <w:unhideWhenUsed/>
    <w:rsid w:val="00174B63"/>
    <w:rPr>
      <w:sz w:val="20"/>
      <w:szCs w:val="20"/>
    </w:rPr>
  </w:style>
  <w:style w:type="character" w:styleId="CommentTextChar" w:customStyle="1">
    <w:name w:val="Comment Text Char"/>
    <w:basedOn w:val="DefaultParagraphFont"/>
    <w:link w:val="CommentText"/>
    <w:uiPriority w:val="99"/>
    <w:semiHidden/>
    <w:rsid w:val="00174B63"/>
    <w:rPr>
      <w:rFonts w:ascii="Calibri" w:hAnsi="Calibri" w:eastAsia="Calibri" w:cs="Calibr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174B63"/>
    <w:rPr>
      <w:b/>
      <w:bCs/>
    </w:rPr>
  </w:style>
  <w:style w:type="character" w:styleId="CommentSubjectChar" w:customStyle="1">
    <w:name w:val="Comment Subject Char"/>
    <w:basedOn w:val="CommentTextChar"/>
    <w:link w:val="CommentSubject"/>
    <w:uiPriority w:val="99"/>
    <w:semiHidden/>
    <w:rsid w:val="00174B63"/>
    <w:rPr>
      <w:rFonts w:ascii="Calibri" w:hAnsi="Calibri" w:eastAsia="Calibri" w:cs="Calibri"/>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Graf, Brian</dc:creator>
  <keywords/>
  <dc:description/>
  <lastModifiedBy>meryn</lastModifiedBy>
  <revision>38</revision>
  <dcterms:created xsi:type="dcterms:W3CDTF">2026-07-08T02:17:00.0000000Z</dcterms:created>
  <dcterms:modified xsi:type="dcterms:W3CDTF">2026-07-09T18:31:42.4862184Z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a3d71cd-3216-475a-a7d5-09c83fd8cd43_Enabled">
    <vt:lpwstr>true</vt:lpwstr>
  </property>
  <property fmtid="{D5CDD505-2E9C-101B-9397-08002B2CF9AE}" pid="3" name="MSIP_Label_1a3d71cd-3216-475a-a7d5-09c83fd8cd43_SetDate">
    <vt:lpwstr>2026-07-08T02:19:40Z</vt:lpwstr>
  </property>
  <property fmtid="{D5CDD505-2E9C-101B-9397-08002B2CF9AE}" pid="4" name="MSIP_Label_1a3d71cd-3216-475a-a7d5-09c83fd8cd43_Method">
    <vt:lpwstr>Privileged</vt:lpwstr>
  </property>
  <property fmtid="{D5CDD505-2E9C-101B-9397-08002B2CF9AE}" pid="5" name="MSIP_Label_1a3d71cd-3216-475a-a7d5-09c83fd8cd43_Name">
    <vt:lpwstr>Confidential</vt:lpwstr>
  </property>
  <property fmtid="{D5CDD505-2E9C-101B-9397-08002B2CF9AE}" pid="6" name="MSIP_Label_1a3d71cd-3216-475a-a7d5-09c83fd8cd43_SiteId">
    <vt:lpwstr>4b0911a0-929b-4715-944b-c03745165b3a</vt:lpwstr>
  </property>
  <property fmtid="{D5CDD505-2E9C-101B-9397-08002B2CF9AE}" pid="7" name="MSIP_Label_1a3d71cd-3216-475a-a7d5-09c83fd8cd43_ActionId">
    <vt:lpwstr>5393ae0d-02b9-43ac-86a7-ccfd9bf242b2</vt:lpwstr>
  </property>
  <property fmtid="{D5CDD505-2E9C-101B-9397-08002B2CF9AE}" pid="8" name="MSIP_Label_1a3d71cd-3216-475a-a7d5-09c83fd8cd43_ContentBits">
    <vt:lpwstr>0</vt:lpwstr>
  </property>
  <property fmtid="{D5CDD505-2E9C-101B-9397-08002B2CF9AE}" pid="9" name="MSIP_Label_1a3d71cd-3216-475a-a7d5-09c83fd8cd43_Tag">
    <vt:lpwstr>50, 0, 1, 1</vt:lpwstr>
  </property>
</Properties>
</file>