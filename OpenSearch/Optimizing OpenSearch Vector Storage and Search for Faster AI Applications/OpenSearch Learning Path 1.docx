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75AFC" w:rsidP="186E01E4" w:rsidRDefault="37A5C9F3" w14:paraId="1229B928" w14:textId="47543521">
      <w:pPr>
        <w:pStyle w:val="TOC1"/>
        <w:tabs>
          <w:tab w:val="right" w:leader="dot" w:pos="9345"/>
        </w:tabs>
      </w:pPr>
      <w:r>
        <w:fldChar w:fldCharType="begin"/>
      </w:r>
      <w:r>
        <w:instrText>TOC \o "1-9" \z \u \h</w:instrText>
      </w:r>
      <w:r>
        <w:fldChar w:fldCharType="separate"/>
      </w:r>
      <w:hyperlink w:anchor="_Toc1337029754">
        <w:r w:rsidRPr="186E01E4" w:rsidR="186E01E4">
          <w:rPr>
            <w:rStyle w:val="Hyperlink"/>
          </w:rPr>
          <w:t>Course Introduction</w:t>
        </w:r>
        <w:r>
          <w:tab/>
        </w:r>
        <w:r>
          <w:fldChar w:fldCharType="begin"/>
        </w:r>
        <w:r>
          <w:instrText>PAGEREF _Toc1337029754 \h</w:instrText>
        </w:r>
        <w:r>
          <w:fldChar w:fldCharType="separate"/>
        </w:r>
        <w:r w:rsidRPr="186E01E4" w:rsidR="186E01E4">
          <w:rPr>
            <w:rStyle w:val="Hyperlink"/>
          </w:rPr>
          <w:t>1</w:t>
        </w:r>
        <w:r>
          <w:fldChar w:fldCharType="end"/>
        </w:r>
      </w:hyperlink>
    </w:p>
    <w:p w:rsidR="00475AFC" w:rsidP="186E01E4" w:rsidRDefault="186E01E4" w14:paraId="65B0FB03" w14:textId="5C4DFDF1">
      <w:pPr>
        <w:pStyle w:val="TOC1"/>
        <w:tabs>
          <w:tab w:val="right" w:leader="dot" w:pos="9345"/>
        </w:tabs>
      </w:pPr>
      <w:hyperlink w:anchor="_Toc110614207">
        <w:r w:rsidRPr="186E01E4">
          <w:rPr>
            <w:rStyle w:val="Hyperlink"/>
          </w:rPr>
          <w:t>Chapter 1 – “Configuring and Optimizing Vector Search in OpenSearch”</w:t>
        </w:r>
        <w:r w:rsidR="37A5C9F3">
          <w:tab/>
        </w:r>
        <w:r w:rsidR="37A5C9F3">
          <w:fldChar w:fldCharType="begin"/>
        </w:r>
        <w:r w:rsidR="37A5C9F3">
          <w:instrText>PAGEREF _Toc110614207 \h</w:instrText>
        </w:r>
        <w:r w:rsidR="37A5C9F3">
          <w:fldChar w:fldCharType="separate"/>
        </w:r>
        <w:r w:rsidRPr="186E01E4">
          <w:rPr>
            <w:rStyle w:val="Hyperlink"/>
          </w:rPr>
          <w:t>3</w:t>
        </w:r>
        <w:r w:rsidR="37A5C9F3">
          <w:fldChar w:fldCharType="end"/>
        </w:r>
      </w:hyperlink>
    </w:p>
    <w:p w:rsidR="00475AFC" w:rsidP="186E01E4" w:rsidRDefault="186E01E4" w14:paraId="519A86DE" w14:textId="53869473">
      <w:pPr>
        <w:pStyle w:val="TOC2"/>
        <w:tabs>
          <w:tab w:val="right" w:leader="dot" w:pos="9345"/>
        </w:tabs>
      </w:pPr>
      <w:hyperlink w:anchor="_Toc686925856">
        <w:r w:rsidRPr="186E01E4">
          <w:rPr>
            <w:rStyle w:val="Hyperlink"/>
          </w:rPr>
          <w:t>Lesson 1-1:  Vector search fundamentals and configuration</w:t>
        </w:r>
        <w:r w:rsidR="37A5C9F3">
          <w:tab/>
        </w:r>
        <w:r w:rsidR="37A5C9F3">
          <w:fldChar w:fldCharType="begin"/>
        </w:r>
        <w:r w:rsidR="37A5C9F3">
          <w:instrText>PAGEREF _Toc686925856 \h</w:instrText>
        </w:r>
        <w:r w:rsidR="37A5C9F3">
          <w:fldChar w:fldCharType="separate"/>
        </w:r>
        <w:r w:rsidRPr="186E01E4">
          <w:rPr>
            <w:rStyle w:val="Hyperlink"/>
          </w:rPr>
          <w:t>5</w:t>
        </w:r>
        <w:r w:rsidR="37A5C9F3">
          <w:fldChar w:fldCharType="end"/>
        </w:r>
      </w:hyperlink>
    </w:p>
    <w:p w:rsidR="00475AFC" w:rsidP="186E01E4" w:rsidRDefault="186E01E4" w14:paraId="3034D841" w14:textId="767803DC">
      <w:pPr>
        <w:pStyle w:val="TOC2"/>
        <w:tabs>
          <w:tab w:val="right" w:leader="dot" w:pos="9345"/>
        </w:tabs>
      </w:pPr>
      <w:hyperlink w:anchor="_Toc336044805">
        <w:r w:rsidRPr="186E01E4">
          <w:rPr>
            <w:rStyle w:val="Hyperlink"/>
          </w:rPr>
          <w:t>Lesson 1-2: Choosing the right type of vector search</w:t>
        </w:r>
        <w:r w:rsidR="37A5C9F3">
          <w:tab/>
        </w:r>
        <w:r w:rsidR="37A5C9F3">
          <w:fldChar w:fldCharType="begin"/>
        </w:r>
        <w:r w:rsidR="37A5C9F3">
          <w:instrText>PAGEREF _Toc336044805 \h</w:instrText>
        </w:r>
        <w:r w:rsidR="37A5C9F3">
          <w:fldChar w:fldCharType="separate"/>
        </w:r>
        <w:r w:rsidRPr="186E01E4">
          <w:rPr>
            <w:rStyle w:val="Hyperlink"/>
          </w:rPr>
          <w:t>10</w:t>
        </w:r>
        <w:r w:rsidR="37A5C9F3">
          <w:fldChar w:fldCharType="end"/>
        </w:r>
      </w:hyperlink>
    </w:p>
    <w:p w:rsidR="00475AFC" w:rsidP="186E01E4" w:rsidRDefault="186E01E4" w14:paraId="7658F4C6" w14:textId="45AB4343">
      <w:pPr>
        <w:pStyle w:val="TOC2"/>
        <w:tabs>
          <w:tab w:val="right" w:leader="dot" w:pos="9345"/>
        </w:tabs>
      </w:pPr>
      <w:hyperlink w:anchor="_Toc1137998228">
        <w:r w:rsidRPr="186E01E4">
          <w:rPr>
            <w:rStyle w:val="Hyperlink"/>
          </w:rPr>
          <w:t>Lesson 1-3: GPUs vs CPUs in OpenSearch</w:t>
        </w:r>
        <w:r w:rsidR="37A5C9F3">
          <w:tab/>
        </w:r>
        <w:r w:rsidR="37A5C9F3">
          <w:fldChar w:fldCharType="begin"/>
        </w:r>
        <w:r w:rsidR="37A5C9F3">
          <w:instrText>PAGEREF _Toc1137998228 \h</w:instrText>
        </w:r>
        <w:r w:rsidR="37A5C9F3">
          <w:fldChar w:fldCharType="separate"/>
        </w:r>
        <w:r w:rsidRPr="186E01E4">
          <w:rPr>
            <w:rStyle w:val="Hyperlink"/>
          </w:rPr>
          <w:t>18</w:t>
        </w:r>
        <w:r w:rsidR="37A5C9F3">
          <w:fldChar w:fldCharType="end"/>
        </w:r>
      </w:hyperlink>
    </w:p>
    <w:p w:rsidR="00475AFC" w:rsidP="186E01E4" w:rsidRDefault="186E01E4" w14:paraId="4DB354DA" w14:textId="5A70528E">
      <w:pPr>
        <w:pStyle w:val="TOC2"/>
        <w:tabs>
          <w:tab w:val="right" w:leader="dot" w:pos="9345"/>
        </w:tabs>
      </w:pPr>
      <w:hyperlink w:anchor="_Toc1901664058">
        <w:r w:rsidRPr="186E01E4">
          <w:rPr>
            <w:rStyle w:val="Hyperlink"/>
          </w:rPr>
          <w:t>Lesson 1-4: Vector storage and search optimizations</w:t>
        </w:r>
        <w:r w:rsidR="37A5C9F3">
          <w:tab/>
        </w:r>
        <w:r w:rsidR="37A5C9F3">
          <w:fldChar w:fldCharType="begin"/>
        </w:r>
        <w:r w:rsidR="37A5C9F3">
          <w:instrText>PAGEREF _Toc1901664058 \h</w:instrText>
        </w:r>
        <w:r w:rsidR="37A5C9F3">
          <w:fldChar w:fldCharType="separate"/>
        </w:r>
        <w:r w:rsidRPr="186E01E4">
          <w:rPr>
            <w:rStyle w:val="Hyperlink"/>
          </w:rPr>
          <w:t>23</w:t>
        </w:r>
        <w:r w:rsidR="37A5C9F3">
          <w:fldChar w:fldCharType="end"/>
        </w:r>
      </w:hyperlink>
    </w:p>
    <w:p w:rsidR="00475AFC" w:rsidP="186E01E4" w:rsidRDefault="186E01E4" w14:paraId="73CB11DF" w14:textId="5FCDF2B9">
      <w:pPr>
        <w:pStyle w:val="TOC1"/>
        <w:tabs>
          <w:tab w:val="right" w:leader="dot" w:pos="9345"/>
        </w:tabs>
      </w:pPr>
      <w:hyperlink w:anchor="_Toc31592666">
        <w:r w:rsidRPr="186E01E4">
          <w:rPr>
            <w:rStyle w:val="Hyperlink"/>
          </w:rPr>
          <w:t>Chapter 2: Building Neural Search Pipelines</w:t>
        </w:r>
        <w:r w:rsidR="37A5C9F3">
          <w:tab/>
        </w:r>
        <w:r w:rsidR="37A5C9F3">
          <w:fldChar w:fldCharType="begin"/>
        </w:r>
        <w:r w:rsidR="37A5C9F3">
          <w:instrText>PAGEREF _Toc31592666 \h</w:instrText>
        </w:r>
        <w:r w:rsidR="37A5C9F3">
          <w:fldChar w:fldCharType="separate"/>
        </w:r>
        <w:r w:rsidRPr="186E01E4">
          <w:rPr>
            <w:rStyle w:val="Hyperlink"/>
          </w:rPr>
          <w:t>30</w:t>
        </w:r>
        <w:r w:rsidR="37A5C9F3">
          <w:fldChar w:fldCharType="end"/>
        </w:r>
      </w:hyperlink>
    </w:p>
    <w:p w:rsidR="00475AFC" w:rsidP="186E01E4" w:rsidRDefault="186E01E4" w14:paraId="5079A0AE" w14:textId="55D85856">
      <w:pPr>
        <w:pStyle w:val="TOC2"/>
        <w:tabs>
          <w:tab w:val="right" w:leader="dot" w:pos="9345"/>
        </w:tabs>
      </w:pPr>
      <w:hyperlink w:anchor="_Toc1722179852">
        <w:r w:rsidRPr="186E01E4">
          <w:rPr>
            <w:rStyle w:val="Hyperlink"/>
          </w:rPr>
          <w:t>Lesson 2-1: Setting up your pipeline</w:t>
        </w:r>
        <w:r w:rsidR="37A5C9F3">
          <w:tab/>
        </w:r>
        <w:r w:rsidR="37A5C9F3">
          <w:fldChar w:fldCharType="begin"/>
        </w:r>
        <w:r w:rsidR="37A5C9F3">
          <w:instrText>PAGEREF _Toc1722179852 \h</w:instrText>
        </w:r>
        <w:r w:rsidR="37A5C9F3">
          <w:fldChar w:fldCharType="separate"/>
        </w:r>
        <w:r w:rsidRPr="186E01E4">
          <w:rPr>
            <w:rStyle w:val="Hyperlink"/>
          </w:rPr>
          <w:t>32</w:t>
        </w:r>
        <w:r w:rsidR="37A5C9F3">
          <w:fldChar w:fldCharType="end"/>
        </w:r>
      </w:hyperlink>
    </w:p>
    <w:p w:rsidR="00475AFC" w:rsidP="186E01E4" w:rsidRDefault="186E01E4" w14:paraId="65161909" w14:textId="446A134F">
      <w:pPr>
        <w:pStyle w:val="TOC2"/>
        <w:tabs>
          <w:tab w:val="right" w:leader="dot" w:pos="9345"/>
        </w:tabs>
      </w:pPr>
      <w:hyperlink w:anchor="_Toc1631296578">
        <w:r w:rsidRPr="186E01E4">
          <w:rPr>
            <w:rStyle w:val="Hyperlink"/>
          </w:rPr>
          <w:t>Lesson 2-2: Ingesting data and running queries</w:t>
        </w:r>
        <w:r w:rsidR="37A5C9F3">
          <w:tab/>
        </w:r>
        <w:r w:rsidR="37A5C9F3">
          <w:fldChar w:fldCharType="begin"/>
        </w:r>
        <w:r w:rsidR="37A5C9F3">
          <w:instrText>PAGEREF _Toc1631296578 \h</w:instrText>
        </w:r>
        <w:r w:rsidR="37A5C9F3">
          <w:fldChar w:fldCharType="separate"/>
        </w:r>
        <w:r w:rsidRPr="186E01E4">
          <w:rPr>
            <w:rStyle w:val="Hyperlink"/>
          </w:rPr>
          <w:t>33</w:t>
        </w:r>
        <w:r w:rsidR="37A5C9F3">
          <w:fldChar w:fldCharType="end"/>
        </w:r>
      </w:hyperlink>
    </w:p>
    <w:p w:rsidR="00475AFC" w:rsidP="186E01E4" w:rsidRDefault="186E01E4" w14:paraId="1BCB68B4" w14:textId="7327736B">
      <w:pPr>
        <w:pStyle w:val="TOC2"/>
        <w:tabs>
          <w:tab w:val="right" w:leader="dot" w:pos="9345"/>
        </w:tabs>
      </w:pPr>
      <w:hyperlink w:anchor="_Toc383408622">
        <w:r w:rsidRPr="186E01E4">
          <w:rPr>
            <w:rStyle w:val="Hyperlink"/>
          </w:rPr>
          <w:t>Lesson</w:t>
        </w:r>
        <w:r w:rsidR="37A5C9F3">
          <w:tab/>
        </w:r>
        <w:r w:rsidR="37A5C9F3">
          <w:fldChar w:fldCharType="begin"/>
        </w:r>
        <w:r w:rsidR="37A5C9F3">
          <w:instrText>PAGEREF _Toc383408622 \h</w:instrText>
        </w:r>
        <w:r w:rsidR="37A5C9F3">
          <w:fldChar w:fldCharType="separate"/>
        </w:r>
        <w:r w:rsidRPr="186E01E4">
          <w:rPr>
            <w:rStyle w:val="Hyperlink"/>
          </w:rPr>
          <w:t>33</w:t>
        </w:r>
        <w:r w:rsidR="37A5C9F3">
          <w:fldChar w:fldCharType="end"/>
        </w:r>
      </w:hyperlink>
    </w:p>
    <w:p w:rsidR="00475AFC" w:rsidP="186E01E4" w:rsidRDefault="186E01E4" w14:paraId="657C9396" w14:textId="6C790FA4">
      <w:pPr>
        <w:pStyle w:val="TOC2"/>
        <w:tabs>
          <w:tab w:val="right" w:leader="dot" w:pos="9345"/>
        </w:tabs>
      </w:pPr>
      <w:hyperlink w:anchor="_Toc231689387">
        <w:r w:rsidRPr="186E01E4">
          <w:rPr>
            <w:rStyle w:val="Hyperlink"/>
          </w:rPr>
          <w:t>Lesson 2-3: Choosing your text embedding processor</w:t>
        </w:r>
        <w:r w:rsidR="37A5C9F3">
          <w:tab/>
        </w:r>
        <w:r w:rsidR="37A5C9F3">
          <w:fldChar w:fldCharType="begin"/>
        </w:r>
        <w:r w:rsidR="37A5C9F3">
          <w:instrText>PAGEREF _Toc231689387 \h</w:instrText>
        </w:r>
        <w:r w:rsidR="37A5C9F3">
          <w:fldChar w:fldCharType="separate"/>
        </w:r>
        <w:r w:rsidRPr="186E01E4">
          <w:rPr>
            <w:rStyle w:val="Hyperlink"/>
          </w:rPr>
          <w:t>36</w:t>
        </w:r>
        <w:r w:rsidR="37A5C9F3">
          <w:fldChar w:fldCharType="end"/>
        </w:r>
      </w:hyperlink>
    </w:p>
    <w:p w:rsidR="00475AFC" w:rsidP="186E01E4" w:rsidRDefault="186E01E4" w14:paraId="7736C54B" w14:textId="2354BFC0">
      <w:pPr>
        <w:pStyle w:val="TOC2"/>
        <w:tabs>
          <w:tab w:val="right" w:leader="dot" w:pos="9345"/>
        </w:tabs>
      </w:pPr>
      <w:hyperlink w:anchor="_Toc1765448895">
        <w:r w:rsidRPr="186E01E4">
          <w:rPr>
            <w:rStyle w:val="Hyperlink"/>
          </w:rPr>
          <w:t>Lesson</w:t>
        </w:r>
        <w:r w:rsidR="37A5C9F3">
          <w:tab/>
        </w:r>
        <w:r w:rsidR="37A5C9F3">
          <w:fldChar w:fldCharType="begin"/>
        </w:r>
        <w:r w:rsidR="37A5C9F3">
          <w:instrText>PAGEREF _Toc1765448895 \h</w:instrText>
        </w:r>
        <w:r w:rsidR="37A5C9F3">
          <w:fldChar w:fldCharType="separate"/>
        </w:r>
        <w:r w:rsidRPr="186E01E4">
          <w:rPr>
            <w:rStyle w:val="Hyperlink"/>
          </w:rPr>
          <w:t>36</w:t>
        </w:r>
        <w:r w:rsidR="37A5C9F3">
          <w:fldChar w:fldCharType="end"/>
        </w:r>
      </w:hyperlink>
    </w:p>
    <w:p w:rsidR="00475AFC" w:rsidP="186E01E4" w:rsidRDefault="186E01E4" w14:paraId="0B3BCC5B" w14:textId="52A4BF89">
      <w:pPr>
        <w:pStyle w:val="TOC2"/>
        <w:tabs>
          <w:tab w:val="right" w:leader="dot" w:pos="9345"/>
        </w:tabs>
      </w:pPr>
      <w:hyperlink w:anchor="_Toc1047830853">
        <w:r w:rsidRPr="186E01E4">
          <w:rPr>
            <w:rStyle w:val="Hyperlink"/>
          </w:rPr>
          <w:t>Lesson 2-4: AI model management with ML Commons</w:t>
        </w:r>
        <w:r w:rsidR="37A5C9F3">
          <w:tab/>
        </w:r>
        <w:r w:rsidR="37A5C9F3">
          <w:fldChar w:fldCharType="begin"/>
        </w:r>
        <w:r w:rsidR="37A5C9F3">
          <w:instrText>PAGEREF _Toc1047830853 \h</w:instrText>
        </w:r>
        <w:r w:rsidR="37A5C9F3">
          <w:fldChar w:fldCharType="separate"/>
        </w:r>
        <w:r w:rsidRPr="186E01E4">
          <w:rPr>
            <w:rStyle w:val="Hyperlink"/>
          </w:rPr>
          <w:t>41</w:t>
        </w:r>
        <w:r w:rsidR="37A5C9F3">
          <w:fldChar w:fldCharType="end"/>
        </w:r>
      </w:hyperlink>
    </w:p>
    <w:p w:rsidR="00475AFC" w:rsidP="186E01E4" w:rsidRDefault="186E01E4" w14:paraId="101B6726" w14:textId="5DE7A6BE">
      <w:pPr>
        <w:pStyle w:val="TOC2"/>
        <w:tabs>
          <w:tab w:val="right" w:leader="dot" w:pos="9345"/>
        </w:tabs>
      </w:pPr>
      <w:hyperlink w:anchor="_Toc1021857357">
        <w:r w:rsidRPr="186E01E4">
          <w:rPr>
            <w:rStyle w:val="Hyperlink"/>
          </w:rPr>
          <w:t>Lesson 2-5: Optimizing Neural Search in OpenSearch</w:t>
        </w:r>
        <w:r w:rsidR="37A5C9F3">
          <w:tab/>
        </w:r>
        <w:r w:rsidR="37A5C9F3">
          <w:fldChar w:fldCharType="begin"/>
        </w:r>
        <w:r w:rsidR="37A5C9F3">
          <w:instrText>PAGEREF _Toc1021857357 \h</w:instrText>
        </w:r>
        <w:r w:rsidR="37A5C9F3">
          <w:fldChar w:fldCharType="separate"/>
        </w:r>
        <w:r w:rsidRPr="186E01E4">
          <w:rPr>
            <w:rStyle w:val="Hyperlink"/>
          </w:rPr>
          <w:t>45</w:t>
        </w:r>
        <w:r w:rsidR="37A5C9F3">
          <w:fldChar w:fldCharType="end"/>
        </w:r>
      </w:hyperlink>
    </w:p>
    <w:p w:rsidR="00475AFC" w:rsidP="186E01E4" w:rsidRDefault="186E01E4" w14:paraId="0650D71A" w14:textId="36CB11B8">
      <w:pPr>
        <w:pStyle w:val="TOC1"/>
        <w:tabs>
          <w:tab w:val="right" w:leader="dot" w:pos="9345"/>
        </w:tabs>
      </w:pPr>
      <w:hyperlink w:anchor="_Toc526099204">
        <w:r w:rsidRPr="186E01E4">
          <w:rPr>
            <w:rStyle w:val="Hyperlink"/>
          </w:rPr>
          <w:t>Chapter 3: Mastering hybrid search in OpenSearch</w:t>
        </w:r>
        <w:r w:rsidR="37A5C9F3">
          <w:tab/>
        </w:r>
        <w:r w:rsidR="37A5C9F3">
          <w:fldChar w:fldCharType="begin"/>
        </w:r>
        <w:r w:rsidR="37A5C9F3">
          <w:instrText>PAGEREF _Toc526099204 \h</w:instrText>
        </w:r>
        <w:r w:rsidR="37A5C9F3">
          <w:fldChar w:fldCharType="separate"/>
        </w:r>
        <w:r w:rsidRPr="186E01E4">
          <w:rPr>
            <w:rStyle w:val="Hyperlink"/>
          </w:rPr>
          <w:t>51</w:t>
        </w:r>
        <w:r w:rsidR="37A5C9F3">
          <w:fldChar w:fldCharType="end"/>
        </w:r>
      </w:hyperlink>
    </w:p>
    <w:p w:rsidR="00475AFC" w:rsidP="186E01E4" w:rsidRDefault="186E01E4" w14:paraId="6658C00F" w14:textId="7BA7A725">
      <w:pPr>
        <w:pStyle w:val="TOC2"/>
        <w:tabs>
          <w:tab w:val="right" w:leader="dot" w:pos="9345"/>
        </w:tabs>
      </w:pPr>
      <w:hyperlink w:anchor="_Toc2034933920">
        <w:r w:rsidRPr="186E01E4">
          <w:rPr>
            <w:rStyle w:val="Hyperlink"/>
          </w:rPr>
          <w:t>Lesson 3-1: Hybrid search: How it works and why it matters</w:t>
        </w:r>
        <w:r w:rsidR="37A5C9F3">
          <w:tab/>
        </w:r>
        <w:r w:rsidR="37A5C9F3">
          <w:fldChar w:fldCharType="begin"/>
        </w:r>
        <w:r w:rsidR="37A5C9F3">
          <w:instrText>PAGEREF _Toc2034933920 \h</w:instrText>
        </w:r>
        <w:r w:rsidR="37A5C9F3">
          <w:fldChar w:fldCharType="separate"/>
        </w:r>
        <w:r w:rsidRPr="186E01E4">
          <w:rPr>
            <w:rStyle w:val="Hyperlink"/>
          </w:rPr>
          <w:t>51</w:t>
        </w:r>
        <w:r w:rsidR="37A5C9F3">
          <w:fldChar w:fldCharType="end"/>
        </w:r>
      </w:hyperlink>
    </w:p>
    <w:p w:rsidR="00475AFC" w:rsidP="186E01E4" w:rsidRDefault="186E01E4" w14:paraId="75CCE174" w14:textId="77D6E05E">
      <w:pPr>
        <w:pStyle w:val="TOC2"/>
        <w:tabs>
          <w:tab w:val="right" w:leader="dot" w:pos="9345"/>
        </w:tabs>
      </w:pPr>
      <w:hyperlink w:anchor="_Toc746615191">
        <w:r w:rsidRPr="186E01E4">
          <w:rPr>
            <w:rStyle w:val="Hyperlink"/>
          </w:rPr>
          <w:t>Lesson 3-2: Creating your own hybrid search in OpenSearch</w:t>
        </w:r>
        <w:r w:rsidR="37A5C9F3">
          <w:tab/>
        </w:r>
        <w:r w:rsidR="37A5C9F3">
          <w:fldChar w:fldCharType="begin"/>
        </w:r>
        <w:r w:rsidR="37A5C9F3">
          <w:instrText>PAGEREF _Toc746615191 \h</w:instrText>
        </w:r>
        <w:r w:rsidR="37A5C9F3">
          <w:fldChar w:fldCharType="separate"/>
        </w:r>
        <w:r w:rsidRPr="186E01E4">
          <w:rPr>
            <w:rStyle w:val="Hyperlink"/>
          </w:rPr>
          <w:t>60</w:t>
        </w:r>
        <w:r w:rsidR="37A5C9F3">
          <w:fldChar w:fldCharType="end"/>
        </w:r>
      </w:hyperlink>
    </w:p>
    <w:p w:rsidR="00475AFC" w:rsidP="186E01E4" w:rsidRDefault="186E01E4" w14:paraId="4FF20F75" w14:textId="699BDF6F">
      <w:pPr>
        <w:pStyle w:val="TOC2"/>
        <w:tabs>
          <w:tab w:val="right" w:leader="dot" w:pos="9345"/>
        </w:tabs>
      </w:pPr>
      <w:hyperlink w:anchor="_Toc742629671">
        <w:r w:rsidRPr="186E01E4">
          <w:rPr>
            <w:rStyle w:val="Hyperlink"/>
          </w:rPr>
          <w:t>Lesson 3-3: Enhance search accuracy with Reciprocal Rank Fusion</w:t>
        </w:r>
        <w:r w:rsidR="37A5C9F3">
          <w:tab/>
        </w:r>
        <w:r w:rsidR="37A5C9F3">
          <w:fldChar w:fldCharType="begin"/>
        </w:r>
        <w:r w:rsidR="37A5C9F3">
          <w:instrText>PAGEREF _Toc742629671 \h</w:instrText>
        </w:r>
        <w:r w:rsidR="37A5C9F3">
          <w:fldChar w:fldCharType="separate"/>
        </w:r>
        <w:r w:rsidRPr="186E01E4">
          <w:rPr>
            <w:rStyle w:val="Hyperlink"/>
          </w:rPr>
          <w:t>64</w:t>
        </w:r>
        <w:r w:rsidR="37A5C9F3">
          <w:fldChar w:fldCharType="end"/>
        </w:r>
      </w:hyperlink>
    </w:p>
    <w:p w:rsidR="00475AFC" w:rsidP="186E01E4" w:rsidRDefault="186E01E4" w14:paraId="1447E023" w14:textId="6406E622">
      <w:pPr>
        <w:pStyle w:val="TOC1"/>
        <w:tabs>
          <w:tab w:val="right" w:leader="dot" w:pos="9345"/>
        </w:tabs>
      </w:pPr>
      <w:hyperlink w:anchor="_Toc1426108424">
        <w:r w:rsidRPr="186E01E4">
          <w:rPr>
            <w:rStyle w:val="Hyperlink"/>
          </w:rPr>
          <w:t>Chapter 4: Performance meets precision: RAG optimization in OpenSearch</w:t>
        </w:r>
        <w:r w:rsidR="37A5C9F3">
          <w:tab/>
        </w:r>
        <w:r w:rsidR="37A5C9F3">
          <w:fldChar w:fldCharType="begin"/>
        </w:r>
        <w:r w:rsidR="37A5C9F3">
          <w:instrText>PAGEREF _Toc1426108424 \h</w:instrText>
        </w:r>
        <w:r w:rsidR="37A5C9F3">
          <w:fldChar w:fldCharType="separate"/>
        </w:r>
        <w:r w:rsidRPr="186E01E4">
          <w:rPr>
            <w:rStyle w:val="Hyperlink"/>
          </w:rPr>
          <w:t>68</w:t>
        </w:r>
        <w:r w:rsidR="37A5C9F3">
          <w:fldChar w:fldCharType="end"/>
        </w:r>
      </w:hyperlink>
    </w:p>
    <w:p w:rsidR="00475AFC" w:rsidP="186E01E4" w:rsidRDefault="186E01E4" w14:paraId="246E5005" w14:textId="7213F2CA">
      <w:pPr>
        <w:pStyle w:val="TOC2"/>
        <w:tabs>
          <w:tab w:val="right" w:leader="dot" w:pos="9345"/>
        </w:tabs>
      </w:pPr>
      <w:hyperlink w:anchor="_Toc301036164">
        <w:r w:rsidRPr="186E01E4">
          <w:rPr>
            <w:rStyle w:val="Hyperlink"/>
          </w:rPr>
          <w:t>Lesson 4-1: Optimizing RAG Pipelines in OpenSearch</w:t>
        </w:r>
        <w:r w:rsidR="37A5C9F3">
          <w:tab/>
        </w:r>
        <w:r w:rsidR="37A5C9F3">
          <w:fldChar w:fldCharType="begin"/>
        </w:r>
        <w:r w:rsidR="37A5C9F3">
          <w:instrText>PAGEREF _Toc301036164 \h</w:instrText>
        </w:r>
        <w:r w:rsidR="37A5C9F3">
          <w:fldChar w:fldCharType="separate"/>
        </w:r>
        <w:r w:rsidRPr="186E01E4">
          <w:rPr>
            <w:rStyle w:val="Hyperlink"/>
          </w:rPr>
          <w:t>68</w:t>
        </w:r>
        <w:r w:rsidR="37A5C9F3">
          <w:fldChar w:fldCharType="end"/>
        </w:r>
      </w:hyperlink>
    </w:p>
    <w:p w:rsidR="00475AFC" w:rsidP="186E01E4" w:rsidRDefault="186E01E4" w14:paraId="37009739" w14:textId="72AC8E0B">
      <w:pPr>
        <w:pStyle w:val="TOC2"/>
        <w:tabs>
          <w:tab w:val="right" w:leader="dot" w:pos="9345"/>
        </w:tabs>
      </w:pPr>
      <w:hyperlink w:anchor="_Toc642620573">
        <w:r w:rsidRPr="186E01E4">
          <w:rPr>
            <w:rStyle w:val="Hyperlink"/>
          </w:rPr>
          <w:t>Lesson 4-2: Optimizing Indexes for RAG pipelines</w:t>
        </w:r>
        <w:r w:rsidR="37A5C9F3">
          <w:tab/>
        </w:r>
        <w:r w:rsidR="37A5C9F3">
          <w:fldChar w:fldCharType="begin"/>
        </w:r>
        <w:r w:rsidR="37A5C9F3">
          <w:instrText>PAGEREF _Toc642620573 \h</w:instrText>
        </w:r>
        <w:r w:rsidR="37A5C9F3">
          <w:fldChar w:fldCharType="separate"/>
        </w:r>
        <w:r w:rsidRPr="186E01E4">
          <w:rPr>
            <w:rStyle w:val="Hyperlink"/>
          </w:rPr>
          <w:t>78</w:t>
        </w:r>
        <w:r w:rsidR="37A5C9F3">
          <w:fldChar w:fldCharType="end"/>
        </w:r>
      </w:hyperlink>
    </w:p>
    <w:p w:rsidR="00475AFC" w:rsidP="186E01E4" w:rsidRDefault="186E01E4" w14:paraId="2CB64385" w14:textId="3A8624E6">
      <w:pPr>
        <w:pStyle w:val="TOC2"/>
        <w:tabs>
          <w:tab w:val="right" w:leader="dot" w:pos="9345"/>
        </w:tabs>
      </w:pPr>
      <w:hyperlink w:anchor="_Toc2075513411">
        <w:r w:rsidRPr="186E01E4">
          <w:rPr>
            <w:rStyle w:val="Hyperlink"/>
          </w:rPr>
          <w:t>Lesson 4-3: Query optimization for RAG pipelines</w:t>
        </w:r>
        <w:r w:rsidR="37A5C9F3">
          <w:tab/>
        </w:r>
        <w:r w:rsidR="37A5C9F3">
          <w:fldChar w:fldCharType="begin"/>
        </w:r>
        <w:r w:rsidR="37A5C9F3">
          <w:instrText>PAGEREF _Toc2075513411 \h</w:instrText>
        </w:r>
        <w:r w:rsidR="37A5C9F3">
          <w:fldChar w:fldCharType="separate"/>
        </w:r>
        <w:r w:rsidRPr="186E01E4">
          <w:rPr>
            <w:rStyle w:val="Hyperlink"/>
          </w:rPr>
          <w:t>90</w:t>
        </w:r>
        <w:r w:rsidR="37A5C9F3">
          <w:fldChar w:fldCharType="end"/>
        </w:r>
      </w:hyperlink>
    </w:p>
    <w:p w:rsidR="00475AFC" w:rsidP="186E01E4" w:rsidRDefault="186E01E4" w14:paraId="674908AD" w14:textId="73C43C26">
      <w:pPr>
        <w:pStyle w:val="TOC2"/>
        <w:tabs>
          <w:tab w:val="right" w:leader="dot" w:pos="9345"/>
        </w:tabs>
      </w:pPr>
      <w:hyperlink w:anchor="_Toc619525959">
        <w:r w:rsidRPr="186E01E4">
          <w:rPr>
            <w:rStyle w:val="Hyperlink"/>
          </w:rPr>
          <w:t>Lesson 4-4: OpenSearch MCP server</w:t>
        </w:r>
        <w:r w:rsidR="37A5C9F3">
          <w:tab/>
        </w:r>
        <w:r w:rsidR="37A5C9F3">
          <w:fldChar w:fldCharType="begin"/>
        </w:r>
        <w:r w:rsidR="37A5C9F3">
          <w:instrText>PAGEREF _Toc619525959 \h</w:instrText>
        </w:r>
        <w:r w:rsidR="37A5C9F3">
          <w:fldChar w:fldCharType="separate"/>
        </w:r>
        <w:r w:rsidRPr="186E01E4">
          <w:rPr>
            <w:rStyle w:val="Hyperlink"/>
          </w:rPr>
          <w:t>96</w:t>
        </w:r>
        <w:r w:rsidR="37A5C9F3">
          <w:fldChar w:fldCharType="end"/>
        </w:r>
      </w:hyperlink>
    </w:p>
    <w:p w:rsidR="00475AFC" w:rsidP="186E01E4" w:rsidRDefault="186E01E4" w14:paraId="77DEB9FF" w14:textId="25A25AB6">
      <w:pPr>
        <w:pStyle w:val="TOC1"/>
        <w:tabs>
          <w:tab w:val="right" w:leader="dot" w:pos="9345"/>
        </w:tabs>
      </w:pPr>
      <w:hyperlink w:anchor="_Toc611126873">
        <w:r w:rsidRPr="186E01E4">
          <w:rPr>
            <w:rStyle w:val="Hyperlink"/>
          </w:rPr>
          <w:t>Chapter 5: Production Optimizations for OpenSearch clusters</w:t>
        </w:r>
        <w:r w:rsidR="37A5C9F3">
          <w:tab/>
        </w:r>
        <w:r w:rsidR="37A5C9F3">
          <w:fldChar w:fldCharType="begin"/>
        </w:r>
        <w:r w:rsidR="37A5C9F3">
          <w:instrText>PAGEREF _Toc611126873 \h</w:instrText>
        </w:r>
        <w:r w:rsidR="37A5C9F3">
          <w:fldChar w:fldCharType="separate"/>
        </w:r>
        <w:r w:rsidRPr="186E01E4">
          <w:rPr>
            <w:rStyle w:val="Hyperlink"/>
          </w:rPr>
          <w:t>103</w:t>
        </w:r>
        <w:r w:rsidR="37A5C9F3">
          <w:fldChar w:fldCharType="end"/>
        </w:r>
      </w:hyperlink>
    </w:p>
    <w:p w:rsidR="00475AFC" w:rsidP="186E01E4" w:rsidRDefault="186E01E4" w14:paraId="36927415" w14:textId="358CAA5A">
      <w:pPr>
        <w:pStyle w:val="TOC2"/>
        <w:tabs>
          <w:tab w:val="right" w:leader="dot" w:pos="9345"/>
        </w:tabs>
      </w:pPr>
      <w:hyperlink w:anchor="_Toc2072347209">
        <w:r w:rsidRPr="186E01E4">
          <w:rPr>
            <w:rStyle w:val="Hyperlink"/>
          </w:rPr>
          <w:t>Lesson 5-1: Shards: optimizing, merging, and shard balancing</w:t>
        </w:r>
        <w:r w:rsidR="37A5C9F3">
          <w:tab/>
        </w:r>
        <w:r w:rsidR="37A5C9F3">
          <w:fldChar w:fldCharType="begin"/>
        </w:r>
        <w:r w:rsidR="37A5C9F3">
          <w:instrText>PAGEREF _Toc2072347209 \h</w:instrText>
        </w:r>
        <w:r w:rsidR="37A5C9F3">
          <w:fldChar w:fldCharType="separate"/>
        </w:r>
        <w:r w:rsidRPr="186E01E4">
          <w:rPr>
            <w:rStyle w:val="Hyperlink"/>
          </w:rPr>
          <w:t>104</w:t>
        </w:r>
        <w:r w:rsidR="37A5C9F3">
          <w:fldChar w:fldCharType="end"/>
        </w:r>
      </w:hyperlink>
    </w:p>
    <w:p w:rsidR="00475AFC" w:rsidP="186E01E4" w:rsidRDefault="186E01E4" w14:paraId="2B7C1AA1" w14:textId="02B0F8B3">
      <w:pPr>
        <w:pStyle w:val="TOC2"/>
        <w:tabs>
          <w:tab w:val="right" w:leader="dot" w:pos="9345"/>
        </w:tabs>
      </w:pPr>
      <w:hyperlink w:anchor="_Toc2097654">
        <w:r w:rsidRPr="186E01E4">
          <w:rPr>
            <w:rStyle w:val="Hyperlink"/>
          </w:rPr>
          <w:t>Lesson 5-2:  Index optimization for performance and storage efficiency</w:t>
        </w:r>
        <w:r w:rsidR="37A5C9F3">
          <w:tab/>
        </w:r>
        <w:r w:rsidR="37A5C9F3">
          <w:fldChar w:fldCharType="begin"/>
        </w:r>
        <w:r w:rsidR="37A5C9F3">
          <w:instrText>PAGEREF _Toc2097654 \h</w:instrText>
        </w:r>
        <w:r w:rsidR="37A5C9F3">
          <w:fldChar w:fldCharType="separate"/>
        </w:r>
        <w:r w:rsidRPr="186E01E4">
          <w:rPr>
            <w:rStyle w:val="Hyperlink"/>
          </w:rPr>
          <w:t>115</w:t>
        </w:r>
        <w:r w:rsidR="37A5C9F3">
          <w:fldChar w:fldCharType="end"/>
        </w:r>
      </w:hyperlink>
    </w:p>
    <w:p w:rsidR="00475AFC" w:rsidP="186E01E4" w:rsidRDefault="186E01E4" w14:paraId="53165386" w14:textId="1EA4C650">
      <w:pPr>
        <w:pStyle w:val="TOC2"/>
        <w:tabs>
          <w:tab w:val="right" w:leader="dot" w:pos="9345"/>
        </w:tabs>
      </w:pPr>
      <w:hyperlink w:anchor="_Toc1307259260">
        <w:r w:rsidRPr="186E01E4">
          <w:rPr>
            <w:rStyle w:val="Hyperlink"/>
          </w:rPr>
          <w:t>Lesson 5-3: Optimizing for Vector Storage and search in OpenSearch</w:t>
        </w:r>
        <w:r w:rsidR="37A5C9F3">
          <w:tab/>
        </w:r>
        <w:r w:rsidR="37A5C9F3">
          <w:fldChar w:fldCharType="begin"/>
        </w:r>
        <w:r w:rsidR="37A5C9F3">
          <w:instrText>PAGEREF _Toc1307259260 \h</w:instrText>
        </w:r>
        <w:r w:rsidR="37A5C9F3">
          <w:fldChar w:fldCharType="separate"/>
        </w:r>
        <w:r w:rsidRPr="186E01E4">
          <w:rPr>
            <w:rStyle w:val="Hyperlink"/>
          </w:rPr>
          <w:t>125</w:t>
        </w:r>
        <w:r w:rsidR="37A5C9F3">
          <w:fldChar w:fldCharType="end"/>
        </w:r>
      </w:hyperlink>
    </w:p>
    <w:p w:rsidR="00475AFC" w:rsidP="186E01E4" w:rsidRDefault="186E01E4" w14:paraId="1A8F2EFF" w14:textId="4C715B0B">
      <w:pPr>
        <w:pStyle w:val="TOC2"/>
        <w:tabs>
          <w:tab w:val="right" w:leader="dot" w:pos="9345"/>
        </w:tabs>
      </w:pPr>
      <w:hyperlink w:anchor="_Toc484644852">
        <w:r w:rsidRPr="186E01E4">
          <w:rPr>
            <w:rStyle w:val="Hyperlink"/>
          </w:rPr>
          <w:t>Lesson 5-4: Creating secure, resilient OpenSearch AI applications</w:t>
        </w:r>
        <w:r w:rsidR="37A5C9F3">
          <w:tab/>
        </w:r>
        <w:r w:rsidR="37A5C9F3">
          <w:fldChar w:fldCharType="begin"/>
        </w:r>
        <w:r w:rsidR="37A5C9F3">
          <w:instrText>PAGEREF _Toc484644852 \h</w:instrText>
        </w:r>
        <w:r w:rsidR="37A5C9F3">
          <w:fldChar w:fldCharType="separate"/>
        </w:r>
        <w:r w:rsidRPr="186E01E4">
          <w:rPr>
            <w:rStyle w:val="Hyperlink"/>
          </w:rPr>
          <w:t>129</w:t>
        </w:r>
        <w:r w:rsidR="37A5C9F3">
          <w:fldChar w:fldCharType="end"/>
        </w:r>
      </w:hyperlink>
    </w:p>
    <w:p w:rsidR="00475AFC" w:rsidP="186E01E4" w:rsidRDefault="186E01E4" w14:paraId="020AB506" w14:textId="2E6E44F0">
      <w:pPr>
        <w:pStyle w:val="TOC2"/>
        <w:tabs>
          <w:tab w:val="right" w:leader="dot" w:pos="9345"/>
        </w:tabs>
      </w:pPr>
      <w:hyperlink w:anchor="_Toc1463790087">
        <w:r w:rsidRPr="186E01E4">
          <w:rPr>
            <w:rStyle w:val="Hyperlink"/>
          </w:rPr>
          <w:t>Lesson 5-5: Mastering OpenSearch Query Optimization</w:t>
        </w:r>
        <w:r w:rsidR="37A5C9F3">
          <w:tab/>
        </w:r>
        <w:r w:rsidR="37A5C9F3">
          <w:fldChar w:fldCharType="begin"/>
        </w:r>
        <w:r w:rsidR="37A5C9F3">
          <w:instrText>PAGEREF _Toc1463790087 \h</w:instrText>
        </w:r>
        <w:r w:rsidR="37A5C9F3">
          <w:fldChar w:fldCharType="separate"/>
        </w:r>
        <w:r w:rsidRPr="186E01E4">
          <w:rPr>
            <w:rStyle w:val="Hyperlink"/>
          </w:rPr>
          <w:t>136</w:t>
        </w:r>
        <w:r w:rsidR="37A5C9F3">
          <w:fldChar w:fldCharType="end"/>
        </w:r>
      </w:hyperlink>
    </w:p>
    <w:p w:rsidR="37A5C9F3" w:rsidP="186E01E4" w:rsidRDefault="186E01E4" w14:paraId="418817F9" w14:textId="5266BD70">
      <w:pPr>
        <w:pStyle w:val="TOC2"/>
        <w:tabs>
          <w:tab w:val="right" w:leader="dot" w:pos="9345"/>
        </w:tabs>
      </w:pPr>
      <w:hyperlink w:anchor="_Toc1578534128">
        <w:r w:rsidRPr="186E01E4">
          <w:rPr>
            <w:rStyle w:val="Hyperlink"/>
          </w:rPr>
          <w:t>Chapter 5 Summary</w:t>
        </w:r>
        <w:r w:rsidR="37A5C9F3">
          <w:tab/>
        </w:r>
        <w:r w:rsidR="37A5C9F3">
          <w:fldChar w:fldCharType="begin"/>
        </w:r>
        <w:r w:rsidR="37A5C9F3">
          <w:instrText>PAGEREF _Toc1578534128 \h</w:instrText>
        </w:r>
        <w:r w:rsidR="37A5C9F3">
          <w:fldChar w:fldCharType="separate"/>
        </w:r>
        <w:r w:rsidRPr="186E01E4">
          <w:rPr>
            <w:rStyle w:val="Hyperlink"/>
          </w:rPr>
          <w:t>141</w:t>
        </w:r>
        <w:r w:rsidR="37A5C9F3">
          <w:fldChar w:fldCharType="end"/>
        </w:r>
      </w:hyperlink>
    </w:p>
    <w:p w:rsidR="37A5C9F3" w:rsidP="08388028" w:rsidRDefault="186E01E4" w14:paraId="45AA4290" w14:textId="68999300">
      <w:pPr>
        <w:pStyle w:val="TOC2"/>
        <w:tabs>
          <w:tab w:val="right" w:leader="dot" w:pos="9345"/>
        </w:tabs>
      </w:pPr>
      <w:hyperlink w:anchor="_Toc825234046">
        <w:r w:rsidRPr="186E01E4">
          <w:rPr>
            <w:rStyle w:val="Hyperlink"/>
          </w:rPr>
          <w:t>Course Summary (OpenSearch Ambassador)</w:t>
        </w:r>
        <w:r w:rsidR="37A5C9F3">
          <w:tab/>
        </w:r>
        <w:r w:rsidR="37A5C9F3">
          <w:fldChar w:fldCharType="begin"/>
        </w:r>
        <w:r w:rsidR="37A5C9F3">
          <w:instrText>PAGEREF _Toc825234046 \h</w:instrText>
        </w:r>
        <w:r w:rsidR="37A5C9F3">
          <w:fldChar w:fldCharType="separate"/>
        </w:r>
        <w:r w:rsidRPr="186E01E4">
          <w:rPr>
            <w:rStyle w:val="Hyperlink"/>
          </w:rPr>
          <w:t>142</w:t>
        </w:r>
        <w:r w:rsidR="37A5C9F3">
          <w:fldChar w:fldCharType="end"/>
        </w:r>
      </w:hyperlink>
      <w:r w:rsidR="37A5C9F3">
        <w:fldChar w:fldCharType="end"/>
      </w:r>
    </w:p>
    <w:p w:rsidR="250A42AA" w:rsidP="250A42AA" w:rsidRDefault="250A42AA" w14:paraId="1AECB6C4" w14:textId="6FCF461F">
      <w:pPr>
        <w:pStyle w:val="TOC2"/>
        <w:tabs>
          <w:tab w:val="right" w:leader="dot" w:pos="9345"/>
        </w:tabs>
      </w:pPr>
    </w:p>
    <w:p w:rsidR="0187825F" w:rsidP="0187825F" w:rsidRDefault="0187825F" w14:paraId="3FFC5F49" w14:textId="2FBBF5C2">
      <w:pPr>
        <w:pStyle w:val="TOC2"/>
        <w:tabs>
          <w:tab w:val="right" w:leader="dot" w:pos="9345"/>
        </w:tabs>
      </w:pPr>
    </w:p>
    <w:p w:rsidR="0018546D" w:rsidP="003108AF" w:rsidRDefault="0018546D" w14:paraId="04F73D2E" w14:textId="0D0F2672">
      <w:pPr>
        <w:pStyle w:val="TOC2"/>
        <w:tabs>
          <w:tab w:val="right" w:leader="dot" w:pos="9345"/>
        </w:tabs>
      </w:pPr>
    </w:p>
    <w:p w:rsidR="3BA6F794" w:rsidP="3BA6F794" w:rsidRDefault="3BA6F794" w14:paraId="44957162" w14:textId="4F5D9A3D">
      <w:pPr>
        <w:pStyle w:val="TOC2"/>
        <w:tabs>
          <w:tab w:val="right" w:leader="dot" w:pos="9360"/>
        </w:tabs>
      </w:pPr>
    </w:p>
    <w:p w:rsidR="2E142391" w:rsidP="2E142391" w:rsidRDefault="2E142391" w14:paraId="476136CA" w14:textId="26402290">
      <w:pPr>
        <w:rPr>
          <w:b/>
          <w:bCs/>
        </w:rPr>
      </w:pPr>
    </w:p>
    <w:p w:rsidR="006054C0" w:rsidRDefault="006054C0" w14:paraId="1BD64019" w14:textId="76E83E5C">
      <w:r w:rsidRPr="006054C0">
        <w:rPr>
          <w:b/>
          <w:bCs/>
        </w:rPr>
        <w:t>Project:</w:t>
      </w:r>
      <w:r>
        <w:t xml:space="preserve"> OpenSearch Learn Path (#1)</w:t>
      </w:r>
    </w:p>
    <w:p w:rsidR="006054C0" w:rsidRDefault="006054C0" w14:paraId="51955D3A" w14:textId="372DAFF7">
      <w:r w:rsidRPr="006054C0">
        <w:rPr>
          <w:b/>
          <w:bCs/>
        </w:rPr>
        <w:t>Learn Path Title:</w:t>
      </w:r>
      <w:r>
        <w:t xml:space="preserve"> </w:t>
      </w:r>
      <w:r w:rsidR="00FB1768">
        <w:t>Optimizing OpenSearch vector storage and search for faster AI applications</w:t>
      </w:r>
    </w:p>
    <w:p w:rsidR="00E508F0" w:rsidRDefault="006054C0" w14:paraId="62833158" w14:textId="0053BF73">
      <w:r w:rsidRPr="006054C0">
        <w:rPr>
          <w:b/>
          <w:bCs/>
        </w:rPr>
        <w:t>Target Length:</w:t>
      </w:r>
      <w:r>
        <w:t xml:space="preserve"> 90 minutes</w:t>
      </w:r>
    </w:p>
    <w:p w:rsidR="006054C0" w:rsidRDefault="006054C0" w14:paraId="066D27D7" w14:textId="689EBCE8">
      <w:r w:rsidRPr="006054C0">
        <w:rPr>
          <w:b/>
          <w:bCs/>
        </w:rPr>
        <w:t>Target word count:</w:t>
      </w:r>
      <w:r>
        <w:t xml:space="preserve"> 125 words per minute</w:t>
      </w:r>
    </w:p>
    <w:p w:rsidRPr="006428CD" w:rsidR="006054C0" w:rsidRDefault="006054C0" w14:paraId="4C99C21D" w14:textId="3D6B89BE">
      <w:pPr>
        <w:rPr>
          <w:b/>
          <w:bCs/>
        </w:rPr>
      </w:pPr>
      <w:r w:rsidRPr="006428CD">
        <w:rPr>
          <w:b/>
          <w:bCs/>
        </w:rPr>
        <w:t xml:space="preserve">Course summary: </w:t>
      </w:r>
      <w:r w:rsidR="006428CD">
        <w:rPr>
          <w:color w:val="EE0000"/>
        </w:rPr>
        <w:t xml:space="preserve">{To be written} </w:t>
      </w:r>
    </w:p>
    <w:p w:rsidR="006428CD" w:rsidRDefault="006428CD" w14:paraId="0ABFEC98" w14:textId="7463162F">
      <w:r w:rsidRPr="006428CD">
        <w:rPr>
          <w:b/>
          <w:bCs/>
        </w:rPr>
        <w:t>Course resources:</w:t>
      </w:r>
      <w:r>
        <w:t xml:space="preserve"> These are resources to get started</w:t>
      </w:r>
    </w:p>
    <w:p w:rsidRPr="006428CD" w:rsidR="006428CD" w:rsidP="006428CD" w:rsidRDefault="006428CD" w14:paraId="5A06A8D6" w14:textId="466117A6">
      <w:pPr>
        <w:pStyle w:val="ListParagraph"/>
        <w:numPr>
          <w:ilvl w:val="0"/>
          <w:numId w:val="1"/>
        </w:numPr>
        <w:rPr>
          <w:color w:val="EE0000"/>
        </w:rPr>
      </w:pPr>
      <w:r w:rsidRPr="006428CD">
        <w:rPr>
          <w:color w:val="EE0000"/>
        </w:rPr>
        <w:t>TBC</w:t>
      </w:r>
    </w:p>
    <w:p w:rsidRPr="006428CD" w:rsidR="006428CD" w:rsidP="006428CD" w:rsidRDefault="006428CD" w14:paraId="2D6A7DA7" w14:textId="5D9F9E85">
      <w:pPr>
        <w:pStyle w:val="ListParagraph"/>
        <w:numPr>
          <w:ilvl w:val="0"/>
          <w:numId w:val="1"/>
        </w:numPr>
        <w:rPr>
          <w:color w:val="EE0000"/>
        </w:rPr>
      </w:pPr>
      <w:r w:rsidRPr="006428CD">
        <w:rPr>
          <w:color w:val="EE0000"/>
        </w:rPr>
        <w:t>TBC</w:t>
      </w:r>
    </w:p>
    <w:p w:rsidRPr="006428CD" w:rsidR="006428CD" w:rsidP="006428CD" w:rsidRDefault="006428CD" w14:paraId="14618FA1" w14:textId="05901B13">
      <w:pPr>
        <w:pStyle w:val="ListParagraph"/>
        <w:numPr>
          <w:ilvl w:val="0"/>
          <w:numId w:val="1"/>
        </w:numPr>
        <w:rPr>
          <w:color w:val="EE0000"/>
        </w:rPr>
      </w:pPr>
      <w:r w:rsidRPr="006428CD">
        <w:rPr>
          <w:color w:val="EE0000"/>
        </w:rPr>
        <w:t>TBC</w:t>
      </w:r>
    </w:p>
    <w:p w:rsidR="006428CD" w:rsidRDefault="0096671E" w14:paraId="10370C26" w14:textId="2CFF0AAA">
      <w:r w:rsidRPr="0096671E">
        <w:rPr>
          <w:b/>
          <w:bCs/>
        </w:rPr>
        <w:t>Course FAQ:</w:t>
      </w:r>
      <w:r>
        <w:t xml:space="preserve"> This will answer common questions</w:t>
      </w:r>
    </w:p>
    <w:p w:rsidR="0096671E" w:rsidP="0096671E" w:rsidRDefault="0096671E" w14:paraId="388D9399" w14:textId="7462524B">
      <w:pPr>
        <w:pStyle w:val="ListParagraph"/>
        <w:numPr>
          <w:ilvl w:val="0"/>
          <w:numId w:val="2"/>
        </w:numPr>
      </w:pPr>
      <w:r>
        <w:t>Create this as a separate doc and link</w:t>
      </w:r>
    </w:p>
    <w:p w:rsidR="0096671E" w:rsidP="0096671E" w:rsidRDefault="0096671E" w14:paraId="2FC26F07" w14:textId="77777777"/>
    <w:p w:rsidR="00D21D76" w:rsidP="00D21D76" w:rsidRDefault="00A12A52" w14:paraId="23D07CFA" w14:textId="2738CD52">
      <w:bookmarkStart w:name="_Toc363440629" w:id="0"/>
      <w:bookmarkStart w:name="_Toc1814629284" w:id="1"/>
      <w:bookmarkStart w:name="_Toc1337029754" w:id="2"/>
      <w:r w:rsidRPr="00776957">
        <w:rPr>
          <w:rStyle w:val="Heading1Char"/>
        </w:rPr>
        <w:t>C</w:t>
      </w:r>
      <w:r>
        <w:rPr>
          <w:rStyle w:val="Heading1Char"/>
        </w:rPr>
        <w:t>ourse Introduction</w:t>
      </w:r>
      <w:bookmarkEnd w:id="0"/>
      <w:bookmarkEnd w:id="1"/>
      <w:bookmarkEnd w:id="2"/>
      <w:r w:rsidR="00D21D76">
        <w:rPr>
          <w:rStyle w:val="Heading1Char"/>
        </w:rPr>
        <w:t xml:space="preserve"> </w:t>
      </w:r>
      <w:r w:rsidR="00CD2916">
        <w:t>{Talent: OpenSearch Ambassador)</w:t>
      </w:r>
    </w:p>
    <w:tbl>
      <w:tblPr>
        <w:tblStyle w:val="TableGrid"/>
        <w:tblW w:w="10542"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00"/>
        <w:gridCol w:w="1710"/>
        <w:gridCol w:w="2610"/>
        <w:gridCol w:w="4422"/>
      </w:tblGrid>
      <w:tr w:rsidR="00A4221D" w:rsidTr="00283B3C" w14:paraId="22F94749" w14:textId="77777777">
        <w:trPr>
          <w:trHeight w:val="311"/>
        </w:trPr>
        <w:tc>
          <w:tcPr>
            <w:tcW w:w="1800" w:type="dxa"/>
          </w:tcPr>
          <w:p w:rsidRPr="4FEA59C1" w:rsidR="00A12A52" w:rsidRDefault="00A12A52" w14:paraId="1979F2CD" w14:textId="77777777">
            <w:pPr>
              <w:rPr>
                <w:rFonts w:ascii="Aptos" w:hAnsi="Aptos" w:eastAsia="Aptos" w:cs="Aptos"/>
                <w:b/>
                <w:bCs/>
              </w:rPr>
            </w:pPr>
            <w:r>
              <w:rPr>
                <w:rFonts w:ascii="Aptos" w:hAnsi="Aptos" w:eastAsia="Aptos" w:cs="Aptos"/>
                <w:b/>
                <w:bCs/>
              </w:rPr>
              <w:t>Chapter Title</w:t>
            </w:r>
          </w:p>
        </w:tc>
        <w:tc>
          <w:tcPr>
            <w:tcW w:w="1710" w:type="dxa"/>
          </w:tcPr>
          <w:p w:rsidRPr="4FEA59C1" w:rsidR="00A12A52" w:rsidRDefault="00A12A52" w14:paraId="76645246" w14:textId="77777777">
            <w:pPr>
              <w:rPr>
                <w:rFonts w:ascii="Aptos" w:hAnsi="Aptos" w:eastAsia="Aptos" w:cs="Aptos"/>
                <w:b/>
                <w:bCs/>
              </w:rPr>
            </w:pPr>
            <w:r>
              <w:rPr>
                <w:rFonts w:ascii="Aptos" w:hAnsi="Aptos" w:eastAsia="Aptos" w:cs="Aptos"/>
                <w:b/>
                <w:bCs/>
              </w:rPr>
              <w:t>Time est</w:t>
            </w:r>
          </w:p>
        </w:tc>
        <w:tc>
          <w:tcPr>
            <w:tcW w:w="2610" w:type="dxa"/>
            <w:tcMar>
              <w:left w:w="105" w:type="dxa"/>
              <w:right w:w="105" w:type="dxa"/>
            </w:tcMar>
          </w:tcPr>
          <w:p w:rsidR="00A12A52" w:rsidRDefault="00A12A52" w14:paraId="01B5434A" w14:textId="77777777">
            <w:pPr>
              <w:rPr>
                <w:rFonts w:ascii="Aptos" w:hAnsi="Aptos" w:eastAsia="Aptos" w:cs="Aptos"/>
              </w:rPr>
            </w:pPr>
            <w:r w:rsidRPr="4FEA59C1">
              <w:rPr>
                <w:rFonts w:ascii="Aptos" w:hAnsi="Aptos" w:eastAsia="Aptos" w:cs="Aptos"/>
                <w:b/>
                <w:bCs/>
              </w:rPr>
              <w:t>Voice Over</w:t>
            </w:r>
          </w:p>
        </w:tc>
        <w:tc>
          <w:tcPr>
            <w:tcW w:w="4422" w:type="dxa"/>
            <w:tcMar>
              <w:left w:w="105" w:type="dxa"/>
              <w:right w:w="105" w:type="dxa"/>
            </w:tcMar>
          </w:tcPr>
          <w:p w:rsidR="00A12A52" w:rsidRDefault="00A12A52" w14:paraId="21E32B1A" w14:textId="77777777">
            <w:pPr>
              <w:rPr>
                <w:rFonts w:ascii="Aptos" w:hAnsi="Aptos" w:eastAsia="Aptos" w:cs="Aptos"/>
              </w:rPr>
            </w:pPr>
            <w:r w:rsidRPr="4FEA59C1">
              <w:rPr>
                <w:rFonts w:ascii="Aptos" w:hAnsi="Aptos" w:eastAsia="Aptos" w:cs="Aptos"/>
                <w:b/>
                <w:bCs/>
              </w:rPr>
              <w:t>Visuals</w:t>
            </w:r>
          </w:p>
        </w:tc>
      </w:tr>
      <w:tr w:rsidRPr="00E134C4" w:rsidR="00A4221D" w:rsidTr="00283B3C" w14:paraId="3E0712CA" w14:textId="77777777">
        <w:trPr>
          <w:trHeight w:val="1849"/>
        </w:trPr>
        <w:tc>
          <w:tcPr>
            <w:tcW w:w="1800" w:type="dxa"/>
          </w:tcPr>
          <w:p w:rsidRPr="4F0FB656" w:rsidR="00A12A52" w:rsidRDefault="2DC179AD" w14:paraId="503086E6" w14:textId="1DD28208">
            <w:r>
              <w:t>Introduction</w:t>
            </w:r>
          </w:p>
        </w:tc>
        <w:tc>
          <w:tcPr>
            <w:tcW w:w="1710" w:type="dxa"/>
          </w:tcPr>
          <w:p w:rsidR="00A12A52" w:rsidRDefault="00A12A52" w14:paraId="70B3F50D" w14:textId="36A2DF46"/>
        </w:tc>
        <w:tc>
          <w:tcPr>
            <w:tcW w:w="2610" w:type="dxa"/>
            <w:tcMar>
              <w:left w:w="105" w:type="dxa"/>
              <w:right w:w="105" w:type="dxa"/>
            </w:tcMar>
          </w:tcPr>
          <w:p w:rsidRPr="4F0FB656" w:rsidR="00A12A52" w:rsidP="08388028" w:rsidRDefault="01A64B5E" w14:paraId="13EC70A3" w14:textId="6E18DA86">
            <w:pPr>
              <w:spacing w:before="240" w:after="240"/>
              <w:rPr>
                <w:color w:val="000000" w:themeColor="text1"/>
              </w:rPr>
            </w:pPr>
            <w:r w:rsidRPr="08388028">
              <w:rPr>
                <w:color w:val="000000" w:themeColor="text1"/>
              </w:rPr>
              <w:t xml:space="preserve"> "Welcome to Optimizing OpenSearch Vector Storage and Search for Faster AI Applications.</w:t>
            </w:r>
          </w:p>
          <w:p w:rsidRPr="4F0FB656" w:rsidR="00A12A52" w:rsidP="08388028" w:rsidRDefault="01A64B5E" w14:paraId="615DB991" w14:textId="12DD5A43">
            <w:pPr>
              <w:pStyle w:val="font-claude-response-body"/>
              <w:spacing w:before="240" w:after="240"/>
              <w:rPr>
                <w:rFonts w:ascii="Times New Roman" w:hAnsi="Times New Roman" w:eastAsia="Times New Roman" w:cs="Times New Roman"/>
                <w:color w:val="000000" w:themeColor="text1"/>
              </w:rPr>
            </w:pPr>
            <w:r w:rsidRPr="08388028">
              <w:rPr>
                <w:rFonts w:ascii="Times New Roman" w:hAnsi="Times New Roman" w:eastAsia="Times New Roman" w:cs="Times New Roman"/>
                <w:color w:val="000000" w:themeColor="text1"/>
              </w:rPr>
              <w:t xml:space="preserve">If you're here, you already know the fundamentals of OpenSearch. You've stood up clusters, indexed data, and run queries. This course goes beyond those basics to help you master the new realities of AI-driven search. </w:t>
            </w:r>
            <w:r w:rsidRPr="08388028">
              <w:rPr>
                <w:rFonts w:ascii="Times New Roman" w:hAnsi="Times New Roman" w:eastAsia="Times New Roman" w:cs="Times New Roman"/>
                <w:strike/>
                <w:color w:val="000000" w:themeColor="text1"/>
              </w:rPr>
              <w:t>.</w:t>
            </w:r>
          </w:p>
          <w:p w:rsidRPr="4F0FB656" w:rsidR="00A12A52" w:rsidP="08388028" w:rsidRDefault="01A64B5E" w14:paraId="2F25E899" w14:textId="7ED0CE5D">
            <w:pPr>
              <w:pStyle w:val="font-claude-response-body"/>
              <w:spacing w:before="240" w:after="240"/>
              <w:rPr>
                <w:rFonts w:ascii="Times New Roman" w:hAnsi="Times New Roman" w:eastAsia="Times New Roman" w:cs="Times New Roman"/>
                <w:color w:val="000000" w:themeColor="text1"/>
              </w:rPr>
            </w:pPr>
            <w:r w:rsidRPr="08388028">
              <w:rPr>
                <w:rFonts w:ascii="Times New Roman" w:hAnsi="Times New Roman" w:eastAsia="Times New Roman" w:cs="Times New Roman"/>
                <w:color w:val="000000" w:themeColor="text1"/>
              </w:rPr>
              <w:t xml:space="preserve">Today users don’t type keywords, they ask complex questions and expect systems to understand intent. That shifts your OpenSearch deployment into more than a search engine. It becomes a vector database, an embedding store, and with the ML Commons plugin, a platform capable of running inference directly in your search pipelines. </w:t>
            </w:r>
          </w:p>
          <w:p w:rsidRPr="4F0FB656" w:rsidR="00A12A52" w:rsidP="08388028" w:rsidRDefault="01A64B5E" w14:paraId="0B3663C5" w14:textId="5AC435BD">
            <w:pPr>
              <w:spacing w:before="240" w:after="240" w:line="300" w:lineRule="atLeast"/>
              <w:rPr>
                <w:rFonts w:ascii="Segoe UI" w:hAnsi="Segoe UI" w:eastAsia="Segoe UI" w:cs="Segoe UI"/>
                <w:color w:val="000000" w:themeColor="text1"/>
                <w:sz w:val="22"/>
                <w:szCs w:val="22"/>
              </w:rPr>
            </w:pPr>
            <w:r w:rsidRPr="08388028">
              <w:rPr>
                <w:rFonts w:ascii="Aptos" w:hAnsi="Aptos" w:eastAsia="Aptos" w:cs="Aptos"/>
                <w:color w:val="000000" w:themeColor="text1"/>
              </w:rPr>
              <w:t xml:space="preserve">This course gives you the skills to engineer for that shift. You’ll learn how to choose the right algorithm, how to size and shard clusters for vector data, and when to make trade-offs between approximate and exact search. </w:t>
            </w:r>
            <w:r w:rsidR="00D4D288">
              <w:br/>
            </w:r>
            <w:r w:rsidR="00D4D288">
              <w:br/>
            </w:r>
            <w:r w:rsidRPr="08388028">
              <w:rPr>
                <w:rFonts w:ascii="Aptos" w:hAnsi="Aptos" w:eastAsia="Aptos" w:cs="Aptos"/>
                <w:color w:val="000000" w:themeColor="text1"/>
              </w:rPr>
              <w:t xml:space="preserve">Throughout this course, you’ll work hands-on with APIs, configurations, vector indexes, neural search pipelines, and RAG optimization strategies. </w:t>
            </w:r>
            <w:r w:rsidRPr="08388028">
              <w:rPr>
                <w:rFonts w:ascii="Segoe UI" w:hAnsi="Segoe UI" w:eastAsia="Segoe UI" w:cs="Segoe UI"/>
                <w:color w:val="000000" w:themeColor="text1"/>
                <w:sz w:val="22"/>
                <w:szCs w:val="22"/>
              </w:rPr>
              <w:t>With NetApp Instaclustr powering your environment, you can focus on experimenting and learning while the platform manages provisioning, scaling, patching, and security. Whether you’re deploying on-premises or in the cloud, Instaclustr provides a reliable, streamlined setup of your open source data infrastructure that lets you get straight to the technical work without the operational overhead.</w:t>
            </w:r>
          </w:p>
          <w:p w:rsidRPr="4F0FB656" w:rsidR="00A12A52" w:rsidP="08388028" w:rsidRDefault="01A64B5E" w14:paraId="405227EA" w14:textId="488C4694">
            <w:pPr>
              <w:spacing w:before="240" w:after="240" w:line="300" w:lineRule="atLeast"/>
              <w:rPr>
                <w:rFonts w:ascii="Aptos" w:hAnsi="Aptos" w:eastAsia="Aptos" w:cs="Aptos"/>
                <w:color w:val="0078D4"/>
                <w:sz w:val="22"/>
                <w:szCs w:val="22"/>
              </w:rPr>
            </w:pPr>
            <w:r w:rsidRPr="08388028">
              <w:rPr>
                <w:rFonts w:ascii="Aptos" w:hAnsi="Aptos" w:eastAsia="Aptos" w:cs="Aptos"/>
                <w:color w:val="000000" w:themeColor="text1"/>
                <w:sz w:val="22"/>
                <w:szCs w:val="22"/>
              </w:rPr>
              <w:t>By the end of this course, you’ll understand not only what to optimize, but why. And you’ll have the practical skills and confidence to architect OpenSearch for today’s AI-driven search workloads.</w:t>
            </w:r>
          </w:p>
          <w:p w:rsidRPr="4F0FB656" w:rsidR="00A12A52" w:rsidP="08388028" w:rsidRDefault="01A64B5E" w14:paraId="17EAF0A4" w14:textId="19799C62">
            <w:pPr>
              <w:pStyle w:val="font-claude-response-body"/>
              <w:spacing w:before="240" w:after="240"/>
              <w:rPr>
                <w:rFonts w:ascii="Times New Roman" w:hAnsi="Times New Roman" w:eastAsia="Times New Roman" w:cs="Times New Roman"/>
                <w:color w:val="000000" w:themeColor="text1"/>
              </w:rPr>
            </w:pPr>
            <w:r w:rsidRPr="08388028">
              <w:rPr>
                <w:rFonts w:ascii="Times New Roman" w:hAnsi="Times New Roman" w:eastAsia="Times New Roman" w:cs="Times New Roman"/>
                <w:color w:val="000000" w:themeColor="text1"/>
              </w:rPr>
              <w:t>Let’s</w:t>
            </w:r>
            <w:r w:rsidRPr="08388028" w:rsidR="00D4D288">
              <w:rPr>
                <w:rFonts w:ascii="Times New Roman" w:hAnsi="Times New Roman" w:eastAsia="Times New Roman" w:cs="Times New Roman"/>
                <w:color w:val="000000" w:themeColor="text1"/>
              </w:rPr>
              <w:t xml:space="preserve"> get started</w:t>
            </w:r>
            <w:r w:rsidRPr="08388028">
              <w:rPr>
                <w:rFonts w:ascii="Times New Roman" w:hAnsi="Times New Roman" w:eastAsia="Times New Roman" w:cs="Times New Roman"/>
                <w:color w:val="000000" w:themeColor="text1"/>
              </w:rPr>
              <w:t>!</w:t>
            </w:r>
          </w:p>
          <w:p w:rsidRPr="4F0FB656" w:rsidR="00A12A52" w:rsidP="008C7D98" w:rsidRDefault="00A12A52" w14:paraId="27B05269" w14:textId="74C82BDC">
            <w:pPr>
              <w:spacing w:before="240" w:after="240"/>
            </w:pPr>
          </w:p>
          <w:p w:rsidRPr="4F0FB656" w:rsidR="00A12A52" w:rsidRDefault="00A12A52" w14:paraId="3F3273CB" w14:textId="2CC2E184"/>
        </w:tc>
        <w:tc>
          <w:tcPr>
            <w:tcW w:w="4422" w:type="dxa"/>
            <w:tcMar>
              <w:left w:w="105" w:type="dxa"/>
              <w:right w:w="105" w:type="dxa"/>
            </w:tcMar>
          </w:tcPr>
          <w:p w:rsidRPr="00283B3C" w:rsidR="00A12A52" w:rsidP="00283B3C" w:rsidRDefault="00C8609D" w14:paraId="707E72CD" w14:textId="0B244F62">
            <w:pPr>
              <w:rPr>
                <w:rFonts w:ascii="Aptos" w:hAnsi="Aptos" w:eastAsia="Aptos" w:cs="Aptos"/>
              </w:rPr>
            </w:pPr>
            <w:r>
              <w:rPr>
                <w:rFonts w:ascii="Aptos" w:hAnsi="Aptos" w:eastAsia="Aptos" w:cs="Aptos"/>
              </w:rPr>
              <w:t>TBD</w:t>
            </w:r>
          </w:p>
        </w:tc>
      </w:tr>
    </w:tbl>
    <w:p w:rsidR="00D21D76" w:rsidP="0096671E" w:rsidRDefault="00D21D76" w14:paraId="2AAF5805" w14:textId="77777777"/>
    <w:p w:rsidR="00497135" w:rsidP="0096671E" w:rsidRDefault="00F55C3F" w14:paraId="584BAD9F" w14:textId="130B2642">
      <w:pPr>
        <w:rPr>
          <w:rStyle w:val="Heading1Char"/>
        </w:rPr>
      </w:pPr>
      <w:bookmarkStart w:name="_Toc2065265076" w:id="3"/>
      <w:bookmarkStart w:name="_Toc671378846" w:id="4"/>
      <w:bookmarkStart w:name="_Toc619830165" w:id="5"/>
      <w:bookmarkStart w:name="_Toc827851038" w:id="6"/>
      <w:bookmarkStart w:name="_Toc110614207" w:id="7"/>
      <w:r w:rsidRPr="00776957">
        <w:rPr>
          <w:rStyle w:val="Heading1Char"/>
        </w:rPr>
        <w:t>Chapter</w:t>
      </w:r>
      <w:r w:rsidRPr="00776957" w:rsidR="00593139">
        <w:rPr>
          <w:rStyle w:val="Heading1Char"/>
        </w:rPr>
        <w:t xml:space="preserve"> 1</w:t>
      </w:r>
      <w:bookmarkEnd w:id="3"/>
      <w:bookmarkEnd w:id="4"/>
      <w:r w:rsidRPr="00776957">
        <w:rPr>
          <w:rStyle w:val="Heading1Char"/>
        </w:rPr>
        <w:t xml:space="preserve"> </w:t>
      </w:r>
      <w:r w:rsidR="00930D44">
        <w:rPr>
          <w:rStyle w:val="Heading1Char"/>
        </w:rPr>
        <w:t>– “</w:t>
      </w:r>
      <w:r w:rsidRPr="186E01E4" w:rsidR="4EC64E70">
        <w:rPr>
          <w:rStyle w:val="Heading1Char"/>
          <w:rPrChange w:author="Graf, Brian" w:date="2026-04-03T18:26:00Z" w16du:dateUtc="2026-04-03T18:26:48Z" w:id="8">
            <w:rPr>
              <w:rFonts w:ascii="system-ui" w:hAnsi="system-ui" w:eastAsia="system-ui" w:cs="system-ui"/>
              <w:b/>
              <w:bCs/>
              <w:color w:val="333333"/>
              <w:sz w:val="19"/>
              <w:szCs w:val="19"/>
            </w:rPr>
          </w:rPrChange>
        </w:rPr>
        <w:t>Configuring</w:t>
      </w:r>
      <w:r w:rsidRPr="00760ED7" w:rsidR="00930D44">
        <w:rPr>
          <w:rStyle w:val="Heading1Char"/>
        </w:rPr>
        <w:t xml:space="preserve"> </w:t>
      </w:r>
      <w:r w:rsidRPr="00760ED7" w:rsidR="00E06A02">
        <w:rPr>
          <w:rStyle w:val="Heading1Char"/>
        </w:rPr>
        <w:t xml:space="preserve">and Optimizing Vector Search </w:t>
      </w:r>
      <w:r w:rsidRPr="186E01E4" w:rsidR="4EC64E70">
        <w:rPr>
          <w:rStyle w:val="Heading1Char"/>
          <w:rPrChange w:author="Graf, Brian" w:date="2026-04-03T18:26:00Z" w16du:dateUtc="2026-04-03T18:26:48Z" w:id="9">
            <w:rPr>
              <w:rFonts w:ascii="system-ui" w:hAnsi="system-ui" w:eastAsia="system-ui" w:cs="system-ui"/>
              <w:b/>
              <w:bCs/>
              <w:color w:val="333333"/>
              <w:sz w:val="19"/>
              <w:szCs w:val="19"/>
            </w:rPr>
          </w:rPrChange>
        </w:rPr>
        <w:t>in</w:t>
      </w:r>
      <w:r w:rsidRPr="00760ED7" w:rsidR="004B04DD">
        <w:rPr>
          <w:rStyle w:val="Heading1Char"/>
        </w:rPr>
        <w:t xml:space="preserve"> OpenSearch</w:t>
      </w:r>
      <w:bookmarkEnd w:id="5"/>
      <w:bookmarkEnd w:id="6"/>
      <w:r w:rsidRPr="186E01E4" w:rsidR="43DAB0A7">
        <w:rPr>
          <w:rStyle w:val="Heading1Char"/>
        </w:rPr>
        <w:t>”</w:t>
      </w:r>
      <w:bookmarkEnd w:id="7"/>
    </w:p>
    <w:p w:rsidRPr="00F943D2" w:rsidR="00F943D2" w:rsidP="00F943D2" w:rsidRDefault="00497135" w14:paraId="14AAC819" w14:textId="664E93FB">
      <w:pPr>
        <w:rPr>
          <w:rFonts w:ascii="system-ui" w:hAnsi="system-ui" w:eastAsia="system-ui" w:cs="system-ui"/>
          <w:i/>
          <w:iCs/>
          <w:color w:val="333333"/>
          <w:sz w:val="19"/>
          <w:szCs w:val="19"/>
        </w:rPr>
      </w:pPr>
      <w:r>
        <w:t xml:space="preserve">Chapter </w:t>
      </w:r>
      <w:r w:rsidR="00F55C3F">
        <w:t xml:space="preserve">Description: </w:t>
      </w:r>
      <w:r w:rsidRPr="186E01E4" w:rsidR="22F5686E">
        <w:rPr>
          <w:rFonts w:ascii="system-ui" w:hAnsi="system-ui" w:eastAsia="system-ui" w:cs="system-ui"/>
          <w:i/>
          <w:iCs/>
          <w:color w:val="333333"/>
          <w:sz w:val="19"/>
          <w:szCs w:val="19"/>
        </w:rPr>
        <w:t xml:space="preserve">Build the foundation for high-performance vector search in OpenSearch. </w:t>
      </w:r>
      <w:r w:rsidR="0076251E">
        <w:rPr>
          <w:rFonts w:ascii="system-ui" w:hAnsi="system-ui" w:eastAsia="system-ui" w:cs="system-ui"/>
          <w:i/>
          <w:iCs/>
          <w:color w:val="333333"/>
          <w:sz w:val="19"/>
          <w:szCs w:val="19"/>
        </w:rPr>
        <w:t>This chapter covers how vectors</w:t>
      </w:r>
      <w:r w:rsidR="00F943D2">
        <w:rPr>
          <w:rFonts w:ascii="system-ui" w:hAnsi="system-ui" w:eastAsia="system-ui" w:cs="system-ui"/>
          <w:i/>
          <w:iCs/>
          <w:color w:val="333333"/>
          <w:sz w:val="19"/>
          <w:szCs w:val="19"/>
        </w:rPr>
        <w:t xml:space="preserve"> </w:t>
      </w:r>
      <w:r w:rsidRPr="00F943D2" w:rsidR="00F943D2">
        <w:rPr>
          <w:rFonts w:ascii="system-ui" w:hAnsi="system-ui" w:eastAsia="system-ui" w:cs="system-ui"/>
          <w:i/>
          <w:iCs/>
          <w:color w:val="333333"/>
          <w:sz w:val="19"/>
          <w:szCs w:val="19"/>
        </w:rPr>
        <w:t>and embeddings are stored, compares exact kNN, HNSW, and IVF search methods, and explains how to choose based on accuracy, memory, and performance needs. You’ll also learn when to use CPUs versus GPUs and apply core optimization techniques like chunking, shard sizing, and dimension reduction.</w:t>
      </w:r>
      <w:r w:rsidR="00F943D2">
        <w:rPr>
          <w:rFonts w:ascii="system-ui" w:hAnsi="system-ui" w:eastAsia="system-ui" w:cs="system-ui"/>
          <w:i/>
          <w:iCs/>
          <w:color w:val="333333"/>
          <w:sz w:val="19"/>
          <w:szCs w:val="19"/>
        </w:rPr>
        <w:t xml:space="preserve"> </w:t>
      </w:r>
      <w:r w:rsidRPr="186E01E4" w:rsidR="00F943D2">
        <w:rPr>
          <w:rFonts w:ascii="system-ui" w:hAnsi="system-ui" w:eastAsia="system-ui" w:cs="system-ui"/>
          <w:i/>
          <w:iCs/>
          <w:color w:val="333333"/>
          <w:sz w:val="19"/>
          <w:szCs w:val="19"/>
        </w:rPr>
        <w:t>By the end, you'll have the knowledge to configure and tune your vector indexes for any workload.</w:t>
      </w:r>
    </w:p>
    <w:p w:rsidR="0096671E" w:rsidP="0096671E" w:rsidRDefault="0096671E" w14:paraId="5C96CECB" w14:textId="3DE404B7"/>
    <w:tbl>
      <w:tblPr>
        <w:tblStyle w:val="TableGrid"/>
        <w:tblW w:w="0" w:type="auto"/>
        <w:tblLook w:val="06A0" w:firstRow="1" w:lastRow="0" w:firstColumn="1" w:lastColumn="0" w:noHBand="1" w:noVBand="1"/>
      </w:tblPr>
      <w:tblGrid>
        <w:gridCol w:w="3116"/>
        <w:gridCol w:w="3117"/>
        <w:gridCol w:w="3117"/>
      </w:tblGrid>
      <w:tr w:rsidR="00D81473" w14:paraId="2B9D9A63" w14:textId="77777777">
        <w:trPr>
          <w:trHeight w:val="300"/>
        </w:trPr>
        <w:tc>
          <w:tcPr>
            <w:tcW w:w="3120" w:type="dxa"/>
          </w:tcPr>
          <w:p w:rsidR="00A1509F" w:rsidRDefault="00A1509F" w14:paraId="7037B6A5" w14:textId="77777777">
            <w:pPr>
              <w:rPr>
                <w:color w:val="EE0000"/>
              </w:rPr>
            </w:pPr>
            <w:r w:rsidRPr="7E660D2E">
              <w:rPr>
                <w:color w:val="EE0000"/>
              </w:rPr>
              <w:t>Reviewer</w:t>
            </w:r>
          </w:p>
        </w:tc>
        <w:tc>
          <w:tcPr>
            <w:tcW w:w="3120" w:type="dxa"/>
          </w:tcPr>
          <w:p w:rsidR="00A1509F" w:rsidRDefault="00A1509F" w14:paraId="2466D034" w14:textId="77777777">
            <w:pPr>
              <w:rPr>
                <w:color w:val="EE0000"/>
              </w:rPr>
            </w:pPr>
            <w:r w:rsidRPr="7E660D2E">
              <w:rPr>
                <w:color w:val="EE0000"/>
              </w:rPr>
              <w:t>Approved? Date?</w:t>
            </w:r>
          </w:p>
        </w:tc>
        <w:tc>
          <w:tcPr>
            <w:tcW w:w="3120" w:type="dxa"/>
          </w:tcPr>
          <w:p w:rsidR="00A1509F" w:rsidRDefault="00A1509F" w14:paraId="174E22E6" w14:textId="77777777">
            <w:pPr>
              <w:rPr>
                <w:color w:val="EE0000"/>
              </w:rPr>
            </w:pPr>
            <w:r w:rsidRPr="7E660D2E">
              <w:rPr>
                <w:color w:val="EE0000"/>
              </w:rPr>
              <w:t>Additional comments if any</w:t>
            </w:r>
          </w:p>
        </w:tc>
      </w:tr>
      <w:tr w:rsidR="00D81473" w14:paraId="6283E664" w14:textId="77777777">
        <w:trPr>
          <w:trHeight w:val="300"/>
        </w:trPr>
        <w:tc>
          <w:tcPr>
            <w:tcW w:w="3120" w:type="dxa"/>
          </w:tcPr>
          <w:p w:rsidR="00A1509F" w:rsidRDefault="00A1509F" w14:paraId="583890B8" w14:textId="77777777">
            <w:pPr>
              <w:rPr>
                <w:color w:val="EE0000"/>
              </w:rPr>
            </w:pPr>
            <w:r w:rsidRPr="7E660D2E">
              <w:rPr>
                <w:color w:val="EE0000"/>
              </w:rPr>
              <w:t>Brian</w:t>
            </w:r>
          </w:p>
        </w:tc>
        <w:tc>
          <w:tcPr>
            <w:tcW w:w="3120" w:type="dxa"/>
          </w:tcPr>
          <w:p w:rsidR="00A1509F" w:rsidRDefault="00A1509F" w14:paraId="0D14CAFF" w14:textId="796EE21C">
            <w:pPr>
              <w:rPr>
                <w:color w:val="EE0000"/>
              </w:rPr>
            </w:pPr>
          </w:p>
        </w:tc>
        <w:tc>
          <w:tcPr>
            <w:tcW w:w="3120" w:type="dxa"/>
          </w:tcPr>
          <w:p w:rsidR="00A1509F" w:rsidRDefault="00A1509F" w14:paraId="71BC5E8B" w14:textId="77777777">
            <w:pPr>
              <w:rPr>
                <w:color w:val="EE0000"/>
              </w:rPr>
            </w:pPr>
          </w:p>
        </w:tc>
      </w:tr>
      <w:tr w:rsidR="00D81473" w14:paraId="1B8E02EA" w14:textId="77777777">
        <w:trPr>
          <w:trHeight w:val="300"/>
        </w:trPr>
        <w:tc>
          <w:tcPr>
            <w:tcW w:w="3120" w:type="dxa"/>
          </w:tcPr>
          <w:p w:rsidR="00A1509F" w:rsidRDefault="00A1509F" w14:paraId="792A79BE" w14:textId="77777777">
            <w:pPr>
              <w:rPr>
                <w:color w:val="EE0000"/>
              </w:rPr>
            </w:pPr>
            <w:r w:rsidRPr="7E660D2E">
              <w:rPr>
                <w:color w:val="EE0000"/>
              </w:rPr>
              <w:t>Alex or Muneer</w:t>
            </w:r>
          </w:p>
        </w:tc>
        <w:tc>
          <w:tcPr>
            <w:tcW w:w="3120" w:type="dxa"/>
          </w:tcPr>
          <w:p w:rsidR="00A1509F" w:rsidRDefault="00A1509F" w14:paraId="6D8D720B" w14:textId="19EA8D67">
            <w:pPr>
              <w:rPr>
                <w:color w:val="EE0000"/>
              </w:rPr>
            </w:pPr>
            <w:r>
              <w:rPr>
                <w:color w:val="EE0000"/>
              </w:rPr>
              <w:t>N/A</w:t>
            </w:r>
          </w:p>
        </w:tc>
        <w:tc>
          <w:tcPr>
            <w:tcW w:w="3120" w:type="dxa"/>
          </w:tcPr>
          <w:p w:rsidR="00A1509F" w:rsidRDefault="00A1509F" w14:paraId="665D1225" w14:textId="53F23B16">
            <w:pPr>
              <w:rPr>
                <w:color w:val="EE0000"/>
              </w:rPr>
            </w:pPr>
            <w:r>
              <w:rPr>
                <w:color w:val="EE0000"/>
              </w:rPr>
              <w:t>N/A</w:t>
            </w:r>
          </w:p>
        </w:tc>
      </w:tr>
      <w:tr w:rsidR="00D81473" w14:paraId="50170B28" w14:textId="77777777">
        <w:trPr>
          <w:trHeight w:val="300"/>
        </w:trPr>
        <w:tc>
          <w:tcPr>
            <w:tcW w:w="3120" w:type="dxa"/>
          </w:tcPr>
          <w:p w:rsidR="00A1509F" w:rsidRDefault="00A1509F" w14:paraId="32128CF2" w14:textId="77777777">
            <w:pPr>
              <w:rPr>
                <w:color w:val="EE0000"/>
              </w:rPr>
            </w:pPr>
            <w:r w:rsidRPr="7E660D2E">
              <w:rPr>
                <w:color w:val="EE0000"/>
              </w:rPr>
              <w:t>Michelle</w:t>
            </w:r>
          </w:p>
        </w:tc>
        <w:tc>
          <w:tcPr>
            <w:tcW w:w="3120" w:type="dxa"/>
          </w:tcPr>
          <w:p w:rsidR="00A1509F" w:rsidRDefault="00A1509F" w14:paraId="0CB5F3C3" w14:textId="4743901D">
            <w:pPr>
              <w:rPr>
                <w:color w:val="EE0000"/>
              </w:rPr>
            </w:pPr>
            <w:r>
              <w:rPr>
                <w:color w:val="EE0000"/>
              </w:rPr>
              <w:t xml:space="preserve">Approved </w:t>
            </w:r>
            <w:r w:rsidR="000B276A">
              <w:rPr>
                <w:color w:val="EE0000"/>
              </w:rPr>
              <w:t>26 Jan</w:t>
            </w:r>
          </w:p>
        </w:tc>
        <w:tc>
          <w:tcPr>
            <w:tcW w:w="3120" w:type="dxa"/>
          </w:tcPr>
          <w:p w:rsidR="00A1509F" w:rsidRDefault="00D73E1B" w14:paraId="3B553D22" w14:textId="11731EB6">
            <w:pPr>
              <w:rPr>
                <w:color w:val="EE0000"/>
              </w:rPr>
            </w:pPr>
            <w:r>
              <w:rPr>
                <w:color w:val="EE0000"/>
              </w:rPr>
              <w:t>See tracked revisions; need to add chapter title</w:t>
            </w:r>
          </w:p>
        </w:tc>
      </w:tr>
    </w:tbl>
    <w:p w:rsidR="00A1509F" w:rsidP="0096671E" w:rsidRDefault="00A1509F" w14:paraId="2B32BA27" w14:textId="77777777"/>
    <w:p w:rsidR="00A1509F" w:rsidP="0096671E" w:rsidRDefault="00A1509F" w14:paraId="33E738A3" w14:textId="77777777"/>
    <w:tbl>
      <w:tblPr>
        <w:tblStyle w:val="TableGrid"/>
        <w:tblW w:w="10804"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496"/>
        <w:gridCol w:w="1294"/>
        <w:gridCol w:w="3871"/>
        <w:gridCol w:w="2292"/>
        <w:gridCol w:w="1851"/>
      </w:tblGrid>
      <w:tr w:rsidRPr="4FEA59C1" w:rsidR="00A4221D" w:rsidTr="004B04DD" w14:paraId="2A4CE7F1" w14:textId="77777777">
        <w:trPr>
          <w:trHeight w:val="180"/>
        </w:trPr>
        <w:tc>
          <w:tcPr>
            <w:tcW w:w="1496" w:type="dxa"/>
          </w:tcPr>
          <w:p w:rsidRPr="4FEA59C1" w:rsidR="00956D76" w:rsidP="006346F2" w:rsidRDefault="00956D76" w14:paraId="3C3C1BD5" w14:textId="77777777">
            <w:pPr>
              <w:rPr>
                <w:rFonts w:ascii="Aptos" w:hAnsi="Aptos" w:eastAsia="Aptos" w:cs="Aptos"/>
                <w:b/>
                <w:bCs/>
              </w:rPr>
            </w:pPr>
            <w:r>
              <w:rPr>
                <w:rFonts w:ascii="Aptos" w:hAnsi="Aptos" w:eastAsia="Aptos" w:cs="Aptos"/>
                <w:b/>
                <w:bCs/>
              </w:rPr>
              <w:t>Chapter Title</w:t>
            </w:r>
          </w:p>
        </w:tc>
        <w:tc>
          <w:tcPr>
            <w:tcW w:w="1294" w:type="dxa"/>
          </w:tcPr>
          <w:p w:rsidRPr="4FEA59C1" w:rsidR="00956D76" w:rsidP="006346F2" w:rsidRDefault="00956D76" w14:paraId="50D44644" w14:textId="7EA9BCC3">
            <w:pPr>
              <w:rPr>
                <w:rFonts w:ascii="Aptos" w:hAnsi="Aptos" w:eastAsia="Aptos" w:cs="Aptos"/>
                <w:b/>
                <w:bCs/>
              </w:rPr>
            </w:pPr>
            <w:r>
              <w:rPr>
                <w:rFonts w:ascii="Aptos" w:hAnsi="Aptos" w:eastAsia="Aptos" w:cs="Aptos"/>
                <w:b/>
                <w:bCs/>
              </w:rPr>
              <w:t>Time est</w:t>
            </w:r>
          </w:p>
        </w:tc>
        <w:tc>
          <w:tcPr>
            <w:tcW w:w="3871" w:type="dxa"/>
            <w:tcMar>
              <w:left w:w="105" w:type="dxa"/>
              <w:right w:w="105" w:type="dxa"/>
            </w:tcMar>
          </w:tcPr>
          <w:p w:rsidR="00956D76" w:rsidP="006346F2" w:rsidRDefault="00956D76" w14:paraId="69048528" w14:textId="32145381">
            <w:pPr>
              <w:rPr>
                <w:rFonts w:ascii="Aptos" w:hAnsi="Aptos" w:eastAsia="Aptos" w:cs="Aptos"/>
              </w:rPr>
            </w:pPr>
            <w:r w:rsidRPr="4FEA59C1">
              <w:rPr>
                <w:rFonts w:ascii="Aptos" w:hAnsi="Aptos" w:eastAsia="Aptos" w:cs="Aptos"/>
                <w:b/>
                <w:bCs/>
              </w:rPr>
              <w:t>Voice Over</w:t>
            </w:r>
          </w:p>
        </w:tc>
        <w:tc>
          <w:tcPr>
            <w:tcW w:w="2292" w:type="dxa"/>
            <w:tcMar>
              <w:left w:w="105" w:type="dxa"/>
              <w:right w:w="105" w:type="dxa"/>
            </w:tcMar>
          </w:tcPr>
          <w:p w:rsidR="00956D76" w:rsidP="006346F2" w:rsidRDefault="00956D76" w14:paraId="6D753402" w14:textId="77777777">
            <w:pPr>
              <w:rPr>
                <w:rFonts w:ascii="Aptos" w:hAnsi="Aptos" w:eastAsia="Aptos" w:cs="Aptos"/>
              </w:rPr>
            </w:pPr>
            <w:r w:rsidRPr="4FEA59C1">
              <w:rPr>
                <w:rFonts w:ascii="Aptos" w:hAnsi="Aptos" w:eastAsia="Aptos" w:cs="Aptos"/>
                <w:b/>
                <w:bCs/>
              </w:rPr>
              <w:t>Visuals</w:t>
            </w:r>
          </w:p>
        </w:tc>
        <w:tc>
          <w:tcPr>
            <w:tcW w:w="1851" w:type="dxa"/>
          </w:tcPr>
          <w:p w:rsidRPr="4FEA59C1" w:rsidR="00956D76" w:rsidP="006346F2" w:rsidRDefault="00956D76" w14:paraId="445920D2" w14:textId="3C086486">
            <w:pPr>
              <w:rPr>
                <w:rFonts w:ascii="Aptos" w:hAnsi="Aptos" w:eastAsia="Aptos" w:cs="Aptos"/>
                <w:b/>
                <w:bCs/>
              </w:rPr>
            </w:pPr>
            <w:r>
              <w:rPr>
                <w:rFonts w:ascii="Aptos" w:hAnsi="Aptos" w:eastAsia="Aptos" w:cs="Aptos"/>
                <w:b/>
                <w:bCs/>
              </w:rPr>
              <w:t>Chapter resources (if applicable)</w:t>
            </w:r>
          </w:p>
        </w:tc>
      </w:tr>
      <w:tr w:rsidR="00A4221D" w:rsidTr="004B04DD" w14:paraId="0582CE49" w14:textId="77777777">
        <w:trPr>
          <w:trHeight w:val="1069"/>
        </w:trPr>
        <w:tc>
          <w:tcPr>
            <w:tcW w:w="1496" w:type="dxa"/>
          </w:tcPr>
          <w:p w:rsidRPr="4F0FB656" w:rsidR="00956D76" w:rsidP="006346F2" w:rsidRDefault="00081064" w14:paraId="636ABF3F" w14:textId="6F28F35D">
            <w:r>
              <w:t xml:space="preserve">Chapter </w:t>
            </w:r>
            <w:r w:rsidR="00956D76">
              <w:t>Introduction</w:t>
            </w:r>
          </w:p>
        </w:tc>
        <w:tc>
          <w:tcPr>
            <w:tcW w:w="1294" w:type="dxa"/>
          </w:tcPr>
          <w:p w:rsidR="00956D76" w:rsidP="006346F2" w:rsidRDefault="00B0648F" w14:paraId="273F4483" w14:textId="2D77EB74">
            <w:r>
              <w:t>0:35-0:45</w:t>
            </w:r>
          </w:p>
        </w:tc>
        <w:tc>
          <w:tcPr>
            <w:tcW w:w="3871" w:type="dxa"/>
            <w:tcMar>
              <w:left w:w="105" w:type="dxa"/>
              <w:right w:w="105" w:type="dxa"/>
            </w:tcMar>
          </w:tcPr>
          <w:p w:rsidR="00956D76" w:rsidP="006346F2" w:rsidRDefault="00956D76" w14:paraId="4DD37969" w14:textId="343253EB">
            <w:r>
              <w:t>“</w:t>
            </w:r>
            <w:r w:rsidR="00D700C7">
              <w:t>Welcome to Chapter 1</w:t>
            </w:r>
            <w:r w:rsidR="00DD7F2D">
              <w:t xml:space="preserve"> – </w:t>
            </w:r>
            <w:r w:rsidR="005E73AD">
              <w:t xml:space="preserve"> Indexing and optimizing for vector search with OpenSearch</w:t>
            </w:r>
            <w:r w:rsidR="00555988">
              <w:t xml:space="preserve">. </w:t>
            </w:r>
            <w:r>
              <w:t xml:space="preserve">In this chapter, we’ll </w:t>
            </w:r>
            <w:r w:rsidR="00886995">
              <w:t>start with the fundamentals</w:t>
            </w:r>
            <w:r w:rsidR="0039671E">
              <w:t xml:space="preserve">: </w:t>
            </w:r>
            <w:r>
              <w:t>vectors</w:t>
            </w:r>
            <w:r w:rsidR="00640ACB">
              <w:t xml:space="preserve"> and vector embeddings, which are the core components that allow us to represent complex data numerically.</w:t>
            </w:r>
            <w:r w:rsidR="00432C6E">
              <w:t xml:space="preserve"> </w:t>
            </w:r>
            <w:r w:rsidR="009F11B3">
              <w:t xml:space="preserve">From there, you’ll learn how to register a large </w:t>
            </w:r>
            <w:r w:rsidR="003F50C4">
              <w:t>language model with Op</w:t>
            </w:r>
            <w:r w:rsidR="007910FC">
              <w:t xml:space="preserve">enSearch </w:t>
            </w:r>
            <w:r w:rsidR="0005584D">
              <w:t>to</w:t>
            </w:r>
            <w:r>
              <w:t xml:space="preserve"> create AI search workflows</w:t>
            </w:r>
            <w:r w:rsidR="0005584D">
              <w:t xml:space="preserve">. </w:t>
            </w:r>
          </w:p>
          <w:p w:rsidR="0005584D" w:rsidP="0005584D" w:rsidRDefault="0005584D" w14:paraId="7C27096D" w14:textId="77777777"/>
          <w:p w:rsidR="00956D76" w:rsidP="006346F2" w:rsidRDefault="00DF71FE" w14:paraId="6A1C405C" w14:textId="4E03EA02">
            <w:r>
              <w:t>Next,</w:t>
            </w:r>
            <w:r w:rsidR="00956D76">
              <w:t xml:space="preserve"> we’ll create hybrid search capabilities </w:t>
            </w:r>
            <w:r w:rsidR="00B12CD5">
              <w:t xml:space="preserve">using real API </w:t>
            </w:r>
            <w:r>
              <w:t>command</w:t>
            </w:r>
            <w:r w:rsidR="005338CD">
              <w:t xml:space="preserve"> with </w:t>
            </w:r>
            <w:r w:rsidR="00956D76">
              <w:t>an example OpenSearch dataset</w:t>
            </w:r>
            <w:r w:rsidR="00295703">
              <w:t>. You’ll also discover how to</w:t>
            </w:r>
            <w:r w:rsidR="00956D76">
              <w:t xml:space="preserve"> optimize your OpenSearch cluster for vector and AI search, including optimizing for RAG and agentic workloads.</w:t>
            </w:r>
            <w:r w:rsidR="00707978">
              <w:t xml:space="preserve"> Finally, we’ll touch on maintaining</w:t>
            </w:r>
            <w:r w:rsidR="00956D76">
              <w:t xml:space="preserve"> availability and resilience in </w:t>
            </w:r>
            <w:r w:rsidR="00707978">
              <w:t xml:space="preserve">your </w:t>
            </w:r>
            <w:r w:rsidR="00956D76">
              <w:t>clusters</w:t>
            </w:r>
            <w:r w:rsidR="00707978">
              <w:t xml:space="preserve">. </w:t>
            </w:r>
          </w:p>
          <w:p w:rsidR="00707978" w:rsidP="006346F2" w:rsidRDefault="00707978" w14:paraId="68868058" w14:textId="77777777"/>
          <w:p w:rsidR="00707978" w:rsidP="006346F2" w:rsidRDefault="00707978" w14:paraId="61119672" w14:textId="25DCA5A7">
            <w:r>
              <w:t xml:space="preserve">By the end of this </w:t>
            </w:r>
            <w:r w:rsidR="00DF71FE">
              <w:t>chapter</w:t>
            </w:r>
            <w:r>
              <w:t xml:space="preserve">, you’ll be equipped to </w:t>
            </w:r>
            <w:r w:rsidR="00877EF8">
              <w:t xml:space="preserve">start building more efficient and scalable AI search solutions with OpenSearch. </w:t>
            </w:r>
          </w:p>
          <w:p w:rsidR="00B82FAF" w:rsidP="006346F2" w:rsidRDefault="00B82FAF" w14:paraId="065CED20" w14:textId="77777777"/>
          <w:p w:rsidRPr="4F0FB656" w:rsidR="003131D4" w:rsidP="006346F2" w:rsidRDefault="00B82FAF" w14:paraId="1137C4A8" w14:textId="1451F912">
            <w:r>
              <w:t>153</w:t>
            </w:r>
            <w:r w:rsidR="003131D4">
              <w:t xml:space="preserve"> words</w:t>
            </w:r>
          </w:p>
        </w:tc>
        <w:tc>
          <w:tcPr>
            <w:tcW w:w="2292" w:type="dxa"/>
            <w:tcMar>
              <w:left w:w="105" w:type="dxa"/>
              <w:right w:w="105" w:type="dxa"/>
            </w:tcMar>
          </w:tcPr>
          <w:p w:rsidR="00956D76" w:rsidP="00E134C4" w:rsidRDefault="00956D76" w14:paraId="6A54886D" w14:textId="77777777">
            <w:pPr>
              <w:pStyle w:val="ListParagraph"/>
              <w:numPr>
                <w:ilvl w:val="0"/>
                <w:numId w:val="3"/>
              </w:numPr>
              <w:rPr>
                <w:rFonts w:ascii="Aptos" w:hAnsi="Aptos" w:eastAsia="Aptos" w:cs="Aptos"/>
              </w:rPr>
            </w:pPr>
            <w:r>
              <w:rPr>
                <w:rFonts w:ascii="Aptos" w:hAnsi="Aptos" w:eastAsia="Aptos" w:cs="Aptos"/>
              </w:rPr>
              <w:t>Optimize your vector storage and search</w:t>
            </w:r>
          </w:p>
          <w:p w:rsidR="00956D76" w:rsidP="00E134C4" w:rsidRDefault="00956D76" w14:paraId="1BF0686B" w14:textId="401D90E5">
            <w:pPr>
              <w:pStyle w:val="ListParagraph"/>
              <w:numPr>
                <w:ilvl w:val="0"/>
                <w:numId w:val="3"/>
              </w:numPr>
              <w:rPr>
                <w:rFonts w:ascii="Aptos" w:hAnsi="Aptos" w:eastAsia="Aptos" w:cs="Aptos"/>
              </w:rPr>
            </w:pPr>
            <w:r>
              <w:rPr>
                <w:rFonts w:ascii="Aptos" w:hAnsi="Aptos" w:eastAsia="Aptos" w:cs="Aptos"/>
              </w:rPr>
              <w:t>Register and use LLMs and other ML models with OpenSearch</w:t>
            </w:r>
          </w:p>
          <w:p w:rsidR="00956D76" w:rsidP="00E134C4" w:rsidRDefault="00956D76" w14:paraId="218B78CE" w14:textId="0F75155B">
            <w:pPr>
              <w:pStyle w:val="ListParagraph"/>
              <w:numPr>
                <w:ilvl w:val="0"/>
                <w:numId w:val="3"/>
              </w:numPr>
              <w:rPr>
                <w:rFonts w:ascii="Aptos" w:hAnsi="Aptos" w:eastAsia="Aptos" w:cs="Aptos"/>
              </w:rPr>
            </w:pPr>
            <w:r>
              <w:rPr>
                <w:rFonts w:ascii="Aptos" w:hAnsi="Aptos" w:eastAsia="Aptos" w:cs="Aptos"/>
              </w:rPr>
              <w:t>Create neural search pipeline in OpenSearch</w:t>
            </w:r>
          </w:p>
          <w:p w:rsidR="00956D76" w:rsidP="00E134C4" w:rsidRDefault="00956D76" w14:paraId="71471037" w14:textId="0C159D01">
            <w:pPr>
              <w:pStyle w:val="ListParagraph"/>
              <w:numPr>
                <w:ilvl w:val="0"/>
                <w:numId w:val="3"/>
              </w:numPr>
              <w:rPr>
                <w:rFonts w:ascii="Aptos" w:hAnsi="Aptos" w:eastAsia="Aptos" w:cs="Aptos"/>
              </w:rPr>
            </w:pPr>
            <w:r>
              <w:rPr>
                <w:rFonts w:ascii="Aptos" w:hAnsi="Aptos" w:eastAsia="Aptos" w:cs="Aptos"/>
              </w:rPr>
              <w:t>Create hybrid search in an OpenSearch cluster for a vector index</w:t>
            </w:r>
          </w:p>
          <w:p w:rsidR="00956D76" w:rsidP="00E134C4" w:rsidRDefault="00956D76" w14:paraId="63425D65" w14:textId="4FC4627B">
            <w:pPr>
              <w:pStyle w:val="ListParagraph"/>
              <w:numPr>
                <w:ilvl w:val="0"/>
                <w:numId w:val="3"/>
              </w:numPr>
              <w:rPr>
                <w:rFonts w:ascii="Aptos" w:hAnsi="Aptos" w:eastAsia="Aptos" w:cs="Aptos"/>
              </w:rPr>
            </w:pPr>
            <w:r>
              <w:rPr>
                <w:rFonts w:ascii="Aptos" w:hAnsi="Aptos" w:eastAsia="Aptos" w:cs="Aptos"/>
              </w:rPr>
              <w:t>Create an optimized vector search and storage cluster with OpenSearch</w:t>
            </w:r>
          </w:p>
          <w:p w:rsidR="00956D76" w:rsidP="00E134C4" w:rsidRDefault="00956D76" w14:paraId="167D4F0E" w14:textId="77777777">
            <w:pPr>
              <w:pStyle w:val="ListParagraph"/>
              <w:numPr>
                <w:ilvl w:val="0"/>
                <w:numId w:val="3"/>
              </w:numPr>
              <w:rPr>
                <w:rFonts w:ascii="Aptos" w:hAnsi="Aptos" w:eastAsia="Aptos" w:cs="Aptos"/>
              </w:rPr>
            </w:pPr>
            <w:r>
              <w:rPr>
                <w:rFonts w:ascii="Aptos" w:hAnsi="Aptos" w:eastAsia="Aptos" w:cs="Aptos"/>
              </w:rPr>
              <w:t>Create resilient and available OpenSearch clusters</w:t>
            </w:r>
          </w:p>
          <w:p w:rsidRPr="00E134C4" w:rsidR="00956D76" w:rsidP="00E134C4" w:rsidRDefault="00956D76" w14:paraId="238022AC" w14:textId="22D81DAD">
            <w:pPr>
              <w:pStyle w:val="ListParagraph"/>
              <w:numPr>
                <w:ilvl w:val="0"/>
                <w:numId w:val="3"/>
              </w:numPr>
              <w:rPr>
                <w:rFonts w:ascii="Aptos" w:hAnsi="Aptos" w:eastAsia="Aptos" w:cs="Aptos"/>
              </w:rPr>
            </w:pPr>
            <w:r>
              <w:rPr>
                <w:rFonts w:ascii="Aptos" w:hAnsi="Aptos" w:eastAsia="Aptos" w:cs="Aptos"/>
              </w:rPr>
              <w:t>Create an OpenSearch application with AI search functionality over an example dataset</w:t>
            </w:r>
          </w:p>
        </w:tc>
        <w:tc>
          <w:tcPr>
            <w:tcW w:w="1847" w:type="dxa"/>
          </w:tcPr>
          <w:p w:rsidR="00956D76" w:rsidP="006346F2" w:rsidRDefault="00956D76" w14:paraId="05BED876" w14:textId="77777777">
            <w:pPr>
              <w:rPr>
                <w:rFonts w:ascii="Aptos" w:hAnsi="Aptos" w:eastAsia="Aptos" w:cs="Aptos"/>
              </w:rPr>
            </w:pPr>
          </w:p>
        </w:tc>
      </w:tr>
    </w:tbl>
    <w:p w:rsidR="006428CD" w:rsidRDefault="006428CD" w14:paraId="455DD834" w14:textId="77777777"/>
    <w:p w:rsidR="006E3A29" w:rsidRDefault="006428CD" w14:paraId="7B9965A2" w14:textId="6A917C15">
      <w:pPr>
        <w:pStyle w:val="Heading2"/>
        <w:pPrChange w:author="Graf, Brian" w:date="2026-04-03T16:29:00Z" w16du:dateUtc="2026-04-03T20:29:00Z" w:id="10">
          <w:pPr/>
        </w:pPrChange>
      </w:pPr>
      <w:bookmarkStart w:name="_Toc805096311" w:id="11"/>
      <w:bookmarkStart w:name="_Toc704831083" w:id="12"/>
      <w:bookmarkStart w:name="_Toc727983753" w:id="13"/>
      <w:bookmarkStart w:name="_Toc726307321" w:id="14"/>
      <w:bookmarkStart w:name="_Toc686925856" w:id="15"/>
      <w:r w:rsidRPr="186E01E4">
        <w:rPr>
          <w:rPrChange w:author="Graf, Brian" w:date="2026-04-03T16:29:00Z" w16du:dateUtc="2026-04-03T20:29:00Z" w:id="16">
            <w:rPr>
              <w:rStyle w:val="Heading2Char"/>
            </w:rPr>
          </w:rPrChange>
        </w:rPr>
        <w:t xml:space="preserve">Lesson </w:t>
      </w:r>
      <w:r w:rsidRPr="186E01E4" w:rsidR="006314BE">
        <w:rPr>
          <w:rPrChange w:author="Graf, Brian" w:date="2026-04-03T16:29:00Z" w16du:dateUtc="2026-04-03T20:29:00Z" w:id="17">
            <w:rPr>
              <w:rStyle w:val="Heading2Char"/>
            </w:rPr>
          </w:rPrChange>
        </w:rPr>
        <w:t>1-1</w:t>
      </w:r>
      <w:bookmarkEnd w:id="11"/>
      <w:bookmarkEnd w:id="12"/>
      <w:r w:rsidRPr="186E01E4" w:rsidR="006E3A29">
        <w:rPr>
          <w:rPrChange w:author="Graf, Brian" w:date="2026-04-03T16:29:00Z" w16du:dateUtc="2026-04-03T20:29:00Z" w:id="18">
            <w:rPr>
              <w:rStyle w:val="Heading2Char"/>
            </w:rPr>
          </w:rPrChange>
        </w:rPr>
        <w:t xml:space="preserve">: </w:t>
      </w:r>
      <w:r w:rsidRPr="186E01E4" w:rsidR="3A4A71BA">
        <w:rPr>
          <w:rPrChange w:author="Graf, Brian" w:date="2026-04-03T18:06:00Z" w16du:dateUtc="2026-04-03T18:06:35Z" w:id="19">
            <w:rPr>
              <w:rFonts w:ascii="system-ui" w:hAnsi="system-ui" w:eastAsia="system-ui" w:cs="system-ui"/>
              <w:color w:val="333333"/>
              <w:sz w:val="19"/>
              <w:szCs w:val="19"/>
            </w:rPr>
          </w:rPrChange>
        </w:rPr>
        <w:t xml:space="preserve"> </w:t>
      </w:r>
      <w:r w:rsidRPr="186E01E4" w:rsidR="006E3A29">
        <w:rPr>
          <w:rPrChange w:author="Graf, Brian" w:date="2026-04-03T16:29:00Z" w16du:dateUtc="2026-04-03T20:29:00Z" w:id="20">
            <w:rPr>
              <w:rStyle w:val="Heading2Char"/>
            </w:rPr>
          </w:rPrChange>
        </w:rPr>
        <w:t xml:space="preserve">Vector search </w:t>
      </w:r>
      <w:bookmarkEnd w:id="13"/>
      <w:bookmarkEnd w:id="14"/>
      <w:r w:rsidRPr="186E01E4" w:rsidR="3A4A71BA">
        <w:rPr>
          <w:rPrChange w:author="Graf, Brian" w:date="2026-04-03T18:06:00Z" w16du:dateUtc="2026-04-03T18:06:35Z" w:id="21">
            <w:rPr>
              <w:rFonts w:ascii="system-ui" w:hAnsi="system-ui" w:eastAsia="system-ui" w:cs="system-ui"/>
              <w:color w:val="333333"/>
              <w:sz w:val="19"/>
              <w:szCs w:val="19"/>
            </w:rPr>
          </w:rPrChange>
        </w:rPr>
        <w:t>fundamentals and configuration</w:t>
      </w:r>
      <w:bookmarkEnd w:id="15"/>
      <w:r w:rsidR="006314BE">
        <w:t xml:space="preserve"> </w:t>
      </w:r>
    </w:p>
    <w:p w:rsidRPr="00BA50D2" w:rsidR="00BA50D2" w:rsidP="00BA50D2" w:rsidRDefault="006E3A29" w14:paraId="06327EDC" w14:textId="676CF6FC">
      <w:pPr>
        <w:rPr>
          <w:ins w:author="Yancey, Michelle" w:date="2026-04-03T16:44:00Z" w:id="22"/>
          <w:rFonts w:ascii="system-ui" w:hAnsi="system-ui" w:eastAsia="system-ui" w:cs="system-ui"/>
          <w:i/>
          <w:iCs/>
          <w:color w:val="333333"/>
          <w:sz w:val="19"/>
          <w:szCs w:val="19"/>
        </w:rPr>
      </w:pPr>
      <w:r>
        <w:t>Lesson</w:t>
      </w:r>
      <w:r w:rsidR="006314BE">
        <w:t xml:space="preserve"> </w:t>
      </w:r>
      <w:r w:rsidR="006428CD">
        <w:t>description:</w:t>
      </w:r>
      <w:r w:rsidRPr="186E01E4" w:rsidR="6E5206AF">
        <w:rPr>
          <w:rFonts w:ascii="system-ui" w:hAnsi="system-ui" w:eastAsia="system-ui" w:cs="system-ui"/>
          <w:i/>
          <w:iCs/>
          <w:color w:val="333333"/>
          <w:sz w:val="19"/>
          <w:szCs w:val="19"/>
        </w:rPr>
        <w:t xml:space="preserve"> </w:t>
      </w:r>
      <w:del w:author="Yancey, Michelle" w:date="2026-04-03T16:35:00Z" w16du:dateUtc="2026-04-03T20:35:00Z" w:id="23">
        <w:r w:rsidRPr="186E01E4" w:rsidDel="00F8746B" w:rsidR="6E5206AF">
          <w:rPr>
            <w:rFonts w:ascii="system-ui" w:hAnsi="system-ui" w:eastAsia="system-ui" w:cs="system-ui"/>
            <w:i/>
            <w:iCs/>
            <w:color w:val="333333"/>
            <w:sz w:val="19"/>
            <w:szCs w:val="19"/>
          </w:rPr>
          <w:delText>Get up to speed on</w:delText>
        </w:r>
      </w:del>
      <w:ins w:author="Yancey, Michelle" w:date="2026-04-03T16:44:00Z" w16du:dateUtc="2026-04-03T20:44:00Z" w:id="24">
        <w:r w:rsidRPr="00BA50D2" w:rsidR="00BA50D2">
          <w:rPr>
            <w:rFonts w:ascii="Segoe UI" w:hAnsi="Segoe UI" w:cs="Segoe UI"/>
            <w:color w:val="000000"/>
            <w:sz w:val="21"/>
            <w:szCs w:val="21"/>
          </w:rPr>
          <w:t xml:space="preserve"> </w:t>
        </w:r>
      </w:ins>
      <w:ins w:author="Yancey, Michelle" w:date="2026-04-03T16:44:00Z" w:id="25">
        <w:r w:rsidRPr="00BA50D2" w:rsidR="00BA50D2">
          <w:rPr>
            <w:rFonts w:ascii="system-ui" w:hAnsi="system-ui" w:eastAsia="system-ui" w:cs="system-ui"/>
            <w:i/>
            <w:iCs/>
            <w:color w:val="333333"/>
            <w:sz w:val="19"/>
            <w:szCs w:val="19"/>
          </w:rPr>
          <w:t>Understand the core mechanics of vector search in OpenSearch and how configuration choices influence speed, accuracy, and cost. This lesson covers vectors and embeddings, key index settings, and advanced storage options, with practical examples using the OpenSearch REST API.</w:t>
        </w:r>
      </w:ins>
    </w:p>
    <w:p w:rsidRPr="00BA50D2" w:rsidR="006054C0" w:rsidRDefault="6E5206AF" w14:paraId="6A169CC3" w14:textId="64DA6E35">
      <w:pPr>
        <w:rPr>
          <w:rFonts w:ascii="system-ui" w:hAnsi="system-ui" w:eastAsia="system-ui" w:cs="system-ui"/>
          <w:i/>
          <w:iCs/>
          <w:color w:val="333333"/>
          <w:sz w:val="19"/>
          <w:szCs w:val="19"/>
          <w:rPrChange w:author="Yancey, Michelle" w:date="2026-04-03T16:44:00Z" w16du:dateUtc="2026-04-03T20:44:00Z" w:id="26">
            <w:rPr>
              <w:color w:val="EE0000"/>
            </w:rPr>
          </w:rPrChange>
        </w:rPr>
      </w:pPr>
      <w:del w:author="Yancey, Michelle" w:date="2026-04-03T16:44:00Z" w16du:dateUtc="2026-04-03T20:44:00Z" w:id="27">
        <w:r w:rsidRPr="186E01E4" w:rsidDel="00BA50D2">
          <w:rPr>
            <w:rFonts w:ascii="system-ui" w:hAnsi="system-ui" w:eastAsia="system-ui" w:cs="system-ui"/>
            <w:i/>
            <w:iCs/>
            <w:color w:val="333333"/>
            <w:sz w:val="19"/>
            <w:szCs w:val="19"/>
          </w:rPr>
          <w:delText xml:space="preserve"> how vecto</w:delText>
        </w:r>
      </w:del>
      <w:del w:author="Yancey, Michelle" w:date="2026-04-03T16:39:00Z" w16du:dateUtc="2026-04-03T20:39:00Z" w:id="28">
        <w:r w:rsidRPr="186E01E4" w:rsidDel="00DC5E1F">
          <w:rPr>
            <w:rFonts w:ascii="system-ui" w:hAnsi="system-ui" w:eastAsia="system-ui" w:cs="system-ui"/>
            <w:i/>
            <w:iCs/>
            <w:color w:val="333333"/>
            <w:sz w:val="19"/>
            <w:szCs w:val="19"/>
          </w:rPr>
          <w:delText>rs and embeddings work</w:delText>
        </w:r>
      </w:del>
      <w:del w:author="Yancey, Michelle" w:date="2026-04-03T16:44:00Z" w16du:dateUtc="2026-04-03T20:44:00Z" w:id="29">
        <w:r w:rsidRPr="186E01E4" w:rsidDel="00BA50D2">
          <w:rPr>
            <w:rFonts w:ascii="system-ui" w:hAnsi="system-ui" w:eastAsia="system-ui" w:cs="system-ui"/>
            <w:i/>
            <w:iCs/>
            <w:color w:val="333333"/>
            <w:sz w:val="19"/>
            <w:szCs w:val="19"/>
          </w:rPr>
          <w:delText>, then dive into the settings that determine how your vector index performs and what it costs to run. You'll explore the key operational levers such as CPU and RAM usage, sharding strategy, and segment management. You’ll learn how each one affects search speed and infrastructure costs. You'll also discover two advanced storage modes: disk-based optimization, which uses scalar quantization to reduce memory footprint at the cost of some recall, and memory-optimized search, which uses OS-level memory mapping to lower resource requirements further. By the end of this lesson, you'll know how to use the OpenSearch REST API to configure these settings and make informed tradeoffs between performance, cost, and accuracy for your workload.</w:delText>
        </w:r>
      </w:del>
    </w:p>
    <w:tbl>
      <w:tblPr>
        <w:tblStyle w:val="TableGrid"/>
        <w:tblW w:w="0" w:type="auto"/>
        <w:tblLook w:val="06A0" w:firstRow="1" w:lastRow="0" w:firstColumn="1" w:lastColumn="0" w:noHBand="1" w:noVBand="1"/>
      </w:tblPr>
      <w:tblGrid>
        <w:gridCol w:w="3116"/>
        <w:gridCol w:w="3117"/>
        <w:gridCol w:w="3117"/>
      </w:tblGrid>
      <w:tr w:rsidR="00D81473" w:rsidTr="7E660D2E" w14:paraId="2B495338" w14:textId="77777777">
        <w:trPr>
          <w:trHeight w:val="300"/>
        </w:trPr>
        <w:tc>
          <w:tcPr>
            <w:tcW w:w="3120" w:type="dxa"/>
          </w:tcPr>
          <w:p w:rsidR="1EB89A14" w:rsidP="7E660D2E" w:rsidRDefault="1EB89A14" w14:paraId="5CC77F28" w14:textId="00490EB4">
            <w:pPr>
              <w:rPr>
                <w:color w:val="EE0000"/>
              </w:rPr>
            </w:pPr>
            <w:r w:rsidRPr="7E660D2E">
              <w:rPr>
                <w:color w:val="EE0000"/>
              </w:rPr>
              <w:t>Reviewer</w:t>
            </w:r>
          </w:p>
        </w:tc>
        <w:tc>
          <w:tcPr>
            <w:tcW w:w="3120" w:type="dxa"/>
          </w:tcPr>
          <w:p w:rsidR="1EB89A14" w:rsidP="7E660D2E" w:rsidRDefault="1EB89A14" w14:paraId="0EA1A2F2" w14:textId="5CD4FD21">
            <w:pPr>
              <w:rPr>
                <w:color w:val="EE0000"/>
              </w:rPr>
            </w:pPr>
            <w:r w:rsidRPr="7E660D2E">
              <w:rPr>
                <w:color w:val="EE0000"/>
              </w:rPr>
              <w:t>Approved? Date?</w:t>
            </w:r>
          </w:p>
        </w:tc>
        <w:tc>
          <w:tcPr>
            <w:tcW w:w="3120" w:type="dxa"/>
          </w:tcPr>
          <w:p w:rsidR="1EB89A14" w:rsidP="7E660D2E" w:rsidRDefault="1EB89A14" w14:paraId="7FD11D50" w14:textId="098881FE">
            <w:pPr>
              <w:rPr>
                <w:color w:val="EE0000"/>
              </w:rPr>
            </w:pPr>
            <w:r w:rsidRPr="7E660D2E">
              <w:rPr>
                <w:color w:val="EE0000"/>
              </w:rPr>
              <w:t>Additional comments if any</w:t>
            </w:r>
          </w:p>
        </w:tc>
      </w:tr>
      <w:tr w:rsidR="00D81473" w:rsidTr="7E660D2E" w14:paraId="5D19629B" w14:textId="77777777">
        <w:trPr>
          <w:trHeight w:val="300"/>
        </w:trPr>
        <w:tc>
          <w:tcPr>
            <w:tcW w:w="3120" w:type="dxa"/>
          </w:tcPr>
          <w:p w:rsidR="1EB89A14" w:rsidP="7E660D2E" w:rsidRDefault="1EB89A14" w14:paraId="77A80787" w14:textId="56C04088">
            <w:pPr>
              <w:rPr>
                <w:color w:val="EE0000"/>
              </w:rPr>
            </w:pPr>
            <w:r w:rsidRPr="7E660D2E">
              <w:rPr>
                <w:color w:val="EE0000"/>
              </w:rPr>
              <w:t>Brian</w:t>
            </w:r>
          </w:p>
        </w:tc>
        <w:tc>
          <w:tcPr>
            <w:tcW w:w="3120" w:type="dxa"/>
          </w:tcPr>
          <w:p w:rsidR="1EB89A14" w:rsidP="7E660D2E" w:rsidRDefault="1EB89A14" w14:paraId="130A7536" w14:textId="1429D410">
            <w:pPr>
              <w:rPr>
                <w:color w:val="EE0000"/>
              </w:rPr>
            </w:pPr>
            <w:r w:rsidRPr="7E660D2E">
              <w:rPr>
                <w:color w:val="EE0000"/>
              </w:rPr>
              <w:t>Approved 1/12/26</w:t>
            </w:r>
          </w:p>
        </w:tc>
        <w:tc>
          <w:tcPr>
            <w:tcW w:w="3120" w:type="dxa"/>
          </w:tcPr>
          <w:p w:rsidR="7E660D2E" w:rsidP="7E660D2E" w:rsidRDefault="7E660D2E" w14:paraId="1EF0255C" w14:textId="65F0EDDA">
            <w:pPr>
              <w:rPr>
                <w:color w:val="EE0000"/>
              </w:rPr>
            </w:pPr>
          </w:p>
        </w:tc>
      </w:tr>
      <w:tr w:rsidR="00D81473" w:rsidTr="7E660D2E" w14:paraId="76527B4E" w14:textId="77777777">
        <w:trPr>
          <w:trHeight w:val="300"/>
        </w:trPr>
        <w:tc>
          <w:tcPr>
            <w:tcW w:w="3120" w:type="dxa"/>
          </w:tcPr>
          <w:p w:rsidR="1EB89A14" w:rsidP="7E660D2E" w:rsidRDefault="1EB89A14" w14:paraId="03EEB298" w14:textId="1B3C02EC">
            <w:pPr>
              <w:rPr>
                <w:color w:val="EE0000"/>
              </w:rPr>
            </w:pPr>
            <w:r w:rsidRPr="7E660D2E">
              <w:rPr>
                <w:color w:val="EE0000"/>
              </w:rPr>
              <w:t>Alex or Muneer</w:t>
            </w:r>
          </w:p>
        </w:tc>
        <w:tc>
          <w:tcPr>
            <w:tcW w:w="3120" w:type="dxa"/>
          </w:tcPr>
          <w:p w:rsidR="7E660D2E" w:rsidP="007CF136" w:rsidRDefault="3BD8C458" w14:paraId="77032E7E" w14:textId="4F344AC9">
            <w:pPr>
              <w:rPr>
                <w:color w:val="EE0000"/>
              </w:rPr>
            </w:pPr>
            <w:r w:rsidRPr="2A756196">
              <w:rPr>
                <w:color w:val="EE0000"/>
              </w:rPr>
              <w:t>Approved (Alex) - 1/16/</w:t>
            </w:r>
            <w:r w:rsidRPr="3D5E63C5">
              <w:rPr>
                <w:color w:val="EE0000"/>
              </w:rPr>
              <w:t>25</w:t>
            </w:r>
          </w:p>
          <w:p w:rsidR="7E660D2E" w:rsidP="7E660D2E" w:rsidRDefault="08904753" w14:paraId="0B065D2D" w14:textId="692E8308">
            <w:pPr>
              <w:rPr>
                <w:color w:val="EE0000"/>
              </w:rPr>
            </w:pPr>
            <w:r w:rsidRPr="007CF136">
              <w:rPr>
                <w:color w:val="EE0000"/>
              </w:rPr>
              <w:t>Approved (Muneer) 1/23/2025</w:t>
            </w:r>
          </w:p>
        </w:tc>
        <w:tc>
          <w:tcPr>
            <w:tcW w:w="3120" w:type="dxa"/>
          </w:tcPr>
          <w:p w:rsidR="7E660D2E" w:rsidP="7E660D2E" w:rsidRDefault="3BD8C458" w14:paraId="6583CEDB" w14:textId="7F7E5914">
            <w:pPr>
              <w:rPr>
                <w:color w:val="EE0000"/>
              </w:rPr>
            </w:pPr>
            <w:r w:rsidRPr="3D5E63C5">
              <w:rPr>
                <w:color w:val="EE0000"/>
              </w:rPr>
              <w:t>Some suggestions in comments</w:t>
            </w:r>
          </w:p>
        </w:tc>
      </w:tr>
      <w:tr w:rsidR="00D81473" w:rsidTr="7E660D2E" w14:paraId="42335ED3" w14:textId="77777777">
        <w:trPr>
          <w:trHeight w:val="300"/>
        </w:trPr>
        <w:tc>
          <w:tcPr>
            <w:tcW w:w="3120" w:type="dxa"/>
          </w:tcPr>
          <w:p w:rsidR="1EB89A14" w:rsidP="7E660D2E" w:rsidRDefault="1EB89A14" w14:paraId="4371B75C" w14:textId="13BBE097">
            <w:pPr>
              <w:rPr>
                <w:color w:val="EE0000"/>
              </w:rPr>
            </w:pPr>
            <w:r w:rsidRPr="7E660D2E">
              <w:rPr>
                <w:color w:val="EE0000"/>
              </w:rPr>
              <w:t>Michelle</w:t>
            </w:r>
          </w:p>
        </w:tc>
        <w:tc>
          <w:tcPr>
            <w:tcW w:w="3120" w:type="dxa"/>
          </w:tcPr>
          <w:p w:rsidR="7E660D2E" w:rsidP="7E660D2E" w:rsidRDefault="00BA448B" w14:paraId="4D1570D8" w14:textId="42A1322E">
            <w:pPr>
              <w:rPr>
                <w:color w:val="EE0000"/>
              </w:rPr>
            </w:pPr>
            <w:r>
              <w:rPr>
                <w:color w:val="EE0000"/>
              </w:rPr>
              <w:t>Approved  - 26 Jan</w:t>
            </w:r>
          </w:p>
        </w:tc>
        <w:tc>
          <w:tcPr>
            <w:tcW w:w="3120" w:type="dxa"/>
          </w:tcPr>
          <w:p w:rsidR="7E660D2E" w:rsidP="7E660D2E" w:rsidRDefault="00407F20" w14:paraId="11288C3F" w14:textId="5561A0D2">
            <w:pPr>
              <w:rPr>
                <w:color w:val="EE0000"/>
              </w:rPr>
            </w:pPr>
            <w:r>
              <w:rPr>
                <w:color w:val="EE0000"/>
              </w:rPr>
              <w:t>Some suggestions in commends</w:t>
            </w:r>
          </w:p>
        </w:tc>
      </w:tr>
    </w:tbl>
    <w:p w:rsidR="77D2A30D" w:rsidP="77D2A30D" w:rsidRDefault="77D2A30D" w14:paraId="4ED12926" w14:textId="136C259A">
      <w:pPr>
        <w:rPr>
          <w:color w:val="EE0000"/>
        </w:rPr>
      </w:pPr>
    </w:p>
    <w:tbl>
      <w:tblPr>
        <w:tblStyle w:val="TableGrid"/>
        <w:tblW w:w="10835"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509"/>
        <w:gridCol w:w="1573"/>
        <w:gridCol w:w="3471"/>
        <w:gridCol w:w="2423"/>
        <w:gridCol w:w="1859"/>
      </w:tblGrid>
      <w:tr w:rsidR="00F77FDB" w:rsidTr="00472B1D" w14:paraId="3015CDBC" w14:textId="282D4C34">
        <w:trPr>
          <w:trHeight w:val="210"/>
        </w:trPr>
        <w:tc>
          <w:tcPr>
            <w:tcW w:w="1509" w:type="dxa"/>
          </w:tcPr>
          <w:p w:rsidRPr="4FEA59C1" w:rsidR="00F77FDB" w:rsidP="006346F2" w:rsidRDefault="00F77FDB" w14:paraId="5AABB2D9" w14:textId="1D1B3824">
            <w:pPr>
              <w:rPr>
                <w:rFonts w:ascii="Aptos" w:hAnsi="Aptos" w:eastAsia="Aptos" w:cs="Aptos"/>
                <w:b/>
                <w:bCs/>
              </w:rPr>
            </w:pPr>
            <w:r>
              <w:rPr>
                <w:rFonts w:ascii="Aptos" w:hAnsi="Aptos" w:eastAsia="Aptos" w:cs="Aptos"/>
                <w:b/>
                <w:bCs/>
              </w:rPr>
              <w:t>Chapter Title</w:t>
            </w:r>
          </w:p>
        </w:tc>
        <w:tc>
          <w:tcPr>
            <w:tcW w:w="1573" w:type="dxa"/>
          </w:tcPr>
          <w:p w:rsidRPr="4FEA59C1" w:rsidR="00F77FDB" w:rsidP="006346F2" w:rsidRDefault="00F77FDB" w14:paraId="6D742094" w14:textId="59CE56AC">
            <w:pPr>
              <w:rPr>
                <w:rFonts w:ascii="Aptos" w:hAnsi="Aptos" w:eastAsia="Aptos" w:cs="Aptos"/>
                <w:b/>
                <w:bCs/>
              </w:rPr>
            </w:pPr>
            <w:r>
              <w:rPr>
                <w:rFonts w:ascii="Aptos" w:hAnsi="Aptos" w:eastAsia="Aptos" w:cs="Aptos"/>
                <w:b/>
                <w:bCs/>
              </w:rPr>
              <w:t>Time estimate</w:t>
            </w:r>
          </w:p>
        </w:tc>
        <w:tc>
          <w:tcPr>
            <w:tcW w:w="3471" w:type="dxa"/>
            <w:tcMar>
              <w:left w:w="105" w:type="dxa"/>
              <w:right w:w="105" w:type="dxa"/>
            </w:tcMar>
          </w:tcPr>
          <w:p w:rsidR="00F77FDB" w:rsidP="006346F2" w:rsidRDefault="00F77FDB" w14:paraId="2CC20E16" w14:textId="7E6E6DB8">
            <w:pPr>
              <w:rPr>
                <w:rFonts w:ascii="Aptos" w:hAnsi="Aptos" w:eastAsia="Aptos" w:cs="Aptos"/>
              </w:rPr>
            </w:pPr>
            <w:r w:rsidRPr="4FEA59C1">
              <w:rPr>
                <w:rFonts w:ascii="Aptos" w:hAnsi="Aptos" w:eastAsia="Aptos" w:cs="Aptos"/>
                <w:b/>
                <w:bCs/>
              </w:rPr>
              <w:t>Voice Over</w:t>
            </w:r>
          </w:p>
        </w:tc>
        <w:tc>
          <w:tcPr>
            <w:tcW w:w="2423" w:type="dxa"/>
            <w:tcMar>
              <w:left w:w="105" w:type="dxa"/>
              <w:right w:w="105" w:type="dxa"/>
            </w:tcMar>
          </w:tcPr>
          <w:p w:rsidR="00F77FDB" w:rsidP="006346F2" w:rsidRDefault="00F77FDB" w14:paraId="2BA33ADC" w14:textId="77777777">
            <w:pPr>
              <w:rPr>
                <w:rFonts w:ascii="Aptos" w:hAnsi="Aptos" w:eastAsia="Aptos" w:cs="Aptos"/>
              </w:rPr>
            </w:pPr>
            <w:r w:rsidRPr="4FEA59C1">
              <w:rPr>
                <w:rFonts w:ascii="Aptos" w:hAnsi="Aptos" w:eastAsia="Aptos" w:cs="Aptos"/>
                <w:b/>
                <w:bCs/>
              </w:rPr>
              <w:t>Visuals</w:t>
            </w:r>
          </w:p>
        </w:tc>
        <w:tc>
          <w:tcPr>
            <w:tcW w:w="1859" w:type="dxa"/>
          </w:tcPr>
          <w:p w:rsidRPr="4FEA59C1" w:rsidR="00F77FDB" w:rsidP="006346F2" w:rsidRDefault="00F77FDB" w14:paraId="6CD13304" w14:textId="47DC335A">
            <w:pPr>
              <w:rPr>
                <w:rFonts w:ascii="Aptos" w:hAnsi="Aptos" w:eastAsia="Aptos" w:cs="Aptos"/>
                <w:b/>
                <w:bCs/>
              </w:rPr>
            </w:pPr>
            <w:r>
              <w:rPr>
                <w:rFonts w:ascii="Aptos" w:hAnsi="Aptos" w:eastAsia="Aptos" w:cs="Aptos"/>
                <w:b/>
                <w:bCs/>
              </w:rPr>
              <w:t>Chapter resources</w:t>
            </w:r>
          </w:p>
        </w:tc>
      </w:tr>
      <w:tr w:rsidR="00F77FDB" w:rsidTr="00472B1D" w14:paraId="749FEACB" w14:textId="309F0F46">
        <w:trPr>
          <w:trHeight w:val="1186"/>
        </w:trPr>
        <w:tc>
          <w:tcPr>
            <w:tcW w:w="1509" w:type="dxa"/>
          </w:tcPr>
          <w:p w:rsidRPr="4F0FB656" w:rsidR="00F77FDB" w:rsidP="006346F2" w:rsidRDefault="00F77FDB" w14:paraId="7BE7BC6A" w14:textId="4BE35EC0">
            <w:r>
              <w:t xml:space="preserve">Lesson 1-1: Vector </w:t>
            </w:r>
            <w:r w:rsidR="006E3A29">
              <w:t>s</w:t>
            </w:r>
            <w:r>
              <w:t xml:space="preserve">earch </w:t>
            </w:r>
            <w:r w:rsidR="006E3A29">
              <w:t>s</w:t>
            </w:r>
            <w:r>
              <w:t>ettings</w:t>
            </w:r>
            <w:r>
              <w:br/>
            </w:r>
          </w:p>
        </w:tc>
        <w:tc>
          <w:tcPr>
            <w:tcW w:w="1573" w:type="dxa"/>
          </w:tcPr>
          <w:p w:rsidR="00F77FDB" w:rsidP="006346F2" w:rsidRDefault="0006421C" w14:paraId="60236B55" w14:textId="52D28CD7">
            <w:r>
              <w:t>1:15-1:20</w:t>
            </w:r>
          </w:p>
        </w:tc>
        <w:tc>
          <w:tcPr>
            <w:tcW w:w="3471" w:type="dxa"/>
            <w:tcMar>
              <w:left w:w="105" w:type="dxa"/>
              <w:right w:w="105" w:type="dxa"/>
            </w:tcMar>
          </w:tcPr>
          <w:p w:rsidRPr="00335F28" w:rsidR="00A17456" w:rsidP="006346F2" w:rsidRDefault="00102442" w14:paraId="080911E7" w14:textId="37877AD7">
            <w:pPr>
              <w:rPr>
                <w:rFonts w:asciiTheme="minorHAnsi" w:hAnsiTheme="minorHAnsi"/>
              </w:rPr>
            </w:pPr>
            <w:r w:rsidRPr="00335F28">
              <w:rPr>
                <w:rFonts w:asciiTheme="minorHAnsi" w:hAnsiTheme="minorHAnsi"/>
              </w:rPr>
              <w:t>Mas</w:t>
            </w:r>
            <w:r w:rsidRPr="00335F28" w:rsidR="006E3A29">
              <w:rPr>
                <w:rFonts w:asciiTheme="minorHAnsi" w:hAnsiTheme="minorHAnsi"/>
              </w:rPr>
              <w:t xml:space="preserve">tering </w:t>
            </w:r>
            <w:r w:rsidRPr="00335F28">
              <w:rPr>
                <w:rFonts w:asciiTheme="minorHAnsi" w:hAnsiTheme="minorHAnsi"/>
              </w:rPr>
              <w:t xml:space="preserve">vector settings is the key to building cost-effective high-performance AI applications, and that’s exactly what we’ll cover in this lesson. </w:t>
            </w:r>
          </w:p>
          <w:p w:rsidRPr="00335F28" w:rsidR="00A17456" w:rsidP="006346F2" w:rsidRDefault="00A17456" w14:paraId="457C0263" w14:textId="77777777">
            <w:pPr>
              <w:rPr>
                <w:rFonts w:asciiTheme="minorHAnsi" w:hAnsiTheme="minorHAnsi"/>
              </w:rPr>
            </w:pPr>
          </w:p>
          <w:p w:rsidRPr="00335F28" w:rsidR="00F77FDB" w:rsidP="006346F2" w:rsidRDefault="00A17456" w14:paraId="76F55F8C" w14:textId="05A8B180">
            <w:pPr>
              <w:rPr>
                <w:rFonts w:asciiTheme="minorHAnsi" w:hAnsiTheme="minorHAnsi"/>
              </w:rPr>
            </w:pPr>
            <w:r w:rsidRPr="00335F28">
              <w:rPr>
                <w:rFonts w:asciiTheme="minorHAnsi" w:hAnsiTheme="minorHAnsi"/>
              </w:rPr>
              <w:t>We’ll start with a quick</w:t>
            </w:r>
            <w:r w:rsidRPr="00335F28" w:rsidR="00F77FDB">
              <w:rPr>
                <w:rFonts w:asciiTheme="minorHAnsi" w:hAnsiTheme="minorHAnsi"/>
              </w:rPr>
              <w:t xml:space="preserve"> review </w:t>
            </w:r>
            <w:r w:rsidRPr="00335F28" w:rsidR="00B4320D">
              <w:rPr>
                <w:rFonts w:asciiTheme="minorHAnsi" w:hAnsiTheme="minorHAnsi"/>
              </w:rPr>
              <w:t xml:space="preserve">of </w:t>
            </w:r>
            <w:r w:rsidRPr="00335F28" w:rsidR="00F77FDB">
              <w:rPr>
                <w:rFonts w:asciiTheme="minorHAnsi" w:hAnsiTheme="minorHAnsi"/>
              </w:rPr>
              <w:t xml:space="preserve">vectors, vector storage, and vector embeddings. Then, we’ll cover the </w:t>
            </w:r>
            <w:r w:rsidRPr="00335F28" w:rsidR="00E52684">
              <w:rPr>
                <w:rFonts w:asciiTheme="minorHAnsi" w:hAnsiTheme="minorHAnsi"/>
              </w:rPr>
              <w:t xml:space="preserve">specific </w:t>
            </w:r>
            <w:r w:rsidRPr="00335F28" w:rsidR="00F77FDB">
              <w:rPr>
                <w:rFonts w:asciiTheme="minorHAnsi" w:hAnsiTheme="minorHAnsi"/>
              </w:rPr>
              <w:t xml:space="preserve">settings that control a vector index, </w:t>
            </w:r>
            <w:r w:rsidRPr="00335F28" w:rsidR="00C2201F">
              <w:rPr>
                <w:rFonts w:asciiTheme="minorHAnsi" w:hAnsiTheme="minorHAnsi"/>
              </w:rPr>
              <w:t xml:space="preserve">showing you how they directly impact </w:t>
            </w:r>
            <w:r w:rsidRPr="00335F28" w:rsidR="00F77FDB">
              <w:rPr>
                <w:rFonts w:asciiTheme="minorHAnsi" w:hAnsiTheme="minorHAnsi"/>
              </w:rPr>
              <w:t xml:space="preserve">storage </w:t>
            </w:r>
            <w:r w:rsidR="002B3C97">
              <w:rPr>
                <w:rFonts w:asciiTheme="minorHAnsi" w:hAnsiTheme="minorHAnsi"/>
              </w:rPr>
              <w:t xml:space="preserve">and compute </w:t>
            </w:r>
            <w:r w:rsidRPr="00335F28" w:rsidR="006B2EEF">
              <w:rPr>
                <w:rFonts w:asciiTheme="minorHAnsi" w:hAnsiTheme="minorHAnsi"/>
              </w:rPr>
              <w:t>costs</w:t>
            </w:r>
            <w:r w:rsidRPr="00335F28" w:rsidR="00F77FDB">
              <w:rPr>
                <w:rFonts w:asciiTheme="minorHAnsi" w:hAnsiTheme="minorHAnsi"/>
              </w:rPr>
              <w:t xml:space="preserve"> and search</w:t>
            </w:r>
            <w:r w:rsidRPr="00335F28" w:rsidR="006B2EEF">
              <w:rPr>
                <w:rFonts w:asciiTheme="minorHAnsi" w:hAnsiTheme="minorHAnsi"/>
              </w:rPr>
              <w:t xml:space="preserve"> speed</w:t>
            </w:r>
            <w:r w:rsidRPr="00335F28" w:rsidR="00F77FDB">
              <w:rPr>
                <w:rFonts w:asciiTheme="minorHAnsi" w:hAnsiTheme="minorHAnsi"/>
              </w:rPr>
              <w:t xml:space="preserve">. Finally, you’ll learn to use the OpenSearch REST API </w:t>
            </w:r>
            <w:r w:rsidRPr="00335F28" w:rsidR="009229E2">
              <w:rPr>
                <w:rFonts w:asciiTheme="minorHAnsi" w:hAnsiTheme="minorHAnsi"/>
              </w:rPr>
              <w:t xml:space="preserve">to fine-tune your cluster’s performance. </w:t>
            </w:r>
          </w:p>
          <w:p w:rsidRPr="00335F28" w:rsidR="009229E2" w:rsidP="006346F2" w:rsidRDefault="009229E2" w14:paraId="2ABAF37D" w14:textId="77777777">
            <w:pPr>
              <w:rPr>
                <w:rFonts w:asciiTheme="minorHAnsi" w:hAnsiTheme="minorHAnsi"/>
              </w:rPr>
            </w:pPr>
          </w:p>
          <w:p w:rsidRPr="00335F28" w:rsidR="009229E2" w:rsidP="006346F2" w:rsidRDefault="009229E2" w14:paraId="4A931529" w14:textId="6C24FA4E">
            <w:pPr>
              <w:rPr>
                <w:rFonts w:asciiTheme="minorHAnsi" w:hAnsiTheme="minorHAnsi"/>
              </w:rPr>
            </w:pPr>
            <w:r w:rsidRPr="00335F28">
              <w:rPr>
                <w:rFonts w:asciiTheme="minorHAnsi" w:hAnsiTheme="minorHAnsi"/>
              </w:rPr>
              <w:t xml:space="preserve">By the end of this lesson, you’ll have the skills to configure and optimize your vector indexes for </w:t>
            </w:r>
            <w:r w:rsidRPr="00335F28" w:rsidR="00232916">
              <w:rPr>
                <w:rFonts w:asciiTheme="minorHAnsi" w:hAnsiTheme="minorHAnsi"/>
              </w:rPr>
              <w:t xml:space="preserve">any workload. </w:t>
            </w:r>
          </w:p>
          <w:p w:rsidR="00F77FDB" w:rsidP="006346F2" w:rsidRDefault="00F77FDB" w14:paraId="6D4F21C5" w14:textId="77777777"/>
          <w:p w:rsidRPr="4F0FB656" w:rsidR="00F77FDB" w:rsidP="006346F2" w:rsidRDefault="0006421C" w14:paraId="4F826788" w14:textId="6DC26226">
            <w:r>
              <w:t>92</w:t>
            </w:r>
            <w:r w:rsidR="00F77FDB">
              <w:t xml:space="preserve"> words</w:t>
            </w:r>
          </w:p>
        </w:tc>
        <w:tc>
          <w:tcPr>
            <w:tcW w:w="2423" w:type="dxa"/>
            <w:tcMar>
              <w:left w:w="105" w:type="dxa"/>
              <w:right w:w="105" w:type="dxa"/>
            </w:tcMar>
          </w:tcPr>
          <w:p w:rsidR="00F77FDB" w:rsidP="00592BC9" w:rsidRDefault="00F77FDB" w14:paraId="08EF4939" w14:textId="77777777">
            <w:pPr>
              <w:pStyle w:val="ListParagraph"/>
              <w:numPr>
                <w:ilvl w:val="0"/>
                <w:numId w:val="3"/>
              </w:numPr>
              <w:rPr>
                <w:rFonts w:ascii="Aptos" w:hAnsi="Aptos" w:eastAsia="Aptos" w:cs="Aptos"/>
              </w:rPr>
            </w:pPr>
            <w:r>
              <w:rPr>
                <w:rFonts w:ascii="Aptos" w:hAnsi="Aptos" w:eastAsia="Aptos" w:cs="Aptos"/>
              </w:rPr>
              <w:t>Brief review of vectors, vector storage, vector embeddings</w:t>
            </w:r>
          </w:p>
          <w:p w:rsidR="00F77FDB" w:rsidP="00592BC9" w:rsidRDefault="00F77FDB" w14:paraId="7E9EBDD2" w14:textId="77777777">
            <w:pPr>
              <w:pStyle w:val="ListParagraph"/>
              <w:numPr>
                <w:ilvl w:val="0"/>
                <w:numId w:val="3"/>
              </w:numPr>
              <w:rPr>
                <w:rFonts w:ascii="Aptos" w:hAnsi="Aptos" w:eastAsia="Aptos" w:cs="Aptos"/>
              </w:rPr>
            </w:pPr>
            <w:r>
              <w:rPr>
                <w:rFonts w:ascii="Aptos" w:hAnsi="Aptos" w:eastAsia="Aptos" w:cs="Aptos"/>
              </w:rPr>
              <w:t>The settings of a vector index</w:t>
            </w:r>
          </w:p>
          <w:p w:rsidRPr="00592BC9" w:rsidR="00F77FDB" w:rsidP="00592BC9" w:rsidRDefault="00F77FDB" w14:paraId="58CABC20" w14:textId="1CD3DF20">
            <w:pPr>
              <w:pStyle w:val="ListParagraph"/>
              <w:numPr>
                <w:ilvl w:val="0"/>
                <w:numId w:val="3"/>
              </w:numPr>
              <w:rPr>
                <w:rFonts w:ascii="Aptos" w:hAnsi="Aptos" w:eastAsia="Aptos" w:cs="Aptos"/>
              </w:rPr>
            </w:pPr>
            <w:r>
              <w:rPr>
                <w:rFonts w:ascii="Aptos" w:hAnsi="Aptos" w:eastAsia="Aptos" w:cs="Aptos"/>
              </w:rPr>
              <w:t>Using the REST API to set options and performance-related settings</w:t>
            </w:r>
          </w:p>
        </w:tc>
        <w:tc>
          <w:tcPr>
            <w:tcW w:w="1859" w:type="dxa"/>
          </w:tcPr>
          <w:p w:rsidR="00F77FDB" w:rsidP="006346F2" w:rsidRDefault="00F77FDB" w14:paraId="6119BCC8" w14:textId="77777777">
            <w:pPr>
              <w:rPr>
                <w:rFonts w:ascii="Aptos" w:hAnsi="Aptos" w:eastAsia="Aptos" w:cs="Aptos"/>
              </w:rPr>
            </w:pPr>
          </w:p>
        </w:tc>
      </w:tr>
      <w:tr w:rsidR="00F77FDB" w:rsidTr="00472B1D" w14:paraId="294B91B1" w14:textId="77777777">
        <w:trPr>
          <w:trHeight w:val="1186"/>
        </w:trPr>
        <w:tc>
          <w:tcPr>
            <w:tcW w:w="1509" w:type="dxa"/>
          </w:tcPr>
          <w:p w:rsidR="00F77FDB" w:rsidP="006346F2" w:rsidRDefault="00FB33B8" w14:paraId="646CCDF8" w14:textId="3B7AF6E8">
            <w:r>
              <w:t>Understanding vectors and embeddings</w:t>
            </w:r>
          </w:p>
        </w:tc>
        <w:tc>
          <w:tcPr>
            <w:tcW w:w="1573" w:type="dxa"/>
          </w:tcPr>
          <w:p w:rsidR="00F77FDB" w:rsidP="006346F2" w:rsidRDefault="000B188C" w14:paraId="126BAB1C" w14:textId="12A96E78">
            <w:r>
              <w:t>2:45-2:50</w:t>
            </w:r>
          </w:p>
        </w:tc>
        <w:tc>
          <w:tcPr>
            <w:tcW w:w="3471" w:type="dxa"/>
            <w:tcMar>
              <w:left w:w="105" w:type="dxa"/>
              <w:right w:w="105" w:type="dxa"/>
            </w:tcMar>
          </w:tcPr>
          <w:p w:rsidRPr="00335F28" w:rsidR="00617A4F" w:rsidP="006346F2" w:rsidRDefault="00195DC9" w14:paraId="456FA1BC" w14:textId="29D05290">
            <w:pPr>
              <w:rPr>
                <w:rFonts w:asciiTheme="minorHAnsi" w:hAnsiTheme="minorHAnsi"/>
              </w:rPr>
            </w:pPr>
            <w:r w:rsidRPr="00335F28">
              <w:rPr>
                <w:rFonts w:asciiTheme="minorHAnsi" w:hAnsiTheme="minorHAnsi"/>
              </w:rPr>
              <w:t>Let’s start with a quick review. A</w:t>
            </w:r>
            <w:r w:rsidRPr="00335F28" w:rsidR="00F77FDB">
              <w:rPr>
                <w:rFonts w:asciiTheme="minorHAnsi" w:hAnsiTheme="minorHAnsi"/>
              </w:rPr>
              <w:t xml:space="preserve"> vector </w:t>
            </w:r>
            <w:r w:rsidRPr="00335F28" w:rsidR="008D656F">
              <w:rPr>
                <w:rFonts w:asciiTheme="minorHAnsi" w:hAnsiTheme="minorHAnsi"/>
              </w:rPr>
              <w:t>is a series of numbers that captures the direction and magnitude of data</w:t>
            </w:r>
            <w:r w:rsidRPr="00335F28" w:rsidR="00F77FDB">
              <w:rPr>
                <w:rFonts w:asciiTheme="minorHAnsi" w:hAnsiTheme="minorHAnsi"/>
              </w:rPr>
              <w:t xml:space="preserve"> </w:t>
            </w:r>
            <w:r w:rsidRPr="00335F28" w:rsidR="407E78B0">
              <w:rPr>
                <w:rFonts w:asciiTheme="minorHAnsi" w:hAnsiTheme="minorHAnsi"/>
              </w:rPr>
              <w:t>in multi-dimensional space</w:t>
            </w:r>
            <w:r w:rsidRPr="00335F28" w:rsidR="00F77FDB">
              <w:rPr>
                <w:rFonts w:asciiTheme="minorHAnsi" w:hAnsiTheme="minorHAnsi"/>
              </w:rPr>
              <w:t xml:space="preserve">; in other words, vectors are ways of reasoning about non-numerical data in numerical ways. </w:t>
            </w:r>
          </w:p>
          <w:p w:rsidRPr="00335F28" w:rsidR="00D84500" w:rsidP="006346F2" w:rsidRDefault="009B5045" w14:paraId="0F68AA64" w14:textId="529ADCAB">
            <w:pPr>
              <w:rPr>
                <w:rFonts w:asciiTheme="minorHAnsi" w:hAnsiTheme="minorHAnsi"/>
              </w:rPr>
            </w:pPr>
            <w:r w:rsidRPr="00335F28">
              <w:rPr>
                <w:rFonts w:asciiTheme="minorHAnsi" w:hAnsiTheme="minorHAnsi"/>
              </w:rPr>
              <w:t xml:space="preserve">Vector embeddings, the heart of semantic search, </w:t>
            </w:r>
            <w:r w:rsidRPr="00335F28" w:rsidR="00484264">
              <w:rPr>
                <w:rFonts w:asciiTheme="minorHAnsi" w:hAnsiTheme="minorHAnsi"/>
              </w:rPr>
              <w:t xml:space="preserve">are created </w:t>
            </w:r>
            <w:r w:rsidRPr="00335F28" w:rsidR="00982219">
              <w:rPr>
                <w:rFonts w:asciiTheme="minorHAnsi" w:hAnsiTheme="minorHAnsi"/>
              </w:rPr>
              <w:t>by machine learning models to transform raw data</w:t>
            </w:r>
            <w:r w:rsidRPr="00335F28" w:rsidR="00520553">
              <w:rPr>
                <w:rFonts w:asciiTheme="minorHAnsi" w:hAnsiTheme="minorHAnsi"/>
              </w:rPr>
              <w:t xml:space="preserve"> into usable, </w:t>
            </w:r>
            <w:r w:rsidRPr="00335F28" w:rsidR="00344BC1">
              <w:rPr>
                <w:rFonts w:asciiTheme="minorHAnsi" w:hAnsiTheme="minorHAnsi"/>
              </w:rPr>
              <w:t xml:space="preserve">numerical </w:t>
            </w:r>
            <w:r w:rsidRPr="00335F28" w:rsidR="00F77FDB">
              <w:rPr>
                <w:rFonts w:asciiTheme="minorHAnsi" w:hAnsiTheme="minorHAnsi"/>
              </w:rPr>
              <w:t>search points in your AI search infrastructure.</w:t>
            </w:r>
          </w:p>
          <w:p w:rsidRPr="00335F28" w:rsidR="00D84500" w:rsidP="006346F2" w:rsidRDefault="00D84500" w14:paraId="2D770EF1" w14:textId="77777777">
            <w:pPr>
              <w:rPr>
                <w:rFonts w:asciiTheme="minorHAnsi" w:hAnsiTheme="minorHAnsi"/>
              </w:rPr>
            </w:pPr>
          </w:p>
          <w:p w:rsidRPr="00335F28" w:rsidR="00F77FDB" w:rsidP="006346F2" w:rsidRDefault="005D21DE" w14:paraId="78B4E74F" w14:textId="050756D3">
            <w:pPr>
              <w:rPr>
                <w:rFonts w:asciiTheme="minorHAnsi" w:hAnsiTheme="minorHAnsi"/>
              </w:rPr>
            </w:pPr>
            <w:r w:rsidRPr="00335F28">
              <w:rPr>
                <w:rFonts w:asciiTheme="minorHAnsi" w:hAnsiTheme="minorHAnsi"/>
              </w:rPr>
              <w:t>Each dimension of the vector represents a facet of the data being stored</w:t>
            </w:r>
            <w:r w:rsidRPr="00335F28" w:rsidR="00E66D89">
              <w:rPr>
                <w:rFonts w:asciiTheme="minorHAnsi" w:hAnsiTheme="minorHAnsi"/>
              </w:rPr>
              <w:t>,</w:t>
            </w:r>
            <w:r w:rsidRPr="00335F28">
              <w:rPr>
                <w:rFonts w:asciiTheme="minorHAnsi" w:hAnsiTheme="minorHAnsi"/>
              </w:rPr>
              <w:t xml:space="preserve"> </w:t>
            </w:r>
            <w:r w:rsidRPr="00335F28" w:rsidR="009D6105">
              <w:rPr>
                <w:rFonts w:asciiTheme="minorHAnsi" w:hAnsiTheme="minorHAnsi"/>
                <w:color w:val="000000"/>
              </w:rPr>
              <w:t xml:space="preserve">when encoding the color of an image, you might use three dimensions for red, green, and blue. </w:t>
            </w:r>
            <w:r w:rsidRPr="00335F28" w:rsidR="00443E42">
              <w:rPr>
                <w:rFonts w:asciiTheme="minorHAnsi" w:hAnsiTheme="minorHAnsi"/>
                <w:color w:val="000000"/>
              </w:rPr>
              <w:t>The higher the dimensionality, the more abstract and faceted the data is</w:t>
            </w:r>
            <w:r w:rsidRPr="00335F28" w:rsidR="009D6105">
              <w:rPr>
                <w:rFonts w:asciiTheme="minorHAnsi" w:hAnsiTheme="minorHAnsi"/>
                <w:color w:val="000000"/>
              </w:rPr>
              <w:t>—enabling support for nuanced comparisons in AI applications.</w:t>
            </w:r>
          </w:p>
          <w:p w:rsidR="00F77FDB" w:rsidP="006346F2" w:rsidRDefault="00F77FDB" w14:paraId="4F851890" w14:textId="77777777"/>
          <w:p w:rsidRPr="00A05EF3" w:rsidR="00F77FDB" w:rsidP="006346F2" w:rsidRDefault="00F77FDB" w14:paraId="0B3EDE75" w14:textId="77777777">
            <w:pPr>
              <w:rPr>
                <w:rFonts w:asciiTheme="minorHAnsi" w:hAnsiTheme="minorHAnsi"/>
              </w:rPr>
            </w:pPr>
            <w:r w:rsidRPr="00A05EF3">
              <w:rPr>
                <w:rFonts w:asciiTheme="minorHAnsi" w:hAnsiTheme="minorHAnsi"/>
              </w:rPr>
              <w:t>Vector embeddings are non-numeric data that has been processed by an ML or other algorithm to be reasoned about in a numeric space. If a vector represented books in a shop, a vector embedding would be one translated instance of a book into vector space.</w:t>
            </w:r>
          </w:p>
          <w:p w:rsidR="00F77FDB" w:rsidP="006346F2" w:rsidRDefault="00F77FDB" w14:paraId="14E281AA" w14:textId="77777777"/>
          <w:p w:rsidR="00F77FDB" w:rsidP="006346F2" w:rsidRDefault="00F77FDB" w14:paraId="3D268DB8" w14:textId="562D8056">
            <w:r>
              <w:t>1</w:t>
            </w:r>
            <w:r w:rsidR="0006421C">
              <w:t>60</w:t>
            </w:r>
            <w:r>
              <w:t xml:space="preserve"> words</w:t>
            </w:r>
          </w:p>
        </w:tc>
        <w:tc>
          <w:tcPr>
            <w:tcW w:w="2423" w:type="dxa"/>
            <w:tcMar>
              <w:left w:w="105" w:type="dxa"/>
              <w:right w:w="105" w:type="dxa"/>
            </w:tcMar>
          </w:tcPr>
          <w:p w:rsidR="00F77FDB" w:rsidP="00EA2BB8" w:rsidRDefault="00F77FDB" w14:paraId="11D83446" w14:textId="77777777">
            <w:pPr>
              <w:rPr>
                <w:rFonts w:ascii="Aptos" w:hAnsi="Aptos" w:eastAsia="Aptos" w:cs="Aptos"/>
              </w:rPr>
            </w:pPr>
            <w:r>
              <w:rPr>
                <w:rFonts w:ascii="Aptos" w:hAnsi="Aptos" w:eastAsia="Aptos" w:cs="Aptos"/>
              </w:rPr>
              <w:t>Vectors: points in multi-dimensional space with magnitude and direction.</w:t>
            </w:r>
          </w:p>
          <w:p w:rsidR="00F77FDB" w:rsidP="00EA2BB8" w:rsidRDefault="00F77FDB" w14:paraId="53DD778D" w14:textId="77777777">
            <w:pPr>
              <w:rPr>
                <w:rFonts w:ascii="Aptos" w:hAnsi="Aptos" w:eastAsia="Aptos" w:cs="Aptos"/>
              </w:rPr>
            </w:pPr>
          </w:p>
          <w:p w:rsidR="00F77FDB" w:rsidP="00EA2BB8" w:rsidRDefault="00F77FDB" w14:paraId="5807CEF5" w14:textId="77777777">
            <w:pPr>
              <w:rPr>
                <w:rFonts w:ascii="Aptos" w:hAnsi="Aptos" w:eastAsia="Aptos" w:cs="Aptos"/>
              </w:rPr>
            </w:pPr>
            <w:r>
              <w:rPr>
                <w:rFonts w:ascii="Aptos" w:hAnsi="Aptos" w:eastAsia="Aptos" w:cs="Aptos"/>
              </w:rPr>
              <w:t>Also a way of storing non-numerical data in ways where it can be reasoned about numerically.</w:t>
            </w:r>
          </w:p>
          <w:p w:rsidR="00F77FDB" w:rsidP="00EA2BB8" w:rsidRDefault="00F77FDB" w14:paraId="6B075B2A" w14:textId="77777777">
            <w:pPr>
              <w:rPr>
                <w:rFonts w:ascii="Aptos" w:hAnsi="Aptos" w:eastAsia="Aptos" w:cs="Aptos"/>
              </w:rPr>
            </w:pPr>
          </w:p>
          <w:p w:rsidRPr="00F62A64" w:rsidR="00F77FDB" w:rsidP="00EA2BB8" w:rsidRDefault="00F77FDB" w14:paraId="0B179188" w14:textId="6B4289DD">
            <w:pPr>
              <w:rPr>
                <w:rFonts w:ascii="Aptos" w:hAnsi="Aptos" w:eastAsia="Aptos" w:cs="Aptos"/>
              </w:rPr>
            </w:pPr>
            <w:r>
              <w:rPr>
                <w:rFonts w:ascii="Aptos" w:hAnsi="Aptos" w:eastAsia="Aptos" w:cs="Aptos"/>
              </w:rPr>
              <w:t>Vector embeddings: the actual data points translated into vectors by an ML model. Used for both storage and search.</w:t>
            </w:r>
          </w:p>
        </w:tc>
        <w:tc>
          <w:tcPr>
            <w:tcW w:w="1859" w:type="dxa"/>
          </w:tcPr>
          <w:p w:rsidR="00F77FDB" w:rsidP="006346F2" w:rsidRDefault="00F77FDB" w14:paraId="2236BF09" w14:textId="77777777">
            <w:pPr>
              <w:rPr>
                <w:rFonts w:ascii="Aptos" w:hAnsi="Aptos" w:eastAsia="Aptos" w:cs="Aptos"/>
              </w:rPr>
            </w:pPr>
          </w:p>
        </w:tc>
      </w:tr>
      <w:tr w:rsidR="00F77FDB" w:rsidTr="00472B1D" w14:paraId="011631C7" w14:textId="77777777">
        <w:trPr>
          <w:trHeight w:val="1186"/>
        </w:trPr>
        <w:tc>
          <w:tcPr>
            <w:tcW w:w="1509" w:type="dxa"/>
          </w:tcPr>
          <w:p w:rsidR="00F77FDB" w:rsidP="006346F2" w:rsidRDefault="007F4B0A" w14:paraId="52A807B2" w14:textId="3F2DD351">
            <w:r>
              <w:t>Key settings for vector</w:t>
            </w:r>
            <w:r w:rsidR="007E6B7D">
              <w:t>s</w:t>
            </w:r>
          </w:p>
        </w:tc>
        <w:tc>
          <w:tcPr>
            <w:tcW w:w="1573" w:type="dxa"/>
          </w:tcPr>
          <w:p w:rsidR="00F77FDB" w:rsidP="006346F2" w:rsidRDefault="000B188C" w14:paraId="20E8269B" w14:textId="0690D6E0">
            <w:r>
              <w:t>2:30-2:45</w:t>
            </w:r>
          </w:p>
        </w:tc>
        <w:tc>
          <w:tcPr>
            <w:tcW w:w="3471" w:type="dxa"/>
            <w:tcMar>
              <w:left w:w="105" w:type="dxa"/>
              <w:right w:w="105" w:type="dxa"/>
            </w:tcMar>
          </w:tcPr>
          <w:p w:rsidRPr="007D71E9" w:rsidR="00F77FDB" w:rsidP="006346F2" w:rsidRDefault="00F77FDB" w14:paraId="5A457C4A" w14:textId="1965DFBE">
            <w:pPr>
              <w:rPr>
                <w:rFonts w:asciiTheme="minorHAnsi" w:hAnsiTheme="minorHAnsi"/>
              </w:rPr>
            </w:pPr>
            <w:r w:rsidRPr="007D71E9">
              <w:rPr>
                <w:rFonts w:asciiTheme="minorHAnsi" w:hAnsiTheme="minorHAnsi"/>
              </w:rPr>
              <w:t>Now</w:t>
            </w:r>
            <w:r w:rsidRPr="007D71E9" w:rsidR="0064380D">
              <w:rPr>
                <w:rFonts w:asciiTheme="minorHAnsi" w:hAnsiTheme="minorHAnsi"/>
              </w:rPr>
              <w:t>, let’s talk about how vectors are stored</w:t>
            </w:r>
            <w:r w:rsidRPr="007D71E9" w:rsidDel="0064380D">
              <w:rPr>
                <w:rFonts w:asciiTheme="minorHAnsi" w:hAnsiTheme="minorHAnsi"/>
              </w:rPr>
              <w:t xml:space="preserve"> </w:t>
            </w:r>
            <w:r w:rsidRPr="007D71E9" w:rsidR="00FD0AF3">
              <w:rPr>
                <w:rFonts w:asciiTheme="minorHAnsi" w:hAnsiTheme="minorHAnsi"/>
              </w:rPr>
              <w:t>and managed in OpenSearch.</w:t>
            </w:r>
            <w:r w:rsidRPr="007D71E9">
              <w:rPr>
                <w:rFonts w:asciiTheme="minorHAnsi" w:hAnsiTheme="minorHAnsi"/>
              </w:rPr>
              <w:t xml:space="preserve"> There are many things you can do to tweak settings and performance, but the formula remains the same for most applications: You’re balancing search performance with operational costs.” </w:t>
            </w:r>
          </w:p>
          <w:p w:rsidRPr="00A05EF3" w:rsidR="00F77FDB" w:rsidP="006346F2" w:rsidRDefault="00F77FDB" w14:paraId="1CE0FB6A" w14:textId="2B735396">
            <w:pPr>
              <w:rPr>
                <w:rFonts w:asciiTheme="minorHAnsi" w:hAnsiTheme="minorHAnsi"/>
              </w:rPr>
            </w:pPr>
            <w:r>
              <w:br/>
            </w:r>
            <w:commentRangeStart w:id="30"/>
            <w:commentRangeStart w:id="31"/>
            <w:r w:rsidRPr="007D71E9">
              <w:rPr>
                <w:rFonts w:asciiTheme="minorHAnsi" w:hAnsiTheme="minorHAnsi"/>
              </w:rPr>
              <w:t xml:space="preserve">Let’s take a closer look into what these operational costs are, so that you know what settings affect your bottom line. Keep the following in mind: CPU and RAM usage, and storage in all its different flavors are your cardinal three; but there are settings with complex effects that </w:t>
            </w:r>
            <w:r w:rsidRPr="007D71E9" w:rsidR="00916887">
              <w:rPr>
                <w:rFonts w:asciiTheme="minorHAnsi" w:hAnsiTheme="minorHAnsi"/>
              </w:rPr>
              <w:t>may</w:t>
            </w:r>
            <w:r w:rsidRPr="007D71E9">
              <w:rPr>
                <w:rFonts w:asciiTheme="minorHAnsi" w:hAnsiTheme="minorHAnsi"/>
              </w:rPr>
              <w:t xml:space="preserve"> cross multiple domains.</w:t>
            </w:r>
            <w:r w:rsidRPr="007D71E9" w:rsidR="0001464C">
              <w:rPr>
                <w:rFonts w:asciiTheme="minorHAnsi" w:hAnsiTheme="minorHAnsi"/>
              </w:rPr>
              <w:t xml:space="preserve"> Vector storage usually requires high-memory or high-compute instances with lots of storage, but you can use different search </w:t>
            </w:r>
            <w:r w:rsidRPr="007D71E9" w:rsidR="00F90D3D">
              <w:rPr>
                <w:rFonts w:asciiTheme="minorHAnsi" w:hAnsiTheme="minorHAnsi"/>
              </w:rPr>
              <w:t>methods and settings to tweak what kind of nodes you’ll need</w:t>
            </w:r>
            <w:r w:rsidRPr="007D71E9">
              <w:rPr>
                <w:rFonts w:asciiTheme="minorHAnsi" w:hAnsiTheme="minorHAnsi"/>
              </w:rPr>
              <w:t>”</w:t>
            </w:r>
            <w:commentRangeEnd w:id="30"/>
            <w:r w:rsidRPr="00A05EF3" w:rsidR="0018546D">
              <w:rPr>
                <w:rStyle w:val="CommentReference"/>
                <w:rFonts w:asciiTheme="minorHAnsi" w:hAnsiTheme="minorHAnsi"/>
                <w:sz w:val="24"/>
                <w:szCs w:val="24"/>
              </w:rPr>
              <w:commentReference w:id="30"/>
            </w:r>
            <w:commentRangeEnd w:id="31"/>
            <w:r>
              <w:rPr>
                <w:rStyle w:val="CommentReference"/>
              </w:rPr>
              <w:commentReference w:id="31"/>
            </w:r>
          </w:p>
          <w:p w:rsidRPr="00A05EF3" w:rsidR="00F77FDB" w:rsidP="006346F2" w:rsidRDefault="00F77FDB" w14:paraId="3DFD0557" w14:textId="77777777">
            <w:pPr>
              <w:rPr>
                <w:rFonts w:asciiTheme="minorHAnsi" w:hAnsiTheme="minorHAnsi"/>
              </w:rPr>
            </w:pPr>
          </w:p>
          <w:p w:rsidRPr="00A05EF3" w:rsidR="00F77FDB" w:rsidP="006346F2" w:rsidRDefault="00F77FDB" w14:paraId="6736FFEC" w14:textId="263A6F27">
            <w:pPr>
              <w:rPr>
                <w:rFonts w:asciiTheme="minorHAnsi" w:hAnsiTheme="minorHAnsi"/>
              </w:rPr>
            </w:pPr>
            <w:r w:rsidRPr="00A05EF3">
              <w:rPr>
                <w:rFonts w:asciiTheme="minorHAnsi" w:hAnsiTheme="minorHAnsi"/>
              </w:rPr>
              <w:t>“The number and size of shards your cluster has affects this dynamic, for instance. The more shards you have, the smaller they can be and the more parallelism you can take advantage of. That being said, costs with this method rise with the overhead of lots of shards.</w:t>
            </w:r>
          </w:p>
          <w:p w:rsidR="007D5A73" w:rsidP="006346F2" w:rsidRDefault="007D5A73" w14:paraId="14195DC6" w14:textId="77777777"/>
          <w:p w:rsidRPr="00A05EF3" w:rsidR="007D5A73" w:rsidP="006346F2" w:rsidRDefault="007D5A73" w14:paraId="5DCCC222" w14:textId="46110CD1">
            <w:pPr>
              <w:rPr>
                <w:rFonts w:asciiTheme="minorHAnsi" w:hAnsiTheme="minorHAnsi"/>
              </w:rPr>
            </w:pPr>
            <w:r w:rsidRPr="007D71E9">
              <w:rPr>
                <w:rFonts w:asciiTheme="minorHAnsi" w:hAnsiTheme="minorHAnsi"/>
              </w:rPr>
              <w:t xml:space="preserve">Segment management, or managing how Lucene stores data under the </w:t>
            </w:r>
            <w:r w:rsidRPr="007D71E9" w:rsidR="00883E05">
              <w:rPr>
                <w:rFonts w:asciiTheme="minorHAnsi" w:hAnsiTheme="minorHAnsi"/>
              </w:rPr>
              <w:t>h</w:t>
            </w:r>
            <w:r w:rsidRPr="007D71E9">
              <w:rPr>
                <w:rFonts w:asciiTheme="minorHAnsi" w:hAnsiTheme="minorHAnsi"/>
              </w:rPr>
              <w:t xml:space="preserve">ood, has always been central to vector storage performance. </w:t>
            </w:r>
            <w:r w:rsidRPr="007D71E9" w:rsidR="004F621F">
              <w:rPr>
                <w:rFonts w:asciiTheme="minorHAnsi" w:hAnsiTheme="minorHAnsi"/>
              </w:rPr>
              <w:t xml:space="preserve">More segments mean increased query times, so </w:t>
            </w:r>
            <w:r w:rsidRPr="007D71E9" w:rsidR="00D370A8">
              <w:rPr>
                <w:rFonts w:asciiTheme="minorHAnsi" w:hAnsiTheme="minorHAnsi"/>
              </w:rPr>
              <w:t>it’s</w:t>
            </w:r>
            <w:r w:rsidRPr="007D71E9" w:rsidR="004F621F">
              <w:rPr>
                <w:rFonts w:asciiTheme="minorHAnsi" w:hAnsiTheme="minorHAnsi"/>
              </w:rPr>
              <w:t xml:space="preserve"> wise to monitor and adjust segment settings as your dataset grows. </w:t>
            </w:r>
            <w:r w:rsidRPr="007D71E9" w:rsidR="008748EE">
              <w:rPr>
                <w:rFonts w:asciiTheme="minorHAnsi" w:hAnsiTheme="minorHAnsi"/>
              </w:rPr>
              <w:t>The more segments you have in a shard, the higher the latency searching that shard. It’s crucial to look at segment management API calls when tuning for vector search</w:t>
            </w:r>
            <w:r w:rsidR="00A05EF3">
              <w:rPr>
                <w:rFonts w:asciiTheme="minorHAnsi" w:hAnsiTheme="minorHAnsi"/>
              </w:rPr>
              <w:t>.</w:t>
            </w:r>
          </w:p>
          <w:p w:rsidR="00F77FDB" w:rsidP="006346F2" w:rsidRDefault="00F77FDB" w14:paraId="27A6DFE0" w14:textId="77777777"/>
          <w:p w:rsidR="00F77FDB" w:rsidP="006346F2" w:rsidRDefault="00F77FDB" w14:paraId="133C0824" w14:textId="3D986AD9">
            <w:r>
              <w:t>190 words</w:t>
            </w:r>
          </w:p>
        </w:tc>
        <w:tc>
          <w:tcPr>
            <w:tcW w:w="2423" w:type="dxa"/>
            <w:tcMar>
              <w:left w:w="105" w:type="dxa"/>
              <w:right w:w="105" w:type="dxa"/>
            </w:tcMar>
          </w:tcPr>
          <w:p w:rsidR="00DE757C" w:rsidP="001C4BD5" w:rsidRDefault="001C4BD5" w14:paraId="0C8234CA" w14:textId="77777777">
            <w:pPr>
              <w:rPr>
                <w:rFonts w:ascii="Aptos" w:hAnsi="Aptos" w:eastAsia="Aptos" w:cs="Aptos"/>
              </w:rPr>
            </w:pPr>
            <w:r>
              <w:rPr>
                <w:rFonts w:ascii="Aptos" w:hAnsi="Aptos" w:eastAsia="Aptos" w:cs="Aptos"/>
              </w:rPr>
              <w:t>Operational Costs:</w:t>
            </w:r>
          </w:p>
          <w:p w:rsidR="001C4BD5" w:rsidP="001C4BD5" w:rsidRDefault="001C4BD5" w14:paraId="3D978101" w14:textId="77777777">
            <w:pPr>
              <w:pStyle w:val="ListParagraph"/>
              <w:numPr>
                <w:ilvl w:val="0"/>
                <w:numId w:val="3"/>
              </w:numPr>
              <w:rPr>
                <w:rFonts w:ascii="Aptos" w:hAnsi="Aptos" w:eastAsia="Aptos" w:cs="Aptos"/>
              </w:rPr>
            </w:pPr>
            <w:r>
              <w:rPr>
                <w:rFonts w:ascii="Aptos" w:hAnsi="Aptos" w:eastAsia="Aptos" w:cs="Aptos"/>
              </w:rPr>
              <w:t>CPU, RAM, storage</w:t>
            </w:r>
          </w:p>
          <w:p w:rsidR="001C4BD5" w:rsidP="001C4BD5" w:rsidRDefault="0053346A" w14:paraId="56CAE1AC" w14:textId="77777777">
            <w:pPr>
              <w:pStyle w:val="ListParagraph"/>
              <w:numPr>
                <w:ilvl w:val="0"/>
                <w:numId w:val="3"/>
              </w:numPr>
              <w:rPr>
                <w:rFonts w:ascii="Aptos" w:hAnsi="Aptos" w:eastAsia="Aptos" w:cs="Aptos"/>
              </w:rPr>
            </w:pPr>
            <w:r>
              <w:rPr>
                <w:rFonts w:ascii="Aptos" w:hAnsi="Aptos" w:eastAsia="Aptos" w:cs="Aptos"/>
              </w:rPr>
              <w:t>Balance performance and cost</w:t>
            </w:r>
          </w:p>
          <w:p w:rsidR="0053346A" w:rsidP="00DE4CB6" w:rsidRDefault="000933EC" w14:paraId="541B8468" w14:textId="77777777">
            <w:pPr>
              <w:rPr>
                <w:rFonts w:ascii="Aptos" w:hAnsi="Aptos" w:eastAsia="Aptos" w:cs="Aptos"/>
              </w:rPr>
            </w:pPr>
            <w:r>
              <w:rPr>
                <w:rFonts w:ascii="Aptos" w:hAnsi="Aptos" w:eastAsia="Aptos" w:cs="Aptos"/>
              </w:rPr>
              <w:t>S</w:t>
            </w:r>
            <w:r w:rsidR="00361082">
              <w:rPr>
                <w:rFonts w:ascii="Aptos" w:hAnsi="Aptos" w:eastAsia="Aptos" w:cs="Aptos"/>
              </w:rPr>
              <w:t>harding</w:t>
            </w:r>
          </w:p>
          <w:p w:rsidRPr="0053346A" w:rsidR="0026297D" w:rsidP="00DE4CB6" w:rsidRDefault="0026297D" w14:paraId="011103B4" w14:textId="748B1BD0">
            <w:pPr>
              <w:rPr>
                <w:rFonts w:ascii="Aptos" w:hAnsi="Aptos" w:eastAsia="Aptos" w:cs="Aptos"/>
              </w:rPr>
            </w:pPr>
            <w:r>
              <w:rPr>
                <w:rFonts w:ascii="Aptos" w:hAnsi="Aptos" w:eastAsia="Aptos" w:cs="Aptos"/>
              </w:rPr>
              <w:t>Segment management</w:t>
            </w:r>
          </w:p>
        </w:tc>
        <w:tc>
          <w:tcPr>
            <w:tcW w:w="1859" w:type="dxa"/>
          </w:tcPr>
          <w:p w:rsidR="00F77FDB" w:rsidP="006346F2" w:rsidRDefault="00F77FDB" w14:paraId="04C7D3D4" w14:textId="77777777">
            <w:pPr>
              <w:rPr>
                <w:rFonts w:ascii="Aptos" w:hAnsi="Aptos" w:eastAsia="Aptos" w:cs="Aptos"/>
              </w:rPr>
            </w:pPr>
          </w:p>
        </w:tc>
      </w:tr>
      <w:tr w:rsidR="00F77FDB" w:rsidTr="00472B1D" w14:paraId="3967801B" w14:textId="77777777">
        <w:trPr>
          <w:trHeight w:val="1186"/>
        </w:trPr>
        <w:tc>
          <w:tcPr>
            <w:tcW w:w="1509" w:type="dxa"/>
          </w:tcPr>
          <w:p w:rsidR="00F77FDB" w:rsidP="006346F2" w:rsidRDefault="00F93514" w14:paraId="53F29C38" w14:textId="3055E3E2">
            <w:r>
              <w:t>Advanced optimization techniques</w:t>
            </w:r>
          </w:p>
        </w:tc>
        <w:tc>
          <w:tcPr>
            <w:tcW w:w="1573" w:type="dxa"/>
          </w:tcPr>
          <w:p w:rsidR="00F77FDB" w:rsidP="006346F2" w:rsidRDefault="00B16828" w14:paraId="349782DC" w14:textId="43EFBC9F">
            <w:r>
              <w:t>1:15-1:20</w:t>
            </w:r>
          </w:p>
        </w:tc>
        <w:tc>
          <w:tcPr>
            <w:tcW w:w="3471" w:type="dxa"/>
            <w:tcMar>
              <w:left w:w="105" w:type="dxa"/>
              <w:right w:w="105" w:type="dxa"/>
            </w:tcMar>
          </w:tcPr>
          <w:p w:rsidRPr="00C1672D" w:rsidR="00E041FB" w:rsidP="006346F2" w:rsidRDefault="00ED3C60" w14:paraId="368CFDDA" w14:textId="5E345062">
            <w:pPr>
              <w:rPr>
                <w:rFonts w:asciiTheme="minorHAnsi" w:hAnsiTheme="minorHAnsi"/>
              </w:rPr>
            </w:pPr>
            <w:r w:rsidRPr="00C1672D">
              <w:rPr>
                <w:rFonts w:asciiTheme="minorHAnsi" w:hAnsiTheme="minorHAnsi"/>
              </w:rPr>
              <w:t xml:space="preserve">Next, let’s explore vector index settings </w:t>
            </w:r>
            <w:r w:rsidRPr="00C1672D" w:rsidR="005B4403">
              <w:rPr>
                <w:rFonts w:asciiTheme="minorHAnsi" w:hAnsiTheme="minorHAnsi"/>
              </w:rPr>
              <w:t>that help you man</w:t>
            </w:r>
            <w:r w:rsidRPr="00C1672D" w:rsidR="00336AFE">
              <w:rPr>
                <w:rFonts w:asciiTheme="minorHAnsi" w:hAnsiTheme="minorHAnsi"/>
              </w:rPr>
              <w:t xml:space="preserve">age storage and recall. </w:t>
            </w:r>
            <w:r w:rsidRPr="00C1672D" w:rsidR="00E041FB">
              <w:rPr>
                <w:rFonts w:asciiTheme="minorHAnsi" w:hAnsiTheme="minorHAnsi"/>
              </w:rPr>
              <w:t>There are many ways OpenSearch ca</w:t>
            </w:r>
            <w:r w:rsidRPr="00C1672D" w:rsidR="00DE19E7">
              <w:rPr>
                <w:rFonts w:asciiTheme="minorHAnsi" w:hAnsiTheme="minorHAnsi"/>
              </w:rPr>
              <w:t xml:space="preserve">n search vector-based data, and one of these is </w:t>
            </w:r>
            <w:commentRangeStart w:id="33"/>
            <w:r w:rsidRPr="00C1672D" w:rsidR="00DE19E7">
              <w:rPr>
                <w:rFonts w:asciiTheme="minorHAnsi" w:hAnsiTheme="minorHAnsi"/>
              </w:rPr>
              <w:t>disk-based search optimization</w:t>
            </w:r>
            <w:commentRangeEnd w:id="33"/>
            <w:r w:rsidRPr="00C1672D" w:rsidR="0018546D">
              <w:rPr>
                <w:rStyle w:val="CommentReference"/>
                <w:rFonts w:asciiTheme="minorHAnsi" w:hAnsiTheme="minorHAnsi"/>
                <w:sz w:val="24"/>
                <w:szCs w:val="24"/>
              </w:rPr>
              <w:commentReference w:id="33"/>
            </w:r>
            <w:r w:rsidRPr="00C1672D" w:rsidR="00DE19E7">
              <w:rPr>
                <w:rFonts w:asciiTheme="minorHAnsi" w:hAnsiTheme="minorHAnsi"/>
              </w:rPr>
              <w:t xml:space="preserve">. This </w:t>
            </w:r>
            <w:r w:rsidRPr="00C1672D" w:rsidR="005277C9">
              <w:rPr>
                <w:rFonts w:asciiTheme="minorHAnsi" w:hAnsiTheme="minorHAnsi"/>
              </w:rPr>
              <w:t>technique</w:t>
            </w:r>
            <w:r w:rsidRPr="00C1672D" w:rsidR="00DE19E7">
              <w:rPr>
                <w:rFonts w:asciiTheme="minorHAnsi" w:hAnsiTheme="minorHAnsi"/>
              </w:rPr>
              <w:t xml:space="preserve"> allows you to store your vectors on disk instead of in-memory, reducing the operational costs while maintaining full recall of vectors</w:t>
            </w:r>
            <w:r w:rsidRPr="00C1672D" w:rsidR="00C1617D">
              <w:rPr>
                <w:rFonts w:asciiTheme="minorHAnsi" w:hAnsiTheme="minorHAnsi"/>
              </w:rPr>
              <w:t xml:space="preserve">. The vectors are </w:t>
            </w:r>
            <w:r w:rsidRPr="00C1672D" w:rsidR="00EE29E7">
              <w:rPr>
                <w:rFonts w:asciiTheme="minorHAnsi" w:hAnsiTheme="minorHAnsi"/>
              </w:rPr>
              <w:t>compressed</w:t>
            </w:r>
            <w:r w:rsidRPr="00C1672D" w:rsidR="00C1617D">
              <w:rPr>
                <w:rFonts w:asciiTheme="minorHAnsi" w:hAnsiTheme="minorHAnsi"/>
              </w:rPr>
              <w:t xml:space="preserve"> on disk using a technique called </w:t>
            </w:r>
            <w:r w:rsidRPr="00C1672D" w:rsidR="00391897">
              <w:rPr>
                <w:rFonts w:asciiTheme="minorHAnsi" w:hAnsiTheme="minorHAnsi"/>
              </w:rPr>
              <w:t xml:space="preserve">scalar </w:t>
            </w:r>
            <w:r w:rsidRPr="00C1672D" w:rsidR="00C1617D">
              <w:rPr>
                <w:rFonts w:asciiTheme="minorHAnsi" w:hAnsiTheme="minorHAnsi"/>
              </w:rPr>
              <w:t>quantization, which makes the vectors take up less space than in memory.</w:t>
            </w:r>
            <w:r w:rsidRPr="00C1672D" w:rsidR="00C17F64">
              <w:rPr>
                <w:rFonts w:asciiTheme="minorHAnsi" w:hAnsiTheme="minorHAnsi"/>
              </w:rPr>
              <w:t xml:space="preserve"> You can turn this setting on when </w:t>
            </w:r>
            <w:r w:rsidRPr="00C1672D" w:rsidR="008C1840">
              <w:rPr>
                <w:rFonts w:asciiTheme="minorHAnsi" w:hAnsiTheme="minorHAnsi"/>
              </w:rPr>
              <w:t>declaring vector field types.</w:t>
            </w:r>
            <w:r w:rsidRPr="00C1672D" w:rsidR="00D772E3">
              <w:rPr>
                <w:rFonts w:asciiTheme="minorHAnsi" w:hAnsiTheme="minorHAnsi"/>
              </w:rPr>
              <w:t xml:space="preserve"> However, due to </w:t>
            </w:r>
            <w:r w:rsidRPr="00C1672D" w:rsidR="00680D66">
              <w:rPr>
                <w:rFonts w:asciiTheme="minorHAnsi" w:hAnsiTheme="minorHAnsi"/>
              </w:rPr>
              <w:t>the approximate nature of the algorithm, you don’t maintain perfect recall and accuracy</w:t>
            </w:r>
            <w:r w:rsidRPr="4AFA5E52" w:rsidR="69ECB525">
              <w:rPr>
                <w:rFonts w:asciiTheme="minorHAnsi" w:hAnsiTheme="minorHAnsi"/>
              </w:rPr>
              <w:t>.</w:t>
            </w:r>
          </w:p>
          <w:p w:rsidR="0075584C" w:rsidP="006346F2" w:rsidRDefault="0075584C" w14:paraId="68B4B941" w14:textId="77777777"/>
          <w:p w:rsidR="0075584C" w:rsidP="006346F2" w:rsidRDefault="00B16828" w14:paraId="1D5FFF77" w14:textId="49581513">
            <w:r>
              <w:t>103 words</w:t>
            </w:r>
          </w:p>
        </w:tc>
        <w:tc>
          <w:tcPr>
            <w:tcW w:w="2423" w:type="dxa"/>
            <w:tcMar>
              <w:left w:w="105" w:type="dxa"/>
              <w:right w:w="105" w:type="dxa"/>
            </w:tcMar>
          </w:tcPr>
          <w:p w:rsidR="00F77FDB" w:rsidP="00EA2BB8" w:rsidRDefault="0006421C" w14:paraId="7E77F05B" w14:textId="77777777">
            <w:pPr>
              <w:rPr>
                <w:rFonts w:ascii="Aptos" w:hAnsi="Aptos" w:eastAsia="Aptos" w:cs="Aptos"/>
              </w:rPr>
            </w:pPr>
            <w:r>
              <w:rPr>
                <w:rFonts w:ascii="Aptos" w:hAnsi="Aptos" w:eastAsia="Aptos" w:cs="Aptos"/>
              </w:rPr>
              <w:t>Disk-based search optimization:</w:t>
            </w:r>
          </w:p>
          <w:p w:rsidR="0006421C" w:rsidP="00EA2BB8" w:rsidRDefault="0006421C" w14:paraId="5666EE01" w14:textId="77777777">
            <w:pPr>
              <w:rPr>
                <w:rFonts w:ascii="Aptos" w:hAnsi="Aptos" w:eastAsia="Aptos" w:cs="Aptos"/>
              </w:rPr>
            </w:pPr>
          </w:p>
          <w:p w:rsidR="0006421C" w:rsidP="0006421C" w:rsidRDefault="0006421C" w14:paraId="7CE14DF5" w14:textId="77777777">
            <w:pPr>
              <w:pStyle w:val="ListParagraph"/>
              <w:numPr>
                <w:ilvl w:val="0"/>
                <w:numId w:val="3"/>
              </w:numPr>
              <w:rPr>
                <w:rFonts w:ascii="Aptos" w:hAnsi="Aptos" w:eastAsia="Aptos" w:cs="Aptos"/>
              </w:rPr>
            </w:pPr>
            <w:r>
              <w:rPr>
                <w:rFonts w:ascii="Aptos" w:hAnsi="Aptos" w:eastAsia="Aptos" w:cs="Aptos"/>
              </w:rPr>
              <w:t>Uses scalar quantization to make the vectors smaller on disk</w:t>
            </w:r>
          </w:p>
          <w:p w:rsidR="0006421C" w:rsidP="0006421C" w:rsidRDefault="0006421C" w14:paraId="549579B2" w14:textId="77777777">
            <w:pPr>
              <w:pStyle w:val="ListParagraph"/>
              <w:numPr>
                <w:ilvl w:val="0"/>
                <w:numId w:val="3"/>
              </w:numPr>
              <w:rPr>
                <w:rFonts w:ascii="Aptos" w:hAnsi="Aptos" w:eastAsia="Aptos" w:cs="Aptos"/>
              </w:rPr>
            </w:pPr>
            <w:r>
              <w:rPr>
                <w:rFonts w:ascii="Aptos" w:hAnsi="Aptos" w:eastAsia="Aptos" w:cs="Aptos"/>
              </w:rPr>
              <w:t>Reduces operational costs</w:t>
            </w:r>
          </w:p>
          <w:p w:rsidRPr="0006421C" w:rsidR="0006421C" w:rsidP="0006421C" w:rsidRDefault="0006421C" w14:paraId="06D83A05" w14:textId="7E43ADA8">
            <w:pPr>
              <w:pStyle w:val="ListParagraph"/>
              <w:numPr>
                <w:ilvl w:val="0"/>
                <w:numId w:val="3"/>
              </w:numPr>
              <w:rPr>
                <w:rFonts w:ascii="Aptos" w:hAnsi="Aptos" w:eastAsia="Aptos" w:cs="Aptos"/>
              </w:rPr>
            </w:pPr>
            <w:r>
              <w:rPr>
                <w:rFonts w:ascii="Aptos" w:hAnsi="Aptos" w:eastAsia="Aptos" w:cs="Aptos"/>
              </w:rPr>
              <w:t>Lacks perfect recall and accuracy</w:t>
            </w:r>
          </w:p>
        </w:tc>
        <w:tc>
          <w:tcPr>
            <w:tcW w:w="1859" w:type="dxa"/>
          </w:tcPr>
          <w:p w:rsidR="00F77FDB" w:rsidP="006346F2" w:rsidRDefault="00F77FDB" w14:paraId="303697BA" w14:textId="77777777">
            <w:pPr>
              <w:rPr>
                <w:rFonts w:ascii="Aptos" w:hAnsi="Aptos" w:eastAsia="Aptos" w:cs="Aptos"/>
              </w:rPr>
            </w:pPr>
          </w:p>
        </w:tc>
      </w:tr>
      <w:tr w:rsidR="00F77FDB" w:rsidTr="00472B1D" w14:paraId="788DF845" w14:textId="77777777">
        <w:trPr>
          <w:trHeight w:val="1186"/>
        </w:trPr>
        <w:tc>
          <w:tcPr>
            <w:tcW w:w="1509" w:type="dxa"/>
          </w:tcPr>
          <w:p w:rsidR="00F77FDB" w:rsidP="006346F2" w:rsidRDefault="00F77FDB" w14:paraId="4B60FDE7" w14:textId="77777777"/>
        </w:tc>
        <w:tc>
          <w:tcPr>
            <w:tcW w:w="1573" w:type="dxa"/>
          </w:tcPr>
          <w:p w:rsidR="00F77FDB" w:rsidP="006346F2" w:rsidRDefault="00B16828" w14:paraId="76AEBD28" w14:textId="46E729E8">
            <w:r>
              <w:t>3:00-3:15</w:t>
            </w:r>
          </w:p>
        </w:tc>
        <w:tc>
          <w:tcPr>
            <w:tcW w:w="3471" w:type="dxa"/>
            <w:tcMar>
              <w:left w:w="105" w:type="dxa"/>
              <w:right w:w="105" w:type="dxa"/>
            </w:tcMar>
          </w:tcPr>
          <w:p w:rsidRPr="00745F68" w:rsidR="00F77FDB" w:rsidP="006346F2" w:rsidRDefault="00D11FD0" w14:paraId="54D0130A" w14:textId="00CC9CE0">
            <w:pPr>
              <w:rPr>
                <w:rFonts w:asciiTheme="minorHAnsi" w:hAnsiTheme="minorHAnsi"/>
              </w:rPr>
            </w:pPr>
            <w:r w:rsidRPr="00745F68">
              <w:rPr>
                <w:rFonts w:asciiTheme="minorHAnsi" w:hAnsiTheme="minorHAnsi"/>
              </w:rPr>
              <w:t>Another useful option</w:t>
            </w:r>
            <w:r w:rsidR="002F2D81">
              <w:rPr>
                <w:rFonts w:asciiTheme="minorHAnsi" w:hAnsiTheme="minorHAnsi"/>
              </w:rPr>
              <w:t xml:space="preserve"> in the cost-performance balance</w:t>
            </w:r>
            <w:r w:rsidRPr="00745F68">
              <w:rPr>
                <w:rFonts w:asciiTheme="minorHAnsi" w:hAnsiTheme="minorHAnsi"/>
              </w:rPr>
              <w:t xml:space="preserve"> is m</w:t>
            </w:r>
            <w:r w:rsidRPr="00745F68" w:rsidR="00F77FDB">
              <w:rPr>
                <w:rFonts w:asciiTheme="minorHAnsi" w:hAnsiTheme="minorHAnsi"/>
              </w:rPr>
              <w:t>emory-optimized search</w:t>
            </w:r>
            <w:r w:rsidRPr="00745F68">
              <w:rPr>
                <w:rFonts w:asciiTheme="minorHAnsi" w:hAnsiTheme="minorHAnsi"/>
              </w:rPr>
              <w:t>.</w:t>
            </w:r>
            <w:r w:rsidRPr="00745F68" w:rsidR="00BB030E">
              <w:rPr>
                <w:rFonts w:asciiTheme="minorHAnsi" w:hAnsiTheme="minorHAnsi"/>
              </w:rPr>
              <w:t xml:space="preserve"> </w:t>
            </w:r>
            <w:r w:rsidRPr="00745F68" w:rsidR="0075584C">
              <w:rPr>
                <w:rFonts w:asciiTheme="minorHAnsi" w:hAnsiTheme="minorHAnsi"/>
              </w:rPr>
              <w:t xml:space="preserve">Much like disk-optimized search, </w:t>
            </w:r>
            <w:r w:rsidRPr="00745F68" w:rsidR="001E43CB">
              <w:rPr>
                <w:rFonts w:asciiTheme="minorHAnsi" w:hAnsiTheme="minorHAnsi"/>
              </w:rPr>
              <w:t>memory-optimized does not load the entire vector embedding</w:t>
            </w:r>
            <w:r w:rsidRPr="00745F68" w:rsidR="00E36AED">
              <w:rPr>
                <w:rFonts w:asciiTheme="minorHAnsi" w:hAnsiTheme="minorHAnsi"/>
              </w:rPr>
              <w:t xml:space="preserve"> into RAM simultaneously</w:t>
            </w:r>
            <w:r w:rsidR="00142074">
              <w:rPr>
                <w:rFonts w:asciiTheme="minorHAnsi" w:hAnsiTheme="minorHAnsi"/>
              </w:rPr>
              <w:t>; i</w:t>
            </w:r>
            <w:r w:rsidRPr="00142074" w:rsidR="00142074">
              <w:rPr>
                <w:rFonts w:asciiTheme="minorHAnsi" w:hAnsiTheme="minorHAnsi"/>
              </w:rPr>
              <w:t>nstead,</w:t>
            </w:r>
            <w:r w:rsidRPr="007C62F1" w:rsidR="001E43CB">
              <w:rPr>
                <w:rFonts w:asciiTheme="minorHAnsi" w:hAnsiTheme="minorHAnsi"/>
              </w:rPr>
              <w:t xml:space="preserve"> </w:t>
            </w:r>
            <w:r w:rsidRPr="007C62F1" w:rsidR="009A78F8">
              <w:rPr>
                <w:rFonts w:asciiTheme="minorHAnsi" w:hAnsiTheme="minorHAnsi"/>
              </w:rPr>
              <w:t>it</w:t>
            </w:r>
            <w:r w:rsidRPr="007C62F1" w:rsidR="001E43CB">
              <w:rPr>
                <w:rFonts w:asciiTheme="minorHAnsi" w:hAnsiTheme="minorHAnsi"/>
              </w:rPr>
              <w:t xml:space="preserve"> uses the </w:t>
            </w:r>
            <w:r w:rsidRPr="007C62F1" w:rsidR="003727FD">
              <w:rPr>
                <w:rFonts w:asciiTheme="minorHAnsi" w:hAnsiTheme="minorHAnsi"/>
              </w:rPr>
              <w:t>underlying</w:t>
            </w:r>
            <w:r w:rsidRPr="007C62F1" w:rsidR="001E43CB">
              <w:rPr>
                <w:rFonts w:asciiTheme="minorHAnsi" w:hAnsiTheme="minorHAnsi"/>
              </w:rPr>
              <w:t xml:space="preserve"> operating system’s file</w:t>
            </w:r>
            <w:r w:rsidRPr="007C62F1" w:rsidR="0045418E">
              <w:rPr>
                <w:rFonts w:asciiTheme="minorHAnsi" w:hAnsiTheme="minorHAnsi"/>
              </w:rPr>
              <w:t xml:space="preserve"> system</w:t>
            </w:r>
            <w:r w:rsidRPr="007C62F1" w:rsidR="001E43CB">
              <w:rPr>
                <w:rFonts w:asciiTheme="minorHAnsi" w:hAnsiTheme="minorHAnsi"/>
              </w:rPr>
              <w:t xml:space="preserve"> </w:t>
            </w:r>
            <w:r w:rsidRPr="007C62F1" w:rsidR="00681177">
              <w:rPr>
                <w:rFonts w:asciiTheme="minorHAnsi" w:hAnsiTheme="minorHAnsi"/>
              </w:rPr>
              <w:t xml:space="preserve">to memory-map the index; </w:t>
            </w:r>
            <w:r w:rsidRPr="007C62F1" w:rsidR="00083486">
              <w:rPr>
                <w:rFonts w:asciiTheme="minorHAnsi" w:hAnsiTheme="minorHAnsi"/>
              </w:rPr>
              <w:t>using its caching system to page in</w:t>
            </w:r>
            <w:r w:rsidRPr="007C62F1" w:rsidR="00E36AED">
              <w:rPr>
                <w:rFonts w:asciiTheme="minorHAnsi" w:hAnsiTheme="minorHAnsi"/>
              </w:rPr>
              <w:t xml:space="preserve"> and out</w:t>
            </w:r>
            <w:r w:rsidRPr="007C62F1" w:rsidR="00083486">
              <w:rPr>
                <w:rFonts w:asciiTheme="minorHAnsi" w:hAnsiTheme="minorHAnsi"/>
              </w:rPr>
              <w:t xml:space="preserve"> data</w:t>
            </w:r>
            <w:r w:rsidRPr="007C62F1" w:rsidR="00CA3C4B">
              <w:rPr>
                <w:rFonts w:asciiTheme="minorHAnsi" w:hAnsiTheme="minorHAnsi"/>
              </w:rPr>
              <w:t xml:space="preserve">. </w:t>
            </w:r>
            <w:r w:rsidRPr="007C62F1" w:rsidR="00B04C92">
              <w:rPr>
                <w:rFonts w:asciiTheme="minorHAnsi" w:hAnsiTheme="minorHAnsi"/>
              </w:rPr>
              <w:t xml:space="preserve">This is usable when you don’t have </w:t>
            </w:r>
            <w:r w:rsidRPr="007C62F1" w:rsidR="00086C45">
              <w:rPr>
                <w:rFonts w:asciiTheme="minorHAnsi" w:hAnsiTheme="minorHAnsi"/>
              </w:rPr>
              <w:t>enough memory for a</w:t>
            </w:r>
            <w:r w:rsidRPr="007C62F1" w:rsidR="0058527D">
              <w:rPr>
                <w:rFonts w:asciiTheme="minorHAnsi" w:hAnsiTheme="minorHAnsi"/>
              </w:rPr>
              <w:t xml:space="preserve"> vector index, or you want to lower your footprint.</w:t>
            </w:r>
            <w:r w:rsidRPr="007C62F1" w:rsidDel="005C7B04" w:rsidR="005C7B04">
              <w:rPr>
                <w:rFonts w:asciiTheme="minorHAnsi" w:hAnsiTheme="minorHAnsi"/>
              </w:rPr>
              <w:t xml:space="preserve"> </w:t>
            </w:r>
          </w:p>
          <w:p w:rsidRPr="00745F68" w:rsidR="00F90D3D" w:rsidP="006346F2" w:rsidRDefault="00F90D3D" w14:paraId="2E8738F6" w14:textId="77777777">
            <w:pPr>
              <w:rPr>
                <w:rFonts w:asciiTheme="minorHAnsi" w:hAnsiTheme="minorHAnsi"/>
              </w:rPr>
            </w:pPr>
          </w:p>
          <w:p w:rsidR="00F90D3D" w:rsidP="006346F2" w:rsidRDefault="00F90D3D" w14:paraId="01ABD79C" w14:textId="720330CA">
            <w:r w:rsidRPr="00745F68">
              <w:rPr>
                <w:rFonts w:asciiTheme="minorHAnsi" w:hAnsiTheme="minorHAnsi"/>
              </w:rPr>
              <w:t>For example, you could store your vectors in colder storage that takes longer to retrieve as it gets older</w:t>
            </w:r>
            <w:r w:rsidRPr="00745F68" w:rsidR="005C7B04">
              <w:rPr>
                <w:rFonts w:asciiTheme="minorHAnsi" w:hAnsiTheme="minorHAnsi"/>
              </w:rPr>
              <w:t xml:space="preserve">. </w:t>
            </w:r>
            <w:r w:rsidRPr="00745F68" w:rsidR="00F8374A">
              <w:rPr>
                <w:rFonts w:asciiTheme="minorHAnsi" w:hAnsiTheme="minorHAnsi"/>
              </w:rPr>
              <w:t xml:space="preserve">This can be facilitated through file storage like </w:t>
            </w:r>
            <w:commentRangeStart w:id="35"/>
            <w:commentRangeStart w:id="36"/>
            <w:r w:rsidRPr="00745F68" w:rsidR="00F8374A">
              <w:rPr>
                <w:rFonts w:asciiTheme="minorHAnsi" w:hAnsiTheme="minorHAnsi"/>
              </w:rPr>
              <w:t>Amazon S3,</w:t>
            </w:r>
            <w:commentRangeEnd w:id="35"/>
            <w:r w:rsidRPr="00745F68" w:rsidR="0018546D">
              <w:rPr>
                <w:rStyle w:val="CommentReference"/>
                <w:rFonts w:asciiTheme="minorHAnsi" w:hAnsiTheme="minorHAnsi"/>
                <w:sz w:val="24"/>
                <w:szCs w:val="24"/>
              </w:rPr>
              <w:commentReference w:id="35"/>
            </w:r>
            <w:commentRangeEnd w:id="36"/>
            <w:r>
              <w:rPr>
                <w:rStyle w:val="CommentReference"/>
              </w:rPr>
              <w:commentReference w:id="36"/>
            </w:r>
            <w:r w:rsidRPr="00745F68" w:rsidR="00F8374A">
              <w:rPr>
                <w:rFonts w:asciiTheme="minorHAnsi" w:hAnsiTheme="minorHAnsi"/>
              </w:rPr>
              <w:t xml:space="preserve"> </w:t>
            </w:r>
            <w:r w:rsidRPr="00745F68" w:rsidR="00DE0C13">
              <w:rPr>
                <w:rFonts w:asciiTheme="minorHAnsi" w:hAnsiTheme="minorHAnsi"/>
              </w:rPr>
              <w:t xml:space="preserve">which even has direct support for storing vectors. Techniques like these </w:t>
            </w:r>
            <w:r w:rsidRPr="00745F68" w:rsidR="0057744A">
              <w:rPr>
                <w:rFonts w:asciiTheme="minorHAnsi" w:hAnsiTheme="minorHAnsi"/>
              </w:rPr>
              <w:t xml:space="preserve">take a ton of CPU and memory load </w:t>
            </w:r>
            <w:r w:rsidRPr="00745F68" w:rsidR="00B0686C">
              <w:rPr>
                <w:rFonts w:asciiTheme="minorHAnsi" w:hAnsiTheme="minorHAnsi"/>
              </w:rPr>
              <w:t>off</w:t>
            </w:r>
            <w:r w:rsidRPr="00745F68" w:rsidR="0057744A">
              <w:rPr>
                <w:rFonts w:asciiTheme="minorHAnsi" w:hAnsiTheme="minorHAnsi"/>
              </w:rPr>
              <w:t xml:space="preserve"> OpenSearch nodes.</w:t>
            </w:r>
          </w:p>
          <w:p w:rsidR="00946CD3" w:rsidP="006346F2" w:rsidRDefault="00946CD3" w14:paraId="444C2E33" w14:textId="77777777"/>
          <w:p w:rsidR="00946CD3" w:rsidP="006346F2" w:rsidRDefault="00946CD3" w14:paraId="2CD2E2A4" w14:textId="385FB365">
            <w:r>
              <w:t xml:space="preserve">Throughout your </w:t>
            </w:r>
            <w:r w:rsidR="0004608B">
              <w:t>configuration</w:t>
            </w:r>
            <w:r>
              <w:t>, always evaluate the trade-offs between speed, cost, and accuracy</w:t>
            </w:r>
            <w:r w:rsidR="00C15508">
              <w:t>.</w:t>
            </w:r>
            <w:r>
              <w:t xml:space="preserve"> Effective vector storage isn’t just about raw performance – it’s about aligning your setting with your real business priorities, like uptime, cost efficiency and scaling. </w:t>
            </w:r>
          </w:p>
          <w:p w:rsidR="00D83B38" w:rsidP="006346F2" w:rsidRDefault="00D83B38" w14:paraId="42FC4850" w14:textId="77777777"/>
          <w:p w:rsidR="00D83B38" w:rsidP="006346F2" w:rsidRDefault="00D83B38" w14:paraId="6E89C738" w14:textId="72E34ADA">
            <w:r>
              <w:t>By mastering these settings, you’ll be equipped to build AI systems that are not only powerful and responsive, but also scalable</w:t>
            </w:r>
            <w:r w:rsidR="00252243">
              <w:t xml:space="preserve">, reliable, and ready for production. </w:t>
            </w:r>
          </w:p>
          <w:p w:rsidR="00714FAD" w:rsidP="006346F2" w:rsidRDefault="00714FAD" w14:paraId="402206B7" w14:textId="77777777"/>
          <w:p w:rsidR="00714FAD" w:rsidP="006346F2" w:rsidRDefault="00714FAD" w14:paraId="682069FE" w14:textId="46017A64">
            <w:r>
              <w:t xml:space="preserve">Ready to put </w:t>
            </w:r>
            <w:r w:rsidR="000879A2">
              <w:t>your knowledge to the test</w:t>
            </w:r>
            <w:r>
              <w:t xml:space="preserve">? Take the short quiz at the </w:t>
            </w:r>
            <w:r w:rsidR="00C47B99">
              <w:t xml:space="preserve">end of the lesson. </w:t>
            </w:r>
          </w:p>
          <w:p w:rsidR="00E00FB7" w:rsidP="006346F2" w:rsidRDefault="00E00FB7" w14:paraId="75F670D6" w14:textId="4BCAAB22"/>
          <w:p w:rsidR="00E00FB7" w:rsidP="006346F2" w:rsidRDefault="00B16828" w14:paraId="62F95837" w14:textId="7490EFB7">
            <w:r>
              <w:t>199</w:t>
            </w:r>
            <w:r w:rsidR="00E00FB7">
              <w:t xml:space="preserve"> words</w:t>
            </w:r>
          </w:p>
        </w:tc>
        <w:tc>
          <w:tcPr>
            <w:tcW w:w="2423" w:type="dxa"/>
            <w:tcMar>
              <w:left w:w="105" w:type="dxa"/>
              <w:right w:w="105" w:type="dxa"/>
            </w:tcMar>
          </w:tcPr>
          <w:p w:rsidR="00F77FDB" w:rsidP="00EA2BB8" w:rsidRDefault="00F77FDB" w14:paraId="12BA12E5" w14:textId="77777777">
            <w:pPr>
              <w:rPr>
                <w:rFonts w:ascii="Aptos" w:hAnsi="Aptos" w:eastAsia="Aptos" w:cs="Aptos"/>
              </w:rPr>
            </w:pPr>
          </w:p>
        </w:tc>
        <w:tc>
          <w:tcPr>
            <w:tcW w:w="1859" w:type="dxa"/>
          </w:tcPr>
          <w:p w:rsidR="00F77FDB" w:rsidP="006346F2" w:rsidRDefault="00F77FDB" w14:paraId="077397AA" w14:textId="77777777">
            <w:pPr>
              <w:rPr>
                <w:rFonts w:ascii="Aptos" w:hAnsi="Aptos" w:eastAsia="Aptos" w:cs="Aptos"/>
              </w:rPr>
            </w:pPr>
          </w:p>
        </w:tc>
      </w:tr>
    </w:tbl>
    <w:p w:rsidR="006054C0" w:rsidRDefault="0058527D" w14:paraId="7365B84D" w14:textId="5A1C2667">
      <w:r>
        <w:t xml:space="preserve"> </w:t>
      </w:r>
    </w:p>
    <w:p w:rsidR="006C510B" w:rsidP="00921FB3" w:rsidRDefault="006054C0" w14:paraId="4A10E273" w14:textId="0C6E4729">
      <w:pPr>
        <w:pStyle w:val="text-md"/>
        <w:rPr>
          <w:color w:val="000000"/>
        </w:rPr>
      </w:pPr>
      <w:r>
        <w:t xml:space="preserve">End of Lesson Quiz: </w:t>
      </w:r>
      <w:r w:rsidR="006428CD">
        <w:rPr>
          <w:color w:val="EE0000"/>
        </w:rPr>
        <w:t>{To be written}</w:t>
      </w:r>
      <w:commentRangeStart w:id="39"/>
      <w:commentRangeEnd w:id="39"/>
      <w:r w:rsidR="0018546D">
        <w:rPr>
          <w:rStyle w:val="CommentReference"/>
          <w:color w:val="000000"/>
          <w:sz w:val="24"/>
          <w:szCs w:val="24"/>
        </w:rPr>
        <w:commentReference w:id="39"/>
      </w:r>
    </w:p>
    <w:p w:rsidR="00921FB3" w:rsidRDefault="00BE43EB" w14:paraId="3E4035F8" w14:textId="646F19AB">
      <w:r>
        <w:pict w14:anchorId="017047CF">
          <v:rect id="Horizontal Line 1" style="width:468pt;height:.45pt;visibility:visible;mso-position-horizontal-relative:char;mso-position-vertical-relative:line" o:spid="_x0000_s1026" filled="f">
            <o:lock v:ext="edit" verticies="t" text="t" aspectratio="t" shapetype="t"/>
            <w10:anchorlock/>
          </v:rect>
        </w:pict>
      </w:r>
    </w:p>
    <w:p w:rsidR="00073FE4" w:rsidRDefault="00073FE4" w14:paraId="0159C2B8" w14:textId="77777777">
      <w:pPr>
        <w:rPr>
          <w:color w:val="EE0000"/>
        </w:rPr>
      </w:pPr>
    </w:p>
    <w:p w:rsidR="00734669" w:rsidP="006428CD" w:rsidRDefault="35A59981" w14:paraId="460FBB7F" w14:textId="7B0D0D82">
      <w:pPr>
        <w:rPr>
          <w:rStyle w:val="Heading2Char"/>
        </w:rPr>
      </w:pPr>
      <w:bookmarkStart w:name="_Toc1145427442" w:id="40"/>
      <w:bookmarkStart w:name="_Toc1474655184" w:id="41"/>
      <w:bookmarkStart w:name="_Toc1207088573" w:id="42"/>
      <w:bookmarkStart w:name="_Toc2035710634" w:id="43"/>
      <w:bookmarkStart w:name="_Toc336044805" w:id="44"/>
      <w:r w:rsidRPr="365E6E90">
        <w:rPr>
          <w:rStyle w:val="Heading2Char"/>
        </w:rPr>
        <w:t>Lesson 1-2</w:t>
      </w:r>
      <w:bookmarkEnd w:id="40"/>
      <w:bookmarkEnd w:id="41"/>
      <w:r w:rsidR="00734669">
        <w:rPr>
          <w:rStyle w:val="Heading2Char"/>
        </w:rPr>
        <w:t>: Choosing the right type of vector search</w:t>
      </w:r>
      <w:bookmarkEnd w:id="42"/>
      <w:bookmarkEnd w:id="43"/>
      <w:bookmarkEnd w:id="44"/>
    </w:p>
    <w:p w:rsidRPr="00122FE0" w:rsidR="006428CD" w:rsidP="006428CD" w:rsidRDefault="006428CD" w14:paraId="2C14F6A2" w14:textId="0D45A8B1">
      <w:pPr>
        <w:rPr>
          <w:ins w:author="Graf, Brian" w:date="2026-04-03T18:08:00Z" w16du:dateUtc="2026-04-03T18:08:12Z" w:id="45"/>
          <w:rFonts w:ascii="system-ui" w:hAnsi="system-ui" w:eastAsia="system-ui" w:cs="system-ui"/>
          <w:i/>
          <w:iCs/>
          <w:color w:val="333333"/>
          <w:sz w:val="19"/>
          <w:szCs w:val="19"/>
          <w:rPrChange w:author="Yancey, Michelle" w:date="2026-04-03T16:45:00Z" w16du:dateUtc="2026-04-03T20:45:00Z" w:id="46">
            <w:rPr>
              <w:ins w:author="Graf, Brian" w:date="2026-04-03T18:08:00Z" w16du:dateUtc="2026-04-03T18:08:12Z" w:id="47"/>
            </w:rPr>
          </w:rPrChange>
        </w:rPr>
      </w:pPr>
      <w:r>
        <w:t xml:space="preserve">Lesson description: </w:t>
      </w:r>
      <w:r w:rsidRPr="186E01E4" w:rsidR="66D52573">
        <w:rPr>
          <w:rFonts w:ascii="system-ui" w:hAnsi="system-ui" w:eastAsia="system-ui" w:cs="system-ui"/>
          <w:i/>
          <w:iCs/>
          <w:color w:val="333333"/>
          <w:sz w:val="19"/>
          <w:szCs w:val="19"/>
        </w:rPr>
        <w:t xml:space="preserve">Not all vector search algorithms are built the same. This lesson walks you through the three main options in OpenSearch — exact kNN, HNSW, and IVF — </w:t>
      </w:r>
      <w:ins w:author="Yancey, Michelle" w:date="2026-04-03T16:45:00Z" w:id="48">
        <w:r w:rsidRPr="00122FE0" w:rsidR="00122FE0">
          <w:rPr>
            <w:rFonts w:ascii="system-ui" w:hAnsi="system-ui" w:eastAsia="system-ui" w:cs="system-ui"/>
            <w:i/>
            <w:iCs/>
            <w:color w:val="333333"/>
            <w:sz w:val="19"/>
            <w:szCs w:val="19"/>
          </w:rPr>
          <w:t>explaining how each works and when to use them based on accuracy, latency, memory constraints, and operational cost.</w:t>
        </w:r>
      </w:ins>
      <w:ins w:author="Yancey, Michelle" w:date="2026-04-03T16:45:00Z" w16du:dateUtc="2026-04-03T20:45:00Z" w:id="49">
        <w:r w:rsidR="00122FE0">
          <w:rPr>
            <w:rFonts w:ascii="system-ui" w:hAnsi="system-ui" w:eastAsia="system-ui" w:cs="system-ui"/>
            <w:i/>
            <w:iCs/>
            <w:color w:val="333333"/>
            <w:sz w:val="19"/>
            <w:szCs w:val="19"/>
          </w:rPr>
          <w:t xml:space="preserve"> </w:t>
        </w:r>
      </w:ins>
      <w:del w:author="Yancey, Michelle" w:date="2026-04-03T16:45:00Z" w16du:dateUtc="2026-04-03T20:45:00Z" w:id="50">
        <w:r w:rsidRPr="186E01E4" w:rsidDel="00122FE0" w:rsidR="66D52573">
          <w:rPr>
            <w:rFonts w:ascii="system-ui" w:hAnsi="system-ui" w:eastAsia="system-ui" w:cs="system-ui"/>
            <w:i/>
            <w:iCs/>
            <w:color w:val="333333"/>
            <w:sz w:val="19"/>
            <w:szCs w:val="19"/>
          </w:rPr>
          <w:delText xml:space="preserve">covering how each works, where it performs best, and what it costs to run. </w:delText>
        </w:r>
      </w:del>
      <w:r w:rsidRPr="186E01E4" w:rsidR="66D52573">
        <w:rPr>
          <w:rFonts w:ascii="system-ui" w:hAnsi="system-ui" w:eastAsia="system-ui" w:cs="system-ui"/>
          <w:i/>
          <w:iCs/>
          <w:color w:val="333333"/>
          <w:sz w:val="19"/>
          <w:szCs w:val="19"/>
        </w:rPr>
        <w:t>You'll leave with a clear decision framework for choosing the right algorithm based on your dataset size, latency requirements, and available memory.</w:t>
      </w:r>
      <w:r w:rsidRPr="186E01E4" w:rsidR="66D52573">
        <w:rPr>
          <w:color w:val="EE0000"/>
        </w:rPr>
        <w:t xml:space="preserve"> </w:t>
      </w:r>
    </w:p>
    <w:p w:rsidR="186E01E4" w:rsidP="186E01E4" w:rsidRDefault="186E01E4" w14:paraId="0A81BAE7" w14:textId="12B7F681">
      <w:pPr>
        <w:rPr>
          <w:color w:val="EE0000"/>
        </w:rPr>
      </w:pPr>
    </w:p>
    <w:tbl>
      <w:tblPr>
        <w:tblStyle w:val="TableGrid"/>
        <w:tblW w:w="0" w:type="auto"/>
        <w:tblLook w:val="06A0" w:firstRow="1" w:lastRow="0" w:firstColumn="1" w:lastColumn="0" w:noHBand="1" w:noVBand="1"/>
      </w:tblPr>
      <w:tblGrid>
        <w:gridCol w:w="3116"/>
        <w:gridCol w:w="3117"/>
        <w:gridCol w:w="3117"/>
      </w:tblGrid>
      <w:tr w:rsidR="00D81473" w:rsidTr="7E660D2E" w14:paraId="4DA33C27" w14:textId="77777777">
        <w:trPr>
          <w:trHeight w:val="300"/>
        </w:trPr>
        <w:tc>
          <w:tcPr>
            <w:tcW w:w="3120" w:type="dxa"/>
          </w:tcPr>
          <w:p w:rsidR="7E660D2E" w:rsidP="7E660D2E" w:rsidRDefault="7E660D2E" w14:paraId="1728C48B" w14:textId="00490EB4">
            <w:pPr>
              <w:rPr>
                <w:color w:val="EE0000"/>
              </w:rPr>
            </w:pPr>
            <w:r w:rsidRPr="7E660D2E">
              <w:rPr>
                <w:color w:val="EE0000"/>
              </w:rPr>
              <w:t>Reviewer</w:t>
            </w:r>
          </w:p>
        </w:tc>
        <w:tc>
          <w:tcPr>
            <w:tcW w:w="3120" w:type="dxa"/>
          </w:tcPr>
          <w:p w:rsidR="7E660D2E" w:rsidP="7E660D2E" w:rsidRDefault="7E660D2E" w14:paraId="6D0FDD9F" w14:textId="5CD4FD21">
            <w:pPr>
              <w:rPr>
                <w:color w:val="EE0000"/>
              </w:rPr>
            </w:pPr>
            <w:r w:rsidRPr="7E660D2E">
              <w:rPr>
                <w:color w:val="EE0000"/>
              </w:rPr>
              <w:t>Approved? Date?</w:t>
            </w:r>
          </w:p>
        </w:tc>
        <w:tc>
          <w:tcPr>
            <w:tcW w:w="3120" w:type="dxa"/>
          </w:tcPr>
          <w:p w:rsidR="7E660D2E" w:rsidP="7E660D2E" w:rsidRDefault="7E660D2E" w14:paraId="5BE925CC" w14:textId="098881FE">
            <w:pPr>
              <w:rPr>
                <w:color w:val="EE0000"/>
              </w:rPr>
            </w:pPr>
            <w:r w:rsidRPr="7E660D2E">
              <w:rPr>
                <w:color w:val="EE0000"/>
              </w:rPr>
              <w:t>Additional comments if any</w:t>
            </w:r>
          </w:p>
        </w:tc>
      </w:tr>
      <w:tr w:rsidR="00D81473" w:rsidTr="7E660D2E" w14:paraId="4DB3F54C" w14:textId="77777777">
        <w:trPr>
          <w:trHeight w:val="300"/>
        </w:trPr>
        <w:tc>
          <w:tcPr>
            <w:tcW w:w="3120" w:type="dxa"/>
          </w:tcPr>
          <w:p w:rsidR="7E660D2E" w:rsidP="7E660D2E" w:rsidRDefault="7E660D2E" w14:paraId="09648BFE" w14:textId="56C04088">
            <w:pPr>
              <w:rPr>
                <w:color w:val="EE0000"/>
              </w:rPr>
            </w:pPr>
            <w:r w:rsidRPr="7E660D2E">
              <w:rPr>
                <w:color w:val="EE0000"/>
              </w:rPr>
              <w:t>Brian</w:t>
            </w:r>
          </w:p>
        </w:tc>
        <w:tc>
          <w:tcPr>
            <w:tcW w:w="3120" w:type="dxa"/>
          </w:tcPr>
          <w:p w:rsidR="7E660D2E" w:rsidP="7E660D2E" w:rsidRDefault="6DF0962E" w14:paraId="242D7E6E" w14:textId="6B166151">
            <w:pPr>
              <w:rPr>
                <w:color w:val="EE0000"/>
              </w:rPr>
            </w:pPr>
            <w:r w:rsidRPr="0EBFE569">
              <w:rPr>
                <w:color w:val="EE0000"/>
              </w:rPr>
              <w:t>Approved 1/18</w:t>
            </w:r>
          </w:p>
        </w:tc>
        <w:tc>
          <w:tcPr>
            <w:tcW w:w="3120" w:type="dxa"/>
          </w:tcPr>
          <w:p w:rsidR="7E660D2E" w:rsidP="7E660D2E" w:rsidRDefault="1680D9B9" w14:paraId="6FC40D33" w14:textId="7DC30287">
            <w:pPr>
              <w:rPr>
                <w:color w:val="EE0000"/>
              </w:rPr>
            </w:pPr>
            <w:r w:rsidRPr="645F6997">
              <w:rPr>
                <w:color w:val="EE0000"/>
              </w:rPr>
              <w:t>3 comments to address</w:t>
            </w:r>
            <w:r>
              <w:br/>
            </w:r>
            <w:r w:rsidRPr="0EBFE569" w:rsidR="55B335E5">
              <w:rPr>
                <w:color w:val="EE0000"/>
              </w:rPr>
              <w:t xml:space="preserve"> I addressed my own comments</w:t>
            </w:r>
          </w:p>
        </w:tc>
      </w:tr>
      <w:tr w:rsidR="00D81473" w:rsidTr="3D5E63C5" w14:paraId="1CADA2E9" w14:textId="77777777">
        <w:trPr>
          <w:trHeight w:val="300"/>
        </w:trPr>
        <w:tc>
          <w:tcPr>
            <w:tcW w:w="3120" w:type="dxa"/>
          </w:tcPr>
          <w:p w:rsidR="7E660D2E" w:rsidP="7E660D2E" w:rsidRDefault="7E660D2E" w14:paraId="1802181A" w14:textId="1B3C02EC">
            <w:pPr>
              <w:rPr>
                <w:color w:val="EE0000"/>
              </w:rPr>
            </w:pPr>
            <w:r w:rsidRPr="7E660D2E">
              <w:rPr>
                <w:color w:val="EE0000"/>
              </w:rPr>
              <w:t>Alex or Muneer</w:t>
            </w:r>
          </w:p>
        </w:tc>
        <w:tc>
          <w:tcPr>
            <w:tcW w:w="3120" w:type="dxa"/>
          </w:tcPr>
          <w:p w:rsidRPr="3D5E63C5" w:rsidR="3D5E63C5" w:rsidP="007CF136" w:rsidRDefault="3D5E63C5" w14:paraId="5BCC9CB3" w14:textId="15DA1BDE">
            <w:pPr>
              <w:rPr>
                <w:color w:val="EE0000"/>
              </w:rPr>
            </w:pPr>
            <w:r w:rsidRPr="3D5E63C5">
              <w:rPr>
                <w:color w:val="EE0000"/>
              </w:rPr>
              <w:t>Approved (Alex) - 1/16/25</w:t>
            </w:r>
          </w:p>
          <w:p w:rsidRPr="3D5E63C5" w:rsidR="3D5E63C5" w:rsidP="3D5E63C5" w:rsidRDefault="36AB2C0C" w14:paraId="098E4ACA" w14:textId="65DC5220">
            <w:pPr>
              <w:rPr>
                <w:color w:val="EE0000"/>
              </w:rPr>
            </w:pPr>
            <w:r w:rsidRPr="007CF136">
              <w:rPr>
                <w:color w:val="EE0000"/>
              </w:rPr>
              <w:t>Approved (Muneer) - 1/23/25</w:t>
            </w:r>
          </w:p>
        </w:tc>
        <w:tc>
          <w:tcPr>
            <w:tcW w:w="3120" w:type="dxa"/>
          </w:tcPr>
          <w:p w:rsidRPr="3D5E63C5" w:rsidR="3D5E63C5" w:rsidP="3D5E63C5" w:rsidRDefault="3D5E63C5" w14:paraId="592CC460" w14:textId="78680B48">
            <w:pPr>
              <w:rPr>
                <w:color w:val="EE0000"/>
              </w:rPr>
            </w:pPr>
            <w:r w:rsidRPr="3D5E63C5">
              <w:rPr>
                <w:color w:val="EE0000"/>
              </w:rPr>
              <w:t>Some suggestions in comments</w:t>
            </w:r>
          </w:p>
        </w:tc>
      </w:tr>
      <w:tr w:rsidR="00D81473" w:rsidTr="7E660D2E" w14:paraId="5DB24B70" w14:textId="77777777">
        <w:trPr>
          <w:trHeight w:val="300"/>
        </w:trPr>
        <w:tc>
          <w:tcPr>
            <w:tcW w:w="3120" w:type="dxa"/>
          </w:tcPr>
          <w:p w:rsidR="7E660D2E" w:rsidP="7E660D2E" w:rsidRDefault="7E660D2E" w14:paraId="76744467" w14:textId="13BBE097">
            <w:pPr>
              <w:rPr>
                <w:color w:val="EE0000"/>
              </w:rPr>
            </w:pPr>
            <w:r w:rsidRPr="7E660D2E">
              <w:rPr>
                <w:color w:val="EE0000"/>
              </w:rPr>
              <w:t>Michelle</w:t>
            </w:r>
          </w:p>
        </w:tc>
        <w:tc>
          <w:tcPr>
            <w:tcW w:w="3120" w:type="dxa"/>
          </w:tcPr>
          <w:p w:rsidR="7E660D2E" w:rsidP="7E660D2E" w:rsidRDefault="001D2BB7" w14:paraId="048891A2" w14:textId="4318D58C">
            <w:pPr>
              <w:rPr>
                <w:color w:val="EE0000"/>
              </w:rPr>
            </w:pPr>
            <w:r>
              <w:rPr>
                <w:color w:val="EE0000"/>
              </w:rPr>
              <w:t xml:space="preserve">Approved </w:t>
            </w:r>
            <w:r w:rsidR="005D335E">
              <w:rPr>
                <w:color w:val="EE0000"/>
              </w:rPr>
              <w:t>1/26/25</w:t>
            </w:r>
          </w:p>
        </w:tc>
        <w:tc>
          <w:tcPr>
            <w:tcW w:w="3120" w:type="dxa"/>
          </w:tcPr>
          <w:p w:rsidR="7E660D2E" w:rsidP="7E660D2E" w:rsidRDefault="005D335E" w14:paraId="7C070A59" w14:textId="629347FE">
            <w:pPr>
              <w:rPr>
                <w:color w:val="EE0000"/>
              </w:rPr>
            </w:pPr>
            <w:r>
              <w:rPr>
                <w:color w:val="EE0000"/>
              </w:rPr>
              <w:t xml:space="preserve">Tracked </w:t>
            </w:r>
            <w:r w:rsidR="000B40A9">
              <w:rPr>
                <w:color w:val="EE0000"/>
              </w:rPr>
              <w:t>suggested changes, with a couple comments</w:t>
            </w:r>
          </w:p>
        </w:tc>
      </w:tr>
    </w:tbl>
    <w:p w:rsidR="7E660D2E" w:rsidP="7E660D2E" w:rsidRDefault="7E660D2E" w14:paraId="3AA9CE3F" w14:textId="562BD6AD">
      <w:pPr>
        <w:rPr>
          <w:color w:val="EE0000"/>
        </w:rPr>
      </w:pPr>
    </w:p>
    <w:tbl>
      <w:tblPr>
        <w:tblStyle w:val="TableGrid"/>
        <w:tblW w:w="10909"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744"/>
        <w:gridCol w:w="2472"/>
        <w:gridCol w:w="2534"/>
        <w:gridCol w:w="2306"/>
        <w:gridCol w:w="1853"/>
      </w:tblGrid>
      <w:tr w:rsidR="00D279D0" w:rsidTr="00BD4087" w14:paraId="180A2167" w14:textId="77777777">
        <w:trPr>
          <w:trHeight w:val="303"/>
        </w:trPr>
        <w:tc>
          <w:tcPr>
            <w:tcW w:w="1744" w:type="dxa"/>
          </w:tcPr>
          <w:p w:rsidRPr="4FEA59C1" w:rsidR="00B51A30" w:rsidP="006346F2" w:rsidRDefault="00B51A30" w14:paraId="3D668F90" w14:textId="77777777">
            <w:pPr>
              <w:rPr>
                <w:rFonts w:ascii="Aptos" w:hAnsi="Aptos" w:eastAsia="Aptos" w:cs="Aptos"/>
                <w:b/>
                <w:bCs/>
              </w:rPr>
            </w:pPr>
            <w:r>
              <w:rPr>
                <w:rFonts w:ascii="Aptos" w:hAnsi="Aptos" w:eastAsia="Aptos" w:cs="Aptos"/>
                <w:b/>
                <w:bCs/>
              </w:rPr>
              <w:t>Chapter Title</w:t>
            </w:r>
          </w:p>
        </w:tc>
        <w:tc>
          <w:tcPr>
            <w:tcW w:w="2472" w:type="dxa"/>
          </w:tcPr>
          <w:p w:rsidRPr="4FEA59C1" w:rsidR="00B51A30" w:rsidP="006346F2" w:rsidRDefault="00B51A30" w14:paraId="32C7A6BE" w14:textId="64E6008A">
            <w:pPr>
              <w:rPr>
                <w:rFonts w:ascii="Aptos" w:hAnsi="Aptos" w:eastAsia="Aptos" w:cs="Aptos"/>
                <w:b/>
                <w:bCs/>
              </w:rPr>
            </w:pPr>
            <w:r>
              <w:rPr>
                <w:rFonts w:ascii="Aptos" w:hAnsi="Aptos" w:eastAsia="Aptos" w:cs="Aptos"/>
                <w:b/>
                <w:bCs/>
              </w:rPr>
              <w:t>Time est.</w:t>
            </w:r>
          </w:p>
        </w:tc>
        <w:tc>
          <w:tcPr>
            <w:tcW w:w="2534" w:type="dxa"/>
            <w:tcMar>
              <w:left w:w="105" w:type="dxa"/>
              <w:right w:w="105" w:type="dxa"/>
            </w:tcMar>
          </w:tcPr>
          <w:p w:rsidR="00B51A30" w:rsidP="006346F2" w:rsidRDefault="00B51A30" w14:paraId="229E4C79" w14:textId="77777777">
            <w:pPr>
              <w:rPr>
                <w:rFonts w:ascii="Aptos" w:hAnsi="Aptos" w:eastAsia="Aptos" w:cs="Aptos"/>
              </w:rPr>
            </w:pPr>
            <w:r w:rsidRPr="4FEA59C1">
              <w:rPr>
                <w:rFonts w:ascii="Aptos" w:hAnsi="Aptos" w:eastAsia="Aptos" w:cs="Aptos"/>
                <w:b/>
                <w:bCs/>
              </w:rPr>
              <w:t>Voice Over</w:t>
            </w:r>
          </w:p>
        </w:tc>
        <w:tc>
          <w:tcPr>
            <w:tcW w:w="2306" w:type="dxa"/>
            <w:tcMar>
              <w:left w:w="105" w:type="dxa"/>
              <w:right w:w="105" w:type="dxa"/>
            </w:tcMar>
          </w:tcPr>
          <w:p w:rsidR="00B51A30" w:rsidP="006346F2" w:rsidRDefault="00B51A30" w14:paraId="2DE88A89" w14:textId="77777777">
            <w:pPr>
              <w:rPr>
                <w:rFonts w:ascii="Aptos" w:hAnsi="Aptos" w:eastAsia="Aptos" w:cs="Aptos"/>
              </w:rPr>
            </w:pPr>
            <w:commentRangeStart w:id="51"/>
            <w:commentRangeStart w:id="52"/>
            <w:r w:rsidRPr="4FEA59C1">
              <w:rPr>
                <w:rFonts w:ascii="Aptos" w:hAnsi="Aptos" w:eastAsia="Aptos" w:cs="Aptos"/>
                <w:b/>
                <w:bCs/>
              </w:rPr>
              <w:t>Visuals</w:t>
            </w:r>
            <w:commentRangeEnd w:id="51"/>
            <w:r w:rsidR="0018546D">
              <w:rPr>
                <w:rStyle w:val="CommentReference"/>
                <w:rFonts w:ascii="Aptos" w:hAnsi="Aptos" w:eastAsia="Aptos" w:cs="Aptos"/>
                <w:sz w:val="24"/>
                <w:szCs w:val="24"/>
              </w:rPr>
              <w:commentReference w:id="51"/>
            </w:r>
            <w:commentRangeEnd w:id="52"/>
            <w:r>
              <w:rPr>
                <w:rStyle w:val="CommentReference"/>
              </w:rPr>
              <w:commentReference w:id="52"/>
            </w:r>
          </w:p>
        </w:tc>
        <w:tc>
          <w:tcPr>
            <w:tcW w:w="1853" w:type="dxa"/>
          </w:tcPr>
          <w:p w:rsidRPr="4FEA59C1" w:rsidR="00B51A30" w:rsidP="006346F2" w:rsidRDefault="00B51A30" w14:paraId="4D1775AC" w14:textId="77777777">
            <w:pPr>
              <w:rPr>
                <w:rFonts w:ascii="Aptos" w:hAnsi="Aptos" w:eastAsia="Aptos" w:cs="Aptos"/>
                <w:b/>
                <w:bCs/>
              </w:rPr>
            </w:pPr>
            <w:r>
              <w:rPr>
                <w:rFonts w:ascii="Aptos" w:hAnsi="Aptos" w:eastAsia="Aptos" w:cs="Aptos"/>
                <w:b/>
                <w:bCs/>
              </w:rPr>
              <w:t>Chapter resources</w:t>
            </w:r>
          </w:p>
        </w:tc>
      </w:tr>
      <w:tr w:rsidR="00D279D0" w:rsidTr="00BD4087" w14:paraId="110605C1" w14:textId="77777777">
        <w:trPr>
          <w:trHeight w:val="1715"/>
        </w:trPr>
        <w:tc>
          <w:tcPr>
            <w:tcW w:w="1744" w:type="dxa"/>
          </w:tcPr>
          <w:p w:rsidRPr="4F0FB656" w:rsidR="00B51A30" w:rsidP="006346F2" w:rsidRDefault="00B51A30" w14:paraId="57B01EB2" w14:textId="3D50BA8E">
            <w:r>
              <w:t xml:space="preserve">Lesson 1-2: </w:t>
            </w:r>
            <w:r w:rsidR="00C8641A">
              <w:t>C</w:t>
            </w:r>
            <w:r>
              <w:t>hoosing the right type of vector search for your data</w:t>
            </w:r>
          </w:p>
        </w:tc>
        <w:tc>
          <w:tcPr>
            <w:tcW w:w="2472" w:type="dxa"/>
          </w:tcPr>
          <w:p w:rsidR="00B51A30" w:rsidP="006346F2" w:rsidRDefault="00B51A30" w14:paraId="52A648A7" w14:textId="77777777"/>
        </w:tc>
        <w:tc>
          <w:tcPr>
            <w:tcW w:w="2534" w:type="dxa"/>
            <w:tcMar>
              <w:left w:w="105" w:type="dxa"/>
              <w:right w:w="105" w:type="dxa"/>
            </w:tcMar>
          </w:tcPr>
          <w:p w:rsidRPr="00B72F2E" w:rsidR="00B51A30" w:rsidP="006346F2" w:rsidRDefault="009550EC" w14:paraId="7CBF121F" w14:textId="29578A2E">
            <w:pPr>
              <w:rPr>
                <w:rFonts w:asciiTheme="minorHAnsi" w:hAnsiTheme="minorHAnsi"/>
              </w:rPr>
            </w:pPr>
            <w:r w:rsidRPr="00B72F2E">
              <w:rPr>
                <w:rFonts w:asciiTheme="minorHAnsi" w:hAnsiTheme="minorHAnsi"/>
              </w:rPr>
              <w:t>Choosing the right vector search type is critical for optimizing performance and cost in AI applications. In t</w:t>
            </w:r>
            <w:r w:rsidRPr="00B72F2E" w:rsidR="00B51A30">
              <w:rPr>
                <w:rFonts w:asciiTheme="minorHAnsi" w:hAnsiTheme="minorHAnsi"/>
              </w:rPr>
              <w:t>his lesson</w:t>
            </w:r>
            <w:r w:rsidRPr="00B72F2E">
              <w:rPr>
                <w:rFonts w:asciiTheme="minorHAnsi" w:hAnsiTheme="minorHAnsi"/>
              </w:rPr>
              <w:t xml:space="preserve">, we’ll </w:t>
            </w:r>
            <w:r w:rsidRPr="00B72F2E" w:rsidR="00B51A30">
              <w:rPr>
                <w:rFonts w:asciiTheme="minorHAnsi" w:hAnsiTheme="minorHAnsi"/>
              </w:rPr>
              <w:t>cover</w:t>
            </w:r>
            <w:r w:rsidRPr="00B72F2E" w:rsidR="006F25F7">
              <w:rPr>
                <w:rFonts w:asciiTheme="minorHAnsi" w:hAnsiTheme="minorHAnsi"/>
              </w:rPr>
              <w:t xml:space="preserve"> how to make the best choice for your data </w:t>
            </w:r>
            <w:r w:rsidRPr="00B72F2E" w:rsidR="00B51A30">
              <w:rPr>
                <w:rFonts w:asciiTheme="minorHAnsi" w:hAnsiTheme="minorHAnsi"/>
              </w:rPr>
              <w:t>and why the type of search matters for your vector search project.</w:t>
            </w:r>
          </w:p>
          <w:p w:rsidRPr="00B72F2E" w:rsidR="00E40FDE" w:rsidP="006346F2" w:rsidRDefault="00E40FDE" w14:paraId="71458132" w14:textId="77777777">
            <w:pPr>
              <w:rPr>
                <w:rFonts w:asciiTheme="minorHAnsi" w:hAnsiTheme="minorHAnsi"/>
              </w:rPr>
            </w:pPr>
          </w:p>
          <w:p w:rsidRPr="00B72F2E" w:rsidR="00E40FDE" w:rsidP="006346F2" w:rsidRDefault="00653082" w14:paraId="7C1A7EBE" w14:textId="203C28AA">
            <w:pPr>
              <w:rPr>
                <w:rFonts w:asciiTheme="minorHAnsi" w:hAnsiTheme="minorHAnsi"/>
              </w:rPr>
            </w:pPr>
            <w:r w:rsidRPr="00B72F2E">
              <w:rPr>
                <w:rFonts w:asciiTheme="minorHAnsi" w:hAnsiTheme="minorHAnsi"/>
              </w:rPr>
              <w:t xml:space="preserve">By the end, you’ll be ready to pick the perfect </w:t>
            </w:r>
            <w:r w:rsidRPr="00B72F2E" w:rsidR="004E0A83">
              <w:rPr>
                <w:rFonts w:asciiTheme="minorHAnsi" w:hAnsiTheme="minorHAnsi"/>
              </w:rPr>
              <w:t>algorithm</w:t>
            </w:r>
            <w:r w:rsidRPr="00B72F2E">
              <w:rPr>
                <w:rFonts w:asciiTheme="minorHAnsi" w:hAnsiTheme="minorHAnsi"/>
              </w:rPr>
              <w:t xml:space="preserve"> for your infrastructure. Let’s get started. </w:t>
            </w:r>
          </w:p>
          <w:p w:rsidRPr="4F0FB656" w:rsidR="00B51A30" w:rsidP="006346F2" w:rsidRDefault="00B51A30" w14:paraId="1A9667EF" w14:textId="2411AE69"/>
        </w:tc>
        <w:tc>
          <w:tcPr>
            <w:tcW w:w="2306" w:type="dxa"/>
            <w:tcMar>
              <w:left w:w="105" w:type="dxa"/>
              <w:right w:w="105" w:type="dxa"/>
            </w:tcMar>
          </w:tcPr>
          <w:p w:rsidR="00B51A30" w:rsidP="006346F2" w:rsidRDefault="00B51A30" w14:paraId="171E0A6D" w14:textId="77777777">
            <w:pPr>
              <w:rPr>
                <w:rFonts w:ascii="Aptos" w:hAnsi="Aptos" w:eastAsia="Aptos" w:cs="Aptos"/>
              </w:rPr>
            </w:pPr>
          </w:p>
        </w:tc>
        <w:tc>
          <w:tcPr>
            <w:tcW w:w="1853" w:type="dxa"/>
          </w:tcPr>
          <w:p w:rsidR="00B51A30" w:rsidP="006346F2" w:rsidRDefault="00B51A30" w14:paraId="7682BFD3" w14:textId="77777777">
            <w:pPr>
              <w:rPr>
                <w:rFonts w:ascii="Aptos" w:hAnsi="Aptos" w:eastAsia="Aptos" w:cs="Aptos"/>
              </w:rPr>
            </w:pPr>
          </w:p>
        </w:tc>
      </w:tr>
      <w:tr w:rsidR="00D279D0" w:rsidTr="00BD4087" w14:paraId="1F95E078" w14:textId="77777777">
        <w:trPr>
          <w:trHeight w:val="1715"/>
        </w:trPr>
        <w:tc>
          <w:tcPr>
            <w:tcW w:w="1744" w:type="dxa"/>
          </w:tcPr>
          <w:p w:rsidR="00B51A30" w:rsidP="006346F2" w:rsidRDefault="00F32875" w14:paraId="6F7519D7" w14:textId="0886CCA8">
            <w:r>
              <w:t>Overview of vector search algorithms</w:t>
            </w:r>
          </w:p>
        </w:tc>
        <w:tc>
          <w:tcPr>
            <w:tcW w:w="2472" w:type="dxa"/>
          </w:tcPr>
          <w:p w:rsidR="00B51A30" w:rsidP="006346F2" w:rsidRDefault="00732E58" w14:paraId="46EAD29A" w14:textId="7B53E88F">
            <w:r>
              <w:t>:40-:45</w:t>
            </w:r>
          </w:p>
        </w:tc>
        <w:tc>
          <w:tcPr>
            <w:tcW w:w="2534" w:type="dxa"/>
            <w:tcMar>
              <w:left w:w="105" w:type="dxa"/>
              <w:right w:w="105" w:type="dxa"/>
            </w:tcMar>
          </w:tcPr>
          <w:p w:rsidRPr="00FA6BB6" w:rsidR="00192BAF" w:rsidP="006346F2" w:rsidRDefault="009343D9" w14:paraId="29C9C605" w14:textId="1E8FEE4D">
            <w:pPr>
              <w:rPr>
                <w:rFonts w:asciiTheme="minorHAnsi" w:hAnsiTheme="minorHAnsi"/>
              </w:rPr>
            </w:pPr>
            <w:r w:rsidRPr="00FA6BB6">
              <w:rPr>
                <w:rFonts w:asciiTheme="minorHAnsi" w:hAnsiTheme="minorHAnsi"/>
              </w:rPr>
              <w:t xml:space="preserve">Vector search algorithms are the backbone of AI applications. </w:t>
            </w:r>
            <w:r w:rsidRPr="00FA6BB6" w:rsidR="00B51A30">
              <w:rPr>
                <w:rFonts w:asciiTheme="minorHAnsi" w:hAnsiTheme="minorHAnsi"/>
              </w:rPr>
              <w:t>Each algorithm has trade-offs that may or may not matter for your specific needs.</w:t>
            </w:r>
            <w:r w:rsidRPr="00FA6BB6" w:rsidR="006D6658">
              <w:rPr>
                <w:rFonts w:asciiTheme="minorHAnsi" w:hAnsiTheme="minorHAnsi"/>
              </w:rPr>
              <w:t xml:space="preserve"> </w:t>
            </w:r>
          </w:p>
          <w:p w:rsidRPr="00FA6BB6" w:rsidR="00192BAF" w:rsidP="006346F2" w:rsidRDefault="00192BAF" w14:paraId="733C1726" w14:textId="77777777">
            <w:pPr>
              <w:rPr>
                <w:rFonts w:asciiTheme="minorHAnsi" w:hAnsiTheme="minorHAnsi"/>
              </w:rPr>
            </w:pPr>
          </w:p>
          <w:p w:rsidRPr="00FA6BB6" w:rsidR="00192BAF" w:rsidP="006346F2" w:rsidRDefault="006D6658" w14:paraId="38588CDF" w14:textId="6DB87828">
            <w:pPr>
              <w:rPr>
                <w:rFonts w:asciiTheme="minorHAnsi" w:hAnsiTheme="minorHAnsi"/>
              </w:rPr>
            </w:pPr>
            <w:r w:rsidRPr="00FA6BB6">
              <w:rPr>
                <w:rFonts w:asciiTheme="minorHAnsi" w:hAnsiTheme="minorHAnsi"/>
              </w:rPr>
              <w:t>We</w:t>
            </w:r>
            <w:r w:rsidRPr="00FA6BB6" w:rsidR="00AA247A">
              <w:rPr>
                <w:rFonts w:asciiTheme="minorHAnsi" w:hAnsiTheme="minorHAnsi"/>
              </w:rPr>
              <w:t>’</w:t>
            </w:r>
            <w:r w:rsidRPr="00FA6BB6">
              <w:rPr>
                <w:rFonts w:asciiTheme="minorHAnsi" w:hAnsiTheme="minorHAnsi"/>
              </w:rPr>
              <w:t xml:space="preserve">re going </w:t>
            </w:r>
            <w:r w:rsidRPr="00FA6BB6" w:rsidR="00AA247A">
              <w:rPr>
                <w:rFonts w:asciiTheme="minorHAnsi" w:hAnsiTheme="minorHAnsi"/>
              </w:rPr>
              <w:t xml:space="preserve">to look at two categories of vector search: </w:t>
            </w:r>
            <w:r w:rsidRPr="00FA6BB6" w:rsidR="00496FC9">
              <w:rPr>
                <w:rFonts w:asciiTheme="minorHAnsi" w:hAnsiTheme="minorHAnsi"/>
              </w:rPr>
              <w:t xml:space="preserve">kNN, which is </w:t>
            </w:r>
            <w:r w:rsidRPr="00FA6BB6" w:rsidR="000B401E">
              <w:rPr>
                <w:rFonts w:asciiTheme="minorHAnsi" w:hAnsiTheme="minorHAnsi"/>
              </w:rPr>
              <w:t xml:space="preserve">k-Nearest-Neighbor, and aNN, also known as approximate nearest-neighbor. </w:t>
            </w:r>
            <w:r w:rsidRPr="00FA6BB6" w:rsidR="00EF6347">
              <w:rPr>
                <w:rFonts w:asciiTheme="minorHAnsi" w:hAnsiTheme="minorHAnsi"/>
              </w:rPr>
              <w:t>We’ll cover the benefits and costs as well as the applications for both types.</w:t>
            </w:r>
          </w:p>
          <w:p w:rsidR="00192BAF" w:rsidP="006346F2" w:rsidRDefault="00192BAF" w14:paraId="664A2728" w14:textId="77777777"/>
          <w:p w:rsidRPr="00177FC8" w:rsidR="12AFE93D" w:rsidRDefault="12AFE93D" w14:paraId="292105FE" w14:textId="65A43326">
            <w:pPr>
              <w:rPr>
                <w:rFonts w:asciiTheme="minorHAnsi" w:hAnsiTheme="minorHAnsi"/>
              </w:rPr>
            </w:pPr>
            <w:r w:rsidRPr="00177FC8">
              <w:rPr>
                <w:rFonts w:asciiTheme="minorHAnsi" w:hAnsiTheme="minorHAnsi"/>
              </w:rPr>
              <w:t xml:space="preserve">Before we dive in, a quick note: OpenSearch provides these algorithms through three different engines – Lucene, Faiss, and NMSLIB. Each engine has different features and trade-offs. </w:t>
            </w:r>
            <w:r w:rsidRPr="00177FC8" w:rsidR="1A8EA0D2">
              <w:rPr>
                <w:rFonts w:asciiTheme="minorHAnsi" w:hAnsiTheme="minorHAnsi"/>
              </w:rPr>
              <w:t xml:space="preserve"> In this lesson we’ll focus on understanding the concepts and when to use each algorithm. You’ll choose a specific engine when you configure your index.</w:t>
            </w:r>
          </w:p>
          <w:p w:rsidR="0EBFE569" w:rsidRDefault="0EBFE569" w14:paraId="5B27804A" w14:textId="2EA50BD0"/>
          <w:p w:rsidRPr="00177FC8" w:rsidR="00B51A30" w:rsidP="006346F2" w:rsidRDefault="004869B9" w14:paraId="44D1FA95" w14:textId="3F81A258">
            <w:pPr>
              <w:rPr>
                <w:rFonts w:asciiTheme="minorHAnsi" w:hAnsiTheme="minorHAnsi"/>
              </w:rPr>
            </w:pPr>
            <w:r w:rsidRPr="00177FC8">
              <w:rPr>
                <w:rFonts w:asciiTheme="minorHAnsi" w:hAnsiTheme="minorHAnsi"/>
              </w:rPr>
              <w:t xml:space="preserve">We’ll also look at two sub-categories </w:t>
            </w:r>
            <w:r w:rsidRPr="00177FC8" w:rsidR="00F61F36">
              <w:rPr>
                <w:rFonts w:asciiTheme="minorHAnsi" w:hAnsiTheme="minorHAnsi"/>
              </w:rPr>
              <w:t xml:space="preserve">of aNN: </w:t>
            </w:r>
            <w:r w:rsidRPr="00177FC8" w:rsidR="00482D69">
              <w:rPr>
                <w:rFonts w:asciiTheme="minorHAnsi" w:hAnsiTheme="minorHAnsi"/>
              </w:rPr>
              <w:t>Hierarchical Navigable Small World or HNSW</w:t>
            </w:r>
            <w:r w:rsidRPr="00177FC8" w:rsidR="003F162C">
              <w:rPr>
                <w:rFonts w:asciiTheme="minorHAnsi" w:hAnsiTheme="minorHAnsi"/>
              </w:rPr>
              <w:t xml:space="preserve"> and </w:t>
            </w:r>
            <w:r w:rsidRPr="00177FC8" w:rsidR="00B62C26">
              <w:rPr>
                <w:rFonts w:asciiTheme="minorHAnsi" w:hAnsiTheme="minorHAnsi"/>
              </w:rPr>
              <w:t>Inverted File Index. We’ll cover the trade-offs of each type of search and how they might apply to your vector search applications.</w:t>
            </w:r>
          </w:p>
          <w:p w:rsidR="00246385" w:rsidP="006346F2" w:rsidRDefault="00246385" w14:paraId="4458BBCB" w14:textId="77777777"/>
          <w:p w:rsidRPr="4F0FB656" w:rsidR="00246385" w:rsidP="006346F2" w:rsidRDefault="00246385" w14:paraId="7A6D339B" w14:textId="306BEFB5">
            <w:r>
              <w:t>86 words</w:t>
            </w:r>
          </w:p>
        </w:tc>
        <w:tc>
          <w:tcPr>
            <w:tcW w:w="2306" w:type="dxa"/>
            <w:tcMar>
              <w:left w:w="105" w:type="dxa"/>
              <w:right w:w="105" w:type="dxa"/>
            </w:tcMar>
          </w:tcPr>
          <w:p w:rsidR="00B51A30" w:rsidP="006346F2" w:rsidRDefault="00444789" w14:paraId="4A61ADBB" w14:textId="7E728ECC">
            <w:pPr>
              <w:rPr>
                <w:rFonts w:ascii="Aptos" w:hAnsi="Aptos" w:eastAsia="Aptos" w:cs="Aptos"/>
              </w:rPr>
            </w:pPr>
            <w:r>
              <w:rPr>
                <w:rFonts w:ascii="Aptos" w:hAnsi="Aptos" w:eastAsia="Aptos" w:cs="Aptos"/>
              </w:rPr>
              <w:t xml:space="preserve">Diagram: </w:t>
            </w:r>
            <w:r w:rsidR="00CD1A58">
              <w:rPr>
                <w:rFonts w:ascii="Aptos" w:hAnsi="Aptos" w:eastAsia="Aptos" w:cs="Aptos"/>
              </w:rPr>
              <w:t xml:space="preserve">tree with children </w:t>
            </w:r>
            <w:r w:rsidR="00AC7226">
              <w:rPr>
                <w:rFonts w:ascii="Aptos" w:hAnsi="Aptos" w:eastAsia="Aptos" w:cs="Aptos"/>
              </w:rPr>
              <w:t>kNN and aNN. aNN has children HNSW and IVF.</w:t>
            </w:r>
          </w:p>
        </w:tc>
        <w:tc>
          <w:tcPr>
            <w:tcW w:w="1853" w:type="dxa"/>
          </w:tcPr>
          <w:p w:rsidR="00B51A30" w:rsidP="006346F2" w:rsidRDefault="00B51A30" w14:paraId="2052B27B" w14:textId="77777777">
            <w:pPr>
              <w:rPr>
                <w:rFonts w:ascii="Aptos" w:hAnsi="Aptos" w:eastAsia="Aptos" w:cs="Aptos"/>
              </w:rPr>
            </w:pPr>
          </w:p>
        </w:tc>
      </w:tr>
      <w:tr w:rsidR="00D279D0" w:rsidTr="00BD4087" w14:paraId="703EAA2D" w14:textId="77777777">
        <w:trPr>
          <w:trHeight w:val="1715"/>
        </w:trPr>
        <w:tc>
          <w:tcPr>
            <w:tcW w:w="1744" w:type="dxa"/>
          </w:tcPr>
          <w:p w:rsidR="000B23F1" w:rsidP="006346F2" w:rsidRDefault="009E487F" w14:paraId="40B9645F" w14:textId="0BDDB550">
            <w:r>
              <w:t>k-nearest-neighbor (kNN)</w:t>
            </w:r>
          </w:p>
        </w:tc>
        <w:tc>
          <w:tcPr>
            <w:tcW w:w="2472" w:type="dxa"/>
          </w:tcPr>
          <w:p w:rsidR="000B23F1" w:rsidP="006346F2" w:rsidRDefault="000D577F" w14:paraId="234C785D" w14:textId="45D9A08F">
            <w:r>
              <w:t>1:00-1:05</w:t>
            </w:r>
          </w:p>
        </w:tc>
        <w:tc>
          <w:tcPr>
            <w:tcW w:w="2534" w:type="dxa"/>
            <w:tcMar>
              <w:left w:w="105" w:type="dxa"/>
              <w:right w:w="105" w:type="dxa"/>
            </w:tcMar>
          </w:tcPr>
          <w:p w:rsidRPr="0002021A" w:rsidR="00192BAF" w:rsidP="006346F2" w:rsidRDefault="002E63A5" w14:paraId="4DF76A00" w14:textId="078528D6">
            <w:pPr>
              <w:rPr>
                <w:rFonts w:asciiTheme="minorHAnsi" w:hAnsiTheme="minorHAnsi"/>
              </w:rPr>
            </w:pPr>
            <w:r w:rsidRPr="0002021A">
              <w:rPr>
                <w:rFonts w:asciiTheme="minorHAnsi" w:hAnsiTheme="minorHAnsi"/>
              </w:rPr>
              <w:t xml:space="preserve">Let’s start with </w:t>
            </w:r>
            <w:r w:rsidRPr="0002021A" w:rsidR="007005FB">
              <w:rPr>
                <w:rFonts w:asciiTheme="minorHAnsi" w:hAnsiTheme="minorHAnsi"/>
              </w:rPr>
              <w:t>k-nearest</w:t>
            </w:r>
            <w:r w:rsidRPr="0002021A" w:rsidR="002B553E">
              <w:rPr>
                <w:rFonts w:asciiTheme="minorHAnsi" w:hAnsiTheme="minorHAnsi"/>
              </w:rPr>
              <w:t xml:space="preserve">-neighbor, or kNN. This algorithm is </w:t>
            </w:r>
            <w:r w:rsidRPr="0002021A" w:rsidR="003270E1">
              <w:rPr>
                <w:rFonts w:asciiTheme="minorHAnsi" w:hAnsiTheme="minorHAnsi"/>
              </w:rPr>
              <w:t>extremely</w:t>
            </w:r>
            <w:r w:rsidRPr="0002021A" w:rsidR="002B553E">
              <w:rPr>
                <w:rFonts w:asciiTheme="minorHAnsi" w:hAnsiTheme="minorHAnsi"/>
              </w:rPr>
              <w:t xml:space="preserve"> accurate</w:t>
            </w:r>
            <w:r w:rsidRPr="0002021A" w:rsidR="00BF3DD5">
              <w:rPr>
                <w:rFonts w:asciiTheme="minorHAnsi" w:hAnsiTheme="minorHAnsi"/>
              </w:rPr>
              <w:t xml:space="preserve">, </w:t>
            </w:r>
            <w:r w:rsidRPr="0002021A" w:rsidR="002D49D1">
              <w:rPr>
                <w:rFonts w:asciiTheme="minorHAnsi" w:hAnsiTheme="minorHAnsi"/>
                <w:color w:val="1D2534"/>
                <w:shd w:val="clear" w:color="auto" w:fill="FFFFFF"/>
              </w:rPr>
              <w:t>calculating the distance between your query and every data point to find the closest matches.</w:t>
            </w:r>
            <w:r w:rsidRPr="0002021A" w:rsidR="002D49D1">
              <w:rPr>
                <w:rFonts w:asciiTheme="minorHAnsi" w:hAnsiTheme="minorHAnsi"/>
              </w:rPr>
              <w:t xml:space="preserve"> However,</w:t>
            </w:r>
            <w:r w:rsidRPr="0002021A" w:rsidR="00BF3DD5">
              <w:rPr>
                <w:rFonts w:asciiTheme="minorHAnsi" w:hAnsiTheme="minorHAnsi"/>
              </w:rPr>
              <w:t xml:space="preserve"> its performance doesn’t scale with data size, and it is expensive to operate.</w:t>
            </w:r>
            <w:r w:rsidRPr="0002021A" w:rsidR="00EE0401">
              <w:rPr>
                <w:rFonts w:asciiTheme="minorHAnsi" w:hAnsiTheme="minorHAnsi"/>
              </w:rPr>
              <w:t xml:space="preserve"> </w:t>
            </w:r>
          </w:p>
          <w:p w:rsidR="00192BAF" w:rsidP="006346F2" w:rsidRDefault="00192BAF" w14:paraId="4F5B2437" w14:textId="77777777"/>
          <w:p w:rsidR="0EBFE569" w:rsidRDefault="1FFED09D" w14:paraId="5CD6FBCC" w14:textId="7DD04937">
            <w:r w:rsidRPr="0EBFE569">
              <w:rPr>
                <w:rFonts w:ascii="Aptos" w:hAnsi="Aptos" w:eastAsia="Aptos" w:cs="Aptos"/>
              </w:rPr>
              <w:t>This algorithm works by converting the search term into a vector embedding, then computing the distance between this query vector and every vector in your indexed data. OpenSearch returns the k vectors with the smallest distances—those closest to your search term.</w:t>
            </w:r>
          </w:p>
          <w:p w:rsidR="18D98984" w:rsidP="00472B1D" w:rsidRDefault="18D98984" w14:paraId="7CA0F33E" w14:textId="0EC243DA">
            <w:pPr>
              <w:spacing w:before="240" w:after="240"/>
              <w:rPr>
                <w:rFonts w:ascii="Aptos" w:hAnsi="Aptos" w:eastAsia="Aptos" w:cs="Aptos"/>
              </w:rPr>
            </w:pPr>
            <w:r w:rsidRPr="0EBFE569">
              <w:rPr>
                <w:rFonts w:ascii="Aptos" w:hAnsi="Aptos" w:eastAsia="Aptos" w:cs="Aptos"/>
              </w:rPr>
              <w:t>Visualize your search query as a point in space. kNN calculates how far every indexed vector is from that point, then returns the k nearest ones. If k equals 5, you get the 5 closest vectors — no matter how far away they actually are.</w:t>
            </w:r>
          </w:p>
          <w:p w:rsidR="00D24B9A" w:rsidP="00D24B9A" w:rsidRDefault="18D98984" w14:paraId="023F94A3" w14:textId="77777777">
            <w:pPr>
              <w:spacing w:before="240" w:after="240"/>
              <w:rPr>
                <w:rFonts w:ascii="Aptos" w:hAnsi="Aptos" w:eastAsia="Aptos" w:cs="Aptos"/>
              </w:rPr>
            </w:pPr>
            <w:r w:rsidRPr="0EBFE569">
              <w:rPr>
                <w:rFonts w:ascii="Aptos" w:hAnsi="Aptos" w:eastAsia="Aptos" w:cs="Aptos"/>
              </w:rPr>
              <w:t>This brute-force approach delivers perfect recall but doesn't scale well. Use kNN when accuracy is non-negotiable or when you're searching a smaller dataset where the computational cost is acceptable.</w:t>
            </w:r>
          </w:p>
          <w:p w:rsidRPr="00D24B9A" w:rsidR="00246385" w:rsidP="00D24B9A" w:rsidRDefault="00246385" w14:paraId="47B2582F" w14:textId="00D4E41B">
            <w:pPr>
              <w:spacing w:before="240" w:after="240"/>
              <w:rPr>
                <w:rFonts w:ascii="Aptos" w:hAnsi="Aptos" w:eastAsia="Aptos" w:cs="Aptos"/>
              </w:rPr>
            </w:pPr>
            <w:r>
              <w:t>1</w:t>
            </w:r>
            <w:r w:rsidR="000D577F">
              <w:t>26</w:t>
            </w:r>
            <w:r>
              <w:t xml:space="preserve"> words</w:t>
            </w:r>
          </w:p>
        </w:tc>
        <w:tc>
          <w:tcPr>
            <w:tcW w:w="2306" w:type="dxa"/>
            <w:tcMar>
              <w:left w:w="105" w:type="dxa"/>
              <w:right w:w="105" w:type="dxa"/>
            </w:tcMar>
          </w:tcPr>
          <w:p w:rsidR="000B23F1" w:rsidP="006346F2" w:rsidRDefault="002D27AF" w14:paraId="1F66CE7B" w14:textId="77777777">
            <w:pPr>
              <w:rPr>
                <w:rFonts w:ascii="Aptos" w:hAnsi="Aptos" w:eastAsia="Aptos" w:cs="Aptos"/>
              </w:rPr>
            </w:pPr>
            <w:r>
              <w:rPr>
                <w:rFonts w:ascii="Aptos" w:hAnsi="Aptos" w:eastAsia="Aptos" w:cs="Aptos"/>
              </w:rPr>
              <w:t xml:space="preserve">Diagram: 3d vector with sphere </w:t>
            </w:r>
            <w:r w:rsidR="008D3854">
              <w:rPr>
                <w:rFonts w:ascii="Aptos" w:hAnsi="Aptos" w:eastAsia="Aptos" w:cs="Aptos"/>
              </w:rPr>
              <w:t xml:space="preserve">for selecting </w:t>
            </w:r>
            <w:r w:rsidR="00AA537B">
              <w:rPr>
                <w:rFonts w:ascii="Aptos" w:hAnsi="Aptos" w:eastAsia="Aptos" w:cs="Aptos"/>
              </w:rPr>
              <w:t>other vectors drawn in a different color</w:t>
            </w:r>
          </w:p>
          <w:p w:rsidR="00AA537B" w:rsidP="006346F2" w:rsidRDefault="00AA537B" w14:paraId="567AF4B3" w14:textId="77777777">
            <w:pPr>
              <w:rPr>
                <w:rFonts w:ascii="Aptos" w:hAnsi="Aptos" w:eastAsia="Aptos" w:cs="Aptos"/>
              </w:rPr>
            </w:pPr>
          </w:p>
          <w:p w:rsidR="00AA537B" w:rsidP="006346F2" w:rsidRDefault="00AA537B" w14:paraId="1FEDD918" w14:textId="33E8974A">
            <w:pPr>
              <w:rPr>
                <w:rFonts w:ascii="Aptos" w:hAnsi="Aptos" w:eastAsia="Aptos" w:cs="Aptos"/>
              </w:rPr>
            </w:pPr>
          </w:p>
        </w:tc>
        <w:tc>
          <w:tcPr>
            <w:tcW w:w="1853" w:type="dxa"/>
          </w:tcPr>
          <w:p w:rsidR="000B23F1" w:rsidP="006346F2" w:rsidRDefault="000B23F1" w14:paraId="02AE3548" w14:textId="77777777">
            <w:pPr>
              <w:rPr>
                <w:rFonts w:ascii="Aptos" w:hAnsi="Aptos" w:eastAsia="Aptos" w:cs="Aptos"/>
              </w:rPr>
            </w:pPr>
          </w:p>
        </w:tc>
      </w:tr>
      <w:tr w:rsidR="00D279D0" w:rsidTr="00BD4087" w14:paraId="1B3B2A7A" w14:textId="77777777">
        <w:trPr>
          <w:trHeight w:val="1715"/>
        </w:trPr>
        <w:tc>
          <w:tcPr>
            <w:tcW w:w="1744" w:type="dxa"/>
          </w:tcPr>
          <w:p w:rsidR="000D577F" w:rsidP="006346F2" w:rsidRDefault="000D577F" w14:paraId="63DE4FD7" w14:textId="194EBEFC">
            <w:r>
              <w:t>Introduction to aNN</w:t>
            </w:r>
          </w:p>
        </w:tc>
        <w:tc>
          <w:tcPr>
            <w:tcW w:w="2472" w:type="dxa"/>
          </w:tcPr>
          <w:p w:rsidR="000D577F" w:rsidP="006346F2" w:rsidRDefault="00CF20E5" w14:paraId="62A9DFFE" w14:textId="623E3634">
            <w:r>
              <w:t>0:35-0:40</w:t>
            </w:r>
          </w:p>
        </w:tc>
        <w:tc>
          <w:tcPr>
            <w:tcW w:w="2534" w:type="dxa"/>
            <w:tcMar>
              <w:left w:w="105" w:type="dxa"/>
              <w:right w:w="105" w:type="dxa"/>
            </w:tcMar>
          </w:tcPr>
          <w:p w:rsidR="000D577F" w:rsidP="001A0648" w:rsidRDefault="06971F33" w14:paraId="0B77585E" w14:textId="331B6C78">
            <w:pPr>
              <w:spacing w:before="240" w:after="240"/>
              <w:rPr>
                <w:rFonts w:ascii="Aptos" w:hAnsi="Aptos" w:eastAsia="Aptos" w:cs="Aptos"/>
              </w:rPr>
            </w:pPr>
            <w:r w:rsidRPr="0EBFE569">
              <w:rPr>
                <w:rFonts w:ascii="Aptos" w:hAnsi="Aptos" w:eastAsia="Aptos" w:cs="Aptos"/>
              </w:rPr>
              <w:t xml:space="preserve">The other category we'll cover is approximate nearest neighbor, or aNN. Don't let the name fool you — aNN still uses distance calculations, just like exact kNN. The difference is efficiency: where kNN computes distance to </w:t>
            </w:r>
            <w:r w:rsidRPr="0EBFE569">
              <w:rPr>
                <w:rFonts w:ascii="Aptos" w:hAnsi="Aptos" w:eastAsia="Aptos" w:cs="Aptos"/>
                <w:i/>
                <w:iCs/>
              </w:rPr>
              <w:t>every</w:t>
            </w:r>
            <w:r w:rsidRPr="0EBFE569">
              <w:rPr>
                <w:rFonts w:ascii="Aptos" w:hAnsi="Aptos" w:eastAsia="Aptos" w:cs="Aptos"/>
              </w:rPr>
              <w:t xml:space="preserve"> vector in your index, aNN algorithms use specialized data structures to quickly identify a smaller set of candidate vectors. Only those candidates get distance calculations, which is why aNN can search billions of vectors in milliseconds.</w:t>
            </w:r>
          </w:p>
          <w:p w:rsidRPr="001A0648" w:rsidR="009B4A4B" w:rsidP="001A0648" w:rsidRDefault="06971F33" w14:paraId="2A02FAE7" w14:textId="5E461004">
            <w:pPr>
              <w:spacing w:before="240" w:after="240"/>
              <w:rPr>
                <w:rFonts w:ascii="Aptos" w:hAnsi="Aptos" w:eastAsia="Aptos" w:cs="Aptos"/>
              </w:rPr>
            </w:pPr>
            <w:r w:rsidRPr="0EBFE569">
              <w:rPr>
                <w:rFonts w:ascii="Aptos" w:hAnsi="Aptos" w:eastAsia="Aptos" w:cs="Aptos"/>
              </w:rPr>
              <w:t>There are many ways to build these indexing structures, and we're going to cover two of the major ones: Hierarchical Navigable Small World, or HNSW, and Inverted File Index, or IVF.</w:t>
            </w:r>
          </w:p>
        </w:tc>
        <w:tc>
          <w:tcPr>
            <w:tcW w:w="2306" w:type="dxa"/>
            <w:tcMar>
              <w:left w:w="105" w:type="dxa"/>
              <w:right w:w="105" w:type="dxa"/>
            </w:tcMar>
          </w:tcPr>
          <w:p w:rsidR="000D577F" w:rsidP="006346F2" w:rsidRDefault="0018546D" w14:paraId="4F602B69" w14:textId="2BCED521">
            <w:pPr>
              <w:rPr>
                <w:rFonts w:ascii="Aptos" w:hAnsi="Aptos" w:eastAsia="Aptos" w:cs="Aptos"/>
              </w:rPr>
            </w:pPr>
            <w:commentRangeStart w:id="55"/>
            <w:commentRangeStart w:id="56"/>
            <w:commentRangeEnd w:id="55"/>
            <w:r>
              <w:rPr>
                <w:rStyle w:val="CommentReference"/>
                <w:rFonts w:ascii="Aptos" w:hAnsi="Aptos" w:eastAsia="Aptos" w:cs="Aptos"/>
                <w:sz w:val="24"/>
                <w:szCs w:val="24"/>
              </w:rPr>
              <w:commentReference w:id="55"/>
            </w:r>
            <w:commentRangeEnd w:id="56"/>
            <w:r>
              <w:rPr>
                <w:rStyle w:val="CommentReference"/>
              </w:rPr>
              <w:commentReference w:id="56"/>
            </w:r>
            <w:r w:rsidR="00B42246">
              <w:rPr>
                <w:rFonts w:ascii="Aptos" w:hAnsi="Aptos" w:eastAsia="Aptos" w:cs="Aptos"/>
              </w:rPr>
              <w:t>Diagram of an HNSW and an IVF</w:t>
            </w:r>
          </w:p>
        </w:tc>
        <w:tc>
          <w:tcPr>
            <w:tcW w:w="1853" w:type="dxa"/>
          </w:tcPr>
          <w:p w:rsidR="000D577F" w:rsidP="006346F2" w:rsidRDefault="000D577F" w14:paraId="376E3D87" w14:textId="77777777">
            <w:pPr>
              <w:rPr>
                <w:rFonts w:ascii="Aptos" w:hAnsi="Aptos" w:eastAsia="Aptos" w:cs="Aptos"/>
              </w:rPr>
            </w:pPr>
          </w:p>
        </w:tc>
      </w:tr>
      <w:tr w:rsidR="00D279D0" w:rsidTr="00BD4087" w14:paraId="7E6BC4DA" w14:textId="77777777">
        <w:trPr>
          <w:trHeight w:val="1715"/>
        </w:trPr>
        <w:tc>
          <w:tcPr>
            <w:tcW w:w="1744" w:type="dxa"/>
          </w:tcPr>
          <w:p w:rsidR="00B51A30" w:rsidP="006346F2" w:rsidRDefault="007E5751" w14:paraId="742DEBCA" w14:textId="0CD1CBC7">
            <w:r>
              <w:t>Comparing HNSW and IVF</w:t>
            </w:r>
          </w:p>
        </w:tc>
        <w:tc>
          <w:tcPr>
            <w:tcW w:w="2472" w:type="dxa"/>
          </w:tcPr>
          <w:p w:rsidRPr="4F0FB656" w:rsidR="00B51A30" w:rsidP="006346F2" w:rsidRDefault="0018666A" w14:paraId="39DA66AD" w14:textId="38D313AE">
            <w:r>
              <w:t>1:30-1:40</w:t>
            </w:r>
          </w:p>
        </w:tc>
        <w:tc>
          <w:tcPr>
            <w:tcW w:w="2534" w:type="dxa"/>
            <w:tcMar>
              <w:left w:w="105" w:type="dxa"/>
              <w:right w:w="105" w:type="dxa"/>
            </w:tcMar>
          </w:tcPr>
          <w:p w:rsidRPr="0097007C" w:rsidR="00F27B10" w:rsidP="006346F2" w:rsidRDefault="00F27B10" w14:paraId="24970B29" w14:textId="0F0C58D7">
            <w:pPr>
              <w:rPr>
                <w:rFonts w:asciiTheme="minorHAnsi" w:hAnsiTheme="minorHAnsi"/>
                <w:sz w:val="22"/>
                <w:szCs w:val="22"/>
              </w:rPr>
            </w:pPr>
            <w:r w:rsidRPr="0097007C">
              <w:rPr>
                <w:rFonts w:asciiTheme="minorHAnsi" w:hAnsiTheme="minorHAnsi"/>
                <w:sz w:val="22"/>
                <w:szCs w:val="22"/>
              </w:rPr>
              <w:t xml:space="preserve">Within aNN, there are two popular methods for building these indexing </w:t>
            </w:r>
            <w:r w:rsidRPr="0097007C" w:rsidR="003C40EB">
              <w:rPr>
                <w:rFonts w:asciiTheme="minorHAnsi" w:hAnsiTheme="minorHAnsi"/>
                <w:sz w:val="22"/>
                <w:szCs w:val="22"/>
              </w:rPr>
              <w:t>structures:</w:t>
            </w:r>
            <w:r w:rsidRPr="0097007C">
              <w:rPr>
                <w:rFonts w:asciiTheme="minorHAnsi" w:hAnsiTheme="minorHAnsi"/>
                <w:sz w:val="22"/>
                <w:szCs w:val="22"/>
              </w:rPr>
              <w:t xml:space="preserve"> </w:t>
            </w:r>
            <w:r w:rsidRPr="0097007C" w:rsidR="004B49B5">
              <w:rPr>
                <w:rFonts w:asciiTheme="minorHAnsi" w:hAnsiTheme="minorHAnsi"/>
                <w:color w:val="1D2534"/>
                <w:sz w:val="22"/>
                <w:szCs w:val="22"/>
                <w:shd w:val="clear" w:color="auto" w:fill="FFFFFF"/>
              </w:rPr>
              <w:t>Hierarchical Navigable Small World (HNSW) and Inverted File Index (IVF).</w:t>
            </w:r>
          </w:p>
          <w:p w:rsidRPr="0097007C" w:rsidR="00F27B10" w:rsidP="006346F2" w:rsidRDefault="00F27B10" w14:paraId="33188263" w14:textId="77777777">
            <w:pPr>
              <w:rPr>
                <w:rFonts w:asciiTheme="minorHAnsi" w:hAnsiTheme="minorHAnsi"/>
                <w:sz w:val="22"/>
                <w:szCs w:val="22"/>
              </w:rPr>
            </w:pPr>
          </w:p>
          <w:p w:rsidRPr="00893D9C" w:rsidR="00B51A30" w:rsidP="006346F2" w:rsidRDefault="00D50835" w14:paraId="74E63072" w14:textId="5193EDD9">
            <w:pPr>
              <w:rPr>
                <w:rFonts w:asciiTheme="minorHAnsi" w:hAnsiTheme="minorHAnsi"/>
              </w:rPr>
            </w:pPr>
            <w:r w:rsidRPr="0097007C">
              <w:rPr>
                <w:rFonts w:asciiTheme="minorHAnsi" w:hAnsiTheme="minorHAnsi"/>
                <w:sz w:val="22"/>
                <w:szCs w:val="22"/>
              </w:rPr>
              <w:t xml:space="preserve">HNSW, or </w:t>
            </w:r>
            <w:r w:rsidRPr="0097007C" w:rsidR="006F7030">
              <w:rPr>
                <w:rFonts w:asciiTheme="minorHAnsi" w:hAnsiTheme="minorHAnsi"/>
                <w:sz w:val="22"/>
                <w:szCs w:val="22"/>
              </w:rPr>
              <w:t>Hierarchical</w:t>
            </w:r>
            <w:r w:rsidRPr="0097007C" w:rsidR="00AC22B8">
              <w:rPr>
                <w:rFonts w:asciiTheme="minorHAnsi" w:hAnsiTheme="minorHAnsi"/>
                <w:sz w:val="22"/>
                <w:szCs w:val="22"/>
              </w:rPr>
              <w:t xml:space="preserve"> Navigable </w:t>
            </w:r>
            <w:r w:rsidRPr="0097007C" w:rsidR="004B401B">
              <w:rPr>
                <w:rFonts w:asciiTheme="minorHAnsi" w:hAnsiTheme="minorHAnsi"/>
                <w:sz w:val="22"/>
                <w:szCs w:val="22"/>
              </w:rPr>
              <w:t>Small World Graph</w:t>
            </w:r>
            <w:r w:rsidRPr="0097007C" w:rsidR="00453692">
              <w:rPr>
                <w:rFonts w:asciiTheme="minorHAnsi" w:hAnsiTheme="minorHAnsi"/>
                <w:sz w:val="22"/>
                <w:szCs w:val="22"/>
              </w:rPr>
              <w:t xml:space="preserve">, is a method that involves clustering the possible vectors in the </w:t>
            </w:r>
            <w:r w:rsidRPr="0097007C" w:rsidR="002F33FD">
              <w:rPr>
                <w:rFonts w:asciiTheme="minorHAnsi" w:hAnsiTheme="minorHAnsi"/>
                <w:sz w:val="22"/>
                <w:szCs w:val="22"/>
              </w:rPr>
              <w:t>pool, clustering by proximity</w:t>
            </w:r>
            <w:r w:rsidRPr="0097007C" w:rsidR="00DD1193">
              <w:rPr>
                <w:rFonts w:asciiTheme="minorHAnsi" w:hAnsiTheme="minorHAnsi"/>
                <w:sz w:val="22"/>
                <w:szCs w:val="22"/>
              </w:rPr>
              <w:t xml:space="preserve">. </w:t>
            </w:r>
            <w:r w:rsidRPr="0097007C" w:rsidR="00170A53">
              <w:rPr>
                <w:rFonts w:asciiTheme="minorHAnsi" w:hAnsiTheme="minorHAnsi"/>
                <w:sz w:val="22"/>
                <w:szCs w:val="22"/>
              </w:rPr>
              <w:t xml:space="preserve">Your search moves through a tiered structure </w:t>
            </w:r>
            <w:r w:rsidRPr="0097007C" w:rsidR="00FE66B2">
              <w:rPr>
                <w:rFonts w:asciiTheme="minorHAnsi" w:hAnsiTheme="minorHAnsi"/>
                <w:sz w:val="22"/>
                <w:szCs w:val="22"/>
              </w:rPr>
              <w:t xml:space="preserve">that at the top has few </w:t>
            </w:r>
            <w:r w:rsidRPr="0097007C" w:rsidR="00901F08">
              <w:rPr>
                <w:rFonts w:asciiTheme="minorHAnsi" w:hAnsiTheme="minorHAnsi"/>
                <w:sz w:val="22"/>
                <w:szCs w:val="22"/>
              </w:rPr>
              <w:t xml:space="preserve">points and you can compare against them easily and quickly. The search picks the node on the tier that matches the search </w:t>
            </w:r>
            <w:r w:rsidRPr="0097007C" w:rsidR="008D4CB7">
              <w:rPr>
                <w:rFonts w:asciiTheme="minorHAnsi" w:hAnsiTheme="minorHAnsi"/>
                <w:sz w:val="22"/>
                <w:szCs w:val="22"/>
              </w:rPr>
              <w:t xml:space="preserve">term the </w:t>
            </w:r>
            <w:r w:rsidRPr="00893D9C" w:rsidR="008D4CB7">
              <w:rPr>
                <w:rFonts w:asciiTheme="minorHAnsi" w:hAnsiTheme="minorHAnsi"/>
              </w:rPr>
              <w:t xml:space="preserve">most; then </w:t>
            </w:r>
            <w:r w:rsidRPr="00893D9C" w:rsidR="00207149">
              <w:rPr>
                <w:rFonts w:asciiTheme="minorHAnsi" w:hAnsiTheme="minorHAnsi"/>
              </w:rPr>
              <w:t xml:space="preserve">advances down the cluster </w:t>
            </w:r>
            <w:r w:rsidRPr="00893D9C" w:rsidR="007B2B50">
              <w:rPr>
                <w:rFonts w:asciiTheme="minorHAnsi" w:hAnsiTheme="minorHAnsi"/>
              </w:rPr>
              <w:t>to points close to the point chosen fro</w:t>
            </w:r>
            <w:r w:rsidRPr="00893D9C" w:rsidR="00977DF7">
              <w:rPr>
                <w:rFonts w:asciiTheme="minorHAnsi" w:hAnsiTheme="minorHAnsi"/>
              </w:rPr>
              <w:t xml:space="preserve">m the previous tier. </w:t>
            </w:r>
            <w:r w:rsidRPr="00893D9C" w:rsidR="00654746">
              <w:rPr>
                <w:rFonts w:asciiTheme="minorHAnsi" w:hAnsiTheme="minorHAnsi"/>
              </w:rPr>
              <w:t xml:space="preserve">Rinse and repeat until you have reached the end tier; these are the points as close to the search term as possible. </w:t>
            </w:r>
          </w:p>
          <w:p w:rsidRPr="00893D9C" w:rsidR="00D27600" w:rsidP="006346F2" w:rsidRDefault="00D27600" w14:paraId="7789A27D" w14:textId="77777777">
            <w:pPr>
              <w:rPr>
                <w:rFonts w:asciiTheme="minorHAnsi" w:hAnsiTheme="minorHAnsi"/>
              </w:rPr>
            </w:pPr>
          </w:p>
          <w:p w:rsidRPr="00893D9C" w:rsidR="00D27600" w:rsidP="006346F2" w:rsidRDefault="00D27600" w14:paraId="4ADBE9CC" w14:textId="7639F5A7">
            <w:pPr>
              <w:rPr>
                <w:rFonts w:asciiTheme="minorHAnsi" w:hAnsiTheme="minorHAnsi"/>
              </w:rPr>
            </w:pPr>
            <w:r w:rsidRPr="00893D9C">
              <w:rPr>
                <w:rFonts w:asciiTheme="minorHAnsi" w:hAnsiTheme="minorHAnsi"/>
              </w:rPr>
              <w:t xml:space="preserve">For an analogy, let’s say we were looking for a </w:t>
            </w:r>
            <w:r w:rsidRPr="00893D9C" w:rsidR="00F93E85">
              <w:rPr>
                <w:rFonts w:asciiTheme="minorHAnsi" w:hAnsiTheme="minorHAnsi"/>
              </w:rPr>
              <w:t xml:space="preserve">specific book about art called Modern Art </w:t>
            </w:r>
            <w:r w:rsidRPr="00893D9C" w:rsidR="004774A9">
              <w:rPr>
                <w:rFonts w:asciiTheme="minorHAnsi" w:hAnsiTheme="minorHAnsi"/>
              </w:rPr>
              <w:t xml:space="preserve">Today. The first tier might contain </w:t>
            </w:r>
            <w:r w:rsidRPr="00893D9C" w:rsidR="00EF093A">
              <w:rPr>
                <w:rFonts w:asciiTheme="minorHAnsi" w:hAnsiTheme="minorHAnsi"/>
              </w:rPr>
              <w:t xml:space="preserve">segments that span entire categories like Math, </w:t>
            </w:r>
            <w:r w:rsidRPr="00893D9C" w:rsidR="000025B1">
              <w:rPr>
                <w:rFonts w:asciiTheme="minorHAnsi" w:hAnsiTheme="minorHAnsi"/>
              </w:rPr>
              <w:t xml:space="preserve">fiction, and art. You select art and filter down </w:t>
            </w:r>
            <w:r w:rsidRPr="00893D9C" w:rsidR="006B30C5">
              <w:rPr>
                <w:rFonts w:asciiTheme="minorHAnsi" w:hAnsiTheme="minorHAnsi"/>
              </w:rPr>
              <w:t xml:space="preserve">to </w:t>
            </w:r>
            <w:r w:rsidRPr="00893D9C" w:rsidR="000368E4">
              <w:rPr>
                <w:rFonts w:asciiTheme="minorHAnsi" w:hAnsiTheme="minorHAnsi"/>
              </w:rPr>
              <w:t xml:space="preserve">sections of art, find modern </w:t>
            </w:r>
            <w:r w:rsidRPr="00893D9C" w:rsidR="00FC38FA">
              <w:rPr>
                <w:rFonts w:asciiTheme="minorHAnsi" w:hAnsiTheme="minorHAnsi"/>
              </w:rPr>
              <w:t xml:space="preserve">art, filter down, </w:t>
            </w:r>
            <w:r w:rsidRPr="00893D9C" w:rsidR="008A7D82">
              <w:rPr>
                <w:rFonts w:asciiTheme="minorHAnsi" w:hAnsiTheme="minorHAnsi"/>
              </w:rPr>
              <w:t>etc</w:t>
            </w:r>
            <w:r w:rsidRPr="00893D9C" w:rsidR="00FC38FA">
              <w:rPr>
                <w:rFonts w:asciiTheme="minorHAnsi" w:hAnsiTheme="minorHAnsi"/>
              </w:rPr>
              <w:t xml:space="preserve"> until you find </w:t>
            </w:r>
            <w:r w:rsidRPr="00893D9C" w:rsidR="003363AB">
              <w:rPr>
                <w:rFonts w:asciiTheme="minorHAnsi" w:hAnsiTheme="minorHAnsi"/>
              </w:rPr>
              <w:t>the tit</w:t>
            </w:r>
            <w:r w:rsidRPr="00893D9C" w:rsidR="00B53F0A">
              <w:rPr>
                <w:rFonts w:asciiTheme="minorHAnsi" w:hAnsiTheme="minorHAnsi"/>
              </w:rPr>
              <w:t xml:space="preserve">les closest to the one you sent. </w:t>
            </w:r>
          </w:p>
          <w:p w:rsidR="00AC249B" w:rsidP="006346F2" w:rsidRDefault="00AC249B" w14:paraId="65850091" w14:textId="77777777"/>
          <w:p w:rsidRPr="00893D9C" w:rsidR="00AC249B" w:rsidP="006346F2" w:rsidRDefault="00AC249B" w14:paraId="5E59C8A4" w14:textId="05630C78">
            <w:pPr>
              <w:rPr>
                <w:rFonts w:asciiTheme="minorHAnsi" w:hAnsiTheme="minorHAnsi"/>
              </w:rPr>
            </w:pPr>
            <w:r w:rsidRPr="00893D9C">
              <w:rPr>
                <w:rFonts w:asciiTheme="minorHAnsi" w:hAnsiTheme="minorHAnsi"/>
              </w:rPr>
              <w:t xml:space="preserve">HNSW is extremely performant </w:t>
            </w:r>
            <w:r w:rsidRPr="00893D9C" w:rsidR="001B19FE">
              <w:rPr>
                <w:rFonts w:asciiTheme="minorHAnsi" w:hAnsiTheme="minorHAnsi"/>
              </w:rPr>
              <w:t xml:space="preserve">and </w:t>
            </w:r>
            <w:r w:rsidRPr="00893D9C" w:rsidR="002C3666">
              <w:rPr>
                <w:rFonts w:asciiTheme="minorHAnsi" w:hAnsiTheme="minorHAnsi"/>
              </w:rPr>
              <w:t>scales well with larger data sets</w:t>
            </w:r>
            <w:r w:rsidRPr="00893D9C" w:rsidR="00393518">
              <w:rPr>
                <w:rFonts w:asciiTheme="minorHAnsi" w:hAnsiTheme="minorHAnsi"/>
              </w:rPr>
              <w:t>. However, it takes a lot of overhead and can cost a lot</w:t>
            </w:r>
            <w:r w:rsidRPr="00893D9C" w:rsidR="000F1AF5">
              <w:rPr>
                <w:rFonts w:asciiTheme="minorHAnsi" w:hAnsiTheme="minorHAnsi"/>
              </w:rPr>
              <w:t xml:space="preserve"> to operate</w:t>
            </w:r>
            <w:r w:rsidRPr="4AFA5E52" w:rsidR="3071C006">
              <w:rPr>
                <w:rFonts w:asciiTheme="minorHAnsi" w:hAnsiTheme="minorHAnsi"/>
              </w:rPr>
              <w:t>.</w:t>
            </w:r>
          </w:p>
          <w:p w:rsidR="000F1AF5" w:rsidP="006346F2" w:rsidRDefault="000F1AF5" w14:paraId="1F36CB70" w14:textId="77777777"/>
          <w:p w:rsidRPr="4F0FB656" w:rsidR="000F1AF5" w:rsidP="006346F2" w:rsidRDefault="000F1AF5" w14:paraId="20BB9839" w14:textId="3150FB29">
            <w:r>
              <w:t>183 words</w:t>
            </w:r>
          </w:p>
        </w:tc>
        <w:tc>
          <w:tcPr>
            <w:tcW w:w="2306" w:type="dxa"/>
            <w:tcMar>
              <w:left w:w="105" w:type="dxa"/>
              <w:right w:w="105" w:type="dxa"/>
            </w:tcMar>
          </w:tcPr>
          <w:p w:rsidR="002371E5" w:rsidP="006346F2" w:rsidRDefault="002371E5" w14:paraId="6B4AAF71" w14:textId="77777777">
            <w:pPr>
              <w:rPr>
                <w:rFonts w:ascii="Aptos" w:hAnsi="Aptos" w:eastAsia="Aptos" w:cs="Aptos"/>
              </w:rPr>
            </w:pPr>
          </w:p>
          <w:p w:rsidR="002371E5" w:rsidP="006346F2" w:rsidRDefault="002371E5" w14:paraId="55AD5F95" w14:textId="77777777">
            <w:pPr>
              <w:rPr>
                <w:rFonts w:ascii="Aptos" w:hAnsi="Aptos" w:eastAsia="Aptos" w:cs="Aptos"/>
              </w:rPr>
            </w:pPr>
          </w:p>
          <w:p w:rsidR="002371E5" w:rsidP="006346F2" w:rsidRDefault="002371E5" w14:paraId="58E09E1D" w14:textId="77777777">
            <w:pPr>
              <w:rPr>
                <w:rFonts w:ascii="Aptos" w:hAnsi="Aptos" w:eastAsia="Aptos" w:cs="Aptos"/>
              </w:rPr>
            </w:pPr>
          </w:p>
          <w:p w:rsidR="002371E5" w:rsidP="006346F2" w:rsidRDefault="002371E5" w14:paraId="7D2FE7E3" w14:textId="77777777">
            <w:pPr>
              <w:rPr>
                <w:rFonts w:ascii="Aptos" w:hAnsi="Aptos" w:eastAsia="Aptos" w:cs="Aptos"/>
              </w:rPr>
            </w:pPr>
          </w:p>
          <w:p w:rsidR="002371E5" w:rsidP="006346F2" w:rsidRDefault="002371E5" w14:paraId="406CE29D" w14:textId="77777777">
            <w:pPr>
              <w:rPr>
                <w:rFonts w:ascii="Aptos" w:hAnsi="Aptos" w:eastAsia="Aptos" w:cs="Aptos"/>
              </w:rPr>
            </w:pPr>
          </w:p>
          <w:p w:rsidR="002371E5" w:rsidP="006346F2" w:rsidRDefault="002371E5" w14:paraId="4A82DA7C" w14:textId="77777777">
            <w:pPr>
              <w:rPr>
                <w:rFonts w:ascii="Aptos" w:hAnsi="Aptos" w:eastAsia="Aptos" w:cs="Aptos"/>
              </w:rPr>
            </w:pPr>
          </w:p>
          <w:p w:rsidR="002371E5" w:rsidP="006346F2" w:rsidRDefault="002371E5" w14:paraId="63F2DB3C" w14:textId="77777777">
            <w:pPr>
              <w:rPr>
                <w:rFonts w:ascii="Aptos" w:hAnsi="Aptos" w:eastAsia="Aptos" w:cs="Aptos"/>
              </w:rPr>
            </w:pPr>
          </w:p>
          <w:p w:rsidR="00B51A30" w:rsidP="006346F2" w:rsidRDefault="00B42246" w14:paraId="06F3FEFD" w14:textId="1904B079">
            <w:pPr>
              <w:rPr>
                <w:rFonts w:ascii="Aptos" w:hAnsi="Aptos" w:eastAsia="Aptos" w:cs="Aptos"/>
              </w:rPr>
            </w:pPr>
            <w:r>
              <w:rPr>
                <w:rFonts w:ascii="Aptos" w:hAnsi="Aptos" w:eastAsia="Aptos" w:cs="Aptos"/>
              </w:rPr>
              <w:t>More advanced diagram showing layers of clustered vectors.</w:t>
            </w:r>
          </w:p>
          <w:p w:rsidR="00B42246" w:rsidP="006346F2" w:rsidRDefault="00B42246" w14:paraId="1B1E708B" w14:textId="77777777">
            <w:pPr>
              <w:rPr>
                <w:rFonts w:ascii="Aptos" w:hAnsi="Aptos" w:eastAsia="Aptos" w:cs="Aptos"/>
              </w:rPr>
            </w:pPr>
          </w:p>
          <w:p w:rsidR="00B42246" w:rsidP="006346F2" w:rsidRDefault="00B42246" w14:paraId="57CB95A7" w14:textId="172BA86E">
            <w:pPr>
              <w:rPr>
                <w:rFonts w:ascii="Aptos" w:hAnsi="Aptos" w:eastAsia="Aptos" w:cs="Aptos"/>
              </w:rPr>
            </w:pPr>
            <w:r>
              <w:rPr>
                <w:rFonts w:ascii="Aptos" w:hAnsi="Aptos" w:eastAsia="Aptos" w:cs="Aptos"/>
              </w:rPr>
              <w:t>Maybe an animation of moving between closer and closer vectors?</w:t>
            </w:r>
          </w:p>
        </w:tc>
        <w:tc>
          <w:tcPr>
            <w:tcW w:w="1853" w:type="dxa"/>
          </w:tcPr>
          <w:p w:rsidR="00B51A30" w:rsidP="006346F2" w:rsidRDefault="00B51A30" w14:paraId="3839046E" w14:textId="77777777">
            <w:pPr>
              <w:rPr>
                <w:rFonts w:ascii="Aptos" w:hAnsi="Aptos" w:eastAsia="Aptos" w:cs="Aptos"/>
              </w:rPr>
            </w:pPr>
          </w:p>
        </w:tc>
      </w:tr>
      <w:tr w:rsidR="00D279D0" w:rsidTr="00BD4087" w14:paraId="38038302" w14:textId="77777777">
        <w:trPr>
          <w:trHeight w:val="1715"/>
        </w:trPr>
        <w:tc>
          <w:tcPr>
            <w:tcW w:w="1744" w:type="dxa"/>
          </w:tcPr>
          <w:p w:rsidR="002136CB" w:rsidP="006346F2" w:rsidRDefault="002136CB" w14:paraId="440845D4" w14:textId="50243494">
            <w:r>
              <w:t>Inverted File Index</w:t>
            </w:r>
          </w:p>
        </w:tc>
        <w:tc>
          <w:tcPr>
            <w:tcW w:w="2472" w:type="dxa"/>
          </w:tcPr>
          <w:p w:rsidRPr="4F0FB656" w:rsidR="00544699" w:rsidP="006346F2" w:rsidRDefault="00544699" w14:paraId="0C6BA1EC" w14:textId="4C5D296C">
            <w:r>
              <w:t>0:50-0:55</w:t>
            </w:r>
          </w:p>
        </w:tc>
        <w:tc>
          <w:tcPr>
            <w:tcW w:w="2534" w:type="dxa"/>
            <w:tcMar>
              <w:left w:w="105" w:type="dxa"/>
              <w:right w:w="105" w:type="dxa"/>
            </w:tcMar>
          </w:tcPr>
          <w:p w:rsidRPr="00CB2E1D" w:rsidR="00714355" w:rsidP="006346F2" w:rsidRDefault="00D75865" w14:paraId="34E94036" w14:textId="10D8ED44">
            <w:pPr>
              <w:rPr>
                <w:rFonts w:asciiTheme="minorHAnsi" w:hAnsiTheme="minorHAnsi"/>
              </w:rPr>
            </w:pPr>
            <w:r w:rsidRPr="00CB2E1D">
              <w:rPr>
                <w:rFonts w:asciiTheme="minorHAnsi" w:hAnsiTheme="minorHAnsi"/>
              </w:rPr>
              <w:t>The</w:t>
            </w:r>
            <w:r w:rsidRPr="00CB2E1D" w:rsidR="00315DC1">
              <w:rPr>
                <w:rFonts w:asciiTheme="minorHAnsi" w:hAnsiTheme="minorHAnsi"/>
              </w:rPr>
              <w:t xml:space="preserve"> Inverted File Index</w:t>
            </w:r>
            <w:r w:rsidRPr="00CB2E1D" w:rsidR="00E0067E">
              <w:rPr>
                <w:rFonts w:asciiTheme="minorHAnsi" w:hAnsiTheme="minorHAnsi"/>
              </w:rPr>
              <w:t xml:space="preserve"> (or IVF)</w:t>
            </w:r>
            <w:r w:rsidR="00CB2E1D">
              <w:rPr>
                <w:rFonts w:asciiTheme="minorHAnsi" w:hAnsiTheme="minorHAnsi"/>
              </w:rPr>
              <w:t xml:space="preserve"> method</w:t>
            </w:r>
            <w:r w:rsidRPr="00CB2E1D" w:rsidR="002E08F4">
              <w:rPr>
                <w:rFonts w:asciiTheme="minorHAnsi" w:hAnsiTheme="minorHAnsi"/>
              </w:rPr>
              <w:t xml:space="preserve"> </w:t>
            </w:r>
            <w:r w:rsidRPr="00CB2E1D" w:rsidR="00DA6DCF">
              <w:rPr>
                <w:rFonts w:asciiTheme="minorHAnsi" w:hAnsiTheme="minorHAnsi"/>
              </w:rPr>
              <w:t xml:space="preserve">uses </w:t>
            </w:r>
            <w:r w:rsidRPr="00CB2E1D" w:rsidR="00714355">
              <w:rPr>
                <w:rFonts w:asciiTheme="minorHAnsi" w:hAnsiTheme="minorHAnsi"/>
              </w:rPr>
              <w:t xml:space="preserve">the Faiss-based vector engine to cluster the existing vectors in the data set </w:t>
            </w:r>
            <w:r w:rsidRPr="00CB2E1D" w:rsidR="00FA7F80">
              <w:rPr>
                <w:rFonts w:asciiTheme="minorHAnsi" w:hAnsiTheme="minorHAnsi"/>
              </w:rPr>
              <w:t>using a k-means method</w:t>
            </w:r>
            <w:r w:rsidRPr="00CB2E1D" w:rsidR="00755421">
              <w:rPr>
                <w:rFonts w:asciiTheme="minorHAnsi" w:hAnsiTheme="minorHAnsi"/>
              </w:rPr>
              <w:t xml:space="preserve">. This will create a certain number of centroids, or vectors that roughly describe the vector cluster they represent. </w:t>
            </w:r>
          </w:p>
          <w:p w:rsidR="00D13A57" w:rsidP="006346F2" w:rsidRDefault="00D13A57" w14:paraId="09A74C6D" w14:textId="77777777"/>
          <w:p w:rsidRPr="00CB2E1D" w:rsidR="00D13A57" w:rsidP="006346F2" w:rsidRDefault="00D13A57" w14:paraId="009F1FDD" w14:textId="77777777">
            <w:pPr>
              <w:rPr>
                <w:rFonts w:asciiTheme="minorHAnsi" w:hAnsiTheme="minorHAnsi"/>
              </w:rPr>
            </w:pPr>
            <w:r w:rsidRPr="00CB2E1D">
              <w:rPr>
                <w:rFonts w:asciiTheme="minorHAnsi" w:hAnsiTheme="minorHAnsi"/>
              </w:rPr>
              <w:t xml:space="preserve">These centroids then </w:t>
            </w:r>
            <w:r w:rsidRPr="00CB2E1D" w:rsidR="0083032D">
              <w:rPr>
                <w:rFonts w:asciiTheme="minorHAnsi" w:hAnsiTheme="minorHAnsi"/>
              </w:rPr>
              <w:t xml:space="preserve">are used to create a list of all the vectors represented by that centroid. This is the inverted file. </w:t>
            </w:r>
            <w:r w:rsidRPr="00CB2E1D" w:rsidR="00B702CF">
              <w:rPr>
                <w:rFonts w:asciiTheme="minorHAnsi" w:hAnsiTheme="minorHAnsi"/>
              </w:rPr>
              <w:t xml:space="preserve">This is used in later searches to only search relevant “buckets” of vectors (relevant centroids). </w:t>
            </w:r>
          </w:p>
          <w:p w:rsidRPr="00CB2E1D" w:rsidR="00B702CF" w:rsidP="006346F2" w:rsidRDefault="00B702CF" w14:paraId="61B556D8" w14:textId="77777777">
            <w:pPr>
              <w:rPr>
                <w:rFonts w:asciiTheme="minorHAnsi" w:hAnsiTheme="minorHAnsi"/>
              </w:rPr>
            </w:pPr>
          </w:p>
          <w:p w:rsidRPr="00CB2E1D" w:rsidR="00544699" w:rsidP="006346F2" w:rsidRDefault="005923B3" w14:paraId="1622F26D" w14:textId="77777777">
            <w:pPr>
              <w:rPr>
                <w:rFonts w:asciiTheme="minorHAnsi" w:hAnsiTheme="minorHAnsi"/>
              </w:rPr>
            </w:pPr>
            <w:r w:rsidRPr="00CB2E1D">
              <w:rPr>
                <w:rFonts w:asciiTheme="minorHAnsi" w:hAnsiTheme="minorHAnsi"/>
              </w:rPr>
              <w:t>When searched, the relevant centroids mean that the other</w:t>
            </w:r>
            <w:r w:rsidRPr="00CB2E1D" w:rsidR="001434C0">
              <w:rPr>
                <w:rFonts w:asciiTheme="minorHAnsi" w:hAnsiTheme="minorHAnsi"/>
              </w:rPr>
              <w:t xml:space="preserve"> irrelevant</w:t>
            </w:r>
            <w:r w:rsidRPr="00CB2E1D">
              <w:rPr>
                <w:rFonts w:asciiTheme="minorHAnsi" w:hAnsiTheme="minorHAnsi"/>
              </w:rPr>
              <w:t xml:space="preserve"> vectors </w:t>
            </w:r>
            <w:r w:rsidRPr="00CB2E1D" w:rsidR="00A41506">
              <w:rPr>
                <w:rFonts w:asciiTheme="minorHAnsi" w:hAnsiTheme="minorHAnsi"/>
              </w:rPr>
              <w:t>won’t also be searched</w:t>
            </w:r>
            <w:r w:rsidRPr="00CB2E1D" w:rsidR="00D04207">
              <w:rPr>
                <w:rFonts w:asciiTheme="minorHAnsi" w:hAnsiTheme="minorHAnsi"/>
              </w:rPr>
              <w:t>; this creates really fast performance even on huge datasets.</w:t>
            </w:r>
          </w:p>
          <w:p w:rsidR="00544699" w:rsidP="006346F2" w:rsidRDefault="00544699" w14:paraId="03D785DE" w14:textId="77777777"/>
          <w:p w:rsidRPr="4F0FB656" w:rsidR="00B702CF" w:rsidP="006346F2" w:rsidRDefault="00544699" w14:paraId="182F8E4A" w14:textId="1B490B04">
            <w:r>
              <w:t>110 words</w:t>
            </w:r>
            <w:r w:rsidR="00D04207">
              <w:t xml:space="preserve"> </w:t>
            </w:r>
          </w:p>
        </w:tc>
        <w:tc>
          <w:tcPr>
            <w:tcW w:w="2306" w:type="dxa"/>
            <w:tcMar>
              <w:left w:w="105" w:type="dxa"/>
              <w:right w:w="105" w:type="dxa"/>
            </w:tcMar>
          </w:tcPr>
          <w:p w:rsidR="002136CB" w:rsidP="006346F2" w:rsidRDefault="00B42246" w14:paraId="73725F28" w14:textId="25E02F24">
            <w:pPr>
              <w:rPr>
                <w:rFonts w:ascii="Aptos" w:hAnsi="Aptos" w:eastAsia="Aptos" w:cs="Aptos"/>
              </w:rPr>
            </w:pPr>
            <w:commentRangeStart w:id="59"/>
            <w:commentRangeStart w:id="60"/>
            <w:r>
              <w:rPr>
                <w:rFonts w:ascii="Aptos" w:hAnsi="Aptos" w:eastAsia="Aptos" w:cs="Aptos"/>
              </w:rPr>
              <w:t>Animation of an inverted file index paging in and out vector data.</w:t>
            </w:r>
            <w:commentRangeEnd w:id="59"/>
            <w:r w:rsidR="0018546D">
              <w:rPr>
                <w:rStyle w:val="CommentReference"/>
                <w:rFonts w:ascii="Aptos" w:hAnsi="Aptos" w:eastAsia="Aptos" w:cs="Aptos"/>
                <w:sz w:val="24"/>
                <w:szCs w:val="24"/>
              </w:rPr>
              <w:commentReference w:id="59"/>
            </w:r>
            <w:commentRangeEnd w:id="60"/>
            <w:r>
              <w:rPr>
                <w:rStyle w:val="CommentReference"/>
              </w:rPr>
              <w:commentReference w:id="60"/>
            </w:r>
          </w:p>
        </w:tc>
        <w:tc>
          <w:tcPr>
            <w:tcW w:w="1853" w:type="dxa"/>
          </w:tcPr>
          <w:p w:rsidR="002136CB" w:rsidP="006346F2" w:rsidRDefault="002136CB" w14:paraId="05B97D2B" w14:textId="77777777">
            <w:pPr>
              <w:rPr>
                <w:rFonts w:ascii="Aptos" w:hAnsi="Aptos" w:eastAsia="Aptos" w:cs="Aptos"/>
              </w:rPr>
            </w:pPr>
          </w:p>
        </w:tc>
      </w:tr>
      <w:tr w:rsidR="00D279D0" w:rsidTr="00BD4087" w14:paraId="5A7A5E63" w14:textId="77777777">
        <w:trPr>
          <w:trHeight w:val="1715"/>
        </w:trPr>
        <w:tc>
          <w:tcPr>
            <w:tcW w:w="1744" w:type="dxa"/>
          </w:tcPr>
          <w:p w:rsidR="00B51A30" w:rsidP="006346F2" w:rsidRDefault="00B51A30" w14:paraId="7157624B" w14:textId="4F1AC2BE">
            <w:r>
              <w:t>Considerations when choosing a search</w:t>
            </w:r>
          </w:p>
        </w:tc>
        <w:tc>
          <w:tcPr>
            <w:tcW w:w="2472" w:type="dxa"/>
          </w:tcPr>
          <w:p w:rsidRPr="4F0FB656" w:rsidR="00B51A30" w:rsidP="006346F2" w:rsidRDefault="00B51A30" w14:paraId="6A77F281" w14:textId="77777777"/>
        </w:tc>
        <w:tc>
          <w:tcPr>
            <w:tcW w:w="2534" w:type="dxa"/>
            <w:tcMar>
              <w:left w:w="105" w:type="dxa"/>
              <w:right w:w="105" w:type="dxa"/>
            </w:tcMar>
          </w:tcPr>
          <w:p w:rsidRPr="00CB2E1D" w:rsidR="00B51A30" w:rsidP="006346F2" w:rsidRDefault="002D6D95" w14:paraId="739ED549" w14:textId="4528BFE6">
            <w:pPr>
              <w:rPr>
                <w:rFonts w:asciiTheme="minorHAnsi" w:hAnsiTheme="minorHAnsi"/>
              </w:rPr>
            </w:pPr>
            <w:r w:rsidRPr="0054415A">
              <w:rPr>
                <w:rFonts w:asciiTheme="minorHAnsi" w:hAnsiTheme="minorHAnsi"/>
              </w:rPr>
              <w:t xml:space="preserve">When choosing a search method, take the following 3 items: </w:t>
            </w:r>
            <w:commentRangeStart w:id="63"/>
            <w:r w:rsidRPr="0054415A">
              <w:rPr>
                <w:rFonts w:asciiTheme="minorHAnsi" w:hAnsiTheme="minorHAnsi"/>
              </w:rPr>
              <w:t>performance, resource cost, operational cost</w:t>
            </w:r>
            <w:r w:rsidR="00B1719D">
              <w:rPr>
                <w:rFonts w:asciiTheme="minorHAnsi" w:hAnsiTheme="minorHAnsi"/>
              </w:rPr>
              <w:t>;</w:t>
            </w:r>
            <w:r w:rsidRPr="0054415A">
              <w:rPr>
                <w:rFonts w:asciiTheme="minorHAnsi" w:hAnsiTheme="minorHAnsi"/>
              </w:rPr>
              <w:t xml:space="preserve"> </w:t>
            </w:r>
            <w:r w:rsidR="00B1719D">
              <w:rPr>
                <w:rFonts w:asciiTheme="minorHAnsi" w:hAnsiTheme="minorHAnsi"/>
              </w:rPr>
              <w:t>then</w:t>
            </w:r>
            <w:r w:rsidRPr="0054415A">
              <w:rPr>
                <w:rFonts w:asciiTheme="minorHAnsi" w:hAnsiTheme="minorHAnsi"/>
              </w:rPr>
              <w:t xml:space="preserve"> </w:t>
            </w:r>
            <w:r w:rsidR="00B1719D">
              <w:rPr>
                <w:rFonts w:asciiTheme="minorHAnsi" w:hAnsiTheme="minorHAnsi"/>
              </w:rPr>
              <w:t xml:space="preserve">pick 2 to </w:t>
            </w:r>
            <w:r w:rsidRPr="0054415A">
              <w:rPr>
                <w:rFonts w:asciiTheme="minorHAnsi" w:hAnsiTheme="minorHAnsi"/>
              </w:rPr>
              <w:t>optimize</w:t>
            </w:r>
            <w:r w:rsidR="00B1719D">
              <w:rPr>
                <w:rFonts w:asciiTheme="minorHAnsi" w:hAnsiTheme="minorHAnsi"/>
              </w:rPr>
              <w:t>, as you can’t get all 3</w:t>
            </w:r>
            <w:r w:rsidRPr="0054415A">
              <w:rPr>
                <w:rFonts w:asciiTheme="minorHAnsi" w:hAnsiTheme="minorHAnsi"/>
              </w:rPr>
              <w:t xml:space="preserve">. </w:t>
            </w:r>
            <w:commentRangeEnd w:id="63"/>
            <w:r w:rsidRPr="00CB2E1D" w:rsidR="0018546D">
              <w:rPr>
                <w:rStyle w:val="CommentReference"/>
                <w:rFonts w:asciiTheme="minorHAnsi" w:hAnsiTheme="minorHAnsi"/>
                <w:sz w:val="24"/>
                <w:szCs w:val="24"/>
              </w:rPr>
              <w:commentReference w:id="63"/>
            </w:r>
            <w:r w:rsidRPr="00CB2E1D">
              <w:rPr>
                <w:rFonts w:asciiTheme="minorHAnsi" w:hAnsiTheme="minorHAnsi"/>
              </w:rPr>
              <w:t>This will lead you to one of the three methods we’ve discussed here.</w:t>
            </w:r>
          </w:p>
          <w:p w:rsidRPr="00CB2E1D" w:rsidR="00B51A30" w:rsidP="001A0648" w:rsidRDefault="059BB8E2" w14:paraId="06536BE2" w14:textId="62232C57">
            <w:pPr>
              <w:pStyle w:val="ListParagraph"/>
              <w:numPr>
                <w:ilvl w:val="0"/>
                <w:numId w:val="1"/>
              </w:numPr>
              <w:rPr>
                <w:rFonts w:eastAsia="Aptos" w:cs="Aptos" w:asciiTheme="minorHAnsi" w:hAnsiTheme="minorHAnsi"/>
              </w:rPr>
            </w:pPr>
            <w:r w:rsidRPr="00CB2E1D">
              <w:rPr>
                <w:rFonts w:asciiTheme="minorHAnsi" w:hAnsiTheme="minorHAnsi"/>
              </w:rPr>
              <w:t>As a recap:</w:t>
            </w:r>
            <w:r w:rsidRPr="00CB2E1D" w:rsidR="002D6D95">
              <w:rPr>
                <w:rFonts w:asciiTheme="minorHAnsi" w:hAnsiTheme="minorHAnsi"/>
              </w:rPr>
              <w:br/>
            </w:r>
            <w:r w:rsidRPr="00CB2E1D" w:rsidR="7C8FB3C3">
              <w:rPr>
                <w:rFonts w:eastAsia="Aptos" w:cs="Aptos" w:asciiTheme="minorHAnsi" w:hAnsiTheme="minorHAnsi"/>
                <w:b/>
              </w:rPr>
              <w:t>Exact k-NN is b</w:t>
            </w:r>
            <w:r w:rsidRPr="00CB2E1D" w:rsidR="7C8FB3C3">
              <w:rPr>
                <w:rFonts w:eastAsia="Aptos" w:cs="Aptos" w:asciiTheme="minorHAnsi" w:hAnsiTheme="minorHAnsi"/>
              </w:rPr>
              <w:t>est for small datasets where perfect accuracy is essential, or when you need heavy pre-filtering</w:t>
            </w:r>
          </w:p>
          <w:p w:rsidRPr="00CB2E1D" w:rsidR="00B51A30" w:rsidP="001A0648" w:rsidRDefault="7C8FB3C3" w14:paraId="48886977" w14:textId="3CC41FDE">
            <w:pPr>
              <w:pStyle w:val="ListParagraph"/>
              <w:numPr>
                <w:ilvl w:val="0"/>
                <w:numId w:val="1"/>
              </w:numPr>
              <w:rPr>
                <w:rFonts w:eastAsia="Aptos" w:cs="Aptos" w:asciiTheme="minorHAnsi" w:hAnsiTheme="minorHAnsi"/>
              </w:rPr>
            </w:pPr>
            <w:r w:rsidRPr="00CB2E1D">
              <w:rPr>
                <w:rFonts w:eastAsia="Aptos" w:cs="Aptos" w:asciiTheme="minorHAnsi" w:hAnsiTheme="minorHAnsi"/>
                <w:b/>
              </w:rPr>
              <w:t>HNSW is b</w:t>
            </w:r>
            <w:r w:rsidRPr="00CB2E1D">
              <w:rPr>
                <w:rFonts w:eastAsia="Aptos" w:cs="Aptos" w:asciiTheme="minorHAnsi" w:hAnsiTheme="minorHAnsi"/>
              </w:rPr>
              <w:t>est for low-latency search on larger datasets where you can afford more memory</w:t>
            </w:r>
            <w:r w:rsidRPr="00CB2E1D" w:rsidR="002D6D95">
              <w:rPr>
                <w:rFonts w:asciiTheme="minorHAnsi" w:hAnsiTheme="minorHAnsi"/>
              </w:rPr>
              <w:br/>
            </w:r>
            <w:r w:rsidRPr="00CB2E1D">
              <w:rPr>
                <w:rFonts w:eastAsia="Aptos" w:cs="Aptos" w:asciiTheme="minorHAnsi" w:hAnsiTheme="minorHAnsi"/>
              </w:rPr>
              <w:t xml:space="preserve">and </w:t>
            </w:r>
          </w:p>
          <w:p w:rsidR="0097007C" w:rsidP="007A3595" w:rsidRDefault="7C8FB3C3" w14:paraId="07395058" w14:textId="32B890E1">
            <w:pPr>
              <w:pStyle w:val="ListParagraph"/>
              <w:numPr>
                <w:ilvl w:val="0"/>
                <w:numId w:val="3"/>
              </w:numPr>
              <w:rPr>
                <w:rFonts w:eastAsia="Aptos" w:cs="Aptos" w:asciiTheme="minorHAnsi" w:hAnsiTheme="minorHAnsi"/>
              </w:rPr>
            </w:pPr>
            <w:r w:rsidRPr="0097007C">
              <w:rPr>
                <w:rFonts w:eastAsia="Aptos" w:cs="Aptos" w:asciiTheme="minorHAnsi" w:hAnsiTheme="minorHAnsi"/>
                <w:b/>
              </w:rPr>
              <w:t>IVF is b</w:t>
            </w:r>
            <w:r w:rsidRPr="0097007C">
              <w:rPr>
                <w:rFonts w:eastAsia="Aptos" w:cs="Aptos" w:asciiTheme="minorHAnsi" w:hAnsiTheme="minorHAnsi"/>
              </w:rPr>
              <w:t>est for very large datasets where memory is constrained, and you're willing to accept training overhead</w:t>
            </w:r>
          </w:p>
          <w:p w:rsidR="0097007C" w:rsidP="0097007C" w:rsidRDefault="0097007C" w14:paraId="7BB3809A" w14:textId="77777777">
            <w:pPr>
              <w:rPr>
                <w:rFonts w:eastAsia="Aptos" w:cs="Aptos" w:asciiTheme="minorHAnsi" w:hAnsiTheme="minorHAnsi"/>
              </w:rPr>
            </w:pPr>
          </w:p>
          <w:p w:rsidRPr="0097007C" w:rsidR="007A3595" w:rsidP="0097007C" w:rsidRDefault="007A3595" w14:paraId="75C0D785" w14:textId="3937C918">
            <w:pPr>
              <w:rPr>
                <w:rFonts w:eastAsia="Aptos" w:cs="Aptos" w:asciiTheme="minorHAnsi" w:hAnsiTheme="minorHAnsi"/>
              </w:rPr>
            </w:pPr>
            <w:r w:rsidRPr="0097007C">
              <w:rPr>
                <w:rFonts w:eastAsia="Aptos" w:cs="Aptos" w:asciiTheme="minorHAnsi" w:hAnsiTheme="minorHAnsi"/>
              </w:rPr>
              <w:t>We’ve covered a lot this lesson</w:t>
            </w:r>
            <w:r w:rsidRPr="0097007C" w:rsidR="006D51B7">
              <w:rPr>
                <w:rFonts w:eastAsia="Aptos" w:cs="Aptos" w:asciiTheme="minorHAnsi" w:hAnsiTheme="minorHAnsi"/>
              </w:rPr>
              <w:t xml:space="preserve">, but know you know </w:t>
            </w:r>
            <w:r w:rsidRPr="0097007C" w:rsidR="00290070">
              <w:rPr>
                <w:rFonts w:eastAsia="Aptos" w:cs="Aptos" w:asciiTheme="minorHAnsi" w:hAnsiTheme="minorHAnsi"/>
              </w:rPr>
              <w:t>what vector search algorithms</w:t>
            </w:r>
            <w:r w:rsidRPr="0097007C" w:rsidR="00EE72E9">
              <w:rPr>
                <w:rFonts w:eastAsia="Aptos" w:cs="Aptos" w:asciiTheme="minorHAnsi" w:hAnsiTheme="minorHAnsi"/>
              </w:rPr>
              <w:t xml:space="preserve"> there are, and how to </w:t>
            </w:r>
            <w:r w:rsidRPr="0097007C" w:rsidR="00F545A1">
              <w:rPr>
                <w:rFonts w:eastAsia="Aptos" w:cs="Aptos" w:asciiTheme="minorHAnsi" w:hAnsiTheme="minorHAnsi"/>
              </w:rPr>
              <w:t>choose</w:t>
            </w:r>
            <w:r w:rsidRPr="0097007C" w:rsidR="00EE72E9">
              <w:rPr>
                <w:rFonts w:eastAsia="Aptos" w:cs="Aptos" w:asciiTheme="minorHAnsi" w:hAnsiTheme="minorHAnsi"/>
              </w:rPr>
              <w:t xml:space="preserve"> the best option for your application. </w:t>
            </w:r>
          </w:p>
          <w:p w:rsidRPr="00CB2E1D" w:rsidR="00B51A30" w:rsidP="006346F2" w:rsidRDefault="00B51A30" w14:paraId="4062B847" w14:textId="5F16A6C3">
            <w:pPr>
              <w:rPr>
                <w:rFonts w:asciiTheme="minorHAnsi" w:hAnsiTheme="minorHAnsi"/>
              </w:rPr>
            </w:pPr>
          </w:p>
        </w:tc>
        <w:tc>
          <w:tcPr>
            <w:tcW w:w="2306" w:type="dxa"/>
            <w:tcMar>
              <w:left w:w="105" w:type="dxa"/>
              <w:right w:w="105" w:type="dxa"/>
            </w:tcMar>
          </w:tcPr>
          <w:p w:rsidR="00B51A30" w:rsidP="0EBFE569" w:rsidRDefault="00EA1E1B" w14:paraId="76289B0A" w14:textId="0D489961">
            <w:pPr>
              <w:rPr>
                <w:rFonts w:ascii="Aptos" w:hAnsi="Aptos" w:eastAsia="Aptos" w:cs="Aptos"/>
              </w:rPr>
            </w:pPr>
            <w:r>
              <w:rPr>
                <w:rFonts w:ascii="Aptos" w:hAnsi="Aptos" w:eastAsia="Aptos" w:cs="Aptos"/>
              </w:rPr>
              <w:t xml:space="preserve">A chart </w:t>
            </w:r>
            <w:r w:rsidR="00430D23">
              <w:rPr>
                <w:rFonts w:ascii="Aptos" w:hAnsi="Aptos" w:eastAsia="Aptos" w:cs="Aptos"/>
              </w:rPr>
              <w:t xml:space="preserve">showing the 3 </w:t>
            </w:r>
            <w:r w:rsidR="00D667EE">
              <w:rPr>
                <w:rFonts w:ascii="Aptos" w:hAnsi="Aptos" w:eastAsia="Aptos" w:cs="Aptos"/>
              </w:rPr>
              <w:t>pillars connected to each other.</w:t>
            </w:r>
          </w:p>
          <w:p w:rsidR="00B51A30" w:rsidP="0EBFE569" w:rsidRDefault="00B51A30" w14:paraId="52080AD2" w14:textId="68C7FA1F">
            <w:pPr>
              <w:rPr>
                <w:rFonts w:ascii="Aptos" w:hAnsi="Aptos" w:eastAsia="Aptos" w:cs="Aptos"/>
              </w:rPr>
            </w:pPr>
          </w:p>
          <w:p w:rsidR="00B51A30" w:rsidP="0EBFE569" w:rsidRDefault="00B51A30" w14:paraId="0E278BA9" w14:textId="4A7E9B65">
            <w:pPr>
              <w:rPr>
                <w:rFonts w:ascii="Aptos" w:hAnsi="Aptos" w:eastAsia="Aptos" w:cs="Aptos"/>
              </w:rPr>
            </w:pPr>
          </w:p>
          <w:p w:rsidR="00B51A30" w:rsidP="0EBFE569" w:rsidRDefault="00B51A30" w14:paraId="5701D202" w14:textId="50421EAF">
            <w:pPr>
              <w:rPr>
                <w:rFonts w:ascii="Aptos" w:hAnsi="Aptos" w:eastAsia="Aptos" w:cs="Aptos"/>
              </w:rPr>
            </w:pPr>
          </w:p>
          <w:p w:rsidR="00B51A30" w:rsidP="006346F2" w:rsidRDefault="5007C953" w14:paraId="26445E53" w14:textId="36C603C3">
            <w:r w:rsidRPr="0EBFE569">
              <w:rPr>
                <w:rFonts w:ascii="Aptos" w:hAnsi="Aptos" w:eastAsia="Aptos" w:cs="Aptos"/>
                <w:b/>
                <w:bCs/>
              </w:rPr>
              <w:t>comparison table</w:t>
            </w:r>
            <w:r w:rsidRPr="0EBFE569">
              <w:rPr>
                <w:rFonts w:ascii="Aptos" w:hAnsi="Aptos" w:eastAsia="Aptos" w:cs="Aptos"/>
              </w:rPr>
              <w:t xml:space="preserve"> showing kNN/HNSW/IVF across metrics like: Accuracy, Speed, Memory Usage, Best For (dataset size)</w:t>
            </w:r>
          </w:p>
        </w:tc>
        <w:tc>
          <w:tcPr>
            <w:tcW w:w="1853" w:type="dxa"/>
          </w:tcPr>
          <w:p w:rsidR="00B51A30" w:rsidP="006346F2" w:rsidRDefault="00B51A30" w14:paraId="27E36A86" w14:textId="77777777">
            <w:pPr>
              <w:rPr>
                <w:rFonts w:ascii="Aptos" w:hAnsi="Aptos" w:eastAsia="Aptos" w:cs="Aptos"/>
              </w:rPr>
            </w:pPr>
          </w:p>
        </w:tc>
      </w:tr>
    </w:tbl>
    <w:p w:rsidR="006428CD" w:rsidP="006428CD" w:rsidRDefault="006428CD" w14:paraId="32AEAFA9" w14:textId="77777777"/>
    <w:p w:rsidR="006428CD" w:rsidP="006428CD" w:rsidRDefault="006428CD" w14:paraId="7295C121" w14:textId="77777777">
      <w:pPr>
        <w:rPr>
          <w:color w:val="EE0000"/>
        </w:rPr>
      </w:pPr>
      <w:r>
        <w:t xml:space="preserve">End of Lesson Quiz: </w:t>
      </w:r>
      <w:r>
        <w:rPr>
          <w:color w:val="EE0000"/>
        </w:rPr>
        <w:t>{To be written}</w:t>
      </w:r>
    </w:p>
    <w:p w:rsidR="006E49F5" w:rsidP="006428CD" w:rsidRDefault="006E49F5" w14:paraId="4CC01F5F" w14:textId="77777777"/>
    <w:p w:rsidR="00794890" w:rsidP="00E47725" w:rsidRDefault="08E182A9" w14:paraId="07879FE2" w14:textId="7A934458">
      <w:pPr>
        <w:rPr>
          <w:rStyle w:val="Heading2Char"/>
        </w:rPr>
      </w:pPr>
      <w:bookmarkStart w:name="_Toc520356366" w:id="65"/>
      <w:bookmarkStart w:name="_Toc2086656177" w:id="66"/>
      <w:bookmarkStart w:name="_Toc792753290" w:id="67"/>
      <w:bookmarkStart w:name="_Toc1467777988" w:id="68"/>
      <w:bookmarkStart w:name="_Toc1137998228" w:id="69"/>
      <w:commentRangeStart w:id="70"/>
      <w:commentRangeStart w:id="71"/>
      <w:commentRangeStart w:id="72"/>
      <w:r w:rsidRPr="78369DE6">
        <w:rPr>
          <w:rStyle w:val="Heading2Char"/>
        </w:rPr>
        <w:t>Lesson 1-3</w:t>
      </w:r>
      <w:bookmarkEnd w:id="65"/>
      <w:bookmarkEnd w:id="66"/>
      <w:r w:rsidR="00794890">
        <w:rPr>
          <w:rStyle w:val="Heading2Char"/>
        </w:rPr>
        <w:t>: GPUs vs CPUs in OpenSearch</w:t>
      </w:r>
      <w:bookmarkEnd w:id="67"/>
      <w:bookmarkEnd w:id="68"/>
      <w:bookmarkEnd w:id="69"/>
    </w:p>
    <w:p w:rsidRPr="00776957" w:rsidR="00E47725" w:rsidP="00E47725" w:rsidRDefault="0018546D" w14:paraId="20458CE4" w14:textId="3FF61962">
      <w:commentRangeEnd w:id="70"/>
      <w:r>
        <w:rPr>
          <w:rStyle w:val="CommentReference"/>
          <w:sz w:val="24"/>
          <w:szCs w:val="24"/>
        </w:rPr>
        <w:commentReference w:id="70"/>
      </w:r>
      <w:commentRangeEnd w:id="71"/>
      <w:r>
        <w:rPr>
          <w:rStyle w:val="CommentReference"/>
        </w:rPr>
        <w:commentReference w:id="71"/>
      </w:r>
      <w:commentRangeEnd w:id="72"/>
      <w:r>
        <w:rPr>
          <w:rStyle w:val="CommentReference"/>
        </w:rPr>
        <w:commentReference w:id="72"/>
      </w:r>
      <w:r w:rsidR="08E182A9">
        <w:t xml:space="preserve"> </w:t>
      </w:r>
      <w:r w:rsidR="00E47725">
        <w:t>Lesson description:</w:t>
      </w:r>
      <w:r w:rsidRPr="186E01E4" w:rsidR="60A085E1">
        <w:rPr>
          <w:rFonts w:ascii="system-ui" w:hAnsi="system-ui" w:eastAsia="system-ui" w:cs="system-ui"/>
          <w:i/>
          <w:iCs/>
          <w:color w:val="333333"/>
          <w:sz w:val="19"/>
          <w:szCs w:val="19"/>
        </w:rPr>
        <w:t xml:space="preserve"> Should your OpenSearch cluster use GPUs or CPUs? This lesson breaks down how GPU acceleration works for vector index building, why it dramatically reduces build times at scale, and where the costs and complexity may not be worth it. You'll walk away with a practical framework for deciding which compute option fits your workload.</w:t>
      </w:r>
    </w:p>
    <w:tbl>
      <w:tblPr>
        <w:tblStyle w:val="TableGrid"/>
        <w:tblW w:w="0" w:type="auto"/>
        <w:tblLook w:val="06A0" w:firstRow="1" w:lastRow="0" w:firstColumn="1" w:lastColumn="0" w:noHBand="1" w:noVBand="1"/>
      </w:tblPr>
      <w:tblGrid>
        <w:gridCol w:w="3116"/>
        <w:gridCol w:w="3117"/>
        <w:gridCol w:w="3117"/>
      </w:tblGrid>
      <w:tr w:rsidR="00D81473" w:rsidTr="7E660D2E" w14:paraId="6A92CDF2" w14:textId="77777777">
        <w:trPr>
          <w:trHeight w:val="300"/>
        </w:trPr>
        <w:tc>
          <w:tcPr>
            <w:tcW w:w="3120" w:type="dxa"/>
          </w:tcPr>
          <w:p w:rsidR="7E660D2E" w:rsidP="7E660D2E" w:rsidRDefault="7E660D2E" w14:paraId="296D205D" w14:textId="00490EB4">
            <w:pPr>
              <w:rPr>
                <w:color w:val="EE0000"/>
              </w:rPr>
            </w:pPr>
            <w:r w:rsidRPr="7E660D2E">
              <w:rPr>
                <w:color w:val="EE0000"/>
              </w:rPr>
              <w:t>Reviewer</w:t>
            </w:r>
          </w:p>
        </w:tc>
        <w:tc>
          <w:tcPr>
            <w:tcW w:w="3120" w:type="dxa"/>
          </w:tcPr>
          <w:p w:rsidR="7E660D2E" w:rsidP="7E660D2E" w:rsidRDefault="7E660D2E" w14:paraId="045139EE" w14:textId="5CD4FD21">
            <w:pPr>
              <w:rPr>
                <w:color w:val="EE0000"/>
              </w:rPr>
            </w:pPr>
            <w:r w:rsidRPr="7E660D2E">
              <w:rPr>
                <w:color w:val="EE0000"/>
              </w:rPr>
              <w:t>Approved? Date?</w:t>
            </w:r>
          </w:p>
        </w:tc>
        <w:tc>
          <w:tcPr>
            <w:tcW w:w="3120" w:type="dxa"/>
          </w:tcPr>
          <w:p w:rsidR="7E660D2E" w:rsidP="7E660D2E" w:rsidRDefault="7E660D2E" w14:paraId="5C2A0133" w14:textId="098881FE">
            <w:pPr>
              <w:rPr>
                <w:color w:val="EE0000"/>
              </w:rPr>
            </w:pPr>
            <w:r w:rsidRPr="7E660D2E">
              <w:rPr>
                <w:color w:val="EE0000"/>
              </w:rPr>
              <w:t>Additional comments if any</w:t>
            </w:r>
          </w:p>
        </w:tc>
      </w:tr>
      <w:tr w:rsidR="00D81473" w:rsidTr="7E660D2E" w14:paraId="6CDB0F9B" w14:textId="77777777">
        <w:trPr>
          <w:trHeight w:val="300"/>
        </w:trPr>
        <w:tc>
          <w:tcPr>
            <w:tcW w:w="3120" w:type="dxa"/>
          </w:tcPr>
          <w:p w:rsidR="7E660D2E" w:rsidP="7E660D2E" w:rsidRDefault="7E660D2E" w14:paraId="15DB0658" w14:textId="56C04088">
            <w:pPr>
              <w:rPr>
                <w:color w:val="EE0000"/>
              </w:rPr>
            </w:pPr>
            <w:r w:rsidRPr="7E660D2E">
              <w:rPr>
                <w:color w:val="EE0000"/>
              </w:rPr>
              <w:t>Brian</w:t>
            </w:r>
          </w:p>
        </w:tc>
        <w:tc>
          <w:tcPr>
            <w:tcW w:w="3120" w:type="dxa"/>
          </w:tcPr>
          <w:p w:rsidR="7E660D2E" w:rsidP="7E660D2E" w:rsidRDefault="067ECA93" w14:paraId="0C453620" w14:textId="6B58D817">
            <w:pPr>
              <w:rPr>
                <w:color w:val="EE0000"/>
              </w:rPr>
            </w:pPr>
            <w:r w:rsidRPr="0EBFE569">
              <w:rPr>
                <w:color w:val="EE0000"/>
              </w:rPr>
              <w:t>Approved 1/18</w:t>
            </w:r>
          </w:p>
        </w:tc>
        <w:tc>
          <w:tcPr>
            <w:tcW w:w="3120" w:type="dxa"/>
          </w:tcPr>
          <w:p w:rsidR="7E660D2E" w:rsidP="7E660D2E" w:rsidRDefault="067ECA93" w14:paraId="633BDA04" w14:textId="19B2C19F">
            <w:pPr>
              <w:rPr>
                <w:color w:val="EE0000"/>
              </w:rPr>
            </w:pPr>
            <w:r w:rsidRPr="0EBFE569">
              <w:rPr>
                <w:color w:val="EE0000"/>
              </w:rPr>
              <w:t>Made some significant changes, added some real-world examples</w:t>
            </w:r>
          </w:p>
        </w:tc>
      </w:tr>
      <w:tr w:rsidR="00D81473" w:rsidTr="7E660D2E" w14:paraId="66387419" w14:textId="77777777">
        <w:trPr>
          <w:trHeight w:val="300"/>
        </w:trPr>
        <w:tc>
          <w:tcPr>
            <w:tcW w:w="3120" w:type="dxa"/>
          </w:tcPr>
          <w:p w:rsidR="7E660D2E" w:rsidP="7E660D2E" w:rsidRDefault="7E660D2E" w14:paraId="4966CAAC" w14:textId="1B3C02EC">
            <w:pPr>
              <w:rPr>
                <w:color w:val="EE0000"/>
              </w:rPr>
            </w:pPr>
            <w:r w:rsidRPr="7E660D2E">
              <w:rPr>
                <w:color w:val="EE0000"/>
              </w:rPr>
              <w:t>Alex or Muneer</w:t>
            </w:r>
          </w:p>
        </w:tc>
        <w:tc>
          <w:tcPr>
            <w:tcW w:w="3120" w:type="dxa"/>
          </w:tcPr>
          <w:p w:rsidR="7E660D2E" w:rsidP="036E3085" w:rsidRDefault="26462A27" w14:paraId="51A24A0B" w14:textId="5D8AFBE4">
            <w:pPr>
              <w:rPr>
                <w:color w:val="EE0000"/>
              </w:rPr>
            </w:pPr>
            <w:r w:rsidRPr="7A709960">
              <w:rPr>
                <w:color w:val="EE0000"/>
              </w:rPr>
              <w:t>Reviewed</w:t>
            </w:r>
            <w:r w:rsidRPr="7A709960" w:rsidR="54C71E59">
              <w:rPr>
                <w:color w:val="EE0000"/>
              </w:rPr>
              <w:t xml:space="preserve"> (Alex)</w:t>
            </w:r>
            <w:r w:rsidRPr="7A709960">
              <w:rPr>
                <w:color w:val="EE0000"/>
              </w:rPr>
              <w:t xml:space="preserve"> 1/23</w:t>
            </w:r>
          </w:p>
          <w:p w:rsidR="7E660D2E" w:rsidP="7E660D2E" w:rsidRDefault="305AC9AB" w14:paraId="5E036EB0" w14:textId="2402FF06">
            <w:pPr>
              <w:rPr>
                <w:color w:val="EE0000"/>
              </w:rPr>
            </w:pPr>
            <w:r w:rsidRPr="036E3085">
              <w:rPr>
                <w:color w:val="EE0000"/>
              </w:rPr>
              <w:t>Approved (Muneer) - 1/23/25</w:t>
            </w:r>
          </w:p>
        </w:tc>
        <w:tc>
          <w:tcPr>
            <w:tcW w:w="3120" w:type="dxa"/>
          </w:tcPr>
          <w:p w:rsidR="7E660D2E" w:rsidP="7E660D2E" w:rsidRDefault="7E660D2E" w14:paraId="55A68B94" w14:textId="274F1085">
            <w:pPr>
              <w:rPr>
                <w:color w:val="EE0000"/>
              </w:rPr>
            </w:pPr>
          </w:p>
        </w:tc>
      </w:tr>
      <w:tr w:rsidR="00D81473" w:rsidTr="7E660D2E" w14:paraId="17ED43BC" w14:textId="77777777">
        <w:trPr>
          <w:trHeight w:val="300"/>
        </w:trPr>
        <w:tc>
          <w:tcPr>
            <w:tcW w:w="3120" w:type="dxa"/>
          </w:tcPr>
          <w:p w:rsidR="7E660D2E" w:rsidP="7E660D2E" w:rsidRDefault="7E660D2E" w14:paraId="73C0B73F" w14:textId="13BBE097">
            <w:pPr>
              <w:rPr>
                <w:color w:val="EE0000"/>
              </w:rPr>
            </w:pPr>
            <w:r w:rsidRPr="7E660D2E">
              <w:rPr>
                <w:color w:val="EE0000"/>
              </w:rPr>
              <w:t>Michelle</w:t>
            </w:r>
          </w:p>
        </w:tc>
        <w:tc>
          <w:tcPr>
            <w:tcW w:w="3120" w:type="dxa"/>
          </w:tcPr>
          <w:p w:rsidR="7E660D2E" w:rsidP="7E660D2E" w:rsidRDefault="00B2677A" w14:paraId="5A3167AE" w14:textId="732F41F4">
            <w:pPr>
              <w:rPr>
                <w:color w:val="EE0000"/>
              </w:rPr>
            </w:pPr>
            <w:r>
              <w:rPr>
                <w:color w:val="EE0000"/>
              </w:rPr>
              <w:t>Approved 1/26/25</w:t>
            </w:r>
          </w:p>
        </w:tc>
        <w:tc>
          <w:tcPr>
            <w:tcW w:w="3120" w:type="dxa"/>
          </w:tcPr>
          <w:p w:rsidR="7E660D2E" w:rsidP="7E660D2E" w:rsidRDefault="0094535A" w14:paraId="7F321E48" w14:textId="3A63FE34">
            <w:pPr>
              <w:rPr>
                <w:color w:val="EE0000"/>
              </w:rPr>
            </w:pPr>
            <w:r>
              <w:rPr>
                <w:color w:val="EE0000"/>
              </w:rPr>
              <w:t>Smoothed out transitions between sections; need to stil address comment from Alex B</w:t>
            </w:r>
          </w:p>
        </w:tc>
      </w:tr>
    </w:tbl>
    <w:p w:rsidR="7E660D2E" w:rsidP="7E660D2E" w:rsidRDefault="7E660D2E" w14:paraId="78EE07A9" w14:textId="795E4385">
      <w:pPr>
        <w:rPr>
          <w:color w:val="EE0000"/>
        </w:rPr>
      </w:pPr>
    </w:p>
    <w:tbl>
      <w:tblPr>
        <w:tblStyle w:val="TableGrid"/>
        <w:tblW w:w="10827"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52"/>
        <w:gridCol w:w="1564"/>
        <w:gridCol w:w="2616"/>
        <w:gridCol w:w="4209"/>
        <w:gridCol w:w="1086"/>
      </w:tblGrid>
      <w:tr w:rsidR="00B12ACB" w:rsidTr="00BD4087" w14:paraId="1031622C" w14:textId="77777777">
        <w:trPr>
          <w:trHeight w:val="318"/>
        </w:trPr>
        <w:tc>
          <w:tcPr>
            <w:tcW w:w="1352" w:type="dxa"/>
          </w:tcPr>
          <w:p w:rsidRPr="4FEA59C1" w:rsidR="00AC37B8" w:rsidRDefault="00AC37B8" w14:paraId="273AD5E1" w14:textId="77777777">
            <w:pPr>
              <w:rPr>
                <w:rFonts w:ascii="Aptos" w:hAnsi="Aptos" w:eastAsia="Aptos" w:cs="Aptos"/>
                <w:b/>
                <w:bCs/>
              </w:rPr>
            </w:pPr>
            <w:r>
              <w:rPr>
                <w:rFonts w:ascii="Aptos" w:hAnsi="Aptos" w:eastAsia="Aptos" w:cs="Aptos"/>
                <w:b/>
                <w:bCs/>
              </w:rPr>
              <w:t>Chapter Title</w:t>
            </w:r>
          </w:p>
        </w:tc>
        <w:tc>
          <w:tcPr>
            <w:tcW w:w="1564" w:type="dxa"/>
          </w:tcPr>
          <w:p w:rsidRPr="4FEA59C1" w:rsidR="00AC37B8" w:rsidRDefault="00AC37B8" w14:paraId="11399503" w14:textId="399D6B88">
            <w:pPr>
              <w:rPr>
                <w:rFonts w:ascii="Aptos" w:hAnsi="Aptos" w:eastAsia="Aptos" w:cs="Aptos"/>
                <w:b/>
                <w:bCs/>
              </w:rPr>
            </w:pPr>
            <w:r>
              <w:rPr>
                <w:rFonts w:ascii="Aptos" w:hAnsi="Aptos" w:eastAsia="Aptos" w:cs="Aptos"/>
                <w:b/>
                <w:bCs/>
              </w:rPr>
              <w:t>Time Estimate</w:t>
            </w:r>
          </w:p>
        </w:tc>
        <w:tc>
          <w:tcPr>
            <w:tcW w:w="2616" w:type="dxa"/>
            <w:tcMar>
              <w:left w:w="105" w:type="dxa"/>
              <w:right w:w="105" w:type="dxa"/>
            </w:tcMar>
          </w:tcPr>
          <w:p w:rsidR="00AC37B8" w:rsidRDefault="00AC37B8" w14:paraId="172BE46B" w14:textId="77777777">
            <w:pPr>
              <w:rPr>
                <w:rFonts w:ascii="Aptos" w:hAnsi="Aptos" w:eastAsia="Aptos" w:cs="Aptos"/>
              </w:rPr>
            </w:pPr>
            <w:r w:rsidRPr="4FEA59C1">
              <w:rPr>
                <w:rFonts w:ascii="Aptos" w:hAnsi="Aptos" w:eastAsia="Aptos" w:cs="Aptos"/>
                <w:b/>
                <w:bCs/>
              </w:rPr>
              <w:t>Voice Over</w:t>
            </w:r>
          </w:p>
        </w:tc>
        <w:tc>
          <w:tcPr>
            <w:tcW w:w="4209" w:type="dxa"/>
            <w:tcMar>
              <w:left w:w="105" w:type="dxa"/>
              <w:right w:w="105" w:type="dxa"/>
            </w:tcMar>
          </w:tcPr>
          <w:p w:rsidR="00AC37B8" w:rsidRDefault="00AC37B8" w14:paraId="09E6A1E2" w14:textId="77777777">
            <w:pPr>
              <w:rPr>
                <w:rFonts w:ascii="Aptos" w:hAnsi="Aptos" w:eastAsia="Aptos" w:cs="Aptos"/>
              </w:rPr>
            </w:pPr>
            <w:r w:rsidRPr="4FEA59C1">
              <w:rPr>
                <w:rFonts w:ascii="Aptos" w:hAnsi="Aptos" w:eastAsia="Aptos" w:cs="Aptos"/>
                <w:b/>
                <w:bCs/>
              </w:rPr>
              <w:t>Visuals</w:t>
            </w:r>
          </w:p>
        </w:tc>
        <w:tc>
          <w:tcPr>
            <w:tcW w:w="1086" w:type="dxa"/>
          </w:tcPr>
          <w:p w:rsidRPr="4FEA59C1" w:rsidR="00AC37B8" w:rsidRDefault="00AC37B8" w14:paraId="6FDD19BD" w14:textId="77777777">
            <w:pPr>
              <w:rPr>
                <w:rFonts w:ascii="Aptos" w:hAnsi="Aptos" w:eastAsia="Aptos" w:cs="Aptos"/>
                <w:b/>
                <w:bCs/>
              </w:rPr>
            </w:pPr>
            <w:r>
              <w:rPr>
                <w:rFonts w:ascii="Aptos" w:hAnsi="Aptos" w:eastAsia="Aptos" w:cs="Aptos"/>
                <w:b/>
                <w:bCs/>
              </w:rPr>
              <w:t>Chapter resources</w:t>
            </w:r>
          </w:p>
        </w:tc>
      </w:tr>
      <w:tr w:rsidR="00B12ACB" w:rsidTr="00BD4087" w14:paraId="60DA6315" w14:textId="77777777">
        <w:trPr>
          <w:trHeight w:val="1797"/>
        </w:trPr>
        <w:tc>
          <w:tcPr>
            <w:tcW w:w="1352" w:type="dxa"/>
          </w:tcPr>
          <w:p w:rsidRPr="4F0FB656" w:rsidR="00AC37B8" w:rsidRDefault="00794890" w14:paraId="518FE4DC" w14:textId="3DCFA353">
            <w:r>
              <w:t>Lesson overview</w:t>
            </w:r>
          </w:p>
        </w:tc>
        <w:tc>
          <w:tcPr>
            <w:tcW w:w="1564" w:type="dxa"/>
          </w:tcPr>
          <w:p w:rsidR="00AC37B8" w:rsidRDefault="00993974" w14:paraId="47624432" w14:textId="710E638D">
            <w:r>
              <w:t>:20-:25</w:t>
            </w:r>
          </w:p>
        </w:tc>
        <w:tc>
          <w:tcPr>
            <w:tcW w:w="2616" w:type="dxa"/>
            <w:tcMar>
              <w:left w:w="105" w:type="dxa"/>
              <w:right w:w="105" w:type="dxa"/>
            </w:tcMar>
          </w:tcPr>
          <w:p w:rsidR="00AC37B8" w:rsidRDefault="003B2732" w14:paraId="1CDADB53" w14:textId="6553C581">
            <w:r>
              <w:t xml:space="preserve">Welcome to </w:t>
            </w:r>
            <w:r w:rsidR="00AC37B8">
              <w:t xml:space="preserve">lesson </w:t>
            </w:r>
            <w:r>
              <w:t>3. In t</w:t>
            </w:r>
            <w:r w:rsidR="00AC37B8">
              <w:t>his lesson</w:t>
            </w:r>
            <w:r>
              <w:t xml:space="preserve"> we’ll</w:t>
            </w:r>
            <w:r w:rsidR="00AC37B8">
              <w:t xml:space="preserve"> focused on </w:t>
            </w:r>
            <w:r>
              <w:t xml:space="preserve">the role of </w:t>
            </w:r>
            <w:r w:rsidR="79D11DE4">
              <w:t>GPU</w:t>
            </w:r>
            <w:r w:rsidR="275EC1AE">
              <w:t>s</w:t>
            </w:r>
            <w:r w:rsidR="00AC37B8">
              <w:t xml:space="preserve"> in OpenSearch and AI search. </w:t>
            </w:r>
            <w:r w:rsidR="00203615">
              <w:t>You’ll learn</w:t>
            </w:r>
            <w:r w:rsidR="00AC37B8">
              <w:t xml:space="preserve"> why you might use </w:t>
            </w:r>
            <w:r w:rsidR="79D11DE4">
              <w:t>GPU</w:t>
            </w:r>
            <w:r w:rsidR="6F2EF518">
              <w:t>s</w:t>
            </w:r>
            <w:r w:rsidR="00AC37B8">
              <w:t xml:space="preserve"> over </w:t>
            </w:r>
            <w:r w:rsidR="79D11DE4">
              <w:t>CPU</w:t>
            </w:r>
            <w:r w:rsidR="19C3B51D">
              <w:t>s</w:t>
            </w:r>
            <w:r w:rsidR="00AC37B8">
              <w:t xml:space="preserve">, the tradeoffs between </w:t>
            </w:r>
            <w:r w:rsidR="79D11DE4">
              <w:t>GPU</w:t>
            </w:r>
            <w:r w:rsidR="76E8DAF5">
              <w:t>s</w:t>
            </w:r>
            <w:r w:rsidR="00AC37B8">
              <w:t xml:space="preserve"> and </w:t>
            </w:r>
            <w:r w:rsidR="79D11DE4">
              <w:t>CPU</w:t>
            </w:r>
            <w:r w:rsidR="0DFC950A">
              <w:t>s</w:t>
            </w:r>
            <w:r w:rsidR="00AC37B8">
              <w:t>, and how to determine the right one for your OpenSearch project.</w:t>
            </w:r>
          </w:p>
          <w:p w:rsidR="00AC37B8" w:rsidRDefault="00AC37B8" w14:paraId="503F8DAD" w14:textId="77777777"/>
          <w:p w:rsidRPr="4F0FB656" w:rsidR="00AC37B8" w:rsidRDefault="00AC37B8" w14:paraId="184BB294" w14:textId="0F9EFB38">
            <w:r>
              <w:t>41 words</w:t>
            </w:r>
          </w:p>
        </w:tc>
        <w:tc>
          <w:tcPr>
            <w:tcW w:w="4209" w:type="dxa"/>
            <w:tcMar>
              <w:left w:w="105" w:type="dxa"/>
              <w:right w:w="105" w:type="dxa"/>
            </w:tcMar>
          </w:tcPr>
          <w:p w:rsidR="00AC37B8" w:rsidRDefault="00AC37B8" w14:paraId="2B0E8566" w14:textId="77777777">
            <w:pPr>
              <w:rPr>
                <w:rFonts w:ascii="Aptos" w:hAnsi="Aptos" w:eastAsia="Aptos" w:cs="Aptos"/>
              </w:rPr>
            </w:pPr>
          </w:p>
        </w:tc>
        <w:tc>
          <w:tcPr>
            <w:tcW w:w="1086" w:type="dxa"/>
          </w:tcPr>
          <w:p w:rsidR="00AC37B8" w:rsidRDefault="00AC37B8" w14:paraId="67206548" w14:textId="77777777">
            <w:pPr>
              <w:rPr>
                <w:rFonts w:ascii="Aptos" w:hAnsi="Aptos" w:eastAsia="Aptos" w:cs="Aptos"/>
              </w:rPr>
            </w:pPr>
          </w:p>
        </w:tc>
      </w:tr>
      <w:tr w:rsidR="00B12ACB" w:rsidTr="00BD4087" w14:paraId="5AD4AA9D" w14:textId="77777777">
        <w:trPr>
          <w:trHeight w:val="1797"/>
        </w:trPr>
        <w:tc>
          <w:tcPr>
            <w:tcW w:w="1352" w:type="dxa"/>
          </w:tcPr>
          <w:p w:rsidR="00AC37B8" w:rsidRDefault="00AC37B8" w14:paraId="0E5AA43D" w14:textId="75F3DF7B">
            <w:r>
              <w:t>Why GPU</w:t>
            </w:r>
            <w:r w:rsidR="00637E86">
              <w:t>s</w:t>
            </w:r>
            <w:r>
              <w:t>?</w:t>
            </w:r>
          </w:p>
        </w:tc>
        <w:tc>
          <w:tcPr>
            <w:tcW w:w="1564" w:type="dxa"/>
          </w:tcPr>
          <w:p w:rsidR="00AC37B8" w:rsidRDefault="00AD3778" w14:paraId="0E6EF527" w14:textId="37DB24CE">
            <w:r>
              <w:t>:40-:45</w:t>
            </w:r>
          </w:p>
        </w:tc>
        <w:tc>
          <w:tcPr>
            <w:tcW w:w="2616" w:type="dxa"/>
            <w:tcMar>
              <w:left w:w="105" w:type="dxa"/>
              <w:right w:w="105" w:type="dxa"/>
            </w:tcMar>
          </w:tcPr>
          <w:p w:rsidR="00BA4E90" w:rsidRDefault="00254FCD" w14:paraId="5353E5F1" w14:textId="7343193E">
            <w:r>
              <w:t>Let’s start with why GPUs</w:t>
            </w:r>
            <w:r w:rsidR="00642ADE">
              <w:t>, which were originally</w:t>
            </w:r>
            <w:r>
              <w:t xml:space="preserve"> </w:t>
            </w:r>
            <w:r w:rsidR="00F86484">
              <w:t xml:space="preserve">designed for video game graphics, </w:t>
            </w:r>
            <w:r>
              <w:t>are so powerful</w:t>
            </w:r>
            <w:r w:rsidR="00701FBD">
              <w:t xml:space="preserve"> for vector search.</w:t>
            </w:r>
            <w:r>
              <w:t xml:space="preserve"> </w:t>
            </w:r>
            <w:r w:rsidR="006D78F1">
              <w:t>W</w:t>
            </w:r>
            <w:r w:rsidR="00190DD9">
              <w:t xml:space="preserve">hile CPUs are fast and versatile, </w:t>
            </w:r>
            <w:r w:rsidR="00C77DFE">
              <w:t>th</w:t>
            </w:r>
            <w:r w:rsidR="00C2095F">
              <w:t>ey aren’t optimized</w:t>
            </w:r>
            <w:r w:rsidR="003A6E10">
              <w:t xml:space="preserve"> for the parallel processing </w:t>
            </w:r>
            <w:r w:rsidR="61E372F2">
              <w:t xml:space="preserve">that GPUs excel at. </w:t>
            </w:r>
          </w:p>
          <w:p w:rsidR="00BA4E90" w:rsidRDefault="00BA4E90" w14:paraId="56FCAF7A" w14:textId="77777777"/>
          <w:p w:rsidR="00AC37B8" w:rsidRDefault="00BA4E90" w14:paraId="0F706C42" w14:textId="044E803D">
            <w:r>
              <w:t xml:space="preserve">While modern CPUs are </w:t>
            </w:r>
            <w:r w:rsidR="00804B27">
              <w:t>catching up and now include</w:t>
            </w:r>
            <w:r>
              <w:t xml:space="preserve"> </w:t>
            </w:r>
            <w:r w:rsidR="61E372F2">
              <w:t>SIMD</w:t>
            </w:r>
            <w:r w:rsidR="00D8381E">
              <w:t>, or</w:t>
            </w:r>
            <w:r w:rsidR="00F21C4A">
              <w:t xml:space="preserve"> </w:t>
            </w:r>
            <w:r w:rsidR="61E372F2">
              <w:t>Single Instruction, Multiple Data</w:t>
            </w:r>
            <w:r w:rsidR="005C2465">
              <w:t xml:space="preserve">, </w:t>
            </w:r>
            <w:r w:rsidR="61E372F2">
              <w:t>capabilities specifically for vector operations</w:t>
            </w:r>
            <w:r w:rsidR="00804B27">
              <w:t xml:space="preserve">. In fact, </w:t>
            </w:r>
            <w:r w:rsidR="61E372F2">
              <w:t>O</w:t>
            </w:r>
            <w:r w:rsidR="42A9D6C9">
              <w:t>penSearch 2.15 added SIMD optimizations to the k-NN</w:t>
            </w:r>
            <w:r w:rsidR="79D11DE4">
              <w:t xml:space="preserve"> </w:t>
            </w:r>
            <w:r w:rsidR="74953E56">
              <w:t xml:space="preserve">plugin’s script scoring, resulting in significant performance gains for CPUs with SIMD support. </w:t>
            </w:r>
          </w:p>
          <w:p w:rsidR="007479EC" w:rsidRDefault="007479EC" w14:paraId="4251AA71" w14:textId="77777777"/>
          <w:p w:rsidR="007479EC" w:rsidRDefault="007479EC" w14:paraId="7E2765A4" w14:textId="2AE49FD0">
            <w:r>
              <w:t xml:space="preserve">However, where CPUs handle tasks sequentially, GPUs tackle them in parallel, making them exceptionally fast for the heavy methematical lifting required by vector search algorithms. </w:t>
            </w:r>
            <w:r w:rsidR="00642ADE">
              <w:t xml:space="preserve">This parallel power is the key difference we’ll explore. </w:t>
            </w:r>
          </w:p>
          <w:p w:rsidR="00AC37B8" w:rsidRDefault="00AC37B8" w14:paraId="79DAC98C" w14:textId="6786666C"/>
          <w:p w:rsidR="4EFF384A" w:rsidP="0EBFE569" w:rsidRDefault="00EB1945" w14:paraId="50AC5E5B" w14:textId="51B22AC9">
            <w:r>
              <w:rPr>
                <w:rFonts w:ascii="Aptos" w:hAnsi="Aptos" w:eastAsia="Aptos" w:cs="Aptos"/>
              </w:rPr>
              <w:t xml:space="preserve">For example, </w:t>
            </w:r>
            <w:r w:rsidRPr="0EBFE569" w:rsidR="4EFF384A">
              <w:rPr>
                <w:rFonts w:ascii="Aptos" w:hAnsi="Aptos" w:eastAsia="Aptos" w:cs="Aptos"/>
              </w:rPr>
              <w:t xml:space="preserve">GPU acceleration in OpenSearch dramatically speeds up the </w:t>
            </w:r>
            <w:r w:rsidRPr="0EBFE569" w:rsidR="4EFF384A">
              <w:rPr>
                <w:rFonts w:ascii="Aptos" w:hAnsi="Aptos" w:eastAsia="Aptos" w:cs="Aptos"/>
                <w:b/>
                <w:bCs/>
              </w:rPr>
              <w:t>indexing</w:t>
            </w:r>
            <w:r w:rsidRPr="0EBFE569" w:rsidR="4EFF384A">
              <w:rPr>
                <w:rFonts w:ascii="Aptos" w:hAnsi="Aptos" w:eastAsia="Aptos" w:cs="Aptos"/>
              </w:rPr>
              <w:t xml:space="preserve"> process, </w:t>
            </w:r>
            <w:r w:rsidR="00B15B4D">
              <w:rPr>
                <w:rFonts w:ascii="Aptos" w:hAnsi="Aptos" w:eastAsia="Aptos" w:cs="Aptos"/>
              </w:rPr>
              <w:t xml:space="preserve">especially when </w:t>
            </w:r>
            <w:r w:rsidRPr="0EBFE569" w:rsidR="4EFF384A">
              <w:rPr>
                <w:rFonts w:ascii="Aptos" w:hAnsi="Aptos" w:eastAsia="Aptos" w:cs="Aptos"/>
              </w:rPr>
              <w:t>building those HNSW graphs we discussed earlier. Search queries still run on CPU, but they benefit from the faster-built indexes</w:t>
            </w:r>
            <w:r w:rsidR="005A4AB7">
              <w:rPr>
                <w:rFonts w:ascii="Aptos" w:hAnsi="Aptos" w:eastAsia="Aptos" w:cs="Aptos"/>
              </w:rPr>
              <w:t xml:space="preserve">. </w:t>
            </w:r>
          </w:p>
          <w:p w:rsidR="00AC37B8" w:rsidRDefault="00AC37B8" w14:paraId="29861234" w14:textId="77777777"/>
          <w:p w:rsidR="00AC37B8" w:rsidRDefault="00AC37B8" w14:paraId="465B821D" w14:textId="34099592"/>
        </w:tc>
        <w:tc>
          <w:tcPr>
            <w:tcW w:w="4209" w:type="dxa"/>
            <w:tcMar>
              <w:left w:w="105" w:type="dxa"/>
              <w:right w:w="105" w:type="dxa"/>
            </w:tcMar>
          </w:tcPr>
          <w:p w:rsidR="00AC37B8" w:rsidRDefault="005735AE" w14:paraId="3F9B7717" w14:textId="16F35322">
            <w:pPr>
              <w:rPr>
                <w:rFonts w:ascii="Aptos" w:hAnsi="Aptos" w:eastAsia="Aptos" w:cs="Aptos"/>
              </w:rPr>
            </w:pPr>
            <w:r>
              <w:rPr>
                <w:rFonts w:ascii="Aptos" w:hAnsi="Aptos" w:eastAsia="Aptos" w:cs="Aptos"/>
              </w:rPr>
              <w:t xml:space="preserve">Table with CPU and GPU and their </w:t>
            </w:r>
            <w:r w:rsidR="0072436A">
              <w:rPr>
                <w:rFonts w:ascii="Aptos" w:hAnsi="Aptos" w:eastAsia="Aptos" w:cs="Aptos"/>
              </w:rPr>
              <w:t>functions</w:t>
            </w:r>
            <w:r w:rsidRPr="0EBFE569" w:rsidR="744B87E5">
              <w:rPr>
                <w:rFonts w:ascii="Aptos" w:hAnsi="Aptos" w:eastAsia="Aptos" w:cs="Aptos"/>
              </w:rPr>
              <w:t>.</w:t>
            </w:r>
            <w:r>
              <w:br/>
            </w:r>
            <w:r>
              <w:br/>
            </w:r>
            <w:r w:rsidRPr="0EBFE569" w:rsidR="79350A1F">
              <w:rPr>
                <w:rFonts w:ascii="Aptos" w:hAnsi="Aptos" w:eastAsia="Aptos" w:cs="Aptos"/>
                <w:b/>
                <w:bCs/>
              </w:rPr>
              <w:t>Before/After comparison</w:t>
            </w:r>
            <w:r w:rsidRPr="0EBFE569" w:rsidR="79350A1F">
              <w:rPr>
                <w:rFonts w:ascii="Aptos" w:hAnsi="Aptos" w:eastAsia="Aptos" w:cs="Aptos"/>
              </w:rPr>
              <w:t>: Index build time for 1 billion vectors with CPU vs GPU (days vs hours)</w:t>
            </w:r>
            <w:r>
              <w:br/>
            </w:r>
            <w:r>
              <w:br/>
            </w:r>
            <w:r w:rsidRPr="0EBFE569" w:rsidR="1D06E608">
              <w:rPr>
                <w:rFonts w:ascii="Aptos" w:hAnsi="Aptos" w:eastAsia="Aptos" w:cs="Aptos"/>
                <w:b/>
                <w:bCs/>
              </w:rPr>
              <w:t>Decision flowchart</w:t>
            </w:r>
            <w:r w:rsidRPr="0EBFE569" w:rsidR="1D06E608">
              <w:rPr>
                <w:rFonts w:ascii="Aptos" w:hAnsi="Aptos" w:eastAsia="Aptos" w:cs="Aptos"/>
              </w:rPr>
              <w:t>: "Should I use GPU acceleration?" based on dataset size, update frequency, and time constraints</w:t>
            </w:r>
          </w:p>
        </w:tc>
        <w:tc>
          <w:tcPr>
            <w:tcW w:w="1086" w:type="dxa"/>
          </w:tcPr>
          <w:p w:rsidR="00AC37B8" w:rsidRDefault="00AC37B8" w14:paraId="4A347E0E" w14:textId="77777777">
            <w:pPr>
              <w:rPr>
                <w:rFonts w:ascii="Aptos" w:hAnsi="Aptos" w:eastAsia="Aptos" w:cs="Aptos"/>
              </w:rPr>
            </w:pPr>
          </w:p>
        </w:tc>
      </w:tr>
      <w:tr w:rsidR="00B12ACB" w:rsidTr="00BD4087" w14:paraId="46622631" w14:textId="77777777">
        <w:trPr>
          <w:trHeight w:val="1797"/>
        </w:trPr>
        <w:tc>
          <w:tcPr>
            <w:tcW w:w="1352" w:type="dxa"/>
          </w:tcPr>
          <w:p w:rsidR="00AC37B8" w:rsidRDefault="00AC37B8" w14:paraId="0D45FF44" w14:textId="122B85E0">
            <w:r>
              <w:t>The tradeoffs between CPU and GPU</w:t>
            </w:r>
          </w:p>
        </w:tc>
        <w:tc>
          <w:tcPr>
            <w:tcW w:w="1564" w:type="dxa"/>
          </w:tcPr>
          <w:p w:rsidR="00AC37B8" w:rsidRDefault="00AD3778" w14:paraId="5D9ACC30" w14:textId="01810B97">
            <w:r>
              <w:t>:45-:50</w:t>
            </w:r>
          </w:p>
        </w:tc>
        <w:tc>
          <w:tcPr>
            <w:tcW w:w="2616" w:type="dxa"/>
            <w:tcMar>
              <w:left w:w="105" w:type="dxa"/>
              <w:right w:w="105" w:type="dxa"/>
            </w:tcMar>
          </w:tcPr>
          <w:p w:rsidR="00AC37B8" w:rsidRDefault="00573095" w14:paraId="24CE23AC" w14:textId="15381D77">
            <w:r>
              <w:t xml:space="preserve">Now, let’s talk about the tradeoffs. </w:t>
            </w:r>
            <w:r w:rsidR="79D11DE4">
              <w:t>GPU</w:t>
            </w:r>
            <w:r w:rsidR="1F4D2A3D">
              <w:t>s,</w:t>
            </w:r>
            <w:r w:rsidR="00AC37B8">
              <w:t xml:space="preserve"> at the time </w:t>
            </w:r>
            <w:r w:rsidR="135B9092">
              <w:t>this lesson was created,</w:t>
            </w:r>
            <w:r w:rsidR="00AC37B8">
              <w:t xml:space="preserve"> </w:t>
            </w:r>
            <w:r w:rsidR="00271408">
              <w:t xml:space="preserve">are </w:t>
            </w:r>
            <w:r w:rsidR="2BD037C5">
              <w:t xml:space="preserve">generally </w:t>
            </w:r>
            <w:r w:rsidR="00AC37B8">
              <w:t xml:space="preserve">more expensive than </w:t>
            </w:r>
            <w:r w:rsidR="14BC388A">
              <w:t>CPUs</w:t>
            </w:r>
            <w:r w:rsidR="00AC37B8">
              <w:t>; and that’s not just in upfront cost!</w:t>
            </w:r>
          </w:p>
          <w:p w:rsidR="00AC37B8" w:rsidRDefault="00AC37B8" w14:paraId="2429358C" w14:textId="1C04312B">
            <w:r>
              <w:t xml:space="preserve">Not only </w:t>
            </w:r>
            <w:r w:rsidR="00A32E37">
              <w:t>are</w:t>
            </w:r>
            <w:r w:rsidR="79D11DE4">
              <w:t xml:space="preserve"> GPU</w:t>
            </w:r>
            <w:r w:rsidR="00A32E37">
              <w:t>s</w:t>
            </w:r>
            <w:r>
              <w:t xml:space="preserve"> more expensive as a resource, but there’s massive development and software overhead to run GPU systems. You need specialized knowledge and libraries.</w:t>
            </w:r>
          </w:p>
          <w:p w:rsidR="00AC37B8" w:rsidRDefault="00AC37B8" w14:paraId="56B02DD8" w14:textId="77777777"/>
          <w:p w:rsidR="00995E63" w:rsidRDefault="00AC37B8" w14:paraId="6B2A3456" w14:textId="77777777">
            <w:r>
              <w:t xml:space="preserve">However, </w:t>
            </w:r>
            <w:r w:rsidR="79D11DE4">
              <w:t>GPU</w:t>
            </w:r>
            <w:r w:rsidR="00A32E37">
              <w:t>s are</w:t>
            </w:r>
            <w:r>
              <w:t xml:space="preserve"> very, very fast at vector math and the gains can be worth the work in situations where latency is critical or performance matters above all else</w:t>
            </w:r>
            <w:r w:rsidR="79D11DE4">
              <w:t>.</w:t>
            </w:r>
            <w:r>
              <w:br/>
            </w:r>
          </w:p>
          <w:p w:rsidR="00AC37B8" w:rsidRDefault="68E9AD19" w14:paraId="6A5F2ECD" w14:textId="5B48DAC6">
            <w:r>
              <w:t>So, w</w:t>
            </w:r>
            <w:r w:rsidRPr="0EBFE569">
              <w:rPr>
                <w:rFonts w:ascii="Aptos" w:hAnsi="Aptos" w:eastAsia="Aptos" w:cs="Aptos"/>
              </w:rPr>
              <w:t>hen should you consider GPU acceleration? If you're building or rebuilding indexes at scale</w:t>
            </w:r>
            <w:r w:rsidR="00A93F20">
              <w:rPr>
                <w:rFonts w:ascii="Aptos" w:hAnsi="Aptos" w:eastAsia="Aptos" w:cs="Aptos"/>
              </w:rPr>
              <w:t>–think hundreds of millions to billions of vectors</w:t>
            </w:r>
            <w:r w:rsidR="00A60D4C">
              <w:rPr>
                <w:rFonts w:ascii="Aptos" w:hAnsi="Aptos" w:eastAsia="Aptos" w:cs="Aptos"/>
              </w:rPr>
              <w:t>–</w:t>
            </w:r>
            <w:r w:rsidRPr="0EBFE569">
              <w:rPr>
                <w:rFonts w:ascii="Aptos" w:hAnsi="Aptos" w:eastAsia="Aptos" w:cs="Aptos"/>
              </w:rPr>
              <w:t xml:space="preserve">GPUs can reduce build time from days to hours. </w:t>
            </w:r>
            <w:r w:rsidR="0085585F">
              <w:rPr>
                <w:rFonts w:ascii="Aptos" w:hAnsi="Aptos" w:eastAsia="Aptos" w:cs="Aptos"/>
              </w:rPr>
              <w:t>On the other hand, f</w:t>
            </w:r>
            <w:r w:rsidRPr="0EBFE569">
              <w:rPr>
                <w:rFonts w:ascii="Aptos" w:hAnsi="Aptos" w:eastAsia="Aptos" w:cs="Aptos"/>
              </w:rPr>
              <w:t>or smaller datasets or infrequent index updates, CPU-based indexing is likely sufficient and more cost-effective</w:t>
            </w:r>
            <w:r w:rsidRPr="0EBFE569" w:rsidR="00AC37B8">
              <w:rPr>
                <w:rFonts w:ascii="Aptos" w:hAnsi="Aptos" w:eastAsia="Aptos" w:cs="Aptos"/>
              </w:rPr>
              <w:t>.</w:t>
            </w:r>
          </w:p>
          <w:p w:rsidR="00AC37B8" w:rsidRDefault="00AC37B8" w14:paraId="10E78D18" w14:textId="77777777"/>
          <w:p w:rsidR="00AC37B8" w:rsidRDefault="00AC37B8" w14:paraId="515E89A7" w14:textId="27D728B1"/>
        </w:tc>
        <w:tc>
          <w:tcPr>
            <w:tcW w:w="4209" w:type="dxa"/>
            <w:tcMar>
              <w:left w:w="105" w:type="dxa"/>
              <w:right w:w="105" w:type="dxa"/>
            </w:tcMar>
          </w:tcPr>
          <w:p w:rsidR="00AC37B8" w:rsidRDefault="0072436A" w14:paraId="32D39D1E" w14:textId="4CDDC8D0">
            <w:pPr>
              <w:rPr>
                <w:rFonts w:ascii="Aptos" w:hAnsi="Aptos" w:eastAsia="Aptos" w:cs="Aptos"/>
              </w:rPr>
            </w:pPr>
            <w:r>
              <w:rPr>
                <w:rFonts w:ascii="Aptos" w:hAnsi="Aptos" w:eastAsia="Aptos" w:cs="Aptos"/>
              </w:rPr>
              <w:t>Table of CPU/GPU tradeoffs</w:t>
            </w:r>
          </w:p>
        </w:tc>
        <w:tc>
          <w:tcPr>
            <w:tcW w:w="1086" w:type="dxa"/>
          </w:tcPr>
          <w:p w:rsidR="00AC37B8" w:rsidRDefault="00AC37B8" w14:paraId="7B3F4C61" w14:textId="77777777">
            <w:pPr>
              <w:rPr>
                <w:rFonts w:ascii="Aptos" w:hAnsi="Aptos" w:eastAsia="Aptos" w:cs="Aptos"/>
              </w:rPr>
            </w:pPr>
          </w:p>
        </w:tc>
      </w:tr>
      <w:tr w:rsidR="00B12ACB" w:rsidTr="00BD4087" w14:paraId="53B5CE4A" w14:textId="77777777">
        <w:trPr>
          <w:trHeight w:val="1797"/>
        </w:trPr>
        <w:tc>
          <w:tcPr>
            <w:tcW w:w="1352" w:type="dxa"/>
          </w:tcPr>
          <w:p w:rsidR="00AC37B8" w:rsidRDefault="00AC37B8" w14:paraId="286A3510" w14:textId="4513907E">
            <w:r>
              <w:t>Determining the right compute for your OpenSearch project</w:t>
            </w:r>
          </w:p>
        </w:tc>
        <w:tc>
          <w:tcPr>
            <w:tcW w:w="1564" w:type="dxa"/>
          </w:tcPr>
          <w:p w:rsidR="00AC37B8" w:rsidRDefault="00AD3778" w14:paraId="3B0B6E41" w14:textId="1568E7D3">
            <w:r>
              <w:t>:30-:35</w:t>
            </w:r>
          </w:p>
        </w:tc>
        <w:tc>
          <w:tcPr>
            <w:tcW w:w="2616" w:type="dxa"/>
            <w:tcMar>
              <w:left w:w="105" w:type="dxa"/>
              <w:right w:w="105" w:type="dxa"/>
            </w:tcMar>
          </w:tcPr>
          <w:p w:rsidR="00AC37B8" w:rsidRDefault="00AC37B8" w14:paraId="1A5EECC4" w14:textId="77777777">
            <w:r>
              <w:t>“In the end, it doesn’t boil down to a simple ‘CPU bad, GPU good’ resolution; it’s more about using the right tool for the job.</w:t>
            </w:r>
          </w:p>
          <w:p w:rsidR="00AC37B8" w:rsidRDefault="00AC37B8" w14:paraId="1468E030" w14:textId="77777777"/>
          <w:p w:rsidR="00AC37B8" w:rsidRDefault="00AC37B8" w14:paraId="0D826BC0" w14:textId="2E7863A8">
            <w:r>
              <w:t>If you need performance and all else is negotiable, then GPU might be the way to go, but otherwise, you’ll need to take the high cost of getting started with and running GPU OpenSearch applications</w:t>
            </w:r>
            <w:r w:rsidR="31A22B79">
              <w:t xml:space="preserve"> into consideration and determine whether CPU is sufficient for your needs</w:t>
            </w:r>
            <w:r>
              <w:t>.</w:t>
            </w:r>
            <w:r w:rsidDel="00942415" w:rsidR="00942415">
              <w:t xml:space="preserve"> </w:t>
            </w:r>
          </w:p>
        </w:tc>
        <w:tc>
          <w:tcPr>
            <w:tcW w:w="4209" w:type="dxa"/>
            <w:tcMar>
              <w:left w:w="105" w:type="dxa"/>
              <w:right w:w="105" w:type="dxa"/>
            </w:tcMar>
          </w:tcPr>
          <w:p w:rsidR="00AC37B8" w:rsidRDefault="00AC37B8" w14:paraId="5F6C5C6C" w14:textId="77777777">
            <w:pPr>
              <w:rPr>
                <w:rFonts w:ascii="Aptos" w:hAnsi="Aptos" w:eastAsia="Aptos" w:cs="Aptos"/>
              </w:rPr>
            </w:pPr>
          </w:p>
        </w:tc>
        <w:tc>
          <w:tcPr>
            <w:tcW w:w="1086" w:type="dxa"/>
          </w:tcPr>
          <w:p w:rsidR="00AC37B8" w:rsidRDefault="00AC37B8" w14:paraId="5B227380" w14:textId="77777777">
            <w:pPr>
              <w:rPr>
                <w:rFonts w:ascii="Aptos" w:hAnsi="Aptos" w:eastAsia="Aptos" w:cs="Aptos"/>
              </w:rPr>
            </w:pPr>
          </w:p>
        </w:tc>
      </w:tr>
      <w:tr w:rsidR="00B12ACB" w:rsidTr="00BD4087" w14:paraId="339C457C" w14:textId="77777777">
        <w:trPr>
          <w:trHeight w:val="1797"/>
        </w:trPr>
        <w:tc>
          <w:tcPr>
            <w:tcW w:w="1352" w:type="dxa"/>
          </w:tcPr>
          <w:p w:rsidR="00AC37B8" w:rsidRDefault="00AC37B8" w14:paraId="06FE237F" w14:textId="46304B5B"/>
          <w:p w:rsidR="00AC37B8" w:rsidRDefault="00D8362B" w14:paraId="4185D836" w14:textId="5B93ED29">
            <w:r>
              <w:t>Real-world scenarios</w:t>
            </w:r>
          </w:p>
        </w:tc>
        <w:tc>
          <w:tcPr>
            <w:tcW w:w="1564" w:type="dxa"/>
          </w:tcPr>
          <w:p w:rsidR="00AC37B8" w:rsidRDefault="00AC37B8" w14:paraId="1819E2ED" w14:textId="51370AE0"/>
        </w:tc>
        <w:tc>
          <w:tcPr>
            <w:tcW w:w="2616" w:type="dxa"/>
            <w:tcMar>
              <w:left w:w="105" w:type="dxa"/>
              <w:right w:w="105" w:type="dxa"/>
            </w:tcMar>
          </w:tcPr>
          <w:p w:rsidR="00AC37B8" w:rsidRDefault="39724213" w14:paraId="2E9853C7" w14:textId="73CA1623">
            <w:r>
              <w:t>Now that we’ve discussed some of the differences between CPU and GPU performance, let’s look at two real-world scenarios where GPU acceleration makes sense:</w:t>
            </w:r>
          </w:p>
          <w:p w:rsidR="00AC37B8" w:rsidRDefault="00AC37B8" w14:paraId="0D4CBC1B" w14:textId="49617556"/>
          <w:p w:rsidR="00AC37B8" w:rsidP="0EBFE569" w:rsidRDefault="39724213" w14:paraId="10297D4E" w14:textId="6814F76A">
            <w:commentRangeStart w:id="74"/>
            <w:commentRangeStart w:id="75"/>
            <w:r>
              <w:t>F</w:t>
            </w:r>
            <w:r w:rsidR="000E4673">
              <w:t>irst</w:t>
            </w:r>
            <w:r>
              <w:t xml:space="preserve">: </w:t>
            </w:r>
            <w:r w:rsidRPr="0EBFE569">
              <w:rPr>
                <w:rFonts w:ascii="Aptos" w:hAnsi="Aptos" w:eastAsia="Aptos" w:cs="Aptos"/>
                <w:b/>
                <w:bCs/>
              </w:rPr>
              <w:t>Building a product catalog from scratch</w:t>
            </w:r>
            <w:r w:rsidRPr="0EBFE569">
              <w:rPr>
                <w:rFonts w:ascii="Aptos" w:hAnsi="Aptos" w:eastAsia="Aptos" w:cs="Aptos"/>
              </w:rPr>
              <w:t xml:space="preserve"> Let’s pretend you are launching a new e-commerce search feature with 50 million product vectors. Using CPU-only indexing, this might take 2-3 days. With GPU acceleration, you could have your index ready in a few hours, getting your feature to market faster.</w:t>
            </w:r>
            <w:commentRangeEnd w:id="74"/>
            <w:r w:rsidR="0018546D">
              <w:rPr>
                <w:rStyle w:val="CommentReference"/>
                <w:sz w:val="24"/>
                <w:szCs w:val="24"/>
              </w:rPr>
              <w:commentReference w:id="74"/>
            </w:r>
            <w:commentRangeEnd w:id="75"/>
            <w:r>
              <w:rPr>
                <w:rStyle w:val="CommentReference"/>
              </w:rPr>
              <w:commentReference w:id="75"/>
            </w:r>
          </w:p>
          <w:p w:rsidR="00AC37B8" w:rsidP="0EBFE569" w:rsidRDefault="00AC37B8" w14:paraId="5EEE3370" w14:textId="05C64A6A">
            <w:pPr>
              <w:rPr>
                <w:rFonts w:ascii="Aptos" w:hAnsi="Aptos" w:eastAsia="Aptos" w:cs="Aptos"/>
              </w:rPr>
            </w:pPr>
          </w:p>
          <w:p w:rsidR="00AC37B8" w:rsidP="0EBFE569" w:rsidRDefault="39724213" w14:paraId="3971F2ED" w14:textId="54FE2286">
            <w:pPr>
              <w:spacing w:before="240" w:after="240"/>
              <w:rPr>
                <w:rFonts w:ascii="Aptos" w:hAnsi="Aptos" w:eastAsia="Aptos" w:cs="Aptos"/>
              </w:rPr>
            </w:pPr>
            <w:r w:rsidRPr="0EBFE569">
              <w:rPr>
                <w:rFonts w:ascii="Aptos" w:hAnsi="Aptos" w:eastAsia="Aptos" w:cs="Aptos"/>
              </w:rPr>
              <w:t xml:space="preserve">Second, </w:t>
            </w:r>
            <w:r w:rsidRPr="0EBFE569">
              <w:rPr>
                <w:rFonts w:ascii="Aptos" w:hAnsi="Aptos" w:eastAsia="Aptos" w:cs="Aptos"/>
                <w:b/>
                <w:bCs/>
              </w:rPr>
              <w:t>Rapid iteration during development</w:t>
            </w:r>
            <w:r w:rsidRPr="0EBFE569">
              <w:rPr>
                <w:rFonts w:ascii="Aptos" w:hAnsi="Aptos" w:eastAsia="Aptos" w:cs="Aptos"/>
              </w:rPr>
              <w:t xml:space="preserve"> You're experimenting with different vector dimensions or index configurations. GPU acceleration lets you test multiple approaches in a day rather than waiting days between each iteration.</w:t>
            </w:r>
          </w:p>
          <w:p w:rsidR="00AC37B8" w:rsidP="00A32E37" w:rsidRDefault="00AC37B8" w14:paraId="638137FA" w14:textId="77777777">
            <w:pPr>
              <w:spacing w:before="240" w:after="240"/>
              <w:rPr>
                <w:rFonts w:ascii="Aptos" w:hAnsi="Aptos" w:eastAsia="Aptos" w:cs="Aptos"/>
              </w:rPr>
            </w:pPr>
          </w:p>
          <w:p w:rsidR="00AC37B8" w:rsidP="00A32E37" w:rsidRDefault="00CC2B7F" w14:paraId="46C45E97" w14:textId="347F4659">
            <w:pPr>
              <w:spacing w:before="240" w:after="240"/>
              <w:rPr>
                <w:rFonts w:ascii="Aptos" w:hAnsi="Aptos" w:eastAsia="Aptos" w:cs="Aptos"/>
              </w:rPr>
            </w:pPr>
            <w:r>
              <w:rPr>
                <w:rFonts w:ascii="Aptos" w:hAnsi="Aptos" w:eastAsia="Aptos" w:cs="Aptos"/>
              </w:rPr>
              <w:t xml:space="preserve">In the end, its not about CPU bad, GPU good. Its about using the right tool for the job. </w:t>
            </w:r>
            <w:r w:rsidRPr="002260C7" w:rsidR="002260C7">
              <w:rPr>
                <w:rFonts w:ascii="Aptos" w:hAnsi="Aptos" w:eastAsia="Aptos" w:cs="Aptos"/>
              </w:rPr>
              <w:t>If performance is your top priority and cost is negotiable, GPUs might be the way to go. Otherwise, CPUs are a reliable and cost-effective option for many workloads.</w:t>
            </w:r>
          </w:p>
        </w:tc>
        <w:tc>
          <w:tcPr>
            <w:tcW w:w="4209" w:type="dxa"/>
            <w:tcMar>
              <w:left w:w="105" w:type="dxa"/>
              <w:right w:w="105" w:type="dxa"/>
            </w:tcMar>
          </w:tcPr>
          <w:p w:rsidR="00AC37B8" w:rsidRDefault="00AC37B8" w14:paraId="766DB1ED" w14:textId="11BA8BBE">
            <w:pPr>
              <w:rPr>
                <w:rFonts w:ascii="Aptos" w:hAnsi="Aptos" w:eastAsia="Aptos" w:cs="Aptos"/>
              </w:rPr>
            </w:pPr>
          </w:p>
        </w:tc>
        <w:tc>
          <w:tcPr>
            <w:tcW w:w="1086" w:type="dxa"/>
          </w:tcPr>
          <w:p w:rsidR="00AC37B8" w:rsidRDefault="00AC37B8" w14:paraId="694FC097" w14:textId="77777777">
            <w:pPr>
              <w:rPr>
                <w:rFonts w:ascii="Aptos" w:hAnsi="Aptos" w:eastAsia="Aptos" w:cs="Aptos"/>
              </w:rPr>
            </w:pPr>
          </w:p>
        </w:tc>
      </w:tr>
    </w:tbl>
    <w:p w:rsidR="00E47725" w:rsidP="00E47725" w:rsidRDefault="00E47725" w14:paraId="3517F3FF" w14:textId="77777777"/>
    <w:p w:rsidR="00E47725" w:rsidP="00E47725" w:rsidRDefault="00E47725" w14:paraId="72F84F88" w14:textId="400368F5">
      <w:pPr>
        <w:rPr>
          <w:color w:val="EE0000"/>
        </w:rPr>
      </w:pPr>
      <w:r>
        <w:t xml:space="preserve">End of Lesson Quiz: </w:t>
      </w:r>
      <w:r>
        <w:rPr>
          <w:color w:val="EE0000"/>
        </w:rPr>
        <w:t>{To be written}</w:t>
      </w:r>
    </w:p>
    <w:p w:rsidR="00492052" w:rsidP="00EC221C" w:rsidRDefault="00492052" w14:paraId="042CF9C7" w14:textId="77777777">
      <w:pPr>
        <w:rPr>
          <w:rStyle w:val="Heading2Char"/>
        </w:rPr>
      </w:pPr>
      <w:bookmarkStart w:name="_Toc1386651990" w:id="78"/>
      <w:bookmarkStart w:name="_Toc473950585" w:id="79"/>
    </w:p>
    <w:p w:rsidR="00492052" w:rsidP="00EC221C" w:rsidRDefault="007C2C16" w14:paraId="623411BF" w14:textId="67BACAA2">
      <w:pPr>
        <w:rPr>
          <w:rStyle w:val="Heading2Char"/>
        </w:rPr>
      </w:pPr>
      <w:bookmarkStart w:name="_Toc25892505" w:id="80"/>
      <w:bookmarkStart w:name="_Toc274892907" w:id="81"/>
      <w:bookmarkStart w:name="_Toc1901664058" w:id="82"/>
      <w:r w:rsidRPr="365E6E90">
        <w:rPr>
          <w:rStyle w:val="Heading2Char"/>
        </w:rPr>
        <w:t>Lesson 1-</w:t>
      </w:r>
      <w:r>
        <w:rPr>
          <w:rStyle w:val="Heading2Char"/>
        </w:rPr>
        <w:t>4: Vector storage and search optimizations</w:t>
      </w:r>
      <w:bookmarkEnd w:id="80"/>
      <w:bookmarkEnd w:id="81"/>
      <w:bookmarkEnd w:id="82"/>
    </w:p>
    <w:bookmarkEnd w:id="78"/>
    <w:bookmarkEnd w:id="79"/>
    <w:p w:rsidR="00EC221C" w:rsidP="00EC221C" w:rsidRDefault="00EC221C" w14:paraId="20DE9FB0" w14:textId="1C0628E1">
      <w:r>
        <w:t xml:space="preserve">Lesson description: </w:t>
      </w:r>
      <w:r w:rsidRPr="186E01E4" w:rsidR="55A66A63">
        <w:rPr>
          <w:rFonts w:ascii="system-ui" w:hAnsi="system-ui" w:eastAsia="system-ui" w:cs="system-ui"/>
          <w:i/>
          <w:iCs/>
          <w:color w:val="333333"/>
          <w:sz w:val="19"/>
          <w:szCs w:val="19"/>
        </w:rPr>
        <w:t xml:space="preserve"> As vector datasets grow, the wrong storage and query strategies will slow your cluster and inflate costs. This lesson covers three practical optimization techniques: document chunking, shard management, and dimension reduction. It includes real-world examples across e-commerce, customer support, logging, and RAG pipelines to show where each one makes the biggest difference.</w:t>
      </w:r>
    </w:p>
    <w:tbl>
      <w:tblPr>
        <w:tblStyle w:val="TableGrid"/>
        <w:tblW w:w="0" w:type="auto"/>
        <w:tblLook w:val="06A0" w:firstRow="1" w:lastRow="0" w:firstColumn="1" w:lastColumn="0" w:noHBand="1" w:noVBand="1"/>
      </w:tblPr>
      <w:tblGrid>
        <w:gridCol w:w="3116"/>
        <w:gridCol w:w="3117"/>
        <w:gridCol w:w="3117"/>
      </w:tblGrid>
      <w:tr w:rsidR="00D81473" w:rsidTr="7E660D2E" w14:paraId="1DF56D89" w14:textId="77777777">
        <w:trPr>
          <w:trHeight w:val="300"/>
        </w:trPr>
        <w:tc>
          <w:tcPr>
            <w:tcW w:w="3120" w:type="dxa"/>
          </w:tcPr>
          <w:p w:rsidR="7E660D2E" w:rsidP="7E660D2E" w:rsidRDefault="7E660D2E" w14:paraId="6C83E8B0" w14:textId="00490EB4">
            <w:pPr>
              <w:rPr>
                <w:color w:val="EE0000"/>
              </w:rPr>
            </w:pPr>
            <w:r w:rsidRPr="7E660D2E">
              <w:rPr>
                <w:color w:val="EE0000"/>
              </w:rPr>
              <w:t>Reviewer</w:t>
            </w:r>
          </w:p>
        </w:tc>
        <w:tc>
          <w:tcPr>
            <w:tcW w:w="3120" w:type="dxa"/>
          </w:tcPr>
          <w:p w:rsidR="7E660D2E" w:rsidP="7E660D2E" w:rsidRDefault="49F05BEE" w14:paraId="44FB492A" w14:textId="265F01F8">
            <w:pPr>
              <w:rPr>
                <w:color w:val="EE0000"/>
              </w:rPr>
            </w:pPr>
            <w:r w:rsidRPr="5F2435CD">
              <w:rPr>
                <w:color w:val="EE0000"/>
              </w:rPr>
              <w:t>Approved?</w:t>
            </w:r>
            <w:r w:rsidRPr="7E660D2E" w:rsidR="7E660D2E">
              <w:rPr>
                <w:color w:val="EE0000"/>
              </w:rPr>
              <w:t xml:space="preserve"> Date?</w:t>
            </w:r>
          </w:p>
        </w:tc>
        <w:tc>
          <w:tcPr>
            <w:tcW w:w="3120" w:type="dxa"/>
          </w:tcPr>
          <w:p w:rsidR="7E660D2E" w:rsidP="7E660D2E" w:rsidRDefault="7E660D2E" w14:paraId="496788DD" w14:textId="098881FE">
            <w:pPr>
              <w:rPr>
                <w:color w:val="EE0000"/>
              </w:rPr>
            </w:pPr>
            <w:r w:rsidRPr="7E660D2E">
              <w:rPr>
                <w:color w:val="EE0000"/>
              </w:rPr>
              <w:t>Additional comments if any</w:t>
            </w:r>
          </w:p>
        </w:tc>
      </w:tr>
      <w:tr w:rsidR="00D81473" w:rsidTr="7E660D2E" w14:paraId="362CF875" w14:textId="77777777">
        <w:trPr>
          <w:trHeight w:val="300"/>
        </w:trPr>
        <w:tc>
          <w:tcPr>
            <w:tcW w:w="3120" w:type="dxa"/>
          </w:tcPr>
          <w:p w:rsidR="7E660D2E" w:rsidP="7E660D2E" w:rsidRDefault="7E660D2E" w14:paraId="76A9DB4F" w14:textId="56C04088">
            <w:pPr>
              <w:rPr>
                <w:color w:val="EE0000"/>
              </w:rPr>
            </w:pPr>
            <w:r w:rsidRPr="7E660D2E">
              <w:rPr>
                <w:color w:val="EE0000"/>
              </w:rPr>
              <w:t>Brian</w:t>
            </w:r>
          </w:p>
        </w:tc>
        <w:tc>
          <w:tcPr>
            <w:tcW w:w="3120" w:type="dxa"/>
          </w:tcPr>
          <w:p w:rsidR="7E660D2E" w:rsidP="7E660D2E" w:rsidRDefault="7E660D2E" w14:paraId="204AE17E" w14:textId="7442B2BB">
            <w:pPr>
              <w:rPr>
                <w:color w:val="EE0000"/>
              </w:rPr>
            </w:pPr>
          </w:p>
        </w:tc>
        <w:tc>
          <w:tcPr>
            <w:tcW w:w="3120" w:type="dxa"/>
          </w:tcPr>
          <w:p w:rsidR="7E660D2E" w:rsidP="7E660D2E" w:rsidRDefault="7E660D2E" w14:paraId="451BA1C6" w14:textId="71A3CAA9">
            <w:pPr>
              <w:rPr>
                <w:color w:val="EE0000"/>
              </w:rPr>
            </w:pPr>
          </w:p>
        </w:tc>
      </w:tr>
      <w:tr w:rsidR="00D81473" w:rsidTr="7E660D2E" w14:paraId="756A5155" w14:textId="77777777">
        <w:trPr>
          <w:trHeight w:val="300"/>
        </w:trPr>
        <w:tc>
          <w:tcPr>
            <w:tcW w:w="3120" w:type="dxa"/>
          </w:tcPr>
          <w:p w:rsidR="7E660D2E" w:rsidP="7E660D2E" w:rsidRDefault="7E660D2E" w14:paraId="3845E099" w14:textId="1B3C02EC">
            <w:pPr>
              <w:rPr>
                <w:color w:val="EE0000"/>
              </w:rPr>
            </w:pPr>
            <w:r w:rsidRPr="7E660D2E">
              <w:rPr>
                <w:color w:val="EE0000"/>
              </w:rPr>
              <w:t>Alex or Muneer</w:t>
            </w:r>
          </w:p>
        </w:tc>
        <w:tc>
          <w:tcPr>
            <w:tcW w:w="3120" w:type="dxa"/>
          </w:tcPr>
          <w:p w:rsidR="7E660D2E" w:rsidP="036E3085" w:rsidRDefault="27BB3B94" w14:paraId="394F1761" w14:textId="763EB5DA">
            <w:pPr>
              <w:rPr>
                <w:color w:val="EE0000"/>
              </w:rPr>
            </w:pPr>
            <w:r w:rsidRPr="7A709960">
              <w:rPr>
                <w:color w:val="EE0000"/>
              </w:rPr>
              <w:t xml:space="preserve">Reviewed </w:t>
            </w:r>
            <w:r w:rsidRPr="7A709960" w:rsidR="0E26D567">
              <w:rPr>
                <w:color w:val="EE0000"/>
              </w:rPr>
              <w:t xml:space="preserve">(Alex) </w:t>
            </w:r>
            <w:r w:rsidRPr="7A709960">
              <w:rPr>
                <w:color w:val="EE0000"/>
              </w:rPr>
              <w:t>– 23/1</w:t>
            </w:r>
          </w:p>
          <w:p w:rsidR="7E660D2E" w:rsidP="7E660D2E" w:rsidRDefault="25A7AA6C" w14:paraId="0413206E" w14:textId="71830842">
            <w:pPr>
              <w:rPr>
                <w:color w:val="EE0000"/>
              </w:rPr>
            </w:pPr>
            <w:r w:rsidRPr="036E3085">
              <w:rPr>
                <w:color w:val="EE0000"/>
              </w:rPr>
              <w:t>Approved (Muneer) - 1/23/25</w:t>
            </w:r>
          </w:p>
        </w:tc>
        <w:tc>
          <w:tcPr>
            <w:tcW w:w="3120" w:type="dxa"/>
          </w:tcPr>
          <w:p w:rsidR="7E660D2E" w:rsidP="7E660D2E" w:rsidRDefault="7E660D2E" w14:paraId="75E5EE1C" w14:textId="5B20D6D0">
            <w:pPr>
              <w:rPr>
                <w:color w:val="EE0000"/>
              </w:rPr>
            </w:pPr>
          </w:p>
        </w:tc>
      </w:tr>
      <w:tr w:rsidR="00D81473" w:rsidTr="7E660D2E" w14:paraId="73240EAA" w14:textId="77777777">
        <w:trPr>
          <w:trHeight w:val="300"/>
        </w:trPr>
        <w:tc>
          <w:tcPr>
            <w:tcW w:w="3120" w:type="dxa"/>
          </w:tcPr>
          <w:p w:rsidR="7E660D2E" w:rsidP="7E660D2E" w:rsidRDefault="7E660D2E" w14:paraId="41EA6DB6" w14:textId="13BBE097">
            <w:pPr>
              <w:rPr>
                <w:color w:val="EE0000"/>
              </w:rPr>
            </w:pPr>
            <w:r w:rsidRPr="7E660D2E">
              <w:rPr>
                <w:color w:val="EE0000"/>
              </w:rPr>
              <w:t>Michelle</w:t>
            </w:r>
          </w:p>
        </w:tc>
        <w:tc>
          <w:tcPr>
            <w:tcW w:w="3120" w:type="dxa"/>
          </w:tcPr>
          <w:p w:rsidR="7E660D2E" w:rsidP="7E660D2E" w:rsidRDefault="7E660D2E" w14:paraId="5E4DCBC8" w14:textId="65F0EDDA">
            <w:pPr>
              <w:rPr>
                <w:color w:val="EE0000"/>
              </w:rPr>
            </w:pPr>
          </w:p>
        </w:tc>
        <w:tc>
          <w:tcPr>
            <w:tcW w:w="3120" w:type="dxa"/>
          </w:tcPr>
          <w:p w:rsidR="7E660D2E" w:rsidP="7E660D2E" w:rsidRDefault="7E660D2E" w14:paraId="3099470F" w14:textId="65F0EDDA">
            <w:pPr>
              <w:rPr>
                <w:color w:val="EE0000"/>
              </w:rPr>
            </w:pPr>
          </w:p>
        </w:tc>
      </w:tr>
    </w:tbl>
    <w:p w:rsidR="7E660D2E" w:rsidP="7E660D2E" w:rsidRDefault="7E660D2E" w14:paraId="2951A47B" w14:textId="111810A5">
      <w:pPr>
        <w:rPr>
          <w:color w:val="EE0000"/>
        </w:rPr>
      </w:pPr>
    </w:p>
    <w:tbl>
      <w:tblPr>
        <w:tblStyle w:val="TableGrid"/>
        <w:tblW w:w="10574"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515"/>
        <w:gridCol w:w="2301"/>
        <w:gridCol w:w="2538"/>
        <w:gridCol w:w="2359"/>
        <w:gridCol w:w="1861"/>
      </w:tblGrid>
      <w:tr w:rsidR="00093E9F" w:rsidTr="00F02473" w14:paraId="386C3E23" w14:textId="77777777">
        <w:trPr>
          <w:trHeight w:val="258"/>
        </w:trPr>
        <w:tc>
          <w:tcPr>
            <w:tcW w:w="1515" w:type="dxa"/>
          </w:tcPr>
          <w:p w:rsidRPr="4FEA59C1" w:rsidR="00093E9F" w:rsidRDefault="00093E9F" w14:paraId="17A0D3F2" w14:textId="77777777">
            <w:pPr>
              <w:rPr>
                <w:rFonts w:ascii="Aptos" w:hAnsi="Aptos" w:eastAsia="Aptos" w:cs="Aptos"/>
                <w:b/>
                <w:bCs/>
              </w:rPr>
            </w:pPr>
            <w:r>
              <w:rPr>
                <w:rFonts w:ascii="Aptos" w:hAnsi="Aptos" w:eastAsia="Aptos" w:cs="Aptos"/>
                <w:b/>
                <w:bCs/>
              </w:rPr>
              <w:t>Chapter Title</w:t>
            </w:r>
          </w:p>
        </w:tc>
        <w:tc>
          <w:tcPr>
            <w:tcW w:w="2301" w:type="dxa"/>
          </w:tcPr>
          <w:p w:rsidRPr="4FEA59C1" w:rsidR="00093E9F" w:rsidRDefault="00093E9F" w14:paraId="16415B87" w14:textId="73BEBE08">
            <w:pPr>
              <w:rPr>
                <w:rFonts w:ascii="Aptos" w:hAnsi="Aptos" w:eastAsia="Aptos" w:cs="Aptos"/>
                <w:b/>
                <w:bCs/>
              </w:rPr>
            </w:pPr>
            <w:r>
              <w:rPr>
                <w:rFonts w:ascii="Aptos" w:hAnsi="Aptos" w:eastAsia="Aptos" w:cs="Aptos"/>
                <w:b/>
                <w:bCs/>
              </w:rPr>
              <w:t>Time est</w:t>
            </w:r>
          </w:p>
        </w:tc>
        <w:tc>
          <w:tcPr>
            <w:tcW w:w="2538" w:type="dxa"/>
            <w:tcMar>
              <w:left w:w="105" w:type="dxa"/>
              <w:right w:w="105" w:type="dxa"/>
            </w:tcMar>
          </w:tcPr>
          <w:p w:rsidR="00093E9F" w:rsidRDefault="00093E9F" w14:paraId="0FEF9673" w14:textId="6DC76A2E">
            <w:pPr>
              <w:rPr>
                <w:rFonts w:ascii="Aptos" w:hAnsi="Aptos" w:eastAsia="Aptos" w:cs="Aptos"/>
              </w:rPr>
            </w:pPr>
            <w:r w:rsidRPr="4FEA59C1">
              <w:rPr>
                <w:rFonts w:ascii="Aptos" w:hAnsi="Aptos" w:eastAsia="Aptos" w:cs="Aptos"/>
                <w:b/>
                <w:bCs/>
              </w:rPr>
              <w:t>Voice Over</w:t>
            </w:r>
          </w:p>
        </w:tc>
        <w:tc>
          <w:tcPr>
            <w:tcW w:w="2359" w:type="dxa"/>
            <w:tcMar>
              <w:left w:w="105" w:type="dxa"/>
              <w:right w:w="105" w:type="dxa"/>
            </w:tcMar>
          </w:tcPr>
          <w:p w:rsidR="00093E9F" w:rsidRDefault="00093E9F" w14:paraId="756B81B5" w14:textId="77777777">
            <w:pPr>
              <w:rPr>
                <w:rFonts w:ascii="Aptos" w:hAnsi="Aptos" w:eastAsia="Aptos" w:cs="Aptos"/>
              </w:rPr>
            </w:pPr>
            <w:r w:rsidRPr="4FEA59C1">
              <w:rPr>
                <w:rFonts w:ascii="Aptos" w:hAnsi="Aptos" w:eastAsia="Aptos" w:cs="Aptos"/>
                <w:b/>
                <w:bCs/>
              </w:rPr>
              <w:t>Visuals</w:t>
            </w:r>
          </w:p>
        </w:tc>
        <w:tc>
          <w:tcPr>
            <w:tcW w:w="1861" w:type="dxa"/>
          </w:tcPr>
          <w:p w:rsidRPr="4FEA59C1" w:rsidR="00093E9F" w:rsidRDefault="00093E9F" w14:paraId="385BE4FB" w14:textId="77777777">
            <w:pPr>
              <w:rPr>
                <w:rFonts w:ascii="Aptos" w:hAnsi="Aptos" w:eastAsia="Aptos" w:cs="Aptos"/>
                <w:b/>
                <w:bCs/>
              </w:rPr>
            </w:pPr>
            <w:r>
              <w:rPr>
                <w:rFonts w:ascii="Aptos" w:hAnsi="Aptos" w:eastAsia="Aptos" w:cs="Aptos"/>
                <w:b/>
                <w:bCs/>
              </w:rPr>
              <w:t>Chapter resources</w:t>
            </w:r>
          </w:p>
        </w:tc>
      </w:tr>
      <w:tr w:rsidR="00093E9F" w:rsidTr="00F02473" w14:paraId="0014DDBB" w14:textId="77777777">
        <w:trPr>
          <w:trHeight w:val="1460"/>
        </w:trPr>
        <w:tc>
          <w:tcPr>
            <w:tcW w:w="1515" w:type="dxa"/>
          </w:tcPr>
          <w:p w:rsidRPr="4F0FB656" w:rsidR="00093E9F" w:rsidRDefault="00EC221C" w14:paraId="2B988D19" w14:textId="717DD142">
            <w:r>
              <w:t>Lesson 1-</w:t>
            </w:r>
            <w:r w:rsidR="000C59E0">
              <w:t>4</w:t>
            </w:r>
            <w:r w:rsidR="00492052">
              <w:t>:</w:t>
            </w:r>
            <w:r w:rsidRPr="005A7E8B" w:rsidR="00492052">
              <w:rPr>
                <w:rFonts w:ascii="Aptos" w:hAnsi="Aptos" w:eastAsia="Aptos" w:cs="Aptos"/>
                <w:i/>
                <w:iCs/>
              </w:rPr>
              <w:t xml:space="preserve"> Vector Storage &amp; Search Optimizations</w:t>
            </w:r>
          </w:p>
        </w:tc>
        <w:tc>
          <w:tcPr>
            <w:tcW w:w="2301" w:type="dxa"/>
          </w:tcPr>
          <w:p w:rsidR="00093E9F" w:rsidP="00060224" w:rsidRDefault="00093E9F" w14:paraId="722DE9ED" w14:textId="5CD021FD">
            <w:r>
              <w:t>:20-:25</w:t>
            </w:r>
          </w:p>
        </w:tc>
        <w:tc>
          <w:tcPr>
            <w:tcW w:w="2538" w:type="dxa"/>
            <w:tcMar>
              <w:left w:w="105" w:type="dxa"/>
              <w:right w:w="105" w:type="dxa"/>
            </w:tcMar>
          </w:tcPr>
          <w:p w:rsidRPr="00060224" w:rsidR="00093E9F" w:rsidP="00060224" w:rsidRDefault="00093E9F" w14:paraId="1E14629A" w14:textId="24126221">
            <w:r w:rsidRPr="00060224">
              <w:t xml:space="preserve">Welcome back! In this lesson, we’re going to look at some of the most important optimizations you can make to your vector storage and search performance in OpenSearch. These techniques help reduce storage costs, improve accuracy, and make your </w:t>
            </w:r>
            <w:r w:rsidRPr="00060224" w:rsidR="008337BA">
              <w:t>search</w:t>
            </w:r>
            <w:r w:rsidRPr="00060224">
              <w:t xml:space="preserve"> significantly </w:t>
            </w:r>
            <w:r w:rsidRPr="00060224" w:rsidR="008337BA">
              <w:t xml:space="preserve">faster, </w:t>
            </w:r>
            <w:r w:rsidRPr="00060224">
              <w:t>especially at scale.</w:t>
            </w:r>
          </w:p>
          <w:p w:rsidRPr="4F0FB656" w:rsidR="00093E9F" w:rsidRDefault="00093E9F" w14:paraId="1669BD65" w14:textId="438882CA"/>
        </w:tc>
        <w:tc>
          <w:tcPr>
            <w:tcW w:w="2359" w:type="dxa"/>
            <w:tcMar>
              <w:left w:w="105" w:type="dxa"/>
              <w:right w:w="105" w:type="dxa"/>
            </w:tcMar>
          </w:tcPr>
          <w:p w:rsidRPr="005A7E8B" w:rsidR="00093E9F" w:rsidP="005A7E8B" w:rsidRDefault="008337BA" w14:paraId="10C4BBB7" w14:textId="5822A589">
            <w:pPr>
              <w:rPr>
                <w:rFonts w:ascii="Aptos" w:hAnsi="Aptos" w:eastAsia="Aptos" w:cs="Aptos"/>
              </w:rPr>
            </w:pPr>
            <w:r w:rsidRPr="005A7E8B">
              <w:rPr>
                <w:rFonts w:ascii="Aptos" w:hAnsi="Aptos" w:eastAsia="Aptos" w:cs="Aptos"/>
              </w:rPr>
              <w:t> Title</w:t>
            </w:r>
            <w:r w:rsidRPr="005A7E8B" w:rsidR="00093E9F">
              <w:rPr>
                <w:rFonts w:ascii="Aptos" w:hAnsi="Aptos" w:eastAsia="Aptos" w:cs="Aptos"/>
              </w:rPr>
              <w:t xml:space="preserve"> card: </w:t>
            </w:r>
            <w:r w:rsidRPr="005A7E8B" w:rsidR="00093E9F">
              <w:rPr>
                <w:rFonts w:ascii="Aptos" w:hAnsi="Aptos" w:eastAsia="Aptos" w:cs="Aptos"/>
                <w:i/>
                <w:iCs/>
              </w:rPr>
              <w:t>“Lesson 1</w:t>
            </w:r>
            <w:r w:rsidRPr="005A7E8B" w:rsidR="00093E9F">
              <w:rPr>
                <w:rFonts w:ascii="Aptos" w:hAnsi="Aptos" w:eastAsia="Aptos" w:cs="Aptos"/>
                <w:i/>
                <w:iCs/>
              </w:rPr>
              <w:noBreakHyphen/>
            </w:r>
            <w:r w:rsidRPr="005A7E8B" w:rsidR="00093E9F">
              <w:rPr>
                <w:rFonts w:ascii="Aptos" w:hAnsi="Aptos" w:eastAsia="Aptos" w:cs="Aptos"/>
                <w:i/>
                <w:iCs/>
              </w:rPr>
              <w:t>4: Vector Storage &amp; Search Optimizations”</w:t>
            </w:r>
            <w:r w:rsidRPr="005A7E8B" w:rsidR="00093E9F">
              <w:rPr>
                <w:rFonts w:ascii="Aptos" w:hAnsi="Aptos" w:eastAsia="Aptos" w:cs="Aptos"/>
              </w:rPr>
              <w:t xml:space="preserve"> </w:t>
            </w:r>
          </w:p>
          <w:p w:rsidRPr="005A7E8B" w:rsidR="00093E9F" w:rsidP="005A7E8B" w:rsidRDefault="008337BA" w14:paraId="666204C4" w14:textId="4EBFE48C">
            <w:pPr>
              <w:rPr>
                <w:rFonts w:ascii="Aptos" w:hAnsi="Aptos" w:eastAsia="Aptos" w:cs="Aptos"/>
              </w:rPr>
            </w:pPr>
            <w:r w:rsidRPr="005A7E8B">
              <w:rPr>
                <w:rFonts w:ascii="Aptos" w:hAnsi="Aptos" w:eastAsia="Aptos" w:cs="Aptos"/>
              </w:rPr>
              <w:t> Soft</w:t>
            </w:r>
            <w:r w:rsidRPr="005A7E8B" w:rsidR="00093E9F">
              <w:rPr>
                <w:rFonts w:ascii="Aptos" w:hAnsi="Aptos" w:eastAsia="Aptos" w:cs="Aptos"/>
              </w:rPr>
              <w:t xml:space="preserve"> animation of vector embeddings (dots in a cluster)</w:t>
            </w:r>
          </w:p>
          <w:p w:rsidR="00093E9F" w:rsidRDefault="00093E9F" w14:paraId="71937FD7" w14:textId="77777777">
            <w:pPr>
              <w:rPr>
                <w:rFonts w:ascii="Aptos" w:hAnsi="Aptos" w:eastAsia="Aptos" w:cs="Aptos"/>
              </w:rPr>
            </w:pPr>
          </w:p>
        </w:tc>
        <w:tc>
          <w:tcPr>
            <w:tcW w:w="1861" w:type="dxa"/>
          </w:tcPr>
          <w:p w:rsidR="00093E9F" w:rsidRDefault="00093E9F" w14:paraId="429C4521" w14:textId="77777777">
            <w:pPr>
              <w:rPr>
                <w:rFonts w:ascii="Aptos" w:hAnsi="Aptos" w:eastAsia="Aptos" w:cs="Aptos"/>
              </w:rPr>
            </w:pPr>
          </w:p>
        </w:tc>
      </w:tr>
      <w:tr w:rsidR="00093E9F" w:rsidTr="00F02473" w14:paraId="1A7E2CD7" w14:textId="77777777">
        <w:trPr>
          <w:trHeight w:val="1460"/>
        </w:trPr>
        <w:tc>
          <w:tcPr>
            <w:tcW w:w="1515" w:type="dxa"/>
          </w:tcPr>
          <w:p w:rsidR="00093E9F" w:rsidRDefault="00093E9F" w14:paraId="5400B0C9" w14:textId="77777777"/>
        </w:tc>
        <w:tc>
          <w:tcPr>
            <w:tcW w:w="2301" w:type="dxa"/>
          </w:tcPr>
          <w:p w:rsidR="00093E9F" w:rsidP="00060224" w:rsidRDefault="00D24E6E" w14:paraId="13E4009D" w14:textId="3C0272E0">
            <w:r>
              <w:t>:25-:30</w:t>
            </w:r>
          </w:p>
        </w:tc>
        <w:tc>
          <w:tcPr>
            <w:tcW w:w="2538" w:type="dxa"/>
            <w:tcMar>
              <w:left w:w="105" w:type="dxa"/>
              <w:right w:w="105" w:type="dxa"/>
            </w:tcMar>
          </w:tcPr>
          <w:p w:rsidR="00093E9F" w:rsidP="00060224" w:rsidRDefault="00093E9F" w14:paraId="13BEBE4A" w14:textId="1F4E3210">
            <w:r w:rsidRPr="005A7E8B">
              <w:t xml:space="preserve">Vector data gets big fast. </w:t>
            </w:r>
            <w:r w:rsidR="6DB4C668">
              <w:t>Real</w:t>
            </w:r>
            <w:r w:rsidRPr="005A7E8B">
              <w:noBreakHyphen/>
            </w:r>
            <w:r w:rsidRPr="005A7E8B">
              <w:t xml:space="preserve">world applications generate millions of embeddings, and without the right storage and query strategies, your cluster can slow </w:t>
            </w:r>
            <w:r w:rsidRPr="005A7E8B" w:rsidR="00A41715">
              <w:t>down</w:t>
            </w:r>
            <w:r w:rsidRPr="005A7E8B">
              <w:t xml:space="preserve"> or </w:t>
            </w:r>
            <w:r>
              <w:t>you might see your operational costs balloon</w:t>
            </w:r>
            <w:r w:rsidRPr="005A7E8B">
              <w:t xml:space="preserve">. </w:t>
            </w:r>
          </w:p>
          <w:p w:rsidR="00093E9F" w:rsidP="00060224" w:rsidRDefault="00A41715" w14:paraId="398B0256" w14:textId="45AFE2EE">
            <w:r w:rsidRPr="005A7E8B">
              <w:t>So</w:t>
            </w:r>
            <w:r w:rsidRPr="005A7E8B" w:rsidR="00093E9F">
              <w:t xml:space="preserve"> let’s break down the core optimization techniques every OpenSearch AI project should use</w:t>
            </w:r>
            <w:r w:rsidR="00093E9F">
              <w:t xml:space="preserve"> when dealing with vector search</w:t>
            </w:r>
            <w:r w:rsidR="52E8B033">
              <w:t>.</w:t>
            </w:r>
          </w:p>
        </w:tc>
        <w:tc>
          <w:tcPr>
            <w:tcW w:w="2359" w:type="dxa"/>
            <w:tcMar>
              <w:left w:w="105" w:type="dxa"/>
              <w:right w:w="105" w:type="dxa"/>
            </w:tcMar>
          </w:tcPr>
          <w:p w:rsidRPr="0065113C" w:rsidR="00093E9F" w:rsidP="0065113C" w:rsidRDefault="008337BA" w14:paraId="500DFE7A" w14:textId="192F5DF5">
            <w:pPr>
              <w:rPr>
                <w:rFonts w:ascii="Aptos" w:hAnsi="Aptos" w:eastAsia="Aptos" w:cs="Aptos"/>
              </w:rPr>
            </w:pPr>
            <w:r w:rsidRPr="0065113C">
              <w:rPr>
                <w:rFonts w:ascii="Aptos" w:hAnsi="Aptos" w:eastAsia="Aptos" w:cs="Aptos"/>
              </w:rPr>
              <w:t> Graph</w:t>
            </w:r>
            <w:r w:rsidRPr="0065113C" w:rsidR="00093E9F">
              <w:rPr>
                <w:rFonts w:ascii="Aptos" w:hAnsi="Aptos" w:eastAsia="Aptos" w:cs="Aptos"/>
              </w:rPr>
              <w:t xml:space="preserve"> showing dataset size increasing into billions of vectors </w:t>
            </w:r>
          </w:p>
          <w:p w:rsidRPr="0065113C" w:rsidR="00093E9F" w:rsidP="0065113C" w:rsidRDefault="008337BA" w14:paraId="43E8757F" w14:textId="76EC1635">
            <w:pPr>
              <w:rPr>
                <w:rFonts w:ascii="Aptos" w:hAnsi="Aptos" w:eastAsia="Aptos" w:cs="Aptos"/>
              </w:rPr>
            </w:pPr>
            <w:r w:rsidRPr="0065113C">
              <w:rPr>
                <w:rFonts w:ascii="Aptos" w:hAnsi="Aptos" w:eastAsia="Aptos" w:cs="Aptos"/>
              </w:rPr>
              <w:t> Animated</w:t>
            </w:r>
            <w:r w:rsidRPr="0065113C" w:rsidR="00093E9F">
              <w:rPr>
                <w:rFonts w:ascii="Aptos" w:hAnsi="Aptos" w:eastAsia="Aptos" w:cs="Aptos"/>
              </w:rPr>
              <w:t xml:space="preserve"> warning icons for “latency,” “cost,” “storage”</w:t>
            </w:r>
          </w:p>
          <w:p w:rsidRPr="005A7E8B" w:rsidR="00093E9F" w:rsidP="005A7E8B" w:rsidRDefault="00093E9F" w14:paraId="24E565A0" w14:textId="77777777">
            <w:pPr>
              <w:rPr>
                <w:rFonts w:ascii="Aptos" w:hAnsi="Aptos" w:eastAsia="Aptos" w:cs="Aptos"/>
              </w:rPr>
            </w:pPr>
          </w:p>
        </w:tc>
        <w:tc>
          <w:tcPr>
            <w:tcW w:w="1861" w:type="dxa"/>
          </w:tcPr>
          <w:p w:rsidR="00093E9F" w:rsidRDefault="00093E9F" w14:paraId="0F787070" w14:textId="77777777">
            <w:pPr>
              <w:rPr>
                <w:rFonts w:ascii="Aptos" w:hAnsi="Aptos" w:eastAsia="Aptos" w:cs="Aptos"/>
              </w:rPr>
            </w:pPr>
          </w:p>
        </w:tc>
      </w:tr>
      <w:tr w:rsidR="00093E9F" w:rsidTr="00F02473" w14:paraId="3CEDB7FF" w14:textId="77777777">
        <w:trPr>
          <w:trHeight w:val="1460"/>
        </w:trPr>
        <w:tc>
          <w:tcPr>
            <w:tcW w:w="1515" w:type="dxa"/>
          </w:tcPr>
          <w:p w:rsidR="00093E9F" w:rsidRDefault="00093E9F" w14:paraId="728298DB" w14:textId="77777777"/>
        </w:tc>
        <w:tc>
          <w:tcPr>
            <w:tcW w:w="2301" w:type="dxa"/>
          </w:tcPr>
          <w:p w:rsidRPr="00293F56" w:rsidR="00093E9F" w:rsidP="00293F56" w:rsidRDefault="00D24E6E" w14:paraId="60EF258F" w14:textId="7942CD23">
            <w:r>
              <w:t>:50-:55</w:t>
            </w:r>
          </w:p>
        </w:tc>
        <w:tc>
          <w:tcPr>
            <w:tcW w:w="2538" w:type="dxa"/>
            <w:tcMar>
              <w:left w:w="105" w:type="dxa"/>
              <w:right w:w="105" w:type="dxa"/>
            </w:tcMar>
          </w:tcPr>
          <w:p w:rsidR="00093E9F" w:rsidP="00293F56" w:rsidRDefault="00093E9F" w14:paraId="0E9706C9" w14:textId="148C2EE1">
            <w:r w:rsidRPr="00293F56">
              <w:t xml:space="preserve">One of the most impactful optimizations is </w:t>
            </w:r>
            <w:r w:rsidRPr="00293F56">
              <w:rPr>
                <w:b/>
                <w:bCs/>
              </w:rPr>
              <w:t>chunking</w:t>
            </w:r>
            <w:r w:rsidRPr="00293F56">
              <w:t>—splitting large documents into smaller pieces before embedding them.</w:t>
            </w:r>
          </w:p>
          <w:p w:rsidRPr="00293F56" w:rsidR="00093E9F" w:rsidP="00293F56" w:rsidRDefault="00093E9F" w14:paraId="6EAEA2EA" w14:textId="77777777"/>
          <w:p w:rsidR="00093E9F" w:rsidP="00293F56" w:rsidRDefault="00093E9F" w14:paraId="52EC1819" w14:textId="77777777">
            <w:r w:rsidRPr="00293F56">
              <w:t>Models have strict token or character limits. If a document is too long, the model just truncates it, and you lose important context. Chunking ensures every piece of text fits the model, producing more accurate embeddings.</w:t>
            </w:r>
          </w:p>
          <w:p w:rsidRPr="00293F56" w:rsidR="00093E9F" w:rsidP="00293F56" w:rsidRDefault="00093E9F" w14:paraId="4CCEB625" w14:textId="77777777"/>
          <w:p w:rsidR="00093E9F" w:rsidP="00293F56" w:rsidRDefault="00093E9F" w14:paraId="46655112" w14:textId="6FDACBE9">
            <w:commentRangeStart w:id="83"/>
            <w:r w:rsidRPr="00293F56">
              <w:t>Chunking also improves relevance.</w:t>
            </w:r>
            <w:commentRangeEnd w:id="83"/>
            <w:r w:rsidRPr="00293F56" w:rsidR="0018546D">
              <w:rPr>
                <w:rStyle w:val="CommentReference"/>
                <w:sz w:val="24"/>
                <w:szCs w:val="24"/>
              </w:rPr>
              <w:commentReference w:id="83"/>
            </w:r>
            <w:r w:rsidRPr="00293F56">
              <w:t xml:space="preserve"> Smaller, more targeted chunks often give better semantic matches. But it does increase storage, because more chunks mean more embeddings—and sometimes you’ll need post</w:t>
            </w:r>
            <w:r w:rsidRPr="00293F56">
              <w:noBreakHyphen/>
            </w:r>
            <w:r w:rsidRPr="00293F56">
              <w:t>processing to reassemble the original context during retrieval.</w:t>
            </w:r>
          </w:p>
          <w:p w:rsidRPr="00293F56" w:rsidR="00093E9F" w:rsidP="00293F56" w:rsidRDefault="00093E9F" w14:paraId="619185C4" w14:textId="77777777"/>
          <w:p w:rsidR="62390A15" w:rsidRDefault="00093E9F" w14:paraId="30199098" w14:textId="31449E87">
            <w:r w:rsidRPr="00293F56">
              <w:t>A good rule of thumb is:</w:t>
            </w:r>
            <w:r w:rsidRPr="00293F56">
              <w:br/>
            </w:r>
            <w:r w:rsidR="00B35479">
              <w:t>Use</w:t>
            </w:r>
            <w:r w:rsidR="2610E8ED">
              <w:t xml:space="preserve"> your embedding mode</w:t>
            </w:r>
            <w:r w:rsidR="00B35479">
              <w:t xml:space="preserve">l’s </w:t>
            </w:r>
            <w:r w:rsidR="2610E8ED">
              <w:t>token limit. Most popular models handle 512 tokens well, which roughly translates t</w:t>
            </w:r>
            <w:r w:rsidR="00B35479">
              <w:t>o</w:t>
            </w:r>
          </w:p>
          <w:p w:rsidRPr="00293F56" w:rsidR="00093E9F" w:rsidP="00293F56" w:rsidRDefault="00093E9F" w14:paraId="12521FA5" w14:textId="00110B7E">
            <w:r w:rsidRPr="00293F56">
              <w:t xml:space="preserve"> about </w:t>
            </w:r>
            <w:r w:rsidRPr="00293F56">
              <w:rPr>
                <w:b/>
                <w:bCs/>
              </w:rPr>
              <w:t>1,000–1,200 characters</w:t>
            </w:r>
            <w:r w:rsidRPr="4AFA5E52">
              <w:rPr>
                <w:b/>
              </w:rPr>
              <w:t>.</w:t>
            </w:r>
          </w:p>
          <w:p w:rsidR="00093E9F" w:rsidP="00060224" w:rsidRDefault="00093E9F" w14:paraId="172F0186" w14:textId="77777777"/>
        </w:tc>
        <w:tc>
          <w:tcPr>
            <w:tcW w:w="2359" w:type="dxa"/>
            <w:tcMar>
              <w:left w:w="105" w:type="dxa"/>
              <w:right w:w="105" w:type="dxa"/>
            </w:tcMar>
          </w:tcPr>
          <w:p w:rsidRPr="00293F56" w:rsidR="00093E9F" w:rsidP="00293F56" w:rsidRDefault="008337BA" w14:paraId="5841C874" w14:textId="1729AC37">
            <w:pPr>
              <w:rPr>
                <w:rFonts w:ascii="Aptos" w:hAnsi="Aptos" w:eastAsia="Aptos" w:cs="Aptos"/>
              </w:rPr>
            </w:pPr>
            <w:r w:rsidRPr="00293F56">
              <w:rPr>
                <w:rFonts w:ascii="Aptos" w:hAnsi="Aptos" w:eastAsia="Aptos" w:cs="Aptos"/>
              </w:rPr>
              <w:t> Show</w:t>
            </w:r>
            <w:r w:rsidRPr="00293F56" w:rsidR="00093E9F">
              <w:rPr>
                <w:rFonts w:ascii="Aptos" w:hAnsi="Aptos" w:eastAsia="Aptos" w:cs="Aptos"/>
              </w:rPr>
              <w:t xml:space="preserve"> a long paragraph being sliced into smaller text blocks </w:t>
            </w:r>
          </w:p>
          <w:p w:rsidRPr="00293F56" w:rsidR="00093E9F" w:rsidP="00293F56" w:rsidRDefault="008337BA" w14:paraId="6EB4009A" w14:textId="5983C183">
            <w:pPr>
              <w:rPr>
                <w:rFonts w:ascii="Aptos" w:hAnsi="Aptos" w:eastAsia="Aptos" w:cs="Aptos"/>
              </w:rPr>
            </w:pPr>
            <w:r w:rsidRPr="00293F56">
              <w:rPr>
                <w:rFonts w:ascii="Aptos" w:hAnsi="Aptos" w:eastAsia="Aptos" w:cs="Aptos"/>
              </w:rPr>
              <w:t> Side</w:t>
            </w:r>
            <w:r w:rsidRPr="00293F56" w:rsidR="00093E9F">
              <w:rPr>
                <w:rFonts w:ascii="Aptos" w:hAnsi="Aptos" w:eastAsia="Aptos" w:cs="Aptos"/>
              </w:rPr>
              <w:noBreakHyphen/>
            </w:r>
            <w:r w:rsidRPr="00293F56" w:rsidR="00093E9F">
              <w:rPr>
                <w:rFonts w:ascii="Aptos" w:hAnsi="Aptos" w:eastAsia="Aptos" w:cs="Aptos"/>
              </w:rPr>
              <w:t>by</w:t>
            </w:r>
            <w:r w:rsidRPr="00293F56" w:rsidR="00093E9F">
              <w:rPr>
                <w:rFonts w:ascii="Aptos" w:hAnsi="Aptos" w:eastAsia="Aptos" w:cs="Aptos"/>
              </w:rPr>
              <w:noBreakHyphen/>
            </w:r>
            <w:r w:rsidRPr="00293F56" w:rsidR="00093E9F">
              <w:rPr>
                <w:rFonts w:ascii="Aptos" w:hAnsi="Aptos" w:eastAsia="Aptos" w:cs="Aptos"/>
              </w:rPr>
              <w:t xml:space="preserve">side: </w:t>
            </w:r>
          </w:p>
          <w:p w:rsidRPr="00293F56" w:rsidR="00093E9F" w:rsidP="00293F56" w:rsidRDefault="00093E9F" w14:paraId="0A87F475" w14:textId="77777777">
            <w:pPr>
              <w:numPr>
                <w:ilvl w:val="0"/>
                <w:numId w:val="4"/>
              </w:numPr>
              <w:rPr>
                <w:rFonts w:ascii="Aptos" w:hAnsi="Aptos" w:eastAsia="Aptos" w:cs="Aptos"/>
              </w:rPr>
            </w:pPr>
            <w:r w:rsidRPr="00293F56">
              <w:rPr>
                <w:rFonts w:ascii="Aptos" w:hAnsi="Aptos" w:eastAsia="Aptos" w:cs="Aptos"/>
                <w:i/>
                <w:iCs/>
              </w:rPr>
              <w:t>Left</w:t>
            </w:r>
            <w:r w:rsidRPr="00293F56">
              <w:rPr>
                <w:rFonts w:ascii="Aptos" w:hAnsi="Aptos" w:eastAsia="Aptos" w:cs="Aptos"/>
              </w:rPr>
              <w:t>: long text → truncated → low</w:t>
            </w:r>
            <w:r w:rsidRPr="00293F56">
              <w:rPr>
                <w:rFonts w:ascii="Aptos" w:hAnsi="Aptos" w:eastAsia="Aptos" w:cs="Aptos"/>
              </w:rPr>
              <w:noBreakHyphen/>
            </w:r>
            <w:r w:rsidRPr="00293F56">
              <w:rPr>
                <w:rFonts w:ascii="Aptos" w:hAnsi="Aptos" w:eastAsia="Aptos" w:cs="Aptos"/>
              </w:rPr>
              <w:t>quality embedding</w:t>
            </w:r>
          </w:p>
          <w:p w:rsidRPr="00293F56" w:rsidR="00093E9F" w:rsidP="00293F56" w:rsidRDefault="00093E9F" w14:paraId="1CB9DE2F" w14:textId="77777777">
            <w:pPr>
              <w:numPr>
                <w:ilvl w:val="0"/>
                <w:numId w:val="4"/>
              </w:numPr>
              <w:rPr>
                <w:rFonts w:ascii="Aptos" w:hAnsi="Aptos" w:eastAsia="Aptos" w:cs="Aptos"/>
              </w:rPr>
            </w:pPr>
            <w:r w:rsidRPr="00293F56">
              <w:rPr>
                <w:rFonts w:ascii="Aptos" w:hAnsi="Aptos" w:eastAsia="Aptos" w:cs="Aptos"/>
                <w:i/>
                <w:iCs/>
              </w:rPr>
              <w:t>Right</w:t>
            </w:r>
            <w:r w:rsidRPr="00293F56">
              <w:rPr>
                <w:rFonts w:ascii="Aptos" w:hAnsi="Aptos" w:eastAsia="Aptos" w:cs="Aptos"/>
              </w:rPr>
              <w:t>: chunked text → clean embeddings → higher relevance</w:t>
            </w:r>
          </w:p>
          <w:p w:rsidRPr="00293F56" w:rsidR="00093E9F" w:rsidP="00293F56" w:rsidRDefault="008337BA" w14:paraId="218D74F6" w14:textId="595A14BF">
            <w:pPr>
              <w:rPr>
                <w:rFonts w:ascii="Aptos" w:hAnsi="Aptos" w:eastAsia="Aptos" w:cs="Aptos"/>
              </w:rPr>
            </w:pPr>
            <w:r w:rsidRPr="00293F56">
              <w:rPr>
                <w:rFonts w:ascii="Aptos" w:hAnsi="Aptos" w:eastAsia="Aptos" w:cs="Aptos"/>
              </w:rPr>
              <w:t> Overlay</w:t>
            </w:r>
            <w:r w:rsidRPr="00293F56" w:rsidR="00093E9F">
              <w:rPr>
                <w:rFonts w:ascii="Aptos" w:hAnsi="Aptos" w:eastAsia="Aptos" w:cs="Aptos"/>
              </w:rPr>
              <w:t xml:space="preserve"> text: </w:t>
            </w:r>
            <w:r w:rsidRPr="00293F56" w:rsidR="00093E9F">
              <w:rPr>
                <w:rFonts w:ascii="Aptos" w:hAnsi="Aptos" w:eastAsia="Aptos" w:cs="Aptos"/>
                <w:i/>
                <w:iCs/>
              </w:rPr>
              <w:t>“More chunks = more embeddings = more storage”</w:t>
            </w:r>
          </w:p>
          <w:p w:rsidRPr="0065113C" w:rsidR="00093E9F" w:rsidP="0065113C" w:rsidRDefault="00093E9F" w14:paraId="015A1DD1" w14:textId="5D3A8ED7">
            <w:pPr>
              <w:rPr>
                <w:rFonts w:ascii="Aptos" w:hAnsi="Aptos" w:eastAsia="Aptos" w:cs="Aptos"/>
              </w:rPr>
            </w:pPr>
          </w:p>
        </w:tc>
        <w:tc>
          <w:tcPr>
            <w:tcW w:w="1861" w:type="dxa"/>
          </w:tcPr>
          <w:p w:rsidR="00093E9F" w:rsidRDefault="00093E9F" w14:paraId="79368DE0" w14:textId="77777777">
            <w:pPr>
              <w:rPr>
                <w:rFonts w:ascii="Aptos" w:hAnsi="Aptos" w:eastAsia="Aptos" w:cs="Aptos"/>
              </w:rPr>
            </w:pPr>
          </w:p>
        </w:tc>
      </w:tr>
      <w:tr w:rsidR="00093E9F" w:rsidTr="00F02473" w14:paraId="6834917C" w14:textId="77777777">
        <w:trPr>
          <w:trHeight w:val="1460"/>
        </w:trPr>
        <w:tc>
          <w:tcPr>
            <w:tcW w:w="1515" w:type="dxa"/>
          </w:tcPr>
          <w:p w:rsidR="00093E9F" w:rsidRDefault="00093E9F" w14:paraId="1BCF9B27" w14:textId="77777777"/>
        </w:tc>
        <w:tc>
          <w:tcPr>
            <w:tcW w:w="2301" w:type="dxa"/>
          </w:tcPr>
          <w:p w:rsidRPr="00093E9F" w:rsidR="00093E9F" w:rsidP="00093E9F" w:rsidRDefault="00D24E6E" w14:paraId="64BC5900" w14:textId="2BC1FC94">
            <w:r>
              <w:t>:45-:50</w:t>
            </w:r>
          </w:p>
        </w:tc>
        <w:tc>
          <w:tcPr>
            <w:tcW w:w="2538" w:type="dxa"/>
            <w:tcMar>
              <w:left w:w="105" w:type="dxa"/>
              <w:right w:w="105" w:type="dxa"/>
            </w:tcMar>
          </w:tcPr>
          <w:p w:rsidR="00093E9F" w:rsidP="00093E9F" w:rsidRDefault="00093E9F" w14:paraId="06AAF155" w14:textId="406B056F">
            <w:r w:rsidRPr="00093E9F">
              <w:t xml:space="preserve">Next, let’s talk about </w:t>
            </w:r>
            <w:r w:rsidRPr="00093E9F">
              <w:rPr>
                <w:b/>
                <w:bCs/>
              </w:rPr>
              <w:t>shard management</w:t>
            </w:r>
            <w:r w:rsidRPr="00093E9F">
              <w:t>, which plays a massive role in performance.</w:t>
            </w:r>
          </w:p>
          <w:p w:rsidRPr="00093E9F" w:rsidR="00093E9F" w:rsidP="00093E9F" w:rsidRDefault="00093E9F" w14:paraId="27C23E6C" w14:textId="77777777"/>
          <w:p w:rsidR="00093E9F" w:rsidP="00093E9F" w:rsidRDefault="00093E9F" w14:paraId="66F90765" w14:textId="77777777">
            <w:r w:rsidRPr="00093E9F">
              <w:t>Smaller shards allow more parallelism—but come with overhead. Too many shards can slow your cluster down because OpenSearch has to coordinate across all of them. On the other hand, very large shards reduce overhead but increase query latency because each search has to scan more data.</w:t>
            </w:r>
          </w:p>
          <w:p w:rsidRPr="00093E9F" w:rsidR="00093E9F" w:rsidP="00093E9F" w:rsidRDefault="00093E9F" w14:paraId="2021984A" w14:textId="77777777"/>
          <w:p w:rsidRPr="00093E9F" w:rsidR="00093E9F" w:rsidP="00093E9F" w:rsidRDefault="00093E9F" w14:paraId="7A9D8C66" w14:textId="77777777">
            <w:r w:rsidRPr="00093E9F">
              <w:t xml:space="preserve">This is where </w:t>
            </w:r>
            <w:r w:rsidRPr="00093E9F">
              <w:rPr>
                <w:b/>
                <w:bCs/>
              </w:rPr>
              <w:t>Index State Management policies</w:t>
            </w:r>
            <w:r w:rsidRPr="00093E9F">
              <w:t>, or ISM policies, come in. They help you retire, roll over, or reorganize old data, keeping shard sizes healthy as your system grows.</w:t>
            </w:r>
          </w:p>
          <w:p w:rsidRPr="00093E9F" w:rsidR="00093E9F" w:rsidP="00093E9F" w:rsidRDefault="00093E9F" w14:paraId="092015AD" w14:textId="77777777">
            <w:r w:rsidRPr="00093E9F">
              <w:t>Finding the right balance is an essential part of maintaining fast vector search.</w:t>
            </w:r>
          </w:p>
          <w:p w:rsidRPr="00293F56" w:rsidR="00093E9F" w:rsidP="00293F56" w:rsidRDefault="00093E9F" w14:paraId="067FF579" w14:textId="77777777"/>
        </w:tc>
        <w:tc>
          <w:tcPr>
            <w:tcW w:w="2359" w:type="dxa"/>
            <w:tcMar>
              <w:left w:w="105" w:type="dxa"/>
              <w:right w:w="105" w:type="dxa"/>
            </w:tcMar>
          </w:tcPr>
          <w:p w:rsidRPr="00293F56" w:rsidR="00093E9F" w:rsidP="00293F56" w:rsidRDefault="00093E9F" w14:paraId="75F8CF50" w14:textId="77777777">
            <w:pPr>
              <w:rPr>
                <w:rFonts w:ascii="Aptos" w:hAnsi="Aptos" w:eastAsia="Aptos" w:cs="Aptos"/>
              </w:rPr>
            </w:pPr>
          </w:p>
        </w:tc>
        <w:tc>
          <w:tcPr>
            <w:tcW w:w="1861" w:type="dxa"/>
          </w:tcPr>
          <w:p w:rsidR="00093E9F" w:rsidRDefault="00093E9F" w14:paraId="65361E48" w14:textId="77777777">
            <w:pPr>
              <w:rPr>
                <w:rFonts w:ascii="Aptos" w:hAnsi="Aptos" w:eastAsia="Aptos" w:cs="Aptos"/>
              </w:rPr>
            </w:pPr>
          </w:p>
        </w:tc>
      </w:tr>
      <w:tr w:rsidR="00D24E6E" w:rsidTr="00F02473" w14:paraId="37638AE1" w14:textId="77777777">
        <w:trPr>
          <w:trHeight w:val="1460"/>
        </w:trPr>
        <w:tc>
          <w:tcPr>
            <w:tcW w:w="1515" w:type="dxa"/>
          </w:tcPr>
          <w:p w:rsidR="00D24E6E" w:rsidRDefault="00D24E6E" w14:paraId="0BDF8FC4" w14:textId="77777777"/>
        </w:tc>
        <w:tc>
          <w:tcPr>
            <w:tcW w:w="2301" w:type="dxa"/>
          </w:tcPr>
          <w:p w:rsidR="00D24E6E" w:rsidP="00093E9F" w:rsidRDefault="00CF48F2" w14:paraId="1A9B1318" w14:textId="2AA6CE0F">
            <w:r>
              <w:t>:45-:50</w:t>
            </w:r>
          </w:p>
        </w:tc>
        <w:tc>
          <w:tcPr>
            <w:tcW w:w="2538" w:type="dxa"/>
            <w:tcMar>
              <w:left w:w="105" w:type="dxa"/>
              <w:right w:w="105" w:type="dxa"/>
            </w:tcMar>
          </w:tcPr>
          <w:p w:rsidRPr="000B72A2" w:rsidR="000B72A2" w:rsidP="000B72A2" w:rsidRDefault="000B72A2" w14:paraId="6C19D427" w14:textId="77777777">
            <w:r w:rsidRPr="000B72A2">
              <w:t xml:space="preserve">Another powerful optimization is </w:t>
            </w:r>
            <w:r w:rsidRPr="000B72A2">
              <w:rPr>
                <w:b/>
                <w:bCs/>
              </w:rPr>
              <w:t>dimension reduction</w:t>
            </w:r>
            <w:r w:rsidRPr="000B72A2">
              <w:t>.</w:t>
            </w:r>
            <w:r w:rsidRPr="000B72A2">
              <w:br/>
            </w:r>
            <w:r w:rsidRPr="000B72A2">
              <w:t>Vector dimensionality directly affects performance and storage. Lower</w:t>
            </w:r>
            <w:r w:rsidRPr="000B72A2">
              <w:noBreakHyphen/>
            </w:r>
            <w:r w:rsidRPr="000B72A2">
              <w:t>dimension vectors are faster to search and cheaper to store—but they’re less accurate.</w:t>
            </w:r>
          </w:p>
          <w:p w:rsidRPr="000B72A2" w:rsidR="000B72A2" w:rsidP="000B72A2" w:rsidRDefault="000B72A2" w14:paraId="35ECD0D5" w14:textId="77777777">
            <w:r w:rsidRPr="000B72A2">
              <w:t>There are two ways to reduce vector dimensions:</w:t>
            </w:r>
          </w:p>
          <w:p w:rsidRPr="000B72A2" w:rsidR="000B72A2" w:rsidP="000B72A2" w:rsidRDefault="000B72A2" w14:paraId="59144E2C" w14:textId="77777777">
            <w:pPr>
              <w:numPr>
                <w:ilvl w:val="0"/>
                <w:numId w:val="5"/>
              </w:numPr>
            </w:pPr>
            <w:r w:rsidRPr="000B72A2">
              <w:rPr>
                <w:b/>
                <w:bCs/>
              </w:rPr>
              <w:t>In</w:t>
            </w:r>
            <w:r w:rsidRPr="000B72A2">
              <w:rPr>
                <w:b/>
                <w:bCs/>
              </w:rPr>
              <w:noBreakHyphen/>
            </w:r>
            <w:r w:rsidRPr="000B72A2">
              <w:rPr>
                <w:b/>
                <w:bCs/>
              </w:rPr>
              <w:t>place reduction</w:t>
            </w:r>
            <w:r w:rsidRPr="000B72A2">
              <w:t xml:space="preserve"> – reindex everything inside the same index.</w:t>
            </w:r>
            <w:r w:rsidRPr="000B72A2">
              <w:br/>
            </w:r>
            <w:r w:rsidRPr="000B72A2">
              <w:t>This is fast to implement but riskier—you’re modifying the index beneath your application.</w:t>
            </w:r>
          </w:p>
          <w:p w:rsidRPr="000B72A2" w:rsidR="000B72A2" w:rsidP="000B72A2" w:rsidRDefault="000B72A2" w14:paraId="7B07E32B" w14:textId="77777777">
            <w:pPr>
              <w:numPr>
                <w:ilvl w:val="0"/>
                <w:numId w:val="5"/>
              </w:numPr>
            </w:pPr>
            <w:r w:rsidRPr="000B72A2">
              <w:rPr>
                <w:b/>
                <w:bCs/>
              </w:rPr>
              <w:t>Rebuild in a new index</w:t>
            </w:r>
            <w:r w:rsidRPr="000B72A2">
              <w:t xml:space="preserve"> – create a new vector index with a smaller dimension, then re</w:t>
            </w:r>
            <w:r w:rsidRPr="000B72A2">
              <w:noBreakHyphen/>
            </w:r>
            <w:r w:rsidRPr="000B72A2">
              <w:t>map the data.</w:t>
            </w:r>
            <w:r w:rsidRPr="000B72A2">
              <w:br/>
            </w:r>
            <w:r w:rsidRPr="000B72A2">
              <w:t>This is more reliable, easier to roll back, and generally what we recommend.</w:t>
            </w:r>
          </w:p>
          <w:p w:rsidRPr="000B72A2" w:rsidR="000B72A2" w:rsidP="000B72A2" w:rsidRDefault="000B72A2" w14:paraId="78A2EC1E" w14:textId="77777777">
            <w:r w:rsidRPr="000B72A2">
              <w:t>Dimension reduction is especially helpful when you’re working with large datasets or when query speed is a higher priority than peak accuracy.</w:t>
            </w:r>
          </w:p>
          <w:p w:rsidRPr="00093E9F" w:rsidR="00D24E6E" w:rsidP="00093E9F" w:rsidRDefault="00D24E6E" w14:paraId="4A383EBC" w14:textId="77777777"/>
        </w:tc>
        <w:tc>
          <w:tcPr>
            <w:tcW w:w="2359" w:type="dxa"/>
            <w:tcMar>
              <w:left w:w="105" w:type="dxa"/>
              <w:right w:w="105" w:type="dxa"/>
            </w:tcMar>
          </w:tcPr>
          <w:p w:rsidRPr="00293F56" w:rsidR="00D24E6E" w:rsidP="00293F56" w:rsidRDefault="00D24E6E" w14:paraId="6ACB82EB" w14:textId="77777777">
            <w:pPr>
              <w:rPr>
                <w:rFonts w:ascii="Aptos" w:hAnsi="Aptos" w:eastAsia="Aptos" w:cs="Aptos"/>
              </w:rPr>
            </w:pPr>
          </w:p>
        </w:tc>
        <w:tc>
          <w:tcPr>
            <w:tcW w:w="1861" w:type="dxa"/>
          </w:tcPr>
          <w:p w:rsidR="00D24E6E" w:rsidRDefault="00D24E6E" w14:paraId="1C6A5C4C" w14:textId="77777777">
            <w:pPr>
              <w:rPr>
                <w:rFonts w:ascii="Aptos" w:hAnsi="Aptos" w:eastAsia="Aptos" w:cs="Aptos"/>
              </w:rPr>
            </w:pPr>
          </w:p>
        </w:tc>
      </w:tr>
      <w:tr w:rsidR="00CF48F2" w:rsidTr="00F02473" w14:paraId="1CD3B18E" w14:textId="77777777">
        <w:trPr>
          <w:trHeight w:val="1460"/>
        </w:trPr>
        <w:tc>
          <w:tcPr>
            <w:tcW w:w="1515" w:type="dxa"/>
          </w:tcPr>
          <w:p w:rsidR="00CF48F2" w:rsidRDefault="00CF48F2" w14:paraId="2E611ECC" w14:textId="77777777"/>
        </w:tc>
        <w:tc>
          <w:tcPr>
            <w:tcW w:w="2301" w:type="dxa"/>
          </w:tcPr>
          <w:p w:rsidR="00CF48F2" w:rsidP="00093E9F" w:rsidRDefault="00CF48F2" w14:paraId="5EE74A87" w14:textId="4D70AAFE">
            <w:r>
              <w:t>1:35-1:40</w:t>
            </w:r>
          </w:p>
        </w:tc>
        <w:tc>
          <w:tcPr>
            <w:tcW w:w="2538" w:type="dxa"/>
            <w:tcMar>
              <w:left w:w="105" w:type="dxa"/>
              <w:right w:w="105" w:type="dxa"/>
            </w:tcMar>
          </w:tcPr>
          <w:p w:rsidR="00CF48F2" w:rsidP="00CF48F2" w:rsidRDefault="00CF48F2" w14:paraId="4C3E94A1" w14:textId="74CBB5CB">
            <w:r w:rsidRPr="00CF48F2">
              <w:t>Let’s look at how these optimizations show up in real</w:t>
            </w:r>
            <w:r w:rsidRPr="00CF48F2">
              <w:noBreakHyphen/>
            </w:r>
            <w:r w:rsidRPr="00CF48F2">
              <w:t>world OpenSearch deployments.</w:t>
            </w:r>
          </w:p>
          <w:p w:rsidRPr="00CF48F2" w:rsidR="00CF48F2" w:rsidP="00CF48F2" w:rsidRDefault="00CF48F2" w14:paraId="1B2B3DBC" w14:textId="77777777"/>
          <w:p w:rsidRPr="00CF48F2" w:rsidR="00CF48F2" w:rsidP="00CF48F2" w:rsidRDefault="00CF48F2" w14:paraId="17D8C7EC" w14:textId="77777777">
            <w:r w:rsidRPr="00CF48F2">
              <w:rPr>
                <w:b/>
                <w:bCs/>
              </w:rPr>
              <w:t>Scenario 1: Customer Support Search</w:t>
            </w:r>
            <w:r w:rsidRPr="00CF48F2">
              <w:br/>
            </w:r>
            <w:r w:rsidRPr="00CF48F2">
              <w:t>Imagine you’re embedding thousands of knowledge</w:t>
            </w:r>
            <w:r w:rsidRPr="00CF48F2">
              <w:noBreakHyphen/>
            </w:r>
            <w:r w:rsidRPr="00CF48F2">
              <w:t>base articles for an AI support assistant.</w:t>
            </w:r>
          </w:p>
          <w:p w:rsidRPr="00CF48F2" w:rsidR="00CF48F2" w:rsidP="00CF48F2" w:rsidRDefault="00CF48F2" w14:paraId="727A5DA2" w14:textId="77777777">
            <w:pPr>
              <w:numPr>
                <w:ilvl w:val="0"/>
                <w:numId w:val="6"/>
              </w:numPr>
            </w:pPr>
            <w:r w:rsidRPr="00CF48F2">
              <w:t>Without chunking, longer troubleshooting guides exceed model limits and get truncated, causing the assistant to miss key steps.</w:t>
            </w:r>
          </w:p>
          <w:p w:rsidR="00CF48F2" w:rsidP="00CF48F2" w:rsidRDefault="00CF48F2" w14:paraId="5B66F2D5" w14:textId="77777777">
            <w:pPr>
              <w:numPr>
                <w:ilvl w:val="0"/>
                <w:numId w:val="6"/>
              </w:numPr>
            </w:pPr>
            <w:r w:rsidRPr="00CF48F2">
              <w:t>With chunking, each step becomes its own embedding, improving both precision and recall.</w:t>
            </w:r>
            <w:r w:rsidRPr="00CF48F2">
              <w:br/>
            </w:r>
            <w:r w:rsidRPr="00CF48F2">
              <w:t>This leads to far more accurate answers for customers.</w:t>
            </w:r>
          </w:p>
          <w:p w:rsidRPr="00CF48F2" w:rsidR="00CF48F2" w:rsidP="00CF48F2" w:rsidRDefault="00CF48F2" w14:paraId="525514D8" w14:textId="77777777">
            <w:pPr>
              <w:ind w:left="720"/>
            </w:pPr>
          </w:p>
          <w:p w:rsidRPr="00CF48F2" w:rsidR="00CF48F2" w:rsidP="00CF48F2" w:rsidRDefault="00CF48F2" w14:paraId="177EAD46" w14:textId="77777777">
            <w:r w:rsidRPr="00CF48F2">
              <w:rPr>
                <w:b/>
                <w:bCs/>
              </w:rPr>
              <w:t>Scenario 2: E</w:t>
            </w:r>
            <w:r w:rsidRPr="00CF48F2">
              <w:rPr>
                <w:b/>
                <w:bCs/>
              </w:rPr>
              <w:noBreakHyphen/>
            </w:r>
            <w:r w:rsidRPr="00CF48F2">
              <w:rPr>
                <w:b/>
                <w:bCs/>
              </w:rPr>
              <w:t>commerce Semantic Search</w:t>
            </w:r>
            <w:r w:rsidRPr="00CF48F2">
              <w:br/>
            </w:r>
            <w:r w:rsidRPr="00CF48F2">
              <w:t>A large retailer may ingest millions of product descriptions.</w:t>
            </w:r>
          </w:p>
          <w:p w:rsidRPr="00CF48F2" w:rsidR="00CF48F2" w:rsidP="00CF48F2" w:rsidRDefault="00CF48F2" w14:paraId="71CA0C60" w14:textId="77777777">
            <w:pPr>
              <w:numPr>
                <w:ilvl w:val="0"/>
                <w:numId w:val="7"/>
              </w:numPr>
            </w:pPr>
            <w:r w:rsidRPr="00CF48F2">
              <w:t>Dimension reduction—from, say, 768 to 384—can cut vector storage nearly in half.</w:t>
            </w:r>
          </w:p>
          <w:p w:rsidR="00CF48F2" w:rsidP="00CF48F2" w:rsidRDefault="00CF48F2" w14:paraId="6F49B6AF" w14:textId="4E6BDD5A">
            <w:pPr>
              <w:numPr>
                <w:ilvl w:val="0"/>
                <w:numId w:val="7"/>
              </w:numPr>
            </w:pPr>
            <w:r w:rsidRPr="00CF48F2">
              <w:t>That reduces latency on every semantic search request and lowers overall storage cost.</w:t>
            </w:r>
            <w:r w:rsidRPr="00CF48F2">
              <w:br/>
            </w:r>
            <w:r w:rsidRPr="00CF48F2">
              <w:t>The accuracy drop is minimal compared to the performance gain.</w:t>
            </w:r>
          </w:p>
          <w:p w:rsidRPr="00CF48F2" w:rsidR="00CF48F2" w:rsidP="00CF48F2" w:rsidRDefault="00CF48F2" w14:paraId="143833EA" w14:textId="77777777">
            <w:pPr>
              <w:ind w:left="720"/>
            </w:pPr>
          </w:p>
          <w:p w:rsidRPr="00CF48F2" w:rsidR="00CF48F2" w:rsidP="00CF48F2" w:rsidRDefault="00CF48F2" w14:paraId="79F2427E" w14:textId="77777777">
            <w:r w:rsidRPr="00CF48F2">
              <w:rPr>
                <w:b/>
                <w:bCs/>
              </w:rPr>
              <w:t>Scenario 3: Logging &amp; Observability Pipelines</w:t>
            </w:r>
            <w:r w:rsidRPr="00CF48F2">
              <w:br/>
            </w:r>
            <w:r w:rsidRPr="00CF48F2">
              <w:t>A company streaming logs into OpenSearch can generate terabytes of vectors a day.</w:t>
            </w:r>
          </w:p>
          <w:p w:rsidRPr="00CF48F2" w:rsidR="00CF48F2" w:rsidP="00CF48F2" w:rsidRDefault="00CF48F2" w14:paraId="5DEDE3C4" w14:textId="77777777">
            <w:pPr>
              <w:numPr>
                <w:ilvl w:val="0"/>
                <w:numId w:val="8"/>
              </w:numPr>
            </w:pPr>
            <w:r w:rsidRPr="00CF48F2">
              <w:t>Proper shard sizing prevents overloaded nodes.</w:t>
            </w:r>
          </w:p>
          <w:p w:rsidR="00CF48F2" w:rsidP="00CF48F2" w:rsidRDefault="00CF48F2" w14:paraId="0A47CA1F" w14:textId="77777777">
            <w:pPr>
              <w:numPr>
                <w:ilvl w:val="0"/>
                <w:numId w:val="8"/>
              </w:numPr>
            </w:pPr>
            <w:r w:rsidRPr="00CF48F2">
              <w:t>ISM policies automatically roll over old indices, keeping performance steady.</w:t>
            </w:r>
            <w:r w:rsidRPr="00CF48F2">
              <w:br/>
            </w:r>
            <w:r w:rsidRPr="00CF48F2">
              <w:t>This is critical in environments where uptime and fast retrieval are key.</w:t>
            </w:r>
          </w:p>
          <w:p w:rsidRPr="00CF48F2" w:rsidR="00CF48F2" w:rsidP="00CF48F2" w:rsidRDefault="00CF48F2" w14:paraId="7D7E0409" w14:textId="77777777">
            <w:pPr>
              <w:ind w:left="720"/>
            </w:pPr>
          </w:p>
          <w:p w:rsidRPr="00CF48F2" w:rsidR="00CF48F2" w:rsidP="00CF48F2" w:rsidRDefault="00CF48F2" w14:paraId="7F21BAA9" w14:textId="5907C888">
            <w:r w:rsidRPr="00CF48F2">
              <w:rPr>
                <w:b/>
                <w:bCs/>
              </w:rPr>
              <w:t>Scenario 4: RAG Pipelines With Fast Turnaround</w:t>
            </w:r>
            <w:r w:rsidRPr="00CF48F2">
              <w:br/>
            </w:r>
            <w:r w:rsidRPr="00CF48F2">
              <w:t>In retrieval</w:t>
            </w:r>
            <w:r w:rsidRPr="00CF48F2">
              <w:noBreakHyphen/>
            </w:r>
            <w:r w:rsidRPr="00CF48F2">
              <w:t>augmented generation systems, latency is everything.</w:t>
            </w:r>
          </w:p>
          <w:p w:rsidRPr="00CF48F2" w:rsidR="00CF48F2" w:rsidP="00CF48F2" w:rsidRDefault="00CF48F2" w14:paraId="4C02D676" w14:textId="77777777">
            <w:pPr>
              <w:numPr>
                <w:ilvl w:val="0"/>
                <w:numId w:val="9"/>
              </w:numPr>
            </w:pPr>
            <w:r w:rsidRPr="00CF48F2">
              <w:t>Smaller vector dimensions speed up retrieval significantly.</w:t>
            </w:r>
          </w:p>
          <w:p w:rsidRPr="00CF48F2" w:rsidR="00CF48F2" w:rsidP="00CF48F2" w:rsidRDefault="00CF48F2" w14:paraId="23EA4A74" w14:textId="77777777">
            <w:pPr>
              <w:numPr>
                <w:ilvl w:val="0"/>
                <w:numId w:val="9"/>
              </w:numPr>
            </w:pPr>
            <w:r w:rsidRPr="00CF48F2">
              <w:t>Chunking ensures each RAG query gets the most relevant snippets.</w:t>
            </w:r>
            <w:r w:rsidRPr="00CF48F2">
              <w:br/>
            </w:r>
            <w:r w:rsidRPr="00CF48F2">
              <w:t>Better retrieval → More accurate LLM responses → Better user experience.</w:t>
            </w:r>
          </w:p>
          <w:p w:rsidR="00CF48F2" w:rsidP="00CF48F2" w:rsidRDefault="00CF48F2" w14:paraId="5EC4C644" w14:textId="77777777">
            <w:pPr>
              <w:ind w:left="720"/>
            </w:pPr>
          </w:p>
          <w:p w:rsidRPr="000B72A2" w:rsidR="00CF48F2" w:rsidP="007A156F" w:rsidRDefault="00CF48F2" w14:paraId="6A2315C0" w14:textId="0C43274F"/>
        </w:tc>
        <w:tc>
          <w:tcPr>
            <w:tcW w:w="2359" w:type="dxa"/>
            <w:tcMar>
              <w:left w:w="105" w:type="dxa"/>
              <w:right w:w="105" w:type="dxa"/>
            </w:tcMar>
          </w:tcPr>
          <w:p w:rsidRPr="00CF48F2" w:rsidR="00CF48F2" w:rsidP="00CF48F2" w:rsidRDefault="00CF48F2" w14:paraId="5C047655" w14:textId="13237539"/>
          <w:p w:rsidRPr="00CF48F2" w:rsidR="00CF48F2" w:rsidP="00CF48F2" w:rsidRDefault="00CF48F2" w14:paraId="323C8A26" w14:textId="77777777">
            <w:pPr>
              <w:numPr>
                <w:ilvl w:val="0"/>
                <w:numId w:val="10"/>
              </w:numPr>
            </w:pPr>
            <w:r w:rsidRPr="00CF48F2">
              <w:rPr>
                <w:b/>
                <w:bCs/>
              </w:rPr>
              <w:t>Scenario 1:</w:t>
            </w:r>
            <w:r w:rsidRPr="00CF48F2">
              <w:t xml:space="preserve"> KB article → segmentation → icons for “Better Answers”</w:t>
            </w:r>
          </w:p>
          <w:p w:rsidRPr="00CF48F2" w:rsidR="00CF48F2" w:rsidP="00CF48F2" w:rsidRDefault="00CF48F2" w14:paraId="578CA387" w14:textId="77777777">
            <w:pPr>
              <w:numPr>
                <w:ilvl w:val="0"/>
                <w:numId w:val="10"/>
              </w:numPr>
            </w:pPr>
            <w:r w:rsidRPr="00CF48F2">
              <w:rPr>
                <w:b/>
                <w:bCs/>
              </w:rPr>
              <w:t>Scenario 2:</w:t>
            </w:r>
            <w:r w:rsidRPr="00CF48F2">
              <w:t xml:space="preserve"> Product cards → “Before/After dimension reduction” storage bar chart</w:t>
            </w:r>
          </w:p>
          <w:p w:rsidRPr="00CF48F2" w:rsidR="00CF48F2" w:rsidP="00CF48F2" w:rsidRDefault="00CF48F2" w14:paraId="496A5612" w14:textId="77777777">
            <w:pPr>
              <w:numPr>
                <w:ilvl w:val="0"/>
                <w:numId w:val="10"/>
              </w:numPr>
            </w:pPr>
            <w:r w:rsidRPr="00CF48F2">
              <w:rPr>
                <w:b/>
                <w:bCs/>
              </w:rPr>
              <w:t>Scenario 3:</w:t>
            </w:r>
            <w:r w:rsidRPr="00CF48F2">
              <w:t xml:space="preserve"> Node cluster animation → shards shifting → lifecycle arrows</w:t>
            </w:r>
          </w:p>
          <w:p w:rsidRPr="00CF48F2" w:rsidR="00CF48F2" w:rsidP="00CF48F2" w:rsidRDefault="00CF48F2" w14:paraId="0F74DD30" w14:textId="77777777">
            <w:pPr>
              <w:numPr>
                <w:ilvl w:val="0"/>
                <w:numId w:val="10"/>
              </w:numPr>
            </w:pPr>
            <w:r w:rsidRPr="00CF48F2">
              <w:rPr>
                <w:b/>
                <w:bCs/>
              </w:rPr>
              <w:t>Scenario 4:</w:t>
            </w:r>
            <w:r w:rsidRPr="00CF48F2">
              <w:t xml:space="preserve"> RAG pipeline diagram with “Retrieve → Generate” loop showing faster retrieval</w:t>
            </w:r>
          </w:p>
          <w:p w:rsidRPr="00293F56" w:rsidR="00CF48F2" w:rsidP="00293F56" w:rsidRDefault="00CF48F2" w14:paraId="5F06587D" w14:textId="77777777">
            <w:pPr>
              <w:rPr>
                <w:rFonts w:ascii="Aptos" w:hAnsi="Aptos" w:eastAsia="Aptos" w:cs="Aptos"/>
              </w:rPr>
            </w:pPr>
          </w:p>
        </w:tc>
        <w:tc>
          <w:tcPr>
            <w:tcW w:w="1861" w:type="dxa"/>
          </w:tcPr>
          <w:p w:rsidR="00CF48F2" w:rsidRDefault="00CF48F2" w14:paraId="117DA947" w14:textId="77777777">
            <w:pPr>
              <w:rPr>
                <w:rFonts w:ascii="Aptos" w:hAnsi="Aptos" w:eastAsia="Aptos" w:cs="Aptos"/>
              </w:rPr>
            </w:pPr>
          </w:p>
        </w:tc>
      </w:tr>
      <w:tr w:rsidR="004B5536" w:rsidTr="00F02473" w14:paraId="4BD0A8DD" w14:textId="77777777">
        <w:trPr>
          <w:trHeight w:val="1460"/>
        </w:trPr>
        <w:tc>
          <w:tcPr>
            <w:tcW w:w="1515" w:type="dxa"/>
          </w:tcPr>
          <w:p w:rsidR="004B5536" w:rsidRDefault="00201B57" w14:paraId="2F9BDFE3" w14:textId="2D2913C9">
            <w:r>
              <w:t>Conclusion</w:t>
            </w:r>
          </w:p>
        </w:tc>
        <w:tc>
          <w:tcPr>
            <w:tcW w:w="2301" w:type="dxa"/>
          </w:tcPr>
          <w:p w:rsidR="004B5536" w:rsidP="00093E9F" w:rsidRDefault="004B5536" w14:paraId="09E8D505" w14:textId="77777777"/>
        </w:tc>
        <w:tc>
          <w:tcPr>
            <w:tcW w:w="2538" w:type="dxa"/>
            <w:tcMar>
              <w:left w:w="105" w:type="dxa"/>
              <w:right w:w="105" w:type="dxa"/>
            </w:tcMar>
          </w:tcPr>
          <w:p w:rsidRPr="00C67057" w:rsidR="00CD35D8" w:rsidP="00CD35D8" w:rsidRDefault="00CD35D8" w14:paraId="70CAF2C5" w14:textId="07998F2E">
            <w:pPr>
              <w:pStyle w:val="text-md"/>
              <w:rPr>
                <w:rFonts w:asciiTheme="minorHAnsi" w:hAnsiTheme="minorHAnsi"/>
                <w:color w:val="000000"/>
              </w:rPr>
            </w:pPr>
            <w:r w:rsidRPr="00C67057">
              <w:rPr>
                <w:rFonts w:asciiTheme="minorHAnsi" w:hAnsiTheme="minorHAnsi"/>
                <w:color w:val="000000"/>
              </w:rPr>
              <w:t xml:space="preserve">That brings us to the end of </w:t>
            </w:r>
            <w:r w:rsidRPr="00C67057" w:rsidR="001A4AB2">
              <w:rPr>
                <w:rFonts w:asciiTheme="minorHAnsi" w:hAnsiTheme="minorHAnsi"/>
                <w:color w:val="000000"/>
              </w:rPr>
              <w:t>the lesson.</w:t>
            </w:r>
            <w:r w:rsidRPr="00C67057">
              <w:rPr>
                <w:rFonts w:asciiTheme="minorHAnsi" w:hAnsiTheme="minorHAnsi"/>
                <w:color w:val="000000"/>
              </w:rPr>
              <w:t xml:space="preserve"> You now have a powerful set of tools to optimize your vector storage and search performance in OpenSearch.</w:t>
            </w:r>
          </w:p>
          <w:p w:rsidRPr="00C67057" w:rsidR="00CD35D8" w:rsidP="00CD35D8" w:rsidRDefault="00CD35D8" w14:paraId="34D05552" w14:textId="77777777">
            <w:pPr>
              <w:pStyle w:val="text-md"/>
              <w:rPr>
                <w:rFonts w:asciiTheme="minorHAnsi" w:hAnsiTheme="minorHAnsi"/>
                <w:color w:val="000000"/>
              </w:rPr>
            </w:pPr>
            <w:r w:rsidRPr="00C67057">
              <w:rPr>
                <w:rFonts w:asciiTheme="minorHAnsi" w:hAnsiTheme="minorHAnsi"/>
                <w:color w:val="000000"/>
              </w:rPr>
              <w:t>By applying techniques like document chunking, you can ensure your embeddings are accurate and highly relevant. Thoughtful shard management is key to maintaining a healthy, responsive</w:t>
            </w:r>
            <w:r>
              <w:rPr>
                <w:color w:val="000000"/>
              </w:rPr>
              <w:t xml:space="preserve"> </w:t>
            </w:r>
            <w:r w:rsidRPr="00C67057">
              <w:rPr>
                <w:rFonts w:asciiTheme="minorHAnsi" w:hAnsiTheme="minorHAnsi"/>
                <w:color w:val="000000"/>
              </w:rPr>
              <w:t>cluster, preventing bottlenecks as your data grows. And with dimension reduction, you can significantly cut down on storage costs and improve query latency, finding the right balance between speed and precision.</w:t>
            </w:r>
          </w:p>
          <w:p w:rsidRPr="00C67057" w:rsidR="00CD35D8" w:rsidP="00CD35D8" w:rsidRDefault="00CD35D8" w14:paraId="3765F7E4" w14:textId="77777777">
            <w:pPr>
              <w:pStyle w:val="text-md"/>
              <w:rPr>
                <w:rFonts w:asciiTheme="minorHAnsi" w:hAnsiTheme="minorHAnsi"/>
                <w:color w:val="000000"/>
              </w:rPr>
            </w:pPr>
            <w:r w:rsidRPr="00C67057">
              <w:rPr>
                <w:rFonts w:asciiTheme="minorHAnsi" w:hAnsiTheme="minorHAnsi"/>
                <w:color w:val="000000"/>
              </w:rPr>
              <w:t>These optimizations are not just theoretical concepts; they are practical strategies that directly impact your operational costs, system performance, and ability to scale. Putting them to use will make your AI applications faster, more efficient, and more reliable.</w:t>
            </w:r>
          </w:p>
          <w:p w:rsidRPr="001A4AB2" w:rsidR="00CD35D8" w:rsidP="00CD35D8" w:rsidRDefault="00CD35D8" w14:paraId="5DE3BC25" w14:textId="11EA9607">
            <w:pPr>
              <w:pStyle w:val="text-md"/>
              <w:rPr>
                <w:rFonts w:asciiTheme="minorHAnsi" w:hAnsiTheme="minorHAnsi"/>
                <w:color w:val="000000"/>
              </w:rPr>
            </w:pPr>
            <w:r w:rsidRPr="00C67057">
              <w:rPr>
                <w:rFonts w:asciiTheme="minorHAnsi" w:hAnsiTheme="minorHAnsi"/>
                <w:color w:val="000000"/>
              </w:rPr>
              <w:t xml:space="preserve">Now it's your turn. Take these techniques and apply them to your own OpenSearch projects. Start </w:t>
            </w:r>
            <w:r w:rsidRPr="001A4AB2">
              <w:rPr>
                <w:rFonts w:asciiTheme="minorHAnsi" w:hAnsiTheme="minorHAnsi"/>
                <w:color w:val="000000"/>
              </w:rPr>
              <w:t>optimizing and see firsthand how you can build more powerful and cost-effective AI search solutions.</w:t>
            </w:r>
          </w:p>
          <w:p w:rsidRPr="00CF48F2" w:rsidR="004B5536" w:rsidP="00CF48F2" w:rsidRDefault="004B5536" w14:paraId="4440D438" w14:textId="77777777"/>
        </w:tc>
        <w:tc>
          <w:tcPr>
            <w:tcW w:w="2359" w:type="dxa"/>
            <w:tcMar>
              <w:left w:w="105" w:type="dxa"/>
              <w:right w:w="105" w:type="dxa"/>
            </w:tcMar>
          </w:tcPr>
          <w:p w:rsidRPr="00CF48F2" w:rsidR="004B5536" w:rsidP="00CF48F2" w:rsidRDefault="004B5536" w14:paraId="061A330D" w14:textId="77777777"/>
        </w:tc>
        <w:tc>
          <w:tcPr>
            <w:tcW w:w="1861" w:type="dxa"/>
          </w:tcPr>
          <w:p w:rsidR="004B5536" w:rsidRDefault="004B5536" w14:paraId="362530DF" w14:textId="77777777">
            <w:pPr>
              <w:rPr>
                <w:rFonts w:ascii="Aptos" w:hAnsi="Aptos" w:eastAsia="Aptos" w:cs="Aptos"/>
              </w:rPr>
            </w:pPr>
          </w:p>
        </w:tc>
      </w:tr>
    </w:tbl>
    <w:p w:rsidR="00EC221C" w:rsidP="00EC221C" w:rsidRDefault="00EC221C" w14:paraId="3B8B0123" w14:textId="77777777"/>
    <w:p w:rsidR="00EC221C" w:rsidP="00EC221C" w:rsidRDefault="00EC221C" w14:paraId="5EB76A04" w14:textId="35B2ABC3">
      <w:pPr>
        <w:rPr>
          <w:color w:val="EE0000"/>
        </w:rPr>
      </w:pPr>
      <w:r>
        <w:t xml:space="preserve">End of Lesson Quiz: </w:t>
      </w:r>
      <w:r>
        <w:rPr>
          <w:color w:val="EE0000"/>
        </w:rPr>
        <w:t>{To be written}</w:t>
      </w:r>
    </w:p>
    <w:p w:rsidR="00A7259F" w:rsidP="00EC221C" w:rsidRDefault="00A7259F" w14:paraId="1EC29B20" w14:textId="77777777">
      <w:pPr>
        <w:rPr>
          <w:color w:val="EE0000"/>
        </w:rPr>
      </w:pPr>
    </w:p>
    <w:p w:rsidR="0027240D" w:rsidP="0090573F" w:rsidRDefault="0090573F" w14:paraId="5EEB0414" w14:textId="1742AF8B">
      <w:bookmarkStart w:name="_Toc127799964" w:id="85"/>
      <w:bookmarkStart w:name="_Toc349332361" w:id="86"/>
      <w:bookmarkStart w:name="_Toc411105530" w:id="87"/>
      <w:bookmarkStart w:name="_Toc999478682" w:id="88"/>
      <w:bookmarkStart w:name="_Toc814911156" w:id="89"/>
      <w:bookmarkStart w:name="_Toc31592666" w:id="90"/>
      <w:r w:rsidRPr="00776957">
        <w:rPr>
          <w:rStyle w:val="Heading1Char"/>
        </w:rPr>
        <w:t xml:space="preserve">Chapter </w:t>
      </w:r>
      <w:r w:rsidRPr="00776957" w:rsidR="00221466">
        <w:rPr>
          <w:rStyle w:val="Heading1Char"/>
        </w:rPr>
        <w:t>2</w:t>
      </w:r>
      <w:bookmarkEnd w:id="85"/>
      <w:bookmarkEnd w:id="86"/>
      <w:bookmarkEnd w:id="87"/>
      <w:r w:rsidR="00FF1A50">
        <w:rPr>
          <w:rStyle w:val="Heading1Char"/>
        </w:rPr>
        <w:t xml:space="preserve">: </w:t>
      </w:r>
      <w:r w:rsidRPr="186E01E4" w:rsidR="0C662659">
        <w:rPr>
          <w:rStyle w:val="Heading1Char"/>
        </w:rPr>
        <w:t xml:space="preserve">Building </w:t>
      </w:r>
      <w:r w:rsidR="00FF1A50">
        <w:rPr>
          <w:rStyle w:val="Heading1Char"/>
        </w:rPr>
        <w:t>Neural Search Pipelines</w:t>
      </w:r>
      <w:bookmarkEnd w:id="88"/>
      <w:bookmarkEnd w:id="89"/>
      <w:bookmarkEnd w:id="90"/>
      <w:r>
        <w:t xml:space="preserve"> </w:t>
      </w:r>
    </w:p>
    <w:p w:rsidR="00F27997" w:rsidP="00F27997" w:rsidRDefault="0090573F" w14:paraId="149F7BAA" w14:textId="3C52F9E1">
      <w:pPr>
        <w:spacing w:line="300" w:lineRule="atLeast"/>
        <w:rPr>
          <w:ins w:author="Yancey, Michelle" w:date="2026-04-03T16:49:00Z" w16du:dateUtc="2026-04-03T20:49:00Z" w:id="91"/>
          <w:rFonts w:ascii="Segoe UI" w:hAnsi="Segoe UI" w:cs="Segoe UI"/>
          <w:color w:val="000000"/>
          <w:sz w:val="21"/>
          <w:szCs w:val="21"/>
        </w:rPr>
      </w:pPr>
      <w:r>
        <w:t>Description:</w:t>
      </w:r>
      <w:r w:rsidR="54C7F03D">
        <w:t xml:space="preserve"> </w:t>
      </w:r>
      <w:r w:rsidRPr="186E01E4" w:rsidR="4D7AB683">
        <w:rPr>
          <w:rFonts w:ascii="system-ui" w:hAnsi="system-ui" w:eastAsia="system-ui" w:cs="system-ui"/>
          <w:i/>
          <w:iCs/>
          <w:color w:val="333333"/>
          <w:sz w:val="19"/>
          <w:szCs w:val="19"/>
        </w:rPr>
        <w:t xml:space="preserve"> </w:t>
      </w:r>
      <w:ins w:author="Yancey, Michelle" w:date="2026-04-03T16:49:00Z" w16du:dateUtc="2026-04-03T20:49:00Z" w:id="92">
        <w:r w:rsidRPr="006A0045" w:rsidR="00F27997">
          <w:rPr>
            <w:rFonts w:cs="Segoe UI" w:asciiTheme="minorHAnsi" w:hAnsiTheme="minorHAnsi"/>
            <w:i/>
            <w:iCs/>
            <w:color w:val="000000"/>
            <w:sz w:val="21"/>
            <w:szCs w:val="21"/>
            <w:rPrChange w:author="Yancey, Michelle" w:date="2026-04-03T16:49:00Z" w16du:dateUtc="2026-04-03T20:49:00Z" w:id="93">
              <w:rPr>
                <w:rFonts w:ascii="Segoe UI" w:hAnsi="Segoe UI" w:cs="Segoe UI"/>
                <w:color w:val="000000"/>
                <w:sz w:val="21"/>
                <w:szCs w:val="21"/>
              </w:rPr>
            </w:rPrChange>
          </w:rPr>
          <w:t>Learn how to build complete neural search workflows in OpenSearch. This chapter walks through registering embedding models, creating ingest pipelines that generate vectors automatically, running semantic search queries, and managing models with ML Commons.</w:t>
        </w:r>
      </w:ins>
    </w:p>
    <w:p w:rsidR="0090573F" w:rsidP="0090573F" w:rsidRDefault="4D7AB683" w14:paraId="15D2530C" w14:textId="4557E8F9">
      <w:del w:author="Yancey, Michelle" w:date="2026-04-03T16:49:00Z" w16du:dateUtc="2026-04-03T20:49:00Z" w:id="94">
        <w:r w:rsidRPr="186E01E4" w:rsidDel="00F27997">
          <w:rPr>
            <w:rFonts w:ascii="system-ui" w:hAnsi="system-ui" w:eastAsia="system-ui" w:cs="system-ui"/>
            <w:i/>
            <w:iCs/>
            <w:color w:val="333333"/>
            <w:sz w:val="19"/>
            <w:szCs w:val="19"/>
          </w:rPr>
          <w:delText>Chapter 1 covered how vectors are stored and configured. Now it's time to build the pipelines that create and use them. In this chapter, you'll construct a complete end-to-end neural search workflow in OpenSearch: registering and deploying an embedding model, building an ingest pipeline that generates embeddings automatically, and running your first semantic search query. You'll also explore the differences between dense and sparse embeddings and learn how to choose the right one for your use case. Finally, you'll see how ML Commons manages the full model lifecycle inside your cluster, and how to tune neural search performance at both the cluster and index level.</w:delText>
        </w:r>
      </w:del>
    </w:p>
    <w:tbl>
      <w:tblPr>
        <w:tblStyle w:val="TableGrid"/>
        <w:tblW w:w="10770"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42"/>
        <w:gridCol w:w="1054"/>
        <w:gridCol w:w="2699"/>
        <w:gridCol w:w="3366"/>
        <w:gridCol w:w="558"/>
        <w:gridCol w:w="1251"/>
      </w:tblGrid>
      <w:tr w:rsidRPr="4FEA59C1" w:rsidR="00A4221D" w:rsidTr="00BD4087" w14:paraId="00ED950F" w14:textId="77777777">
        <w:trPr>
          <w:trHeight w:val="316"/>
        </w:trPr>
        <w:tc>
          <w:tcPr>
            <w:tcW w:w="1842" w:type="dxa"/>
          </w:tcPr>
          <w:p w:rsidRPr="4FEA59C1" w:rsidR="0090573F" w:rsidRDefault="0090573F" w14:paraId="40C8B7D9" w14:textId="77777777">
            <w:pPr>
              <w:rPr>
                <w:rFonts w:ascii="Aptos" w:hAnsi="Aptos" w:eastAsia="Aptos" w:cs="Aptos"/>
                <w:b/>
                <w:bCs/>
              </w:rPr>
            </w:pPr>
            <w:r>
              <w:rPr>
                <w:rFonts w:ascii="Aptos" w:hAnsi="Aptos" w:eastAsia="Aptos" w:cs="Aptos"/>
                <w:b/>
                <w:bCs/>
              </w:rPr>
              <w:t>Chapter Title</w:t>
            </w:r>
          </w:p>
        </w:tc>
        <w:tc>
          <w:tcPr>
            <w:tcW w:w="1054" w:type="dxa"/>
          </w:tcPr>
          <w:p w:rsidRPr="4FEA59C1" w:rsidR="0090573F" w:rsidRDefault="0090573F" w14:paraId="6F41CB0F" w14:textId="77777777">
            <w:pPr>
              <w:rPr>
                <w:rFonts w:ascii="Aptos" w:hAnsi="Aptos" w:eastAsia="Aptos" w:cs="Aptos"/>
                <w:b/>
                <w:bCs/>
              </w:rPr>
            </w:pPr>
            <w:r>
              <w:rPr>
                <w:rFonts w:ascii="Aptos" w:hAnsi="Aptos" w:eastAsia="Aptos" w:cs="Aptos"/>
                <w:b/>
                <w:bCs/>
              </w:rPr>
              <w:t>Time est</w:t>
            </w:r>
          </w:p>
        </w:tc>
        <w:tc>
          <w:tcPr>
            <w:tcW w:w="2699" w:type="dxa"/>
            <w:tcMar>
              <w:left w:w="105" w:type="dxa"/>
              <w:right w:w="105" w:type="dxa"/>
            </w:tcMar>
          </w:tcPr>
          <w:p w:rsidR="0090573F" w:rsidRDefault="0090573F" w14:paraId="4A17E660" w14:textId="77777777">
            <w:pPr>
              <w:rPr>
                <w:rFonts w:ascii="Aptos" w:hAnsi="Aptos" w:eastAsia="Aptos" w:cs="Aptos"/>
              </w:rPr>
            </w:pPr>
            <w:r w:rsidRPr="4FEA59C1">
              <w:rPr>
                <w:rFonts w:ascii="Aptos" w:hAnsi="Aptos" w:eastAsia="Aptos" w:cs="Aptos"/>
                <w:b/>
                <w:bCs/>
              </w:rPr>
              <w:t>Voice Over</w:t>
            </w:r>
          </w:p>
        </w:tc>
        <w:tc>
          <w:tcPr>
            <w:tcW w:w="3366" w:type="dxa"/>
            <w:tcMar>
              <w:left w:w="105" w:type="dxa"/>
              <w:right w:w="105" w:type="dxa"/>
            </w:tcMar>
          </w:tcPr>
          <w:p w:rsidR="0090573F" w:rsidRDefault="0090573F" w14:paraId="11EDC852" w14:textId="77777777">
            <w:pPr>
              <w:rPr>
                <w:rFonts w:ascii="Aptos" w:hAnsi="Aptos" w:eastAsia="Aptos" w:cs="Aptos"/>
              </w:rPr>
            </w:pPr>
            <w:r w:rsidRPr="4FEA59C1">
              <w:rPr>
                <w:rFonts w:ascii="Aptos" w:hAnsi="Aptos" w:eastAsia="Aptos" w:cs="Aptos"/>
                <w:b/>
                <w:bCs/>
              </w:rPr>
              <w:t>Visuals</w:t>
            </w:r>
          </w:p>
        </w:tc>
        <w:tc>
          <w:tcPr>
            <w:tcW w:w="1809" w:type="dxa"/>
            <w:gridSpan w:val="2"/>
          </w:tcPr>
          <w:p w:rsidRPr="4FEA59C1" w:rsidR="0090573F" w:rsidRDefault="0090573F" w14:paraId="6A2AA44A" w14:textId="77777777">
            <w:pPr>
              <w:rPr>
                <w:rFonts w:ascii="Aptos" w:hAnsi="Aptos" w:eastAsia="Aptos" w:cs="Aptos"/>
                <w:b/>
                <w:bCs/>
              </w:rPr>
            </w:pPr>
            <w:r>
              <w:rPr>
                <w:rFonts w:ascii="Aptos" w:hAnsi="Aptos" w:eastAsia="Aptos" w:cs="Aptos"/>
                <w:b/>
                <w:bCs/>
              </w:rPr>
              <w:t>Chapter resources (if applicable)</w:t>
            </w:r>
          </w:p>
        </w:tc>
      </w:tr>
      <w:tr w:rsidR="00A4221D" w:rsidTr="00BD4087" w14:paraId="0F37CFCA" w14:textId="77777777">
        <w:trPr>
          <w:gridAfter w:val="1"/>
          <w:wAfter w:w="1251" w:type="dxa"/>
          <w:trHeight w:val="1888"/>
        </w:trPr>
        <w:tc>
          <w:tcPr>
            <w:tcW w:w="1842" w:type="dxa"/>
          </w:tcPr>
          <w:p w:rsidRPr="4F0FB656" w:rsidR="0090573F" w:rsidRDefault="0090573F" w14:paraId="357C22B0" w14:textId="77777777">
            <w:r>
              <w:t>Chapter Introduction</w:t>
            </w:r>
          </w:p>
        </w:tc>
        <w:tc>
          <w:tcPr>
            <w:tcW w:w="1054" w:type="dxa"/>
          </w:tcPr>
          <w:p w:rsidR="0090573F" w:rsidRDefault="0090573F" w14:paraId="764B834A" w14:textId="77777777">
            <w:r>
              <w:t>0:35-0:45</w:t>
            </w:r>
          </w:p>
        </w:tc>
        <w:tc>
          <w:tcPr>
            <w:tcW w:w="2699" w:type="dxa"/>
            <w:tcMar>
              <w:left w:w="105" w:type="dxa"/>
              <w:right w:w="105" w:type="dxa"/>
            </w:tcMar>
          </w:tcPr>
          <w:p w:rsidRPr="004748A2" w:rsidR="004748A2" w:rsidP="004748A2" w:rsidRDefault="004748A2" w14:paraId="6693871E" w14:textId="50CA8125">
            <w:r>
              <w:t>“</w:t>
            </w:r>
            <w:r w:rsidRPr="004748A2">
              <w:t xml:space="preserve">Welcome to Chapter 2: </w:t>
            </w:r>
            <w:r w:rsidRPr="004748A2">
              <w:rPr>
                <w:i/>
                <w:iCs/>
              </w:rPr>
              <w:t>Neural Search Pipelines</w:t>
            </w:r>
            <w:r w:rsidRPr="004748A2">
              <w:t>.</w:t>
            </w:r>
            <w:r w:rsidRPr="004748A2">
              <w:br/>
            </w:r>
            <w:r w:rsidRPr="004748A2">
              <w:t>In this chapter, we’re going to take everything you’ve learned about vector indexing and bring it to life by building full end</w:t>
            </w:r>
            <w:r w:rsidRPr="004748A2">
              <w:noBreakHyphen/>
            </w:r>
            <w:r w:rsidRPr="004748A2">
              <w:t>to</w:t>
            </w:r>
            <w:r w:rsidRPr="004748A2">
              <w:noBreakHyphen/>
            </w:r>
            <w:r w:rsidRPr="004748A2">
              <w:t>end neural search workflows inside OpenSearch.</w:t>
            </w:r>
          </w:p>
          <w:p w:rsidRPr="004748A2" w:rsidR="00C92904" w:rsidP="004748A2" w:rsidRDefault="00C92904" w14:paraId="0A67CAC2" w14:textId="77777777"/>
          <w:p w:rsidR="004748A2" w:rsidP="004748A2" w:rsidRDefault="004748A2" w14:paraId="44B37904" w14:textId="34F849EA">
            <w:r w:rsidRPr="004748A2">
              <w:t xml:space="preserve">Up to this point, we’ve focused on how vectors are stored and optimized. Now we’re shifting to </w:t>
            </w:r>
            <w:r w:rsidRPr="004748A2">
              <w:rPr>
                <w:b/>
                <w:bCs/>
              </w:rPr>
              <w:t xml:space="preserve">how vectors are </w:t>
            </w:r>
            <w:r w:rsidRPr="004748A2">
              <w:rPr>
                <w:b/>
                <w:bCs/>
                <w:i/>
                <w:iCs/>
              </w:rPr>
              <w:t>created</w:t>
            </w:r>
            <w:r w:rsidRPr="004748A2">
              <w:rPr>
                <w:b/>
                <w:bCs/>
              </w:rPr>
              <w:t xml:space="preserve"> and </w:t>
            </w:r>
            <w:r w:rsidRPr="004748A2">
              <w:rPr>
                <w:b/>
                <w:bCs/>
                <w:i/>
                <w:iCs/>
              </w:rPr>
              <w:t>used</w:t>
            </w:r>
            <w:r w:rsidRPr="004748A2">
              <w:t>. Neural search pipelines give OpenSearch the ability to automatically convert raw text into vector embeddings during ingestion—so your applications can perform semantic search without any external preprocessing steps.</w:t>
            </w:r>
          </w:p>
          <w:p w:rsidRPr="004748A2" w:rsidR="00523FD7" w:rsidP="004748A2" w:rsidRDefault="00523FD7" w14:paraId="7DA7559F" w14:textId="77777777"/>
          <w:p w:rsidRPr="004748A2" w:rsidR="004748A2" w:rsidP="004748A2" w:rsidRDefault="004748A2" w14:paraId="3436769B" w14:textId="77777777">
            <w:r w:rsidRPr="004748A2">
              <w:t>We’ll walk through how to register and deploy embedding models, how to build ingest pipelines that transform text on the fly, and how to choose the right embedding processors for your data. We’ll also explore sparse and dense embeddings, and how the ML Commons plugin manages your model lifecycle behind the scenes.</w:t>
            </w:r>
          </w:p>
          <w:p w:rsidRPr="004748A2" w:rsidR="004748A2" w:rsidP="004748A2" w:rsidRDefault="004748A2" w14:paraId="2870DE38" w14:textId="376D7554">
            <w:r w:rsidRPr="004748A2">
              <w:t>By the end of this chapter, you’ll be able to build a complete neural search pipeline that turns plain text into powerful, AI</w:t>
            </w:r>
            <w:r w:rsidRPr="004748A2">
              <w:noBreakHyphen/>
            </w:r>
            <w:r w:rsidRPr="004748A2">
              <w:t>driven search results</w:t>
            </w:r>
            <w:r w:rsidR="00AD669D">
              <w:t xml:space="preserve">: </w:t>
            </w:r>
            <w:r w:rsidRPr="004748A2">
              <w:t>setting the foundation for hybrid search, semantic search, and even advanced RAG systems later in the course.</w:t>
            </w:r>
          </w:p>
          <w:p w:rsidRPr="4F0FB656" w:rsidR="0090573F" w:rsidRDefault="004748A2" w14:paraId="0192D8C2" w14:textId="5297AA91">
            <w:r w:rsidRPr="004748A2">
              <w:t>Let’s get started.</w:t>
            </w:r>
            <w:r>
              <w:t>”</w:t>
            </w:r>
          </w:p>
        </w:tc>
        <w:tc>
          <w:tcPr>
            <w:tcW w:w="3366" w:type="dxa"/>
            <w:tcMar>
              <w:left w:w="105" w:type="dxa"/>
              <w:right w:w="105" w:type="dxa"/>
            </w:tcMar>
          </w:tcPr>
          <w:p w:rsidRPr="00523FD7" w:rsidR="00523FD7" w:rsidP="00523FD7" w:rsidRDefault="00523FD7" w14:paraId="44BB676F" w14:textId="14D3147A">
            <w:pPr>
              <w:rPr>
                <w:rFonts w:ascii="Aptos" w:hAnsi="Aptos" w:eastAsia="Aptos" w:cs="Aptos"/>
              </w:rPr>
            </w:pPr>
            <w:r w:rsidRPr="00523FD7">
              <w:rPr>
                <w:rFonts w:ascii="Aptos" w:hAnsi="Aptos" w:eastAsia="Aptos" w:cs="Aptos"/>
              </w:rPr>
              <w:t xml:space="preserve">Graphic: “Chapter 1 → Chapter 2” progression arrows </w:t>
            </w:r>
          </w:p>
          <w:p w:rsidRPr="00523FD7" w:rsidR="00523FD7" w:rsidP="00523FD7" w:rsidRDefault="00523FD7" w14:paraId="647BE669" w14:textId="132F1BBC">
            <w:pPr>
              <w:rPr>
                <w:rFonts w:ascii="Aptos" w:hAnsi="Aptos" w:eastAsia="Aptos" w:cs="Aptos"/>
              </w:rPr>
            </w:pPr>
            <w:r w:rsidRPr="00523FD7">
              <w:rPr>
                <w:rFonts w:ascii="Aptos" w:hAnsi="Aptos" w:eastAsia="Aptos" w:cs="Aptos"/>
              </w:rPr>
              <w:t xml:space="preserve">Icons: </w:t>
            </w:r>
          </w:p>
          <w:p w:rsidRPr="00523FD7" w:rsidR="00523FD7" w:rsidP="00523FD7" w:rsidRDefault="00523FD7" w14:paraId="0043493A" w14:textId="77777777">
            <w:pPr>
              <w:pStyle w:val="ListParagraph"/>
              <w:numPr>
                <w:ilvl w:val="0"/>
                <w:numId w:val="11"/>
              </w:numPr>
              <w:rPr>
                <w:rFonts w:ascii="Aptos" w:hAnsi="Aptos" w:eastAsia="Aptos" w:cs="Aptos"/>
              </w:rPr>
            </w:pPr>
            <w:r w:rsidRPr="00523FD7">
              <w:rPr>
                <w:rFonts w:ascii="Aptos" w:hAnsi="Aptos" w:eastAsia="Aptos" w:cs="Aptos"/>
              </w:rPr>
              <w:t>Index icon (stacked blocks)</w:t>
            </w:r>
          </w:p>
          <w:p w:rsidR="00B87946" w:rsidP="00B87946" w:rsidRDefault="00523FD7" w14:paraId="510BD202" w14:textId="77777777">
            <w:pPr>
              <w:pStyle w:val="ListParagraph"/>
              <w:numPr>
                <w:ilvl w:val="0"/>
                <w:numId w:val="11"/>
              </w:numPr>
              <w:rPr>
                <w:rFonts w:ascii="Aptos" w:hAnsi="Aptos" w:eastAsia="Aptos" w:cs="Aptos"/>
              </w:rPr>
            </w:pPr>
            <w:r w:rsidRPr="00523FD7">
              <w:rPr>
                <w:rFonts w:ascii="Aptos" w:hAnsi="Aptos" w:eastAsia="Aptos" w:cs="Aptos"/>
              </w:rPr>
              <w:t>Neural network icon (nodes + lines)</w:t>
            </w:r>
          </w:p>
          <w:p w:rsidRPr="00B87946" w:rsidR="00523FD7" w:rsidP="00B87946" w:rsidRDefault="00523FD7" w14:paraId="77D46D64" w14:textId="30448E17">
            <w:pPr>
              <w:pStyle w:val="ListParagraph"/>
              <w:numPr>
                <w:ilvl w:val="0"/>
                <w:numId w:val="11"/>
              </w:numPr>
              <w:rPr>
                <w:rFonts w:ascii="Aptos" w:hAnsi="Aptos" w:eastAsia="Aptos" w:cs="Aptos"/>
              </w:rPr>
            </w:pPr>
            <w:r w:rsidRPr="00B87946">
              <w:rPr>
                <w:rFonts w:ascii="Aptos" w:hAnsi="Aptos" w:eastAsia="Aptos" w:cs="Aptos"/>
              </w:rPr>
              <w:t xml:space="preserve">Animated workflow: </w:t>
            </w:r>
            <w:r w:rsidRPr="00B87946">
              <w:rPr>
                <w:rFonts w:ascii="Aptos" w:hAnsi="Aptos" w:eastAsia="Aptos" w:cs="Aptos"/>
                <w:b/>
                <w:bCs/>
              </w:rPr>
              <w:t>Text → Embedding → Vector Index</w:t>
            </w:r>
          </w:p>
          <w:p w:rsidR="0090573F" w:rsidP="00D3686E" w:rsidRDefault="0090573F" w14:paraId="700CB7BF" w14:textId="77777777">
            <w:pPr>
              <w:pStyle w:val="ListParagraph"/>
              <w:rPr>
                <w:rFonts w:ascii="Aptos" w:hAnsi="Aptos" w:eastAsia="Aptos" w:cs="Aptos"/>
              </w:rPr>
            </w:pPr>
          </w:p>
          <w:p w:rsidR="00B87946" w:rsidP="00B87946" w:rsidRDefault="00B87946" w14:paraId="3DCC04AB" w14:textId="77777777">
            <w:pPr>
              <w:rPr>
                <w:rFonts w:ascii="Aptos" w:hAnsi="Aptos" w:eastAsia="Aptos" w:cs="Aptos"/>
              </w:rPr>
            </w:pPr>
          </w:p>
          <w:p w:rsidRPr="00B87946" w:rsidR="00B87946" w:rsidP="00B87946" w:rsidRDefault="00B87946" w14:paraId="0F8EAD99" w14:textId="77777777">
            <w:pPr>
              <w:rPr>
                <w:rFonts w:ascii="Aptos" w:hAnsi="Aptos" w:eastAsia="Aptos" w:cs="Aptos"/>
              </w:rPr>
            </w:pPr>
            <w:r w:rsidRPr="00B87946">
              <w:rPr>
                <w:rFonts w:ascii="Aptos" w:hAnsi="Aptos" w:eastAsia="Aptos" w:cs="Aptos"/>
              </w:rPr>
              <w:t xml:space="preserve">  A document icon feeds into a glowing “model” block </w:t>
            </w:r>
          </w:p>
          <w:p w:rsidRPr="00B87946" w:rsidR="00B87946" w:rsidP="00B87946" w:rsidRDefault="00B87946" w14:paraId="6FA670B0" w14:textId="77777777">
            <w:pPr>
              <w:rPr>
                <w:rFonts w:ascii="Aptos" w:hAnsi="Aptos" w:eastAsia="Aptos" w:cs="Aptos"/>
              </w:rPr>
            </w:pPr>
            <w:r w:rsidRPr="00B87946">
              <w:rPr>
                <w:rFonts w:ascii="Aptos" w:hAnsi="Aptos" w:eastAsia="Aptos" w:cs="Aptos"/>
              </w:rPr>
              <w:t>  Output: small colored vector squares representing high</w:t>
            </w:r>
            <w:r w:rsidRPr="00B87946">
              <w:rPr>
                <w:rFonts w:ascii="Aptos" w:hAnsi="Aptos" w:eastAsia="Aptos" w:cs="Aptos"/>
              </w:rPr>
              <w:noBreakHyphen/>
            </w:r>
            <w:r w:rsidRPr="00B87946">
              <w:rPr>
                <w:rFonts w:ascii="Aptos" w:hAnsi="Aptos" w:eastAsia="Aptos" w:cs="Aptos"/>
              </w:rPr>
              <w:t xml:space="preserve">dimensional embeddings </w:t>
            </w:r>
          </w:p>
          <w:p w:rsidRPr="00B87946" w:rsidR="00B87946" w:rsidP="00B87946" w:rsidRDefault="00B87946" w14:paraId="5F3E1349" w14:textId="77777777">
            <w:pPr>
              <w:rPr>
                <w:rFonts w:ascii="Aptos" w:hAnsi="Aptos" w:eastAsia="Aptos" w:cs="Aptos"/>
              </w:rPr>
            </w:pPr>
            <w:r w:rsidRPr="00B87946">
              <w:rPr>
                <w:rFonts w:ascii="Aptos" w:hAnsi="Aptos" w:eastAsia="Aptos" w:cs="Aptos"/>
              </w:rPr>
              <w:t>  Overlay text: “Automatic Embedding Generation”</w:t>
            </w:r>
          </w:p>
          <w:p w:rsidR="00B87946" w:rsidP="00B87946" w:rsidRDefault="00B87946" w14:paraId="7D475DE4" w14:textId="77777777">
            <w:pPr>
              <w:rPr>
                <w:rFonts w:ascii="Aptos" w:hAnsi="Aptos" w:eastAsia="Aptos" w:cs="Aptos"/>
              </w:rPr>
            </w:pPr>
          </w:p>
          <w:p w:rsidR="00B87946" w:rsidP="00B87946" w:rsidRDefault="00B87946" w14:paraId="6C20FE9E" w14:textId="77777777">
            <w:pPr>
              <w:rPr>
                <w:rFonts w:ascii="Aptos" w:hAnsi="Aptos" w:eastAsia="Aptos" w:cs="Aptos"/>
              </w:rPr>
            </w:pPr>
          </w:p>
          <w:p w:rsidRPr="00654210" w:rsidR="00654210" w:rsidP="00654210" w:rsidRDefault="00654210" w14:paraId="72BF9B6E" w14:textId="77777777">
            <w:pPr>
              <w:rPr>
                <w:rFonts w:ascii="Aptos" w:hAnsi="Aptos" w:eastAsia="Aptos" w:cs="Aptos"/>
              </w:rPr>
            </w:pPr>
            <w:r w:rsidRPr="00654210">
              <w:rPr>
                <w:rFonts w:ascii="Aptos" w:hAnsi="Aptos" w:eastAsia="Aptos" w:cs="Aptos"/>
              </w:rPr>
              <w:t xml:space="preserve">  REST API snippet animating in (no real keys) </w:t>
            </w:r>
          </w:p>
          <w:p w:rsidRPr="00654210" w:rsidR="00654210" w:rsidP="00654210" w:rsidRDefault="00654210" w14:paraId="3BBAC16C" w14:textId="77777777">
            <w:pPr>
              <w:rPr>
                <w:rFonts w:ascii="Aptos" w:hAnsi="Aptos" w:eastAsia="Aptos" w:cs="Aptos"/>
              </w:rPr>
            </w:pPr>
            <w:r w:rsidRPr="00654210">
              <w:rPr>
                <w:rFonts w:ascii="Aptos" w:hAnsi="Aptos" w:eastAsia="Aptos" w:cs="Aptos"/>
              </w:rPr>
              <w:t xml:space="preserve">  Labels: “Register Model” → “Deploy Model” </w:t>
            </w:r>
          </w:p>
          <w:p w:rsidRPr="00654210" w:rsidR="00654210" w:rsidP="00654210" w:rsidRDefault="00654210" w14:paraId="069B2CD2" w14:textId="77777777">
            <w:pPr>
              <w:rPr>
                <w:rFonts w:ascii="Aptos" w:hAnsi="Aptos" w:eastAsia="Aptos" w:cs="Aptos"/>
              </w:rPr>
            </w:pPr>
            <w:r w:rsidRPr="00654210">
              <w:rPr>
                <w:rFonts w:ascii="Aptos" w:hAnsi="Aptos" w:eastAsia="Aptos" w:cs="Aptos"/>
              </w:rPr>
              <w:t>  Light beam animation from model icon to cluster icon</w:t>
            </w:r>
          </w:p>
          <w:p w:rsidR="00B87946" w:rsidP="00B87946" w:rsidRDefault="00B87946" w14:paraId="164A0F2D" w14:textId="77777777">
            <w:pPr>
              <w:rPr>
                <w:rFonts w:ascii="Aptos" w:hAnsi="Aptos" w:eastAsia="Aptos" w:cs="Aptos"/>
              </w:rPr>
            </w:pPr>
          </w:p>
          <w:p w:rsidR="00654210" w:rsidP="00B87946" w:rsidRDefault="00654210" w14:paraId="34CAB257" w14:textId="77777777">
            <w:pPr>
              <w:rPr>
                <w:rFonts w:ascii="Aptos" w:hAnsi="Aptos" w:eastAsia="Aptos" w:cs="Aptos"/>
              </w:rPr>
            </w:pPr>
          </w:p>
          <w:p w:rsidRPr="00654210" w:rsidR="00654210" w:rsidP="00654210" w:rsidRDefault="00654210" w14:paraId="46370CA6" w14:textId="77777777">
            <w:pPr>
              <w:rPr>
                <w:rFonts w:ascii="Aptos" w:hAnsi="Aptos" w:eastAsia="Aptos" w:cs="Aptos"/>
              </w:rPr>
            </w:pPr>
            <w:r w:rsidRPr="00654210">
              <w:rPr>
                <w:rFonts w:ascii="Aptos" w:hAnsi="Aptos" w:eastAsia="Aptos" w:cs="Aptos"/>
              </w:rPr>
              <w:t>  Conveyor</w:t>
            </w:r>
            <w:r w:rsidRPr="00654210">
              <w:rPr>
                <w:rFonts w:ascii="Aptos" w:hAnsi="Aptos" w:eastAsia="Aptos" w:cs="Aptos"/>
              </w:rPr>
              <w:noBreakHyphen/>
            </w:r>
            <w:r w:rsidRPr="00654210">
              <w:rPr>
                <w:rFonts w:ascii="Aptos" w:hAnsi="Aptos" w:eastAsia="Aptos" w:cs="Aptos"/>
              </w:rPr>
              <w:t xml:space="preserve">belt animation with several documents being processed </w:t>
            </w:r>
          </w:p>
          <w:p w:rsidRPr="00654210" w:rsidR="00654210" w:rsidP="00654210" w:rsidRDefault="00654210" w14:paraId="48ED0D9A" w14:textId="77777777">
            <w:pPr>
              <w:rPr>
                <w:rFonts w:ascii="Aptos" w:hAnsi="Aptos" w:eastAsia="Aptos" w:cs="Aptos"/>
              </w:rPr>
            </w:pPr>
            <w:r w:rsidRPr="00654210">
              <w:rPr>
                <w:rFonts w:ascii="Aptos" w:hAnsi="Aptos" w:eastAsia="Aptos" w:cs="Aptos"/>
              </w:rPr>
              <w:t xml:space="preserve">  Each document gets tagged with a vector icon after passing through the pipeline </w:t>
            </w:r>
          </w:p>
          <w:p w:rsidRPr="00654210" w:rsidR="00654210" w:rsidP="00654210" w:rsidRDefault="00654210" w14:paraId="492FA9DB" w14:textId="77777777">
            <w:pPr>
              <w:rPr>
                <w:rFonts w:ascii="Aptos" w:hAnsi="Aptos" w:eastAsia="Aptos" w:cs="Aptos"/>
              </w:rPr>
            </w:pPr>
            <w:r w:rsidRPr="00654210">
              <w:rPr>
                <w:rFonts w:ascii="Aptos" w:hAnsi="Aptos" w:eastAsia="Aptos" w:cs="Aptos"/>
              </w:rPr>
              <w:t>  Graphic label: “Ingest Pipeline”</w:t>
            </w:r>
          </w:p>
          <w:p w:rsidR="00654210" w:rsidP="00B87946" w:rsidRDefault="00654210" w14:paraId="10CD1AB1" w14:textId="77777777">
            <w:pPr>
              <w:rPr>
                <w:rFonts w:ascii="Aptos" w:hAnsi="Aptos" w:eastAsia="Aptos" w:cs="Aptos"/>
              </w:rPr>
            </w:pPr>
          </w:p>
          <w:p w:rsidRPr="0066741C" w:rsidR="0066741C" w:rsidP="0066741C" w:rsidRDefault="0066741C" w14:paraId="49E845DF" w14:textId="77777777">
            <w:pPr>
              <w:rPr>
                <w:rFonts w:ascii="Aptos" w:hAnsi="Aptos" w:eastAsia="Aptos" w:cs="Aptos"/>
              </w:rPr>
            </w:pPr>
            <w:r w:rsidRPr="0066741C">
              <w:rPr>
                <w:rFonts w:ascii="Aptos" w:hAnsi="Aptos" w:eastAsia="Aptos" w:cs="Aptos"/>
              </w:rPr>
              <w:t xml:space="preserve">  Split screen: </w:t>
            </w:r>
          </w:p>
          <w:p w:rsidRPr="0066741C" w:rsidR="0066741C" w:rsidP="0066741C" w:rsidRDefault="0066741C" w14:paraId="6ECD4C08" w14:textId="77777777">
            <w:pPr>
              <w:numPr>
                <w:ilvl w:val="0"/>
                <w:numId w:val="12"/>
              </w:numPr>
              <w:rPr>
                <w:rFonts w:ascii="Aptos" w:hAnsi="Aptos" w:eastAsia="Aptos" w:cs="Aptos"/>
              </w:rPr>
            </w:pPr>
            <w:r w:rsidRPr="0066741C">
              <w:rPr>
                <w:rFonts w:ascii="Aptos" w:hAnsi="Aptos" w:eastAsia="Aptos" w:cs="Aptos"/>
                <w:b/>
                <w:bCs/>
              </w:rPr>
              <w:t>Dense:</w:t>
            </w:r>
            <w:r w:rsidRPr="0066741C">
              <w:rPr>
                <w:rFonts w:ascii="Aptos" w:hAnsi="Aptos" w:eastAsia="Aptos" w:cs="Aptos"/>
              </w:rPr>
              <w:t xml:space="preserve"> smooth gradient-colored vector block</w:t>
            </w:r>
          </w:p>
          <w:p w:rsidRPr="0066741C" w:rsidR="0066741C" w:rsidP="0066741C" w:rsidRDefault="0066741C" w14:paraId="54EACECF" w14:textId="77777777">
            <w:pPr>
              <w:numPr>
                <w:ilvl w:val="0"/>
                <w:numId w:val="12"/>
              </w:numPr>
              <w:rPr>
                <w:rFonts w:ascii="Aptos" w:hAnsi="Aptos" w:eastAsia="Aptos" w:cs="Aptos"/>
              </w:rPr>
            </w:pPr>
            <w:r w:rsidRPr="0066741C">
              <w:rPr>
                <w:rFonts w:ascii="Aptos" w:hAnsi="Aptos" w:eastAsia="Aptos" w:cs="Aptos"/>
                <w:b/>
                <w:bCs/>
              </w:rPr>
              <w:t>Sparse:</w:t>
            </w:r>
            <w:r w:rsidRPr="0066741C">
              <w:rPr>
                <w:rFonts w:ascii="Aptos" w:hAnsi="Aptos" w:eastAsia="Aptos" w:cs="Aptos"/>
              </w:rPr>
              <w:t xml:space="preserve"> high</w:t>
            </w:r>
            <w:r w:rsidRPr="0066741C">
              <w:rPr>
                <w:rFonts w:ascii="Aptos" w:hAnsi="Aptos" w:eastAsia="Aptos" w:cs="Aptos"/>
              </w:rPr>
              <w:noBreakHyphen/>
            </w:r>
            <w:r w:rsidRPr="0066741C">
              <w:rPr>
                <w:rFonts w:ascii="Aptos" w:hAnsi="Aptos" w:eastAsia="Aptos" w:cs="Aptos"/>
              </w:rPr>
              <w:t>dimensional grid with many zeros</w:t>
            </w:r>
          </w:p>
          <w:p w:rsidRPr="0066741C" w:rsidR="0066741C" w:rsidP="0066741C" w:rsidRDefault="0066741C" w14:paraId="4F0CB76F" w14:textId="77777777">
            <w:pPr>
              <w:rPr>
                <w:rFonts w:ascii="Aptos" w:hAnsi="Aptos" w:eastAsia="Aptos" w:cs="Aptos"/>
              </w:rPr>
            </w:pPr>
            <w:r w:rsidRPr="0066741C">
              <w:rPr>
                <w:rFonts w:ascii="Aptos" w:hAnsi="Aptos" w:eastAsia="Aptos" w:cs="Aptos"/>
              </w:rPr>
              <w:t>  Overlay arrows: “Accuracy ↔ Efficiency”</w:t>
            </w:r>
          </w:p>
          <w:p w:rsidR="00654210" w:rsidP="00B87946" w:rsidRDefault="00654210" w14:paraId="0A57717F" w14:textId="77777777">
            <w:pPr>
              <w:rPr>
                <w:rFonts w:ascii="Aptos" w:hAnsi="Aptos" w:eastAsia="Aptos" w:cs="Aptos"/>
              </w:rPr>
            </w:pPr>
          </w:p>
          <w:p w:rsidR="0066741C" w:rsidP="00B87946" w:rsidRDefault="0066741C" w14:paraId="278200B5" w14:textId="77777777">
            <w:pPr>
              <w:rPr>
                <w:rFonts w:ascii="Aptos" w:hAnsi="Aptos" w:eastAsia="Aptos" w:cs="Aptos"/>
              </w:rPr>
            </w:pPr>
          </w:p>
          <w:p w:rsidRPr="00B87946" w:rsidR="0066741C" w:rsidP="00B87946" w:rsidRDefault="0066741C" w14:paraId="436DF924" w14:textId="3F62F4D2">
            <w:pPr>
              <w:rPr>
                <w:rFonts w:ascii="Aptos" w:hAnsi="Aptos" w:eastAsia="Aptos" w:cs="Aptos"/>
              </w:rPr>
            </w:pPr>
          </w:p>
        </w:tc>
        <w:tc>
          <w:tcPr>
            <w:tcW w:w="558" w:type="dxa"/>
          </w:tcPr>
          <w:p w:rsidR="0090573F" w:rsidRDefault="0090573F" w14:paraId="6CFBB411" w14:textId="77777777">
            <w:pPr>
              <w:rPr>
                <w:rFonts w:ascii="Aptos" w:hAnsi="Aptos" w:eastAsia="Aptos" w:cs="Aptos"/>
              </w:rPr>
            </w:pPr>
          </w:p>
        </w:tc>
      </w:tr>
    </w:tbl>
    <w:p w:rsidR="0090573F" w:rsidP="0090573F" w:rsidRDefault="0090573F" w14:paraId="6B2B232A" w14:textId="77777777"/>
    <w:p w:rsidR="009962FE" w:rsidP="0090573F" w:rsidRDefault="0090573F" w14:paraId="57F530F2" w14:textId="7D3AFB2B">
      <w:pPr>
        <w:rPr>
          <w:rStyle w:val="Heading2Char"/>
        </w:rPr>
      </w:pPr>
      <w:bookmarkStart w:name="_Toc600089589" w:id="95"/>
      <w:bookmarkStart w:name="_Toc521339025" w:id="96"/>
      <w:bookmarkStart w:name="_Toc2099948290" w:id="97"/>
      <w:bookmarkStart w:name="_Toc20517374" w:id="98"/>
      <w:bookmarkStart w:name="_Toc479168126" w:id="99"/>
      <w:bookmarkStart w:name="_Toc1722179852" w:id="100"/>
      <w:r w:rsidRPr="00776957">
        <w:rPr>
          <w:rStyle w:val="Heading2Char"/>
        </w:rPr>
        <w:t xml:space="preserve">Lesson </w:t>
      </w:r>
      <w:r w:rsidRPr="00776957" w:rsidR="00221466">
        <w:rPr>
          <w:rStyle w:val="Heading2Char"/>
        </w:rPr>
        <w:t>2</w:t>
      </w:r>
      <w:r w:rsidRPr="00776957">
        <w:rPr>
          <w:rStyle w:val="Heading2Char"/>
        </w:rPr>
        <w:t>-1</w:t>
      </w:r>
      <w:bookmarkEnd w:id="95"/>
      <w:bookmarkEnd w:id="96"/>
      <w:bookmarkEnd w:id="97"/>
      <w:r w:rsidR="009962FE">
        <w:rPr>
          <w:rStyle w:val="Heading2Char"/>
        </w:rPr>
        <w:t xml:space="preserve">: </w:t>
      </w:r>
      <w:r w:rsidR="00295B4A">
        <w:rPr>
          <w:rStyle w:val="Heading2Char"/>
        </w:rPr>
        <w:t>Setting up your pip</w:t>
      </w:r>
      <w:r w:rsidR="00212B45">
        <w:rPr>
          <w:rStyle w:val="Heading2Char"/>
        </w:rPr>
        <w:t>eline</w:t>
      </w:r>
      <w:bookmarkEnd w:id="98"/>
      <w:bookmarkEnd w:id="99"/>
      <w:bookmarkEnd w:id="100"/>
    </w:p>
    <w:p w:rsidR="0090573F" w:rsidP="0090573F" w:rsidRDefault="009962FE" w14:paraId="70F0F798" w14:textId="3A300AAF">
      <w:r w:rsidRPr="00AD669D">
        <w:rPr>
          <w:b/>
          <w:bCs/>
        </w:rPr>
        <w:t xml:space="preserve">Lesson </w:t>
      </w:r>
      <w:r w:rsidRPr="00AD669D" w:rsidR="0090573F">
        <w:rPr>
          <w:b/>
          <w:bCs/>
        </w:rPr>
        <w:t>description:</w:t>
      </w:r>
      <w:r w:rsidR="0090573F">
        <w:t xml:space="preserve"> </w:t>
      </w:r>
      <w:r w:rsidRPr="186E01E4" w:rsidR="2C75AF81">
        <w:rPr>
          <w:rFonts w:ascii="system-ui" w:hAnsi="system-ui" w:eastAsia="system-ui" w:cs="system-ui"/>
          <w:i/>
          <w:iCs/>
          <w:color w:val="333333"/>
          <w:sz w:val="19"/>
          <w:szCs w:val="19"/>
        </w:rPr>
        <w:t xml:space="preserve"> Build</w:t>
      </w:r>
      <w:r w:rsidRPr="186E01E4" w:rsidR="00E97A8C">
        <w:rPr>
          <w:rFonts w:ascii="system-ui" w:hAnsi="system-ui" w:eastAsia="system-ui" w:cs="system-ui"/>
          <w:i/>
          <w:color w:val="333333"/>
          <w:sz w:val="19"/>
          <w:szCs w:val="19"/>
        </w:rPr>
        <w:t xml:space="preserve"> a </w:t>
      </w:r>
      <w:r w:rsidRPr="186E01E4" w:rsidR="2C75AF81">
        <w:rPr>
          <w:rFonts w:ascii="system-ui" w:hAnsi="system-ui" w:eastAsia="system-ui" w:cs="system-ui"/>
          <w:i/>
          <w:iCs/>
          <w:color w:val="333333"/>
          <w:sz w:val="19"/>
          <w:szCs w:val="19"/>
        </w:rPr>
        <w:t xml:space="preserve">complete </w:t>
      </w:r>
      <w:r w:rsidRPr="186E01E4" w:rsidR="00E97A8C">
        <w:rPr>
          <w:rFonts w:ascii="system-ui" w:hAnsi="system-ui" w:eastAsia="system-ui" w:cs="system-ui"/>
          <w:i/>
          <w:color w:val="333333"/>
          <w:sz w:val="19"/>
          <w:szCs w:val="19"/>
        </w:rPr>
        <w:t xml:space="preserve">neural search pipeline </w:t>
      </w:r>
      <w:r w:rsidRPr="186E01E4" w:rsidR="2C75AF81">
        <w:rPr>
          <w:rFonts w:ascii="system-ui" w:hAnsi="system-ui" w:eastAsia="system-ui" w:cs="system-ui"/>
          <w:i/>
          <w:iCs/>
          <w:color w:val="333333"/>
          <w:sz w:val="19"/>
          <w:szCs w:val="19"/>
        </w:rPr>
        <w:t>from the ground up. You'll learn how OpenSearch automates embedding generation during ingestion, register</w:t>
      </w:r>
      <w:r w:rsidRPr="186E01E4" w:rsidR="00E97A8C">
        <w:rPr>
          <w:rFonts w:ascii="system-ui" w:hAnsi="system-ui" w:eastAsia="system-ui" w:cs="system-ui"/>
          <w:i/>
          <w:color w:val="333333"/>
          <w:sz w:val="19"/>
          <w:szCs w:val="19"/>
        </w:rPr>
        <w:t xml:space="preserve"> a </w:t>
      </w:r>
      <w:r w:rsidRPr="186E01E4" w:rsidR="2C75AF81">
        <w:rPr>
          <w:rFonts w:ascii="system-ui" w:hAnsi="system-ui" w:eastAsia="system-ui" w:cs="system-ui"/>
          <w:i/>
          <w:iCs/>
          <w:color w:val="333333"/>
          <w:sz w:val="19"/>
          <w:szCs w:val="19"/>
        </w:rPr>
        <w:t>text-embedding</w:t>
      </w:r>
      <w:r w:rsidRPr="186E01E4" w:rsidR="00E97A8C">
        <w:rPr>
          <w:rFonts w:ascii="system-ui" w:hAnsi="system-ui" w:eastAsia="system-ui" w:cs="system-ui"/>
          <w:i/>
          <w:color w:val="333333"/>
          <w:sz w:val="19"/>
          <w:szCs w:val="19"/>
        </w:rPr>
        <w:t xml:space="preserve"> model </w:t>
      </w:r>
      <w:r w:rsidRPr="186E01E4" w:rsidR="2C75AF81">
        <w:rPr>
          <w:rFonts w:ascii="system-ui" w:hAnsi="system-ui" w:eastAsia="system-ui" w:cs="system-ui"/>
          <w:i/>
          <w:iCs/>
          <w:color w:val="333333"/>
          <w:sz w:val="19"/>
          <w:szCs w:val="19"/>
        </w:rPr>
        <w:t xml:space="preserve">using the ML Commons plugin, </w:t>
      </w:r>
      <w:r w:rsidRPr="186E01E4" w:rsidR="00E97A8C">
        <w:rPr>
          <w:rFonts w:ascii="system-ui" w:hAnsi="system-ui" w:eastAsia="system-ui" w:cs="system-ui"/>
          <w:i/>
          <w:color w:val="333333"/>
          <w:sz w:val="19"/>
          <w:szCs w:val="19"/>
        </w:rPr>
        <w:t xml:space="preserve">and </w:t>
      </w:r>
      <w:r w:rsidRPr="186E01E4" w:rsidR="2C75AF81">
        <w:rPr>
          <w:rFonts w:ascii="system-ui" w:hAnsi="system-ui" w:eastAsia="system-ui" w:cs="system-ui"/>
          <w:i/>
          <w:iCs/>
          <w:color w:val="333333"/>
          <w:sz w:val="19"/>
          <w:szCs w:val="19"/>
        </w:rPr>
        <w:t>create</w:t>
      </w:r>
      <w:r w:rsidRPr="186E01E4" w:rsidR="00E97A8C">
        <w:rPr>
          <w:rFonts w:ascii="system-ui" w:hAnsi="system-ui" w:eastAsia="system-ui" w:cs="system-ui"/>
          <w:i/>
          <w:color w:val="333333"/>
          <w:sz w:val="19"/>
          <w:szCs w:val="19"/>
        </w:rPr>
        <w:t xml:space="preserve"> a vector index </w:t>
      </w:r>
      <w:r w:rsidRPr="186E01E4" w:rsidR="2C75AF81">
        <w:rPr>
          <w:rFonts w:ascii="system-ui" w:hAnsi="system-ui" w:eastAsia="system-ui" w:cs="system-ui"/>
          <w:i/>
          <w:iCs/>
          <w:color w:val="333333"/>
          <w:sz w:val="19"/>
          <w:szCs w:val="19"/>
        </w:rPr>
        <w:t>configured to match your model's output dimensions</w:t>
      </w:r>
      <w:del w:author="Graf, Brian" w:date="2026-04-03T18:13:00Z" w16du:dateUtc="2026-04-03T18:13:02Z" w:id="101">
        <w:r w:rsidRPr="186E01E4" w:rsidDel="2C75AF81">
          <w:rPr>
            <w:rFonts w:ascii="system-ui" w:hAnsi="system-ui" w:eastAsia="system-ui" w:cs="system-ui"/>
            <w:i/>
            <w:iCs/>
            <w:color w:val="333333"/>
            <w:sz w:val="19"/>
            <w:szCs w:val="19"/>
          </w:rPr>
          <w:delText xml:space="preserve"> </w:delText>
        </w:r>
      </w:del>
      <w:r w:rsidRPr="186E01E4" w:rsidR="2C75AF81">
        <w:rPr>
          <w:rFonts w:ascii="system-ui" w:hAnsi="system-ui" w:eastAsia="system-ui" w:cs="system-ui"/>
          <w:i/>
          <w:iCs/>
          <w:color w:val="333333"/>
          <w:sz w:val="19"/>
          <w:szCs w:val="19"/>
        </w:rPr>
        <w:t xml:space="preserve">,setting the stage for your first semantic query </w:t>
      </w:r>
      <w:r w:rsidRPr="186E01E4" w:rsidR="00E97A8C">
        <w:rPr>
          <w:rFonts w:ascii="system-ui" w:hAnsi="system-ui" w:eastAsia="system-ui" w:cs="system-ui"/>
          <w:i/>
          <w:color w:val="333333"/>
          <w:sz w:val="19"/>
          <w:szCs w:val="19"/>
        </w:rPr>
        <w:t xml:space="preserve">in </w:t>
      </w:r>
      <w:r w:rsidRPr="186E01E4" w:rsidR="2C75AF81">
        <w:rPr>
          <w:rFonts w:ascii="system-ui" w:hAnsi="system-ui" w:eastAsia="system-ui" w:cs="system-ui"/>
          <w:i/>
          <w:iCs/>
          <w:color w:val="333333"/>
          <w:sz w:val="19"/>
          <w:szCs w:val="19"/>
        </w:rPr>
        <w:t>the next lesson</w:t>
      </w:r>
      <w:r w:rsidRPr="186E01E4" w:rsidR="00E97A8C">
        <w:rPr>
          <w:rFonts w:ascii="system-ui" w:hAnsi="system-ui" w:eastAsia="system-ui" w:cs="system-ui"/>
          <w:i/>
          <w:color w:val="333333"/>
          <w:sz w:val="19"/>
          <w:szCs w:val="19"/>
        </w:rPr>
        <w:t>.</w:t>
      </w:r>
    </w:p>
    <w:p w:rsidR="00E97A8C" w:rsidP="0090573F" w:rsidRDefault="00E97A8C" w14:paraId="23FCC94E" w14:textId="77777777"/>
    <w:tbl>
      <w:tblPr>
        <w:tblStyle w:val="TableGrid"/>
        <w:tblW w:w="0" w:type="auto"/>
        <w:tblLook w:val="06A0" w:firstRow="1" w:lastRow="0" w:firstColumn="1" w:lastColumn="0" w:noHBand="1" w:noVBand="1"/>
      </w:tblPr>
      <w:tblGrid>
        <w:gridCol w:w="3116"/>
        <w:gridCol w:w="3117"/>
        <w:gridCol w:w="3117"/>
      </w:tblGrid>
      <w:tr w:rsidR="00D81473" w14:paraId="1A99D8D4" w14:textId="77777777">
        <w:trPr>
          <w:trHeight w:val="300"/>
        </w:trPr>
        <w:tc>
          <w:tcPr>
            <w:tcW w:w="3120" w:type="dxa"/>
          </w:tcPr>
          <w:p w:rsidR="0090573F" w:rsidRDefault="0090573F" w14:paraId="67576D70" w14:textId="77777777">
            <w:pPr>
              <w:rPr>
                <w:color w:val="EE0000"/>
              </w:rPr>
            </w:pPr>
            <w:r w:rsidRPr="7E660D2E">
              <w:rPr>
                <w:color w:val="EE0000"/>
              </w:rPr>
              <w:t>Reviewer</w:t>
            </w:r>
          </w:p>
        </w:tc>
        <w:tc>
          <w:tcPr>
            <w:tcW w:w="3120" w:type="dxa"/>
          </w:tcPr>
          <w:p w:rsidR="0090573F" w:rsidRDefault="0090573F" w14:paraId="200E5F32" w14:textId="77777777">
            <w:pPr>
              <w:rPr>
                <w:color w:val="EE0000"/>
              </w:rPr>
            </w:pPr>
            <w:r w:rsidRPr="7E660D2E">
              <w:rPr>
                <w:color w:val="EE0000"/>
              </w:rPr>
              <w:t>Approved? Date?</w:t>
            </w:r>
          </w:p>
        </w:tc>
        <w:tc>
          <w:tcPr>
            <w:tcW w:w="3120" w:type="dxa"/>
          </w:tcPr>
          <w:p w:rsidR="0090573F" w:rsidRDefault="0090573F" w14:paraId="6266BE27" w14:textId="77777777">
            <w:pPr>
              <w:rPr>
                <w:color w:val="EE0000"/>
              </w:rPr>
            </w:pPr>
            <w:r w:rsidRPr="7E660D2E">
              <w:rPr>
                <w:color w:val="EE0000"/>
              </w:rPr>
              <w:t>Additional comments if any</w:t>
            </w:r>
          </w:p>
        </w:tc>
      </w:tr>
      <w:tr w:rsidR="00D81473" w14:paraId="394CD1F4" w14:textId="77777777">
        <w:trPr>
          <w:trHeight w:val="300"/>
        </w:trPr>
        <w:tc>
          <w:tcPr>
            <w:tcW w:w="3120" w:type="dxa"/>
          </w:tcPr>
          <w:p w:rsidR="0090573F" w:rsidRDefault="0090573F" w14:paraId="1B1FFDC2" w14:textId="77777777">
            <w:pPr>
              <w:rPr>
                <w:color w:val="EE0000"/>
              </w:rPr>
            </w:pPr>
            <w:r w:rsidRPr="7E660D2E">
              <w:rPr>
                <w:color w:val="EE0000"/>
              </w:rPr>
              <w:t>Brian</w:t>
            </w:r>
          </w:p>
        </w:tc>
        <w:tc>
          <w:tcPr>
            <w:tcW w:w="3120" w:type="dxa"/>
          </w:tcPr>
          <w:p w:rsidRPr="00776957" w:rsidR="0090573F" w:rsidRDefault="583B55E3" w14:paraId="3556AC8E" w14:textId="45F4BF23">
            <w:r w:rsidRPr="672054AA">
              <w:rPr>
                <w:noProof/>
              </w:rPr>
              <w:t>Approved 1/21/26</w:t>
            </w:r>
          </w:p>
        </w:tc>
        <w:tc>
          <w:tcPr>
            <w:tcW w:w="3120" w:type="dxa"/>
          </w:tcPr>
          <w:p w:rsidR="0090573F" w:rsidRDefault="004A02A4" w14:paraId="59269C73" w14:textId="67DA8C2A">
            <w:pPr>
              <w:rPr>
                <w:color w:val="EE0000"/>
              </w:rPr>
            </w:pPr>
            <w:r>
              <w:rPr>
                <w:color w:val="EE0000"/>
              </w:rPr>
              <w:t>Addressed comments 1/21</w:t>
            </w:r>
          </w:p>
        </w:tc>
      </w:tr>
      <w:tr w:rsidR="00D81473" w14:paraId="419C5948" w14:textId="77777777">
        <w:trPr>
          <w:trHeight w:val="300"/>
        </w:trPr>
        <w:tc>
          <w:tcPr>
            <w:tcW w:w="3120" w:type="dxa"/>
          </w:tcPr>
          <w:p w:rsidR="0090573F" w:rsidRDefault="0090573F" w14:paraId="531F3FE0" w14:textId="77777777">
            <w:pPr>
              <w:rPr>
                <w:color w:val="EE0000"/>
              </w:rPr>
            </w:pPr>
            <w:r w:rsidRPr="7E660D2E">
              <w:rPr>
                <w:color w:val="EE0000"/>
              </w:rPr>
              <w:t>Alex or Muneer</w:t>
            </w:r>
          </w:p>
        </w:tc>
        <w:tc>
          <w:tcPr>
            <w:tcW w:w="3120" w:type="dxa"/>
          </w:tcPr>
          <w:p w:rsidR="0090573F" w:rsidP="7AC09B02" w:rsidRDefault="68788CEC" w14:paraId="27D46B1C" w14:textId="03BF6FC1">
            <w:pPr>
              <w:rPr>
                <w:color w:val="EE0000"/>
              </w:rPr>
            </w:pPr>
            <w:r w:rsidRPr="7A709960">
              <w:rPr>
                <w:color w:val="EE0000"/>
              </w:rPr>
              <w:t>Reviewed (Alex)</w:t>
            </w:r>
            <w:r w:rsidRPr="7A709960" w:rsidR="07E6A4FD">
              <w:rPr>
                <w:color w:val="EE0000"/>
              </w:rPr>
              <w:t xml:space="preserve"> 1/23</w:t>
            </w:r>
          </w:p>
          <w:p w:rsidR="0090573F" w:rsidRDefault="1CF154E7" w14:paraId="70E26417" w14:textId="1B9154E8">
            <w:pPr>
              <w:rPr>
                <w:color w:val="EE0000"/>
              </w:rPr>
            </w:pPr>
            <w:r w:rsidRPr="7AC09B02">
              <w:rPr>
                <w:color w:val="EE0000"/>
              </w:rPr>
              <w:t>Approved (Muneer) - 1/23/25</w:t>
            </w:r>
          </w:p>
        </w:tc>
        <w:tc>
          <w:tcPr>
            <w:tcW w:w="3120" w:type="dxa"/>
          </w:tcPr>
          <w:p w:rsidR="0090573F" w:rsidRDefault="7D43FC5A" w14:paraId="3826BFE4" w14:textId="70BC50C0">
            <w:pPr>
              <w:rPr>
                <w:color w:val="EE0000"/>
              </w:rPr>
            </w:pPr>
            <w:r w:rsidRPr="3F4F920A">
              <w:rPr>
                <w:color w:val="EE0000"/>
              </w:rPr>
              <w:t>One suggestion left</w:t>
            </w:r>
          </w:p>
        </w:tc>
      </w:tr>
      <w:tr w:rsidR="00D81473" w14:paraId="78F93774" w14:textId="77777777">
        <w:trPr>
          <w:trHeight w:val="300"/>
        </w:trPr>
        <w:tc>
          <w:tcPr>
            <w:tcW w:w="3120" w:type="dxa"/>
          </w:tcPr>
          <w:p w:rsidR="0090573F" w:rsidRDefault="0090573F" w14:paraId="2619F5A0" w14:textId="77777777">
            <w:pPr>
              <w:rPr>
                <w:color w:val="EE0000"/>
              </w:rPr>
            </w:pPr>
            <w:r w:rsidRPr="7E660D2E">
              <w:rPr>
                <w:color w:val="EE0000"/>
              </w:rPr>
              <w:t>Michelle</w:t>
            </w:r>
          </w:p>
        </w:tc>
        <w:tc>
          <w:tcPr>
            <w:tcW w:w="3120" w:type="dxa"/>
          </w:tcPr>
          <w:p w:rsidR="0090573F" w:rsidRDefault="0090573F" w14:paraId="4CF0C621" w14:textId="77777777">
            <w:pPr>
              <w:rPr>
                <w:color w:val="EE0000"/>
              </w:rPr>
            </w:pPr>
          </w:p>
        </w:tc>
        <w:tc>
          <w:tcPr>
            <w:tcW w:w="3120" w:type="dxa"/>
          </w:tcPr>
          <w:p w:rsidR="0090573F" w:rsidRDefault="0090573F" w14:paraId="4BEDB302" w14:textId="77777777">
            <w:pPr>
              <w:rPr>
                <w:color w:val="EE0000"/>
              </w:rPr>
            </w:pPr>
          </w:p>
        </w:tc>
      </w:tr>
    </w:tbl>
    <w:p w:rsidR="0090573F" w:rsidP="0090573F" w:rsidRDefault="0090573F" w14:paraId="0BD15448" w14:textId="77777777">
      <w:pPr>
        <w:rPr>
          <w:color w:val="EE0000"/>
        </w:rPr>
      </w:pPr>
    </w:p>
    <w:tbl>
      <w:tblPr>
        <w:tblStyle w:val="TableGrid"/>
        <w:tblW w:w="10825"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444"/>
        <w:gridCol w:w="1134"/>
        <w:gridCol w:w="4351"/>
        <w:gridCol w:w="2640"/>
        <w:gridCol w:w="1256"/>
      </w:tblGrid>
      <w:tr w:rsidR="00DA179B" w:rsidTr="00BD4087" w14:paraId="66B44334" w14:textId="77777777">
        <w:trPr>
          <w:trHeight w:val="192"/>
        </w:trPr>
        <w:tc>
          <w:tcPr>
            <w:tcW w:w="1444" w:type="dxa"/>
          </w:tcPr>
          <w:p w:rsidRPr="4FEA59C1" w:rsidR="0090573F" w:rsidRDefault="0090573F" w14:paraId="789AFA70" w14:textId="77777777">
            <w:pPr>
              <w:rPr>
                <w:rFonts w:ascii="Aptos" w:hAnsi="Aptos" w:eastAsia="Aptos" w:cs="Aptos"/>
                <w:b/>
                <w:bCs/>
              </w:rPr>
            </w:pPr>
            <w:r>
              <w:rPr>
                <w:rFonts w:ascii="Aptos" w:hAnsi="Aptos" w:eastAsia="Aptos" w:cs="Aptos"/>
                <w:b/>
                <w:bCs/>
              </w:rPr>
              <w:t>Chapter Title</w:t>
            </w:r>
          </w:p>
        </w:tc>
        <w:tc>
          <w:tcPr>
            <w:tcW w:w="1134" w:type="dxa"/>
          </w:tcPr>
          <w:p w:rsidRPr="4FEA59C1" w:rsidR="0090573F" w:rsidRDefault="0090573F" w14:paraId="6C8681F0" w14:textId="77777777">
            <w:pPr>
              <w:rPr>
                <w:rFonts w:ascii="Aptos" w:hAnsi="Aptos" w:eastAsia="Aptos" w:cs="Aptos"/>
                <w:b/>
                <w:bCs/>
              </w:rPr>
            </w:pPr>
            <w:r>
              <w:rPr>
                <w:rFonts w:ascii="Aptos" w:hAnsi="Aptos" w:eastAsia="Aptos" w:cs="Aptos"/>
                <w:b/>
                <w:bCs/>
              </w:rPr>
              <w:t>Time estimate</w:t>
            </w:r>
          </w:p>
        </w:tc>
        <w:tc>
          <w:tcPr>
            <w:tcW w:w="4351" w:type="dxa"/>
            <w:tcMar>
              <w:left w:w="105" w:type="dxa"/>
              <w:right w:w="105" w:type="dxa"/>
            </w:tcMar>
          </w:tcPr>
          <w:p w:rsidR="0090573F" w:rsidRDefault="0090573F" w14:paraId="7F33B9B6" w14:textId="77777777">
            <w:pPr>
              <w:rPr>
                <w:rFonts w:ascii="Aptos" w:hAnsi="Aptos" w:eastAsia="Aptos" w:cs="Aptos"/>
              </w:rPr>
            </w:pPr>
            <w:r w:rsidRPr="4FEA59C1">
              <w:rPr>
                <w:rFonts w:ascii="Aptos" w:hAnsi="Aptos" w:eastAsia="Aptos" w:cs="Aptos"/>
                <w:b/>
                <w:bCs/>
              </w:rPr>
              <w:t>Voice Over</w:t>
            </w:r>
          </w:p>
        </w:tc>
        <w:tc>
          <w:tcPr>
            <w:tcW w:w="2640" w:type="dxa"/>
            <w:tcMar>
              <w:left w:w="105" w:type="dxa"/>
              <w:right w:w="105" w:type="dxa"/>
            </w:tcMar>
          </w:tcPr>
          <w:p w:rsidR="0090573F" w:rsidRDefault="0090573F" w14:paraId="7E68801D" w14:textId="77777777">
            <w:pPr>
              <w:rPr>
                <w:rFonts w:ascii="Aptos" w:hAnsi="Aptos" w:eastAsia="Aptos" w:cs="Aptos"/>
              </w:rPr>
            </w:pPr>
            <w:r w:rsidRPr="4FEA59C1">
              <w:rPr>
                <w:rFonts w:ascii="Aptos" w:hAnsi="Aptos" w:eastAsia="Aptos" w:cs="Aptos"/>
                <w:b/>
                <w:bCs/>
              </w:rPr>
              <w:t>Visuals</w:t>
            </w:r>
          </w:p>
        </w:tc>
        <w:tc>
          <w:tcPr>
            <w:tcW w:w="1256" w:type="dxa"/>
          </w:tcPr>
          <w:p w:rsidRPr="4FEA59C1" w:rsidR="0090573F" w:rsidRDefault="0090573F" w14:paraId="0A07C243" w14:textId="77777777">
            <w:pPr>
              <w:rPr>
                <w:rFonts w:ascii="Aptos" w:hAnsi="Aptos" w:eastAsia="Aptos" w:cs="Aptos"/>
                <w:b/>
                <w:bCs/>
              </w:rPr>
            </w:pPr>
            <w:r>
              <w:rPr>
                <w:rFonts w:ascii="Aptos" w:hAnsi="Aptos" w:eastAsia="Aptos" w:cs="Aptos"/>
                <w:b/>
                <w:bCs/>
              </w:rPr>
              <w:t>Chapter resources</w:t>
            </w:r>
          </w:p>
        </w:tc>
      </w:tr>
      <w:tr w:rsidR="00DA179B" w:rsidTr="00BD4087" w14:paraId="5F1E6B7E" w14:textId="77777777">
        <w:trPr>
          <w:trHeight w:val="1086"/>
        </w:trPr>
        <w:tc>
          <w:tcPr>
            <w:tcW w:w="1444" w:type="dxa"/>
          </w:tcPr>
          <w:p w:rsidRPr="4F0FB656" w:rsidR="0090573F" w:rsidRDefault="0090573F" w14:paraId="2C830AF1" w14:textId="00EEC7BF">
            <w:r>
              <w:t xml:space="preserve">Lesson </w:t>
            </w:r>
            <w:r w:rsidR="000D4B43">
              <w:t>2</w:t>
            </w:r>
            <w:r>
              <w:t xml:space="preserve">-1: </w:t>
            </w:r>
            <w:r w:rsidR="000D4B43">
              <w:t>Building a Neural Search pipeline in OpenSearch</w:t>
            </w:r>
            <w:r>
              <w:br/>
            </w:r>
          </w:p>
        </w:tc>
        <w:tc>
          <w:tcPr>
            <w:tcW w:w="1134" w:type="dxa"/>
          </w:tcPr>
          <w:p w:rsidR="0090573F" w:rsidRDefault="0090573F" w14:paraId="3A478C5A" w14:textId="77777777">
            <w:r>
              <w:t>0:30-0:45</w:t>
            </w:r>
          </w:p>
        </w:tc>
        <w:tc>
          <w:tcPr>
            <w:tcW w:w="4351" w:type="dxa"/>
            <w:tcMar>
              <w:left w:w="105" w:type="dxa"/>
              <w:right w:w="105" w:type="dxa"/>
            </w:tcMar>
          </w:tcPr>
          <w:p w:rsidRPr="4F0FB656" w:rsidR="0090573F" w:rsidRDefault="00457DF7" w14:paraId="48F6D746" w14:textId="6DB3E4A6">
            <w:r>
              <w:t>“</w:t>
            </w:r>
            <w:r w:rsidRPr="00421164" w:rsidR="00421164">
              <w:t>Welcome!</w:t>
            </w:r>
            <w:r>
              <w:t xml:space="preserve"> </w:t>
            </w:r>
            <w:r w:rsidR="004F0313">
              <w:t>In this lesson</w:t>
            </w:r>
            <w:commentRangeStart w:id="102"/>
            <w:r w:rsidRPr="00421164" w:rsidR="00421164">
              <w:t xml:space="preserve">, we’re going to build a complete </w:t>
            </w:r>
            <w:r w:rsidRPr="00421164" w:rsidR="00421164">
              <w:rPr>
                <w:b/>
                <w:bCs/>
              </w:rPr>
              <w:t>neural search pipeline</w:t>
            </w:r>
            <w:r w:rsidRPr="00421164" w:rsidR="00421164">
              <w:t xml:space="preserve"> in OpenSearch. By the end, you’ll know how to register an embedding model, create a vector index, build an ingest pipeline, and run your first neural search query.</w:t>
            </w:r>
            <w:r w:rsidR="00421164">
              <w:t>”</w:t>
            </w:r>
            <w:commentRangeEnd w:id="102"/>
            <w:r w:rsidRPr="4F0FB656" w:rsidR="0018546D">
              <w:rPr>
                <w:rStyle w:val="CommentReference"/>
                <w:sz w:val="24"/>
                <w:szCs w:val="24"/>
              </w:rPr>
              <w:commentReference w:id="102"/>
            </w:r>
          </w:p>
        </w:tc>
        <w:tc>
          <w:tcPr>
            <w:tcW w:w="2640" w:type="dxa"/>
            <w:tcMar>
              <w:left w:w="105" w:type="dxa"/>
              <w:right w:w="105" w:type="dxa"/>
            </w:tcMar>
          </w:tcPr>
          <w:p w:rsidRPr="00FA59EE" w:rsidR="00FA59EE" w:rsidP="00FA59EE" w:rsidRDefault="00FA59EE" w14:paraId="6C198064" w14:textId="77777777">
            <w:pPr>
              <w:pStyle w:val="ListParagraph"/>
              <w:numPr>
                <w:ilvl w:val="0"/>
                <w:numId w:val="3"/>
              </w:numPr>
              <w:rPr>
                <w:rFonts w:ascii="Aptos" w:hAnsi="Aptos" w:eastAsia="Aptos" w:cs="Aptos"/>
              </w:rPr>
            </w:pPr>
            <w:r w:rsidRPr="00FA59EE">
              <w:rPr>
                <w:rFonts w:ascii="Aptos" w:hAnsi="Aptos" w:eastAsia="Aptos" w:cs="Aptos"/>
              </w:rPr>
              <w:t xml:space="preserve">Title card: </w:t>
            </w:r>
            <w:r w:rsidRPr="00FA59EE">
              <w:rPr>
                <w:rFonts w:ascii="Aptos" w:hAnsi="Aptos" w:eastAsia="Aptos" w:cs="Aptos"/>
                <w:i/>
                <w:iCs/>
              </w:rPr>
              <w:t>“Lesson 2</w:t>
            </w:r>
            <w:r w:rsidRPr="00FA59EE">
              <w:rPr>
                <w:rFonts w:ascii="Aptos" w:hAnsi="Aptos" w:eastAsia="Aptos" w:cs="Aptos"/>
                <w:i/>
                <w:iCs/>
              </w:rPr>
              <w:noBreakHyphen/>
            </w:r>
            <w:r w:rsidRPr="00FA59EE">
              <w:rPr>
                <w:rFonts w:ascii="Aptos" w:hAnsi="Aptos" w:eastAsia="Aptos" w:cs="Aptos"/>
                <w:i/>
                <w:iCs/>
              </w:rPr>
              <w:t>1: Creating a Neural Search Pipeline in OpenSearch”</w:t>
            </w:r>
          </w:p>
          <w:p w:rsidRPr="00FA59EE" w:rsidR="0090573F" w:rsidP="00FA59EE" w:rsidRDefault="0090573F" w14:paraId="424BA823" w14:textId="1FDF3BC8">
            <w:pPr>
              <w:rPr>
                <w:rFonts w:ascii="Aptos" w:hAnsi="Aptos" w:eastAsia="Aptos" w:cs="Aptos"/>
              </w:rPr>
            </w:pPr>
          </w:p>
        </w:tc>
        <w:tc>
          <w:tcPr>
            <w:tcW w:w="1256" w:type="dxa"/>
          </w:tcPr>
          <w:p w:rsidR="0090573F" w:rsidRDefault="0090573F" w14:paraId="6B7E15FD" w14:textId="77777777">
            <w:pPr>
              <w:rPr>
                <w:rFonts w:ascii="Aptos" w:hAnsi="Aptos" w:eastAsia="Aptos" w:cs="Aptos"/>
              </w:rPr>
            </w:pPr>
          </w:p>
        </w:tc>
      </w:tr>
      <w:tr w:rsidR="000C40E0" w:rsidTr="00BD4087" w14:paraId="643B6951" w14:textId="77777777">
        <w:trPr>
          <w:trHeight w:val="1086"/>
        </w:trPr>
        <w:tc>
          <w:tcPr>
            <w:tcW w:w="1444" w:type="dxa"/>
          </w:tcPr>
          <w:p w:rsidR="00FA59EE" w:rsidRDefault="00FA59EE" w14:paraId="5942770E" w14:textId="77777777"/>
        </w:tc>
        <w:tc>
          <w:tcPr>
            <w:tcW w:w="1134" w:type="dxa"/>
          </w:tcPr>
          <w:p w:rsidR="00FA59EE" w:rsidRDefault="00FA59EE" w14:paraId="65DE2EBF" w14:textId="11665605"/>
        </w:tc>
        <w:tc>
          <w:tcPr>
            <w:tcW w:w="4351" w:type="dxa"/>
            <w:tcMar>
              <w:left w:w="105" w:type="dxa"/>
              <w:right w:w="105" w:type="dxa"/>
            </w:tcMar>
          </w:tcPr>
          <w:p w:rsidR="00FA59EE" w:rsidRDefault="00FF5FA1" w14:paraId="17B44D5A" w14:textId="625D4AB1">
            <w:r>
              <w:t>“</w:t>
            </w:r>
            <w:r w:rsidRPr="00FF5FA1">
              <w:t>To support AI</w:t>
            </w:r>
            <w:r w:rsidRPr="00FF5FA1">
              <w:noBreakHyphen/>
            </w:r>
            <w:r w:rsidRPr="00FF5FA1">
              <w:t xml:space="preserve">powered search, OpenSearch needs a way to transform raw text into vector embeddings. A </w:t>
            </w:r>
            <w:r w:rsidRPr="00FF5FA1">
              <w:rPr>
                <w:b/>
                <w:bCs/>
              </w:rPr>
              <w:t>neural search pipeline</w:t>
            </w:r>
            <w:r w:rsidRPr="00FF5FA1">
              <w:t xml:space="preserve"> automates this process. Every time you index text, the pipeline embeds it for you—no manual preprocessing or extra services required.</w:t>
            </w:r>
            <w:r>
              <w:t>”</w:t>
            </w:r>
          </w:p>
        </w:tc>
        <w:tc>
          <w:tcPr>
            <w:tcW w:w="2640" w:type="dxa"/>
            <w:tcMar>
              <w:left w:w="105" w:type="dxa"/>
              <w:right w:w="105" w:type="dxa"/>
            </w:tcMar>
          </w:tcPr>
          <w:p w:rsidRPr="00BE4315" w:rsidR="00BE4315" w:rsidP="00BE4315" w:rsidRDefault="00BE4315" w14:paraId="26085122" w14:textId="77777777">
            <w:pPr>
              <w:rPr>
                <w:rFonts w:ascii="Aptos" w:hAnsi="Aptos" w:eastAsia="Aptos" w:cs="Aptos"/>
              </w:rPr>
            </w:pPr>
            <w:r w:rsidRPr="00BE4315">
              <w:rPr>
                <w:rFonts w:ascii="Aptos" w:hAnsi="Aptos" w:eastAsia="Aptos" w:cs="Aptos"/>
              </w:rPr>
              <w:t xml:space="preserve">  Animation: document → embed icon → vector block </w:t>
            </w:r>
          </w:p>
          <w:p w:rsidRPr="00BE4315" w:rsidR="00BE4315" w:rsidP="00BE4315" w:rsidRDefault="00BE4315" w14:paraId="281D59A6" w14:textId="77777777">
            <w:pPr>
              <w:rPr>
                <w:rFonts w:ascii="Aptos" w:hAnsi="Aptos" w:eastAsia="Aptos" w:cs="Aptos"/>
              </w:rPr>
            </w:pPr>
            <w:r w:rsidRPr="00BE4315">
              <w:rPr>
                <w:rFonts w:ascii="Aptos" w:hAnsi="Aptos" w:eastAsia="Aptos" w:cs="Aptos"/>
              </w:rPr>
              <w:t xml:space="preserve">  Diagram fades in: </w:t>
            </w:r>
            <w:r w:rsidRPr="00BE4315">
              <w:rPr>
                <w:rFonts w:ascii="Aptos" w:hAnsi="Aptos" w:eastAsia="Aptos" w:cs="Aptos"/>
                <w:i/>
                <w:iCs/>
              </w:rPr>
              <w:t>“Text → Ingest Pipeline → Embedding → Storage”</w:t>
            </w:r>
          </w:p>
          <w:p w:rsidRPr="00FA59EE" w:rsidR="00FA59EE" w:rsidP="00FA59EE" w:rsidRDefault="00FA59EE" w14:paraId="7B0821C0" w14:textId="77777777">
            <w:pPr>
              <w:rPr>
                <w:rFonts w:ascii="Aptos" w:hAnsi="Aptos" w:eastAsia="Aptos" w:cs="Aptos"/>
              </w:rPr>
            </w:pPr>
          </w:p>
        </w:tc>
        <w:tc>
          <w:tcPr>
            <w:tcW w:w="1256" w:type="dxa"/>
          </w:tcPr>
          <w:p w:rsidR="00FA59EE" w:rsidRDefault="00FA59EE" w14:paraId="0203BB77" w14:textId="77777777">
            <w:pPr>
              <w:rPr>
                <w:rFonts w:ascii="Aptos" w:hAnsi="Aptos" w:eastAsia="Aptos" w:cs="Aptos"/>
              </w:rPr>
            </w:pPr>
          </w:p>
        </w:tc>
      </w:tr>
      <w:tr w:rsidR="000C40E0" w:rsidTr="00BD4087" w14:paraId="18B785F2" w14:textId="77777777">
        <w:trPr>
          <w:trHeight w:val="1086"/>
        </w:trPr>
        <w:tc>
          <w:tcPr>
            <w:tcW w:w="1444" w:type="dxa"/>
          </w:tcPr>
          <w:p w:rsidR="00BE4315" w:rsidRDefault="00BE4315" w14:paraId="2302029E" w14:textId="77777777"/>
        </w:tc>
        <w:tc>
          <w:tcPr>
            <w:tcW w:w="1134" w:type="dxa"/>
          </w:tcPr>
          <w:p w:rsidR="00BE4315" w:rsidRDefault="00BE4315" w14:paraId="1F2B3D45" w14:textId="77777777"/>
        </w:tc>
        <w:tc>
          <w:tcPr>
            <w:tcW w:w="4351" w:type="dxa"/>
            <w:tcMar>
              <w:left w:w="105" w:type="dxa"/>
              <w:right w:w="105" w:type="dxa"/>
            </w:tcMar>
          </w:tcPr>
          <w:p w:rsidR="00656FAB" w:rsidRDefault="00BE4315" w14:paraId="7DB78CA9" w14:textId="30074763">
            <w:commentRangeStart w:id="104"/>
            <w:r>
              <w:t>“</w:t>
            </w:r>
            <w:r w:rsidRPr="00BE4315">
              <w:t>Our first step is to register a text</w:t>
            </w:r>
            <w:r w:rsidRPr="00BE4315">
              <w:noBreakHyphen/>
            </w:r>
            <w:r w:rsidRPr="00BE4315">
              <w:t>embedding model using the ML Commons plugin.</w:t>
            </w:r>
            <w:r w:rsidRPr="00BE4315">
              <w:br/>
            </w:r>
            <w:r w:rsidRPr="00BE4315">
              <w:t>We’ll use a HuggingFace model for this demo.</w:t>
            </w:r>
          </w:p>
          <w:p w:rsidR="00BF518E" w:rsidRDefault="00656FAB" w14:paraId="581984F5" w14:textId="5778EBF5">
            <w:r>
              <w:t xml:space="preserve">To do this, you’ll need an ML model on huggingface (I’m using </w:t>
            </w:r>
            <w:r w:rsidR="00BF518E">
              <w:t>the distilbert model), and the ML Commons plugin enabled on your OpenSearch cluster.</w:t>
            </w:r>
          </w:p>
          <w:p w:rsidR="00BE4315" w:rsidRDefault="00BF518E" w14:paraId="58DA39AF" w14:textId="2004A446">
            <w:r>
              <w:t>Then, you’ll use the ML commons API to register the plugin via a cURL request.</w:t>
            </w:r>
            <w:r w:rsidRPr="00BE4315" w:rsidR="00BE4315">
              <w:br/>
            </w:r>
            <w:r w:rsidRPr="00BE4315" w:rsidR="00BE4315">
              <w:t>Once registered, we deploy the model so OpenSearch can serve embedding requests directly inside the cluster.</w:t>
            </w:r>
            <w:r w:rsidR="00BE4315">
              <w:t>”</w:t>
            </w:r>
            <w:commentRangeEnd w:id="104"/>
            <w:r w:rsidR="0018546D">
              <w:rPr>
                <w:rStyle w:val="CommentReference"/>
                <w:sz w:val="24"/>
                <w:szCs w:val="24"/>
              </w:rPr>
              <w:commentReference w:id="104"/>
            </w:r>
          </w:p>
        </w:tc>
        <w:tc>
          <w:tcPr>
            <w:tcW w:w="2640" w:type="dxa"/>
            <w:tcMar>
              <w:left w:w="105" w:type="dxa"/>
              <w:right w:w="105" w:type="dxa"/>
            </w:tcMar>
          </w:tcPr>
          <w:p w:rsidRPr="00BE4315" w:rsidR="004F0313" w:rsidP="00BE4315" w:rsidRDefault="00315D92" w14:paraId="46E3E290" w14:textId="533AAB1C">
            <w:pPr>
              <w:rPr>
                <w:rFonts w:ascii="Aptos" w:hAnsi="Aptos" w:eastAsia="Aptos" w:cs="Aptos"/>
              </w:rPr>
            </w:pPr>
            <w:r>
              <w:rPr>
                <w:rFonts w:ascii="Aptos" w:hAnsi="Aptos" w:eastAsia="Aptos" w:cs="Aptos"/>
              </w:rPr>
              <w:t>Show the ML model page, then the REST API call in a terminal</w:t>
            </w:r>
          </w:p>
        </w:tc>
        <w:tc>
          <w:tcPr>
            <w:tcW w:w="1256" w:type="dxa"/>
          </w:tcPr>
          <w:p w:rsidR="00BE4315" w:rsidRDefault="00BE4315" w14:paraId="2F778F0C" w14:textId="77777777">
            <w:pPr>
              <w:rPr>
                <w:rFonts w:ascii="Aptos" w:hAnsi="Aptos" w:eastAsia="Aptos" w:cs="Aptos"/>
              </w:rPr>
            </w:pPr>
          </w:p>
        </w:tc>
      </w:tr>
      <w:tr w:rsidR="000C40E0" w:rsidTr="00BD4087" w14:paraId="2FC8FB83" w14:textId="77777777">
        <w:trPr>
          <w:trHeight w:val="1086"/>
        </w:trPr>
        <w:tc>
          <w:tcPr>
            <w:tcW w:w="1444" w:type="dxa"/>
          </w:tcPr>
          <w:p w:rsidR="003569D9" w:rsidRDefault="003569D9" w14:paraId="58B3697C" w14:textId="77777777"/>
        </w:tc>
        <w:tc>
          <w:tcPr>
            <w:tcW w:w="1134" w:type="dxa"/>
          </w:tcPr>
          <w:p w:rsidR="003569D9" w:rsidRDefault="003569D9" w14:paraId="75E2A3D8" w14:textId="77777777"/>
        </w:tc>
        <w:tc>
          <w:tcPr>
            <w:tcW w:w="4351" w:type="dxa"/>
            <w:tcMar>
              <w:left w:w="105" w:type="dxa"/>
              <w:right w:w="105" w:type="dxa"/>
            </w:tcMar>
          </w:tcPr>
          <w:p w:rsidRPr="003569D9" w:rsidR="003569D9" w:rsidP="003569D9" w:rsidRDefault="003569D9" w14:paraId="74C39347" w14:textId="3A387704">
            <w:r>
              <w:t>“</w:t>
            </w:r>
            <w:r w:rsidRPr="003569D9">
              <w:t>Next, we create a vector index to store the embeddings.</w:t>
            </w:r>
            <w:r w:rsidR="00BB3A4D">
              <w:t xml:space="preserve"> </w:t>
            </w:r>
            <w:r w:rsidRPr="003569D9">
              <w:t xml:space="preserve">It’s important that the index’s vector dimension </w:t>
            </w:r>
            <w:r w:rsidRPr="003569D9">
              <w:rPr>
                <w:b/>
                <w:bCs/>
              </w:rPr>
              <w:t>matches the dimensionality of the model</w:t>
            </w:r>
            <w:r w:rsidRPr="003569D9">
              <w:t xml:space="preserve"> you just deployed. If your model outputs 384</w:t>
            </w:r>
            <w:r w:rsidRPr="003569D9">
              <w:noBreakHyphen/>
            </w:r>
            <w:r w:rsidRPr="003569D9">
              <w:t>dimensional vectors, your index must be defined with dimension: 384.</w:t>
            </w:r>
          </w:p>
          <w:p w:rsidR="003569D9" w:rsidRDefault="003569D9" w14:paraId="0F5ECC51" w14:textId="77777777"/>
          <w:p w:rsidR="003569D9" w:rsidRDefault="00E27E46" w14:paraId="12B48198" w14:textId="313BB6D2">
            <w:r>
              <w:t xml:space="preserve">Now, lets put this into practice. </w:t>
            </w:r>
            <w:r w:rsidR="007D7CAD">
              <w:t xml:space="preserve">Check out the course resources for the downloadable file </w:t>
            </w:r>
            <w:r w:rsidR="00D212A1">
              <w:t xml:space="preserve">for </w:t>
            </w:r>
            <w:r w:rsidR="00DF6CD3">
              <w:t>the exact API calls</w:t>
            </w:r>
            <w:r w:rsidR="003569D9">
              <w:t>.</w:t>
            </w:r>
            <w:r w:rsidR="00D212A1">
              <w:t xml:space="preserve"> Follow the steps to register the model and create your first vector index. In the next lesson, we’ll bring it all together. </w:t>
            </w:r>
          </w:p>
        </w:tc>
        <w:tc>
          <w:tcPr>
            <w:tcW w:w="2640" w:type="dxa"/>
            <w:tcMar>
              <w:left w:w="105" w:type="dxa"/>
              <w:right w:w="105" w:type="dxa"/>
            </w:tcMar>
          </w:tcPr>
          <w:p w:rsidR="003569D9" w:rsidP="00BE4315" w:rsidRDefault="00A270E5" w14:paraId="31DC5BE4" w14:textId="777B8247">
            <w:pPr>
              <w:rPr>
                <w:rFonts w:ascii="Aptos" w:hAnsi="Aptos" w:eastAsia="Aptos" w:cs="Aptos"/>
              </w:rPr>
            </w:pPr>
            <w:r>
              <w:rPr>
                <w:rFonts w:ascii="Aptos" w:hAnsi="Aptos" w:eastAsia="Aptos" w:cs="Aptos"/>
              </w:rPr>
              <w:t>Show the vector index design, then the REST API call in a terminal</w:t>
            </w:r>
          </w:p>
        </w:tc>
        <w:tc>
          <w:tcPr>
            <w:tcW w:w="1256" w:type="dxa"/>
          </w:tcPr>
          <w:p w:rsidR="003569D9" w:rsidRDefault="003569D9" w14:paraId="6DBE1217" w14:textId="77777777">
            <w:pPr>
              <w:rPr>
                <w:rFonts w:ascii="Aptos" w:hAnsi="Aptos" w:eastAsia="Aptos" w:cs="Aptos"/>
              </w:rPr>
            </w:pPr>
          </w:p>
        </w:tc>
      </w:tr>
    </w:tbl>
    <w:p w:rsidR="00AC1A01" w:rsidRDefault="00AC1A01" w14:paraId="1ABC7407" w14:textId="77777777"/>
    <w:p w:rsidR="00AC1A01" w:rsidRDefault="00AC1A01" w14:paraId="6B0FAE20" w14:textId="77777777"/>
    <w:p w:rsidR="00AC1A01" w:rsidP="00AC1A01" w:rsidRDefault="00AC1A01" w14:paraId="412D99AC" w14:textId="5386DFA5">
      <w:pPr>
        <w:rPr>
          <w:rStyle w:val="Heading2Char"/>
        </w:rPr>
      </w:pPr>
      <w:bookmarkStart w:name="_Toc1837278371" w:id="106"/>
      <w:bookmarkStart w:name="_Toc68142989" w:id="107"/>
      <w:bookmarkStart w:name="_Toc1631296578" w:id="108"/>
      <w:commentRangeStart w:id="109"/>
      <w:r w:rsidRPr="00776957">
        <w:rPr>
          <w:rStyle w:val="Heading2Char"/>
        </w:rPr>
        <w:t>Lesson 2-</w:t>
      </w:r>
      <w:r>
        <w:rPr>
          <w:rStyle w:val="Heading2Char"/>
        </w:rPr>
        <w:t>2: Ingesting data and running queries</w:t>
      </w:r>
      <w:bookmarkEnd w:id="106"/>
      <w:bookmarkEnd w:id="107"/>
      <w:bookmarkEnd w:id="108"/>
      <w:r w:rsidRPr="00776957">
        <w:rPr>
          <w:rStyle w:val="Heading2Char"/>
        </w:rPr>
        <w:t xml:space="preserve"> </w:t>
      </w:r>
      <w:commentRangeEnd w:id="109"/>
      <w:r w:rsidR="0018546D">
        <w:rPr>
          <w:rStyle w:val="CommentReference"/>
          <w:rFonts w:asciiTheme="majorHAnsi" w:hAnsiTheme="majorHAnsi" w:eastAsiaTheme="majorEastAsia" w:cstheme="majorBidi"/>
          <w:color w:val="0F4761" w:themeColor="accent1" w:themeShade="BF"/>
          <w:sz w:val="32"/>
          <w:szCs w:val="32"/>
        </w:rPr>
        <w:commentReference w:id="109"/>
      </w:r>
    </w:p>
    <w:p w:rsidR="00AC1A01" w:rsidP="00AC1A01" w:rsidRDefault="00AC1A01" w14:paraId="0D6D1FE6" w14:textId="476C1F15">
      <w:bookmarkStart w:name="_Toc383408622" w:id="112"/>
      <w:bookmarkStart w:name="_Toc221090881" w:id="113"/>
      <w:bookmarkStart w:name="_Toc44139915" w:id="114"/>
      <w:bookmarkStart w:name="_Toc49388332" w:id="115"/>
      <w:del w:author="Microsoft Word" w:date="2026-04-03T16:29:00Z" w16du:dateUtc="2026-04-03T20:29:00Z" w:id="116">
        <w:r w:rsidRPr="186E01E4">
          <w:rPr>
            <w:rStyle w:val="Heading2Char"/>
          </w:rPr>
          <w:delText>Lesson</w:delText>
        </w:r>
      </w:del>
      <w:bookmarkEnd w:id="112"/>
      <w:ins w:author="Microsoft Word" w:date="2026-04-03T16:29:00Z" w16du:dateUtc="2026-04-03T20:29:00Z" w:id="117">
        <w:r>
          <w:rPr>
            <w:rStyle w:val="Heading2Char"/>
          </w:rPr>
          <w:t>Lesso</w:t>
        </w:r>
        <w:r w:rsidR="00EA6436">
          <w:rPr>
            <w:rStyle w:val="Heading2Char"/>
          </w:rPr>
          <w:t>n Description</w:t>
        </w:r>
        <w:r w:rsidDel="00EA6436">
          <w:rPr>
            <w:rStyle w:val="Heading2Char"/>
          </w:rPr>
          <w:t>n</w:t>
        </w:r>
      </w:ins>
      <w:bookmarkEnd w:id="113"/>
      <w:bookmarkEnd w:id="114"/>
      <w:bookmarkEnd w:id="115"/>
      <w:del w:author="Yancey, Michelle" w:date="2026-04-03T16:29:00Z" w16du:dateUtc="2026-04-03T20:29:00Z" w:id="118">
        <w:r w:rsidDel="00EA6436">
          <w:rPr>
            <w:rStyle w:val="Heading2Char"/>
          </w:rPr>
          <w:delText xml:space="preserve"> </w:delText>
        </w:r>
      </w:del>
      <w:del w:author="Microsoft Word" w:date="2026-04-03T16:29:00Z" w16du:dateUtc="2026-04-03T20:29:00Z" w:id="119">
        <w:r w:rsidDel="00EA6436">
          <w:delText>description</w:delText>
        </w:r>
      </w:del>
      <w:r>
        <w:t xml:space="preserve">: </w:t>
      </w:r>
      <w:r w:rsidRPr="186E01E4" w:rsidR="0B610C74">
        <w:rPr>
          <w:rFonts w:ascii="system-ui" w:hAnsi="system-ui" w:eastAsia="system-ui" w:cs="system-ui"/>
          <w:i/>
          <w:iCs/>
          <w:color w:val="333333"/>
          <w:sz w:val="19"/>
          <w:szCs w:val="19"/>
        </w:rPr>
        <w:t xml:space="preserve"> With</w:t>
      </w:r>
      <w:r w:rsidRPr="186E01E4" w:rsidR="00E67D74">
        <w:rPr>
          <w:rFonts w:ascii="system-ui" w:hAnsi="system-ui" w:eastAsia="system-ui" w:cs="system-ui"/>
          <w:i/>
          <w:color w:val="333333"/>
          <w:sz w:val="19"/>
          <w:szCs w:val="19"/>
        </w:rPr>
        <w:t xml:space="preserve"> your </w:t>
      </w:r>
      <w:r w:rsidRPr="186E01E4" w:rsidR="0B610C74">
        <w:rPr>
          <w:rFonts w:ascii="system-ui" w:hAnsi="system-ui" w:eastAsia="system-ui" w:cs="system-ui"/>
          <w:i/>
          <w:iCs/>
          <w:color w:val="333333"/>
          <w:sz w:val="19"/>
          <w:szCs w:val="19"/>
        </w:rPr>
        <w:t>model and index in place, you'll wire everything together using</w:t>
      </w:r>
      <w:r w:rsidRPr="186E01E4" w:rsidR="00E67D74">
        <w:rPr>
          <w:rFonts w:ascii="system-ui" w:hAnsi="system-ui" w:eastAsia="system-ui" w:cs="system-ui"/>
          <w:i/>
          <w:color w:val="333333"/>
          <w:sz w:val="19"/>
          <w:szCs w:val="19"/>
        </w:rPr>
        <w:t xml:space="preserve"> an ingest pipeline, </w:t>
      </w:r>
      <w:r w:rsidRPr="186E01E4" w:rsidR="0B610C74">
        <w:rPr>
          <w:rFonts w:ascii="system-ui" w:hAnsi="system-ui" w:eastAsia="system-ui" w:cs="system-ui"/>
          <w:i/>
          <w:iCs/>
          <w:color w:val="333333"/>
          <w:sz w:val="19"/>
          <w:szCs w:val="19"/>
        </w:rPr>
        <w:t xml:space="preserve">bulk-load sample </w:t>
      </w:r>
      <w:r w:rsidRPr="186E01E4" w:rsidR="00E67D74">
        <w:rPr>
          <w:rFonts w:ascii="system-ui" w:hAnsi="system-ui" w:eastAsia="system-ui" w:cs="system-ui"/>
          <w:i/>
          <w:color w:val="333333"/>
          <w:sz w:val="19"/>
          <w:szCs w:val="19"/>
        </w:rPr>
        <w:t xml:space="preserve">documents, and </w:t>
      </w:r>
      <w:r w:rsidRPr="186E01E4" w:rsidR="0B610C74">
        <w:rPr>
          <w:rFonts w:ascii="system-ui" w:hAnsi="system-ui" w:eastAsia="system-ui" w:cs="system-ui"/>
          <w:i/>
          <w:iCs/>
          <w:color w:val="333333"/>
          <w:sz w:val="19"/>
          <w:szCs w:val="19"/>
        </w:rPr>
        <w:t>run</w:t>
      </w:r>
      <w:r w:rsidRPr="186E01E4" w:rsidR="00E67D74">
        <w:rPr>
          <w:rFonts w:ascii="system-ui" w:hAnsi="system-ui" w:eastAsia="system-ui" w:cs="system-ui"/>
          <w:i/>
          <w:color w:val="333333"/>
          <w:sz w:val="19"/>
          <w:szCs w:val="19"/>
        </w:rPr>
        <w:t xml:space="preserve"> your first neural search query</w:t>
      </w:r>
      <w:r w:rsidRPr="186E01E4" w:rsidR="0B610C74">
        <w:rPr>
          <w:rFonts w:ascii="system-ui" w:hAnsi="system-ui" w:eastAsia="system-ui" w:cs="system-ui"/>
          <w:i/>
          <w:iCs/>
          <w:color w:val="333333"/>
          <w:sz w:val="19"/>
          <w:szCs w:val="19"/>
        </w:rPr>
        <w:t>. You'll</w:t>
      </w:r>
      <w:r w:rsidRPr="186E01E4" w:rsidR="00E67D74">
        <w:rPr>
          <w:rFonts w:ascii="system-ui" w:hAnsi="system-ui" w:eastAsia="system-ui" w:cs="system-ui"/>
          <w:i/>
          <w:color w:val="333333"/>
          <w:sz w:val="19"/>
          <w:szCs w:val="19"/>
        </w:rPr>
        <w:t xml:space="preserve"> see </w:t>
      </w:r>
      <w:r w:rsidRPr="186E01E4" w:rsidR="0B610C74">
        <w:rPr>
          <w:rFonts w:ascii="system-ui" w:hAnsi="system-ui" w:eastAsia="system-ui" w:cs="system-ui"/>
          <w:i/>
          <w:iCs/>
          <w:color w:val="333333"/>
          <w:sz w:val="19"/>
          <w:szCs w:val="19"/>
        </w:rPr>
        <w:t xml:space="preserve">firsthand how </w:t>
      </w:r>
      <w:r w:rsidRPr="186E01E4" w:rsidR="00E67D74">
        <w:rPr>
          <w:rFonts w:ascii="system-ui" w:hAnsi="system-ui" w:eastAsia="system-ui" w:cs="system-ui"/>
          <w:i/>
          <w:color w:val="333333"/>
          <w:sz w:val="19"/>
          <w:szCs w:val="19"/>
        </w:rPr>
        <w:t xml:space="preserve">semantic </w:t>
      </w:r>
      <w:r w:rsidRPr="186E01E4" w:rsidR="0B610C74">
        <w:rPr>
          <w:rFonts w:ascii="system-ui" w:hAnsi="system-ui" w:eastAsia="system-ui" w:cs="system-ui"/>
          <w:i/>
          <w:iCs/>
          <w:color w:val="333333"/>
          <w:sz w:val="19"/>
          <w:szCs w:val="19"/>
        </w:rPr>
        <w:t>matching surfaces relevant results based on meaning rather than keywords, and verify your full pipeline is working end-to-end</w:t>
      </w:r>
      <w:r w:rsidRPr="186E01E4" w:rsidR="00E67D74">
        <w:rPr>
          <w:rFonts w:ascii="system-ui" w:hAnsi="system-ui" w:eastAsia="system-ui" w:cs="system-ui"/>
          <w:i/>
          <w:color w:val="333333"/>
          <w:sz w:val="19"/>
          <w:szCs w:val="19"/>
        </w:rPr>
        <w:t>.</w:t>
      </w:r>
    </w:p>
    <w:tbl>
      <w:tblPr>
        <w:tblStyle w:val="TableGrid"/>
        <w:tblW w:w="0" w:type="auto"/>
        <w:tblLook w:val="06A0" w:firstRow="1" w:lastRow="0" w:firstColumn="1" w:lastColumn="0" w:noHBand="1" w:noVBand="1"/>
      </w:tblPr>
      <w:tblGrid>
        <w:gridCol w:w="3116"/>
        <w:gridCol w:w="3117"/>
        <w:gridCol w:w="3117"/>
      </w:tblGrid>
      <w:tr w:rsidR="00D81473" w14:paraId="3B20A0ED" w14:textId="77777777">
        <w:trPr>
          <w:trHeight w:val="300"/>
        </w:trPr>
        <w:tc>
          <w:tcPr>
            <w:tcW w:w="3120" w:type="dxa"/>
          </w:tcPr>
          <w:p w:rsidR="00AC1A01" w:rsidRDefault="00AC1A01" w14:paraId="2E6D67D0" w14:textId="77777777">
            <w:pPr>
              <w:rPr>
                <w:color w:val="EE0000"/>
              </w:rPr>
            </w:pPr>
            <w:r w:rsidRPr="7E660D2E">
              <w:rPr>
                <w:color w:val="EE0000"/>
              </w:rPr>
              <w:t>Reviewer</w:t>
            </w:r>
          </w:p>
        </w:tc>
        <w:tc>
          <w:tcPr>
            <w:tcW w:w="3120" w:type="dxa"/>
          </w:tcPr>
          <w:p w:rsidR="00AC1A01" w:rsidRDefault="00AC1A01" w14:paraId="36346550" w14:textId="77777777">
            <w:pPr>
              <w:rPr>
                <w:color w:val="EE0000"/>
              </w:rPr>
            </w:pPr>
            <w:r w:rsidRPr="7E660D2E">
              <w:rPr>
                <w:color w:val="EE0000"/>
              </w:rPr>
              <w:t>Approved? Date?</w:t>
            </w:r>
          </w:p>
        </w:tc>
        <w:tc>
          <w:tcPr>
            <w:tcW w:w="3120" w:type="dxa"/>
          </w:tcPr>
          <w:p w:rsidR="00AC1A01" w:rsidRDefault="00AC1A01" w14:paraId="131F843C" w14:textId="77777777">
            <w:pPr>
              <w:rPr>
                <w:color w:val="EE0000"/>
              </w:rPr>
            </w:pPr>
            <w:r w:rsidRPr="7E660D2E">
              <w:rPr>
                <w:color w:val="EE0000"/>
              </w:rPr>
              <w:t>Additional comments if any</w:t>
            </w:r>
          </w:p>
        </w:tc>
      </w:tr>
      <w:tr w:rsidR="00D81473" w14:paraId="63CC7B50" w14:textId="77777777">
        <w:trPr>
          <w:trHeight w:val="300"/>
        </w:trPr>
        <w:tc>
          <w:tcPr>
            <w:tcW w:w="3120" w:type="dxa"/>
          </w:tcPr>
          <w:p w:rsidR="00AC1A01" w:rsidRDefault="00AC1A01" w14:paraId="6DCA879A" w14:textId="77777777">
            <w:pPr>
              <w:rPr>
                <w:color w:val="EE0000"/>
              </w:rPr>
            </w:pPr>
            <w:r w:rsidRPr="7E660D2E">
              <w:rPr>
                <w:color w:val="EE0000"/>
              </w:rPr>
              <w:t>Brian</w:t>
            </w:r>
          </w:p>
        </w:tc>
        <w:tc>
          <w:tcPr>
            <w:tcW w:w="3120" w:type="dxa"/>
          </w:tcPr>
          <w:p w:rsidR="00AC1A01" w:rsidRDefault="00AC1A01" w14:paraId="0DC1012E" w14:textId="77777777">
            <w:pPr>
              <w:rPr>
                <w:color w:val="EE0000"/>
              </w:rPr>
            </w:pPr>
          </w:p>
        </w:tc>
        <w:tc>
          <w:tcPr>
            <w:tcW w:w="3120" w:type="dxa"/>
          </w:tcPr>
          <w:p w:rsidR="00AC1A01" w:rsidRDefault="00AC1A01" w14:paraId="4056FA48" w14:textId="77777777">
            <w:pPr>
              <w:rPr>
                <w:color w:val="EE0000"/>
              </w:rPr>
            </w:pPr>
          </w:p>
        </w:tc>
      </w:tr>
      <w:tr w:rsidR="00D81473" w14:paraId="5BB5F814" w14:textId="77777777">
        <w:trPr>
          <w:trHeight w:val="300"/>
        </w:trPr>
        <w:tc>
          <w:tcPr>
            <w:tcW w:w="3120" w:type="dxa"/>
          </w:tcPr>
          <w:p w:rsidR="00AC1A01" w:rsidRDefault="00AC1A01" w14:paraId="36A3A021" w14:textId="77777777">
            <w:pPr>
              <w:rPr>
                <w:color w:val="EE0000"/>
              </w:rPr>
            </w:pPr>
            <w:r w:rsidRPr="7E660D2E">
              <w:rPr>
                <w:color w:val="EE0000"/>
              </w:rPr>
              <w:t>Alex or Muneer</w:t>
            </w:r>
          </w:p>
        </w:tc>
        <w:tc>
          <w:tcPr>
            <w:tcW w:w="3120" w:type="dxa"/>
          </w:tcPr>
          <w:p w:rsidR="00AC1A01" w:rsidRDefault="00AC1A01" w14:paraId="3E42D354" w14:textId="77777777">
            <w:pPr>
              <w:rPr>
                <w:color w:val="EE0000"/>
              </w:rPr>
            </w:pPr>
          </w:p>
        </w:tc>
        <w:tc>
          <w:tcPr>
            <w:tcW w:w="3120" w:type="dxa"/>
          </w:tcPr>
          <w:p w:rsidR="00AC1A01" w:rsidRDefault="00AC1A01" w14:paraId="24B1FFFB" w14:textId="77777777">
            <w:pPr>
              <w:rPr>
                <w:color w:val="EE0000"/>
              </w:rPr>
            </w:pPr>
          </w:p>
        </w:tc>
      </w:tr>
      <w:tr w:rsidR="00D81473" w14:paraId="5D9ADD71" w14:textId="77777777">
        <w:trPr>
          <w:trHeight w:val="300"/>
        </w:trPr>
        <w:tc>
          <w:tcPr>
            <w:tcW w:w="3120" w:type="dxa"/>
          </w:tcPr>
          <w:p w:rsidR="00AC1A01" w:rsidRDefault="00AC1A01" w14:paraId="6EFB046F" w14:textId="77777777">
            <w:pPr>
              <w:rPr>
                <w:color w:val="EE0000"/>
              </w:rPr>
            </w:pPr>
            <w:r w:rsidRPr="7E660D2E">
              <w:rPr>
                <w:color w:val="EE0000"/>
              </w:rPr>
              <w:t>Michelle</w:t>
            </w:r>
          </w:p>
        </w:tc>
        <w:tc>
          <w:tcPr>
            <w:tcW w:w="3120" w:type="dxa"/>
          </w:tcPr>
          <w:p w:rsidR="00AC1A01" w:rsidRDefault="00AC1A01" w14:paraId="2EE6091E" w14:textId="77777777">
            <w:pPr>
              <w:rPr>
                <w:color w:val="EE0000"/>
              </w:rPr>
            </w:pPr>
          </w:p>
        </w:tc>
        <w:tc>
          <w:tcPr>
            <w:tcW w:w="3120" w:type="dxa"/>
          </w:tcPr>
          <w:p w:rsidR="00AC1A01" w:rsidRDefault="00AC1A01" w14:paraId="49F881DD" w14:textId="77777777">
            <w:pPr>
              <w:rPr>
                <w:color w:val="EE0000"/>
              </w:rPr>
            </w:pPr>
          </w:p>
        </w:tc>
      </w:tr>
    </w:tbl>
    <w:p w:rsidR="00AC1A01" w:rsidRDefault="00AC1A01" w14:paraId="09AC1E39" w14:textId="77777777"/>
    <w:p w:rsidR="00AC1A01" w:rsidRDefault="00AC1A01" w14:paraId="62B193D0" w14:textId="77777777"/>
    <w:tbl>
      <w:tblPr>
        <w:tblStyle w:val="TableGrid"/>
        <w:tblW w:w="10825"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444"/>
        <w:gridCol w:w="1134"/>
        <w:gridCol w:w="4351"/>
        <w:gridCol w:w="2640"/>
        <w:gridCol w:w="1256"/>
      </w:tblGrid>
      <w:tr w:rsidR="000C40E0" w:rsidTr="00BD4087" w14:paraId="0B3E7A17" w14:textId="77777777">
        <w:trPr>
          <w:trHeight w:val="1086"/>
        </w:trPr>
        <w:tc>
          <w:tcPr>
            <w:tcW w:w="1444" w:type="dxa"/>
          </w:tcPr>
          <w:p w:rsidR="001543B7" w:rsidRDefault="001543B7" w14:paraId="0499294B" w14:textId="77777777"/>
        </w:tc>
        <w:tc>
          <w:tcPr>
            <w:tcW w:w="1134" w:type="dxa"/>
          </w:tcPr>
          <w:p w:rsidR="001543B7" w:rsidRDefault="001543B7" w14:paraId="02D1E4F0" w14:textId="77777777"/>
        </w:tc>
        <w:tc>
          <w:tcPr>
            <w:tcW w:w="4351" w:type="dxa"/>
            <w:tcMar>
              <w:left w:w="105" w:type="dxa"/>
              <w:right w:w="105" w:type="dxa"/>
            </w:tcMar>
          </w:tcPr>
          <w:p w:rsidRPr="001543B7" w:rsidR="001543B7" w:rsidP="001543B7" w:rsidRDefault="001543B7" w14:paraId="4665B903" w14:textId="25F80FD8">
            <w:r>
              <w:t>“</w:t>
            </w:r>
            <w:r w:rsidRPr="001543B7">
              <w:t xml:space="preserve">Now </w:t>
            </w:r>
            <w:r w:rsidR="00876038">
              <w:t>that we have a model and an index, let’s</w:t>
            </w:r>
            <w:r w:rsidRPr="001543B7">
              <w:t xml:space="preserve"> connect everything with an </w:t>
            </w:r>
            <w:r w:rsidRPr="001543B7">
              <w:rPr>
                <w:b/>
                <w:bCs/>
              </w:rPr>
              <w:t>ingest pipeline</w:t>
            </w:r>
            <w:r w:rsidRPr="001543B7">
              <w:t>.</w:t>
            </w:r>
            <w:r w:rsidRPr="001543B7">
              <w:br/>
            </w:r>
            <w:r w:rsidRPr="001543B7">
              <w:t>This pipeline automatically:</w:t>
            </w:r>
          </w:p>
          <w:p w:rsidRPr="001543B7" w:rsidR="001543B7" w:rsidP="001543B7" w:rsidRDefault="001543B7" w14:paraId="47778E4B" w14:textId="38E9B423">
            <w:pPr>
              <w:numPr>
                <w:ilvl w:val="0"/>
                <w:numId w:val="13"/>
              </w:numPr>
            </w:pPr>
            <w:r w:rsidRPr="001543B7">
              <w:t>Takes incoming text</w:t>
            </w:r>
            <w:r w:rsidR="00181081">
              <w:t xml:space="preserve"> when sent to the </w:t>
            </w:r>
            <w:r w:rsidR="00AC2159">
              <w:t xml:space="preserve">index to be stored and redirects it to our newly created pipeline. This is true whether you </w:t>
            </w:r>
            <w:r w:rsidR="3F12649C">
              <w:t>insert a single document or bulk-insert thousands at once.</w:t>
            </w:r>
          </w:p>
          <w:p w:rsidRPr="001543B7" w:rsidR="001543B7" w:rsidP="001543B7" w:rsidRDefault="001543B7" w14:paraId="509AA3CB" w14:textId="40359B50">
            <w:pPr>
              <w:numPr>
                <w:ilvl w:val="0"/>
                <w:numId w:val="13"/>
              </w:numPr>
            </w:pPr>
            <w:r w:rsidRPr="001543B7">
              <w:t xml:space="preserve">Sends </w:t>
            </w:r>
            <w:r w:rsidR="00AC2159">
              <w:t>the text</w:t>
            </w:r>
            <w:r w:rsidRPr="001543B7">
              <w:t xml:space="preserve"> to the deployed embedding model</w:t>
            </w:r>
            <w:r w:rsidR="00AC2159">
              <w:t xml:space="preserve">, and the model takes the text and generates a vector embedding that can be stored </w:t>
            </w:r>
          </w:p>
          <w:p w:rsidRPr="001543B7" w:rsidR="001543B7" w:rsidP="001543B7" w:rsidRDefault="001543B7" w14:paraId="578A86B3" w14:textId="77777777">
            <w:pPr>
              <w:numPr>
                <w:ilvl w:val="0"/>
                <w:numId w:val="13"/>
              </w:numPr>
            </w:pPr>
            <w:r w:rsidRPr="001543B7">
              <w:t>Stores the generated vector embedding in the index</w:t>
            </w:r>
          </w:p>
          <w:p w:rsidR="001543B7" w:rsidP="003569D9" w:rsidRDefault="001543B7" w14:paraId="494871A0" w14:textId="71E42812">
            <w:r w:rsidRPr="001543B7">
              <w:t>This means you can bulk</w:t>
            </w:r>
            <w:r w:rsidRPr="001543B7">
              <w:noBreakHyphen/>
            </w:r>
            <w:r w:rsidRPr="001543B7">
              <w:t>insert raw documents, and OpenSearch handles the embedding for you.</w:t>
            </w:r>
            <w:r>
              <w:t>“</w:t>
            </w:r>
          </w:p>
        </w:tc>
        <w:tc>
          <w:tcPr>
            <w:tcW w:w="2640" w:type="dxa"/>
            <w:tcMar>
              <w:left w:w="105" w:type="dxa"/>
              <w:right w:w="105" w:type="dxa"/>
            </w:tcMar>
          </w:tcPr>
          <w:p w:rsidRPr="00880D88" w:rsidR="00880D88" w:rsidP="00880D88" w:rsidRDefault="00880D88" w14:paraId="279BA113" w14:textId="77777777">
            <w:pPr>
              <w:rPr>
                <w:rFonts w:ascii="Aptos" w:hAnsi="Aptos" w:eastAsia="Aptos" w:cs="Aptos"/>
              </w:rPr>
            </w:pPr>
            <w:r w:rsidRPr="00880D88">
              <w:rPr>
                <w:rFonts w:ascii="Aptos" w:hAnsi="Aptos" w:eastAsia="Aptos" w:cs="Aptos"/>
              </w:rPr>
              <w:t>  Step</w:t>
            </w:r>
            <w:r w:rsidRPr="00880D88">
              <w:rPr>
                <w:rFonts w:ascii="Aptos" w:hAnsi="Aptos" w:eastAsia="Aptos" w:cs="Aptos"/>
              </w:rPr>
              <w:noBreakHyphen/>
            </w:r>
            <w:r w:rsidRPr="00880D88">
              <w:rPr>
                <w:rFonts w:ascii="Aptos" w:hAnsi="Aptos" w:eastAsia="Aptos" w:cs="Aptos"/>
              </w:rPr>
              <w:t>by</w:t>
            </w:r>
            <w:r w:rsidRPr="00880D88">
              <w:rPr>
                <w:rFonts w:ascii="Aptos" w:hAnsi="Aptos" w:eastAsia="Aptos" w:cs="Aptos"/>
              </w:rPr>
              <w:noBreakHyphen/>
            </w:r>
            <w:r w:rsidRPr="00880D88">
              <w:rPr>
                <w:rFonts w:ascii="Aptos" w:hAnsi="Aptos" w:eastAsia="Aptos" w:cs="Aptos"/>
              </w:rPr>
              <w:t xml:space="preserve">step animation: </w:t>
            </w:r>
          </w:p>
          <w:p w:rsidRPr="00880D88" w:rsidR="00880D88" w:rsidP="00880D88" w:rsidRDefault="00880D88" w14:paraId="187F17B1" w14:textId="77777777">
            <w:pPr>
              <w:numPr>
                <w:ilvl w:val="0"/>
                <w:numId w:val="14"/>
              </w:numPr>
              <w:rPr>
                <w:rFonts w:ascii="Aptos" w:hAnsi="Aptos" w:eastAsia="Aptos" w:cs="Aptos"/>
              </w:rPr>
            </w:pPr>
            <w:r w:rsidRPr="00880D88">
              <w:rPr>
                <w:rFonts w:ascii="Aptos" w:hAnsi="Aptos" w:eastAsia="Aptos" w:cs="Aptos"/>
              </w:rPr>
              <w:t>Text field → model icon → embedding card → index</w:t>
            </w:r>
          </w:p>
          <w:p w:rsidRPr="00880D88" w:rsidR="00880D88" w:rsidP="00880D88" w:rsidRDefault="00880D88" w14:paraId="5EBCA735" w14:textId="77777777">
            <w:pPr>
              <w:rPr>
                <w:rFonts w:ascii="Aptos" w:hAnsi="Aptos" w:eastAsia="Aptos" w:cs="Aptos"/>
              </w:rPr>
            </w:pPr>
            <w:r w:rsidRPr="00880D88">
              <w:rPr>
                <w:rFonts w:ascii="Aptos" w:hAnsi="Aptos" w:eastAsia="Aptos" w:cs="Aptos"/>
              </w:rPr>
              <w:t>  Pipeline JSON flowing onto screen (highlight processors section)</w:t>
            </w:r>
          </w:p>
          <w:p w:rsidR="001543B7" w:rsidP="00BE4315" w:rsidRDefault="001543B7" w14:paraId="7B3BE7EE" w14:textId="77777777">
            <w:pPr>
              <w:rPr>
                <w:rFonts w:ascii="Aptos" w:hAnsi="Aptos" w:eastAsia="Aptos" w:cs="Aptos"/>
              </w:rPr>
            </w:pPr>
          </w:p>
        </w:tc>
        <w:tc>
          <w:tcPr>
            <w:tcW w:w="1256" w:type="dxa"/>
          </w:tcPr>
          <w:p w:rsidR="001543B7" w:rsidRDefault="001543B7" w14:paraId="443DA061" w14:textId="77777777">
            <w:pPr>
              <w:rPr>
                <w:rFonts w:ascii="Aptos" w:hAnsi="Aptos" w:eastAsia="Aptos" w:cs="Aptos"/>
              </w:rPr>
            </w:pPr>
          </w:p>
        </w:tc>
      </w:tr>
      <w:tr w:rsidR="000C40E0" w:rsidTr="00BD4087" w14:paraId="62553F51" w14:textId="77777777">
        <w:trPr>
          <w:trHeight w:val="1086"/>
        </w:trPr>
        <w:tc>
          <w:tcPr>
            <w:tcW w:w="1444" w:type="dxa"/>
          </w:tcPr>
          <w:p w:rsidR="00367CBF" w:rsidRDefault="00367CBF" w14:paraId="2C83759B" w14:textId="77777777"/>
        </w:tc>
        <w:tc>
          <w:tcPr>
            <w:tcW w:w="1134" w:type="dxa"/>
          </w:tcPr>
          <w:p w:rsidR="00367CBF" w:rsidRDefault="00367CBF" w14:paraId="4A4382CA" w14:textId="77777777"/>
        </w:tc>
        <w:tc>
          <w:tcPr>
            <w:tcW w:w="4351" w:type="dxa"/>
            <w:tcMar>
              <w:left w:w="105" w:type="dxa"/>
              <w:right w:w="105" w:type="dxa"/>
            </w:tcMar>
          </w:tcPr>
          <w:p w:rsidR="00367CBF" w:rsidP="001543B7" w:rsidRDefault="00F85C3F" w14:paraId="7C712126" w14:textId="77777777">
            <w:r>
              <w:t>To create the ingest pipeline, you’ll need the model ID from model registration, and the index ID of the index you’ve just created for vector data.</w:t>
            </w:r>
          </w:p>
          <w:p w:rsidR="00F85C3F" w:rsidP="001543B7" w:rsidRDefault="00F85C3F" w14:paraId="125F3B70" w14:textId="77777777"/>
          <w:p w:rsidR="00F85C3F" w:rsidP="001543B7" w:rsidRDefault="00F85C3F" w14:paraId="1AFD642A" w14:textId="29434810">
            <w:r>
              <w:t xml:space="preserve">Once you have these you can call </w:t>
            </w:r>
            <w:r w:rsidR="009657D2">
              <w:t xml:space="preserve">the REST API </w:t>
            </w:r>
            <w:r w:rsidR="00BF6A6A">
              <w:t>to create the ingest pipeline in OpenSearch.</w:t>
            </w:r>
          </w:p>
        </w:tc>
        <w:tc>
          <w:tcPr>
            <w:tcW w:w="2640" w:type="dxa"/>
            <w:tcMar>
              <w:left w:w="105" w:type="dxa"/>
              <w:right w:w="105" w:type="dxa"/>
            </w:tcMar>
          </w:tcPr>
          <w:p w:rsidRPr="00880D88" w:rsidR="00367CBF" w:rsidP="00880D88" w:rsidRDefault="00367CBF" w14:paraId="05F85E80" w14:textId="7CEB6480">
            <w:pPr>
              <w:rPr>
                <w:rFonts w:ascii="Aptos" w:hAnsi="Aptos" w:eastAsia="Aptos" w:cs="Aptos"/>
              </w:rPr>
            </w:pPr>
          </w:p>
        </w:tc>
        <w:tc>
          <w:tcPr>
            <w:tcW w:w="1256" w:type="dxa"/>
          </w:tcPr>
          <w:p w:rsidR="00367CBF" w:rsidRDefault="00367CBF" w14:paraId="244E13AB" w14:textId="77777777">
            <w:pPr>
              <w:rPr>
                <w:rFonts w:ascii="Aptos" w:hAnsi="Aptos" w:eastAsia="Aptos" w:cs="Aptos"/>
              </w:rPr>
            </w:pPr>
          </w:p>
        </w:tc>
      </w:tr>
      <w:tr w:rsidR="000C40E0" w:rsidTr="00BD4087" w14:paraId="7024EC30" w14:textId="77777777">
        <w:trPr>
          <w:trHeight w:val="1086"/>
        </w:trPr>
        <w:tc>
          <w:tcPr>
            <w:tcW w:w="1444" w:type="dxa"/>
          </w:tcPr>
          <w:p w:rsidR="00D76174" w:rsidRDefault="00D76174" w14:paraId="3CDA90AC" w14:textId="77777777"/>
        </w:tc>
        <w:tc>
          <w:tcPr>
            <w:tcW w:w="1134" w:type="dxa"/>
          </w:tcPr>
          <w:p w:rsidR="00D76174" w:rsidRDefault="00D76174" w14:paraId="27ECFD10" w14:textId="77777777"/>
        </w:tc>
        <w:tc>
          <w:tcPr>
            <w:tcW w:w="4351" w:type="dxa"/>
            <w:tcMar>
              <w:left w:w="105" w:type="dxa"/>
              <w:right w:w="105" w:type="dxa"/>
            </w:tcMar>
          </w:tcPr>
          <w:p w:rsidR="001A10E8" w:rsidP="001A10E8" w:rsidRDefault="001A10E8" w14:paraId="204894EC" w14:textId="77777777">
            <w:r w:rsidRPr="001A10E8">
              <w:t>With our pipeline in place, we can now ingest data.</w:t>
            </w:r>
          </w:p>
          <w:p w:rsidRPr="001A10E8" w:rsidR="001A10E8" w:rsidP="001A10E8" w:rsidRDefault="001A10E8" w14:paraId="0D8878E4" w14:textId="7B9116F4">
            <w:r>
              <w:t xml:space="preserve">For this example, we’ll use books from the </w:t>
            </w:r>
            <w:commentRangeStart w:id="120"/>
            <w:commentRangeStart w:id="121"/>
            <w:r>
              <w:t>project Gutenberg API</w:t>
            </w:r>
            <w:commentRangeEnd w:id="120"/>
            <w:r w:rsidR="0018546D">
              <w:rPr>
                <w:rStyle w:val="CommentReference"/>
                <w:sz w:val="24"/>
                <w:szCs w:val="24"/>
              </w:rPr>
              <w:commentReference w:id="120"/>
            </w:r>
            <w:commentRangeEnd w:id="121"/>
            <w:r>
              <w:rPr>
                <w:rStyle w:val="CommentReference"/>
              </w:rPr>
              <w:commentReference w:id="121"/>
            </w:r>
            <w:r>
              <w:t>. You can find the data file in the course resources.</w:t>
            </w:r>
            <w:r w:rsidRPr="001A10E8">
              <w:br/>
            </w:r>
            <w:r w:rsidRPr="001A10E8">
              <w:t>Using the Bulk Insert API, we upload a file containing sample documents.</w:t>
            </w:r>
            <w:r w:rsidRPr="001A10E8">
              <w:br/>
            </w:r>
            <w:r w:rsidRPr="001A10E8">
              <w:t>As each document is indexed, OpenSearch uses the pipeline to generate embeddings automatically.</w:t>
            </w:r>
          </w:p>
          <w:p w:rsidR="00D76174" w:rsidP="001543B7" w:rsidRDefault="00D76174" w14:paraId="49B51BD7" w14:textId="77777777"/>
        </w:tc>
        <w:tc>
          <w:tcPr>
            <w:tcW w:w="2640" w:type="dxa"/>
            <w:tcMar>
              <w:left w:w="105" w:type="dxa"/>
              <w:right w:w="105" w:type="dxa"/>
            </w:tcMar>
          </w:tcPr>
          <w:p w:rsidRPr="003C1A63" w:rsidR="003C1A63" w:rsidP="003C1A63" w:rsidRDefault="003C1A63" w14:paraId="04F77D3C" w14:textId="77777777">
            <w:pPr>
              <w:rPr>
                <w:rFonts w:ascii="Aptos" w:hAnsi="Aptos" w:eastAsia="Aptos" w:cs="Aptos"/>
              </w:rPr>
            </w:pPr>
            <w:r w:rsidRPr="003C1A63">
              <w:rPr>
                <w:rFonts w:ascii="Aptos" w:hAnsi="Aptos" w:eastAsia="Aptos" w:cs="Aptos"/>
              </w:rPr>
              <w:t xml:space="preserve">  Terminal view sending a _bulk request </w:t>
            </w:r>
          </w:p>
          <w:p w:rsidRPr="003C1A63" w:rsidR="003C1A63" w:rsidP="003C1A63" w:rsidRDefault="003C1A63" w14:paraId="258C0B97" w14:textId="77777777">
            <w:pPr>
              <w:rPr>
                <w:rFonts w:ascii="Aptos" w:hAnsi="Aptos" w:eastAsia="Aptos" w:cs="Aptos"/>
              </w:rPr>
            </w:pPr>
            <w:r w:rsidRPr="003C1A63">
              <w:rPr>
                <w:rFonts w:ascii="Aptos" w:hAnsi="Aptos" w:eastAsia="Aptos" w:cs="Aptos"/>
              </w:rPr>
              <w:t xml:space="preserve">  Documents flying through the ingest pipeline animation </w:t>
            </w:r>
          </w:p>
          <w:p w:rsidRPr="003C1A63" w:rsidR="003C1A63" w:rsidP="003C1A63" w:rsidRDefault="003C1A63" w14:paraId="08A568D3" w14:textId="77777777">
            <w:pPr>
              <w:rPr>
                <w:rFonts w:ascii="Aptos" w:hAnsi="Aptos" w:eastAsia="Aptos" w:cs="Aptos"/>
              </w:rPr>
            </w:pPr>
            <w:r w:rsidRPr="003C1A63">
              <w:rPr>
                <w:rFonts w:ascii="Aptos" w:hAnsi="Aptos" w:eastAsia="Aptos" w:cs="Aptos"/>
              </w:rPr>
              <w:t>  Icon showing “Embedding Created!” popping up above each doc</w:t>
            </w:r>
          </w:p>
          <w:p w:rsidR="00D76174" w:rsidP="00880D88" w:rsidRDefault="00D76174" w14:paraId="43F9D674" w14:textId="6D7B80FA">
            <w:pPr>
              <w:rPr>
                <w:rFonts w:ascii="Aptos" w:hAnsi="Aptos" w:eastAsia="Aptos" w:cs="Aptos"/>
              </w:rPr>
            </w:pPr>
          </w:p>
        </w:tc>
        <w:tc>
          <w:tcPr>
            <w:tcW w:w="1256" w:type="dxa"/>
          </w:tcPr>
          <w:p w:rsidR="00D76174" w:rsidRDefault="00D76174" w14:paraId="62A507B1" w14:textId="77777777">
            <w:pPr>
              <w:rPr>
                <w:rFonts w:ascii="Aptos" w:hAnsi="Aptos" w:eastAsia="Aptos" w:cs="Aptos"/>
              </w:rPr>
            </w:pPr>
          </w:p>
        </w:tc>
      </w:tr>
      <w:tr w:rsidR="000C40E0" w:rsidTr="00BD4087" w14:paraId="591175BA" w14:textId="77777777">
        <w:trPr>
          <w:trHeight w:val="1086"/>
        </w:trPr>
        <w:tc>
          <w:tcPr>
            <w:tcW w:w="1444" w:type="dxa"/>
          </w:tcPr>
          <w:p w:rsidR="00BF30BA" w:rsidRDefault="00BF30BA" w14:paraId="2D3457DC" w14:textId="77777777"/>
        </w:tc>
        <w:tc>
          <w:tcPr>
            <w:tcW w:w="1134" w:type="dxa"/>
          </w:tcPr>
          <w:p w:rsidR="00BF30BA" w:rsidRDefault="00BF30BA" w14:paraId="4C1B5DB3" w14:textId="77777777"/>
        </w:tc>
        <w:tc>
          <w:tcPr>
            <w:tcW w:w="4351" w:type="dxa"/>
            <w:tcMar>
              <w:left w:w="105" w:type="dxa"/>
              <w:right w:w="105" w:type="dxa"/>
            </w:tcMar>
          </w:tcPr>
          <w:p w:rsidRPr="00BF30BA" w:rsidR="00BF30BA" w:rsidP="00BF30BA" w:rsidRDefault="00BF30BA" w14:paraId="4A2C15C3" w14:textId="1B458CCB">
            <w:commentRangeStart w:id="123"/>
            <w:commentRangeStart w:id="124"/>
            <w:commentRangeStart w:id="125"/>
            <w:commentRangeStart w:id="126"/>
            <w:commentRangeStart w:id="127"/>
            <w:commentRangeStart w:id="128"/>
            <w:r>
              <w:t>“</w:t>
            </w:r>
            <w:r w:rsidRPr="00BF30BA">
              <w:t>Now</w:t>
            </w:r>
            <w:r w:rsidR="00405452">
              <w:t xml:space="preserve">, for the exciting part: running your </w:t>
            </w:r>
            <w:r w:rsidRPr="00BF30BA">
              <w:t xml:space="preserve">first </w:t>
            </w:r>
            <w:r w:rsidRPr="00BF30BA">
              <w:rPr>
                <w:b/>
                <w:bCs/>
              </w:rPr>
              <w:t>neural search query</w:t>
            </w:r>
            <w:r w:rsidRPr="00BF30BA">
              <w:t>. This is where semantic search becomes real.</w:t>
            </w:r>
          </w:p>
          <w:p w:rsidRPr="00BF30BA" w:rsidR="00BF30BA" w:rsidP="00BF30BA" w:rsidRDefault="00BF30BA" w14:paraId="184BC4EA" w14:textId="56371452">
            <w:r w:rsidRPr="00BF30BA">
              <w:t>Instead of relying on keyword matching, OpenSearch takes your natural</w:t>
            </w:r>
            <w:r w:rsidRPr="00BF30BA">
              <w:noBreakHyphen/>
            </w:r>
            <w:r w:rsidRPr="00BF30BA">
              <w:t xml:space="preserve">language query, sends it through the </w:t>
            </w:r>
            <w:r w:rsidRPr="00BF30BA">
              <w:rPr>
                <w:i/>
                <w:iCs/>
              </w:rPr>
              <w:t>same embedding model</w:t>
            </w:r>
            <w:r w:rsidRPr="00BF30BA">
              <w:t xml:space="preserve"> used during ingestion, and generates a query vector on the fly. That vector is then compared against the stored embeddings, returning the documents that are mathematically closest in meaning — not just in wording.</w:t>
            </w:r>
          </w:p>
          <w:p w:rsidRPr="00BF30BA" w:rsidR="00BF30BA" w:rsidP="00BF30BA" w:rsidRDefault="00BF30BA" w14:paraId="2DCE0E24" w14:textId="065C9FA5">
            <w:r w:rsidRPr="00BF30BA">
              <w:t>With a single request, you’re seeing the full power of vector search: approximate nearest</w:t>
            </w:r>
            <w:r w:rsidRPr="00BF30BA">
              <w:noBreakHyphen/>
            </w:r>
            <w:r w:rsidRPr="00BF30BA">
              <w:t>neighbor</w:t>
            </w:r>
            <w:r>
              <w:t xml:space="preserve"> </w:t>
            </w:r>
            <w:r w:rsidRPr="00BF30BA">
              <w:t>computation, semantic similarity scoring, and ranking all happening inside the cluster.</w:t>
            </w:r>
          </w:p>
          <w:p w:rsidRPr="00BF30BA" w:rsidR="00BF30BA" w:rsidP="00BF30BA" w:rsidRDefault="00BF30BA" w14:paraId="55013958" w14:textId="77777777">
            <w:r w:rsidRPr="00BF30BA">
              <w:t>You’ll notice that the results feel more “intelligent.”</w:t>
            </w:r>
            <w:r w:rsidRPr="00BF30BA">
              <w:br/>
            </w:r>
            <w:r w:rsidRPr="00BF30BA">
              <w:t>For example, if your data contains a document about “installing OpenSearch plugins,” and your query is “how to add new OpenSearch features,” neural search will surface that document even if they share almost no overlapping keywords. That’s the semantic advantage.</w:t>
            </w:r>
          </w:p>
          <w:p w:rsidR="001034FB" w:rsidP="001A10E8" w:rsidRDefault="001034FB" w14:paraId="17A1EE5B" w14:textId="77777777"/>
          <w:p w:rsidRPr="001A10E8" w:rsidR="00BF30BA" w:rsidP="001A10E8" w:rsidRDefault="00BF30BA" w14:paraId="50E68081" w14:textId="5E48F986">
            <w:r w:rsidRPr="00BF30BA">
              <w:t xml:space="preserve">This step also confirms that your entire pipeline — model deployment, ingest pipeline, vector index, and bulk ingestion — is working </w:t>
            </w:r>
            <w:r w:rsidR="4CB47069">
              <w:t>end</w:t>
            </w:r>
            <w:r w:rsidRPr="00BF30BA">
              <w:noBreakHyphen/>
            </w:r>
            <w:r w:rsidR="4CB47069">
              <w:t>to</w:t>
            </w:r>
            <w:r w:rsidRPr="00BF30BA">
              <w:noBreakHyphen/>
            </w:r>
            <w:r w:rsidR="4CB47069">
              <w:t>end</w:t>
            </w:r>
            <w:r>
              <w:t>.</w:t>
            </w:r>
            <w:r w:rsidRPr="00BF30BA">
              <w:t xml:space="preserve"> From here, you can start tuning accuracy, adjusting scoring parameters, or combining neural search with lexical search in later lessons.</w:t>
            </w:r>
            <w:r>
              <w:t>”</w:t>
            </w:r>
            <w:commentRangeEnd w:id="123"/>
            <w:r w:rsidRPr="001A10E8" w:rsidR="0018546D">
              <w:rPr>
                <w:rStyle w:val="CommentReference"/>
                <w:sz w:val="24"/>
                <w:szCs w:val="24"/>
              </w:rPr>
              <w:commentReference w:id="123"/>
            </w:r>
            <w:commentRangeEnd w:id="124"/>
            <w:r>
              <w:rPr>
                <w:rStyle w:val="CommentReference"/>
              </w:rPr>
              <w:commentReference w:id="124"/>
            </w:r>
            <w:commentRangeEnd w:id="125"/>
            <w:r>
              <w:rPr>
                <w:rStyle w:val="CommentReference"/>
              </w:rPr>
              <w:commentReference w:id="125"/>
            </w:r>
            <w:commentRangeEnd w:id="126"/>
            <w:r>
              <w:rPr>
                <w:rStyle w:val="CommentReference"/>
              </w:rPr>
              <w:commentReference w:id="126"/>
            </w:r>
            <w:commentRangeEnd w:id="127"/>
            <w:r>
              <w:rPr>
                <w:rStyle w:val="CommentReference"/>
              </w:rPr>
              <w:commentReference w:id="127"/>
            </w:r>
            <w:commentRangeEnd w:id="128"/>
            <w:r>
              <w:rPr>
                <w:rStyle w:val="CommentReference"/>
              </w:rPr>
              <w:commentReference w:id="128"/>
            </w:r>
          </w:p>
        </w:tc>
        <w:tc>
          <w:tcPr>
            <w:tcW w:w="2640" w:type="dxa"/>
            <w:tcMar>
              <w:left w:w="105" w:type="dxa"/>
              <w:right w:w="105" w:type="dxa"/>
            </w:tcMar>
          </w:tcPr>
          <w:p w:rsidRPr="00114C93" w:rsidR="00114C93" w:rsidP="00114C93" w:rsidRDefault="00114C93" w14:paraId="1188A34A" w14:textId="77777777">
            <w:pPr>
              <w:rPr>
                <w:rFonts w:ascii="Aptos" w:hAnsi="Aptos" w:eastAsia="Aptos" w:cs="Aptos"/>
              </w:rPr>
            </w:pPr>
            <w:r w:rsidRPr="00114C93">
              <w:rPr>
                <w:rFonts w:ascii="Aptos" w:hAnsi="Aptos" w:eastAsia="Aptos" w:cs="Aptos"/>
              </w:rPr>
              <w:t xml:space="preserve">  </w:t>
            </w:r>
            <w:r w:rsidRPr="00114C93">
              <w:rPr>
                <w:rFonts w:ascii="Aptos" w:hAnsi="Aptos" w:eastAsia="Aptos" w:cs="Aptos"/>
                <w:b/>
                <w:bCs/>
              </w:rPr>
              <w:t>Start:</w:t>
            </w:r>
            <w:r w:rsidRPr="00114C93">
              <w:rPr>
                <w:rFonts w:ascii="Aptos" w:hAnsi="Aptos" w:eastAsia="Aptos" w:cs="Aptos"/>
              </w:rPr>
              <w:t xml:space="preserve"> </w:t>
            </w:r>
          </w:p>
          <w:p w:rsidRPr="00114C93" w:rsidR="00114C93" w:rsidP="00114C93" w:rsidRDefault="00114C93" w14:paraId="41ED1045" w14:textId="77777777">
            <w:pPr>
              <w:numPr>
                <w:ilvl w:val="0"/>
                <w:numId w:val="15"/>
              </w:numPr>
              <w:rPr>
                <w:rFonts w:ascii="Aptos" w:hAnsi="Aptos" w:eastAsia="Aptos" w:cs="Aptos"/>
              </w:rPr>
            </w:pPr>
            <w:r w:rsidRPr="00114C93">
              <w:rPr>
                <w:rFonts w:ascii="Aptos" w:hAnsi="Aptos" w:eastAsia="Aptos" w:cs="Aptos"/>
              </w:rPr>
              <w:t>Show a plain</w:t>
            </w:r>
            <w:r w:rsidRPr="00114C93">
              <w:rPr>
                <w:rFonts w:ascii="Aptos" w:hAnsi="Aptos" w:eastAsia="Aptos" w:cs="Aptos"/>
              </w:rPr>
              <w:noBreakHyphen/>
            </w:r>
            <w:r w:rsidRPr="00114C93">
              <w:rPr>
                <w:rFonts w:ascii="Aptos" w:hAnsi="Aptos" w:eastAsia="Aptos" w:cs="Aptos"/>
              </w:rPr>
              <w:t>text search box with a user typing a natural</w:t>
            </w:r>
            <w:r w:rsidRPr="00114C93">
              <w:rPr>
                <w:rFonts w:ascii="Aptos" w:hAnsi="Aptos" w:eastAsia="Aptos" w:cs="Aptos"/>
              </w:rPr>
              <w:noBreakHyphen/>
            </w:r>
            <w:r w:rsidRPr="00114C93">
              <w:rPr>
                <w:rFonts w:ascii="Aptos" w:hAnsi="Aptos" w:eastAsia="Aptos" w:cs="Aptos"/>
              </w:rPr>
              <w:t>language query.</w:t>
            </w:r>
          </w:p>
          <w:p w:rsidRPr="00114C93" w:rsidR="00114C93" w:rsidP="00114C93" w:rsidRDefault="00114C93" w14:paraId="3E95FE5C" w14:textId="77777777">
            <w:pPr>
              <w:rPr>
                <w:rFonts w:ascii="Aptos" w:hAnsi="Aptos" w:eastAsia="Aptos" w:cs="Aptos"/>
              </w:rPr>
            </w:pPr>
            <w:r w:rsidRPr="00114C93">
              <w:rPr>
                <w:rFonts w:ascii="Aptos" w:hAnsi="Aptos" w:eastAsia="Aptos" w:cs="Aptos"/>
              </w:rPr>
              <w:t xml:space="preserve">  </w:t>
            </w:r>
            <w:r w:rsidRPr="00114C93">
              <w:rPr>
                <w:rFonts w:ascii="Aptos" w:hAnsi="Aptos" w:eastAsia="Aptos" w:cs="Aptos"/>
                <w:b/>
                <w:bCs/>
              </w:rPr>
              <w:t>Model Embedding Animation:</w:t>
            </w:r>
            <w:r w:rsidRPr="00114C93">
              <w:rPr>
                <w:rFonts w:ascii="Aptos" w:hAnsi="Aptos" w:eastAsia="Aptos" w:cs="Aptos"/>
              </w:rPr>
              <w:t xml:space="preserve"> </w:t>
            </w:r>
          </w:p>
          <w:p w:rsidRPr="00114C93" w:rsidR="00114C93" w:rsidP="00114C93" w:rsidRDefault="00114C93" w14:paraId="1B4BDA5A" w14:textId="77777777">
            <w:pPr>
              <w:numPr>
                <w:ilvl w:val="0"/>
                <w:numId w:val="16"/>
              </w:numPr>
              <w:rPr>
                <w:rFonts w:ascii="Aptos" w:hAnsi="Aptos" w:eastAsia="Aptos" w:cs="Aptos"/>
              </w:rPr>
            </w:pPr>
            <w:r w:rsidRPr="00114C93">
              <w:rPr>
                <w:rFonts w:ascii="Aptos" w:hAnsi="Aptos" w:eastAsia="Aptos" w:cs="Aptos"/>
              </w:rPr>
              <w:t>Query text flows into a small “model” block → produces a glowing vector icon.</w:t>
            </w:r>
          </w:p>
          <w:p w:rsidRPr="00114C93" w:rsidR="00114C93" w:rsidP="00114C93" w:rsidRDefault="00114C93" w14:paraId="48047ABF" w14:textId="77777777">
            <w:pPr>
              <w:numPr>
                <w:ilvl w:val="0"/>
                <w:numId w:val="16"/>
              </w:numPr>
              <w:rPr>
                <w:rFonts w:ascii="Aptos" w:hAnsi="Aptos" w:eastAsia="Aptos" w:cs="Aptos"/>
              </w:rPr>
            </w:pPr>
            <w:r w:rsidRPr="00114C93">
              <w:rPr>
                <w:rFonts w:ascii="Aptos" w:hAnsi="Aptos" w:eastAsia="Aptos" w:cs="Aptos"/>
              </w:rPr>
              <w:t xml:space="preserve">Display a floating label: </w:t>
            </w:r>
            <w:r w:rsidRPr="00114C93">
              <w:rPr>
                <w:rFonts w:ascii="Aptos" w:hAnsi="Aptos" w:eastAsia="Aptos" w:cs="Aptos"/>
                <w:b/>
                <w:bCs/>
              </w:rPr>
              <w:t>“Query → Embedding”</w:t>
            </w:r>
          </w:p>
          <w:p w:rsidRPr="00114C93" w:rsidR="00114C93" w:rsidP="00114C93" w:rsidRDefault="00114C93" w14:paraId="6EE5D93C" w14:textId="77777777">
            <w:pPr>
              <w:rPr>
                <w:rFonts w:ascii="Aptos" w:hAnsi="Aptos" w:eastAsia="Aptos" w:cs="Aptos"/>
              </w:rPr>
            </w:pPr>
            <w:r w:rsidRPr="00114C93">
              <w:rPr>
                <w:rFonts w:ascii="Aptos" w:hAnsi="Aptos" w:eastAsia="Aptos" w:cs="Aptos"/>
              </w:rPr>
              <w:t xml:space="preserve">  </w:t>
            </w:r>
            <w:r w:rsidRPr="00114C93">
              <w:rPr>
                <w:rFonts w:ascii="Aptos" w:hAnsi="Aptos" w:eastAsia="Aptos" w:cs="Aptos"/>
                <w:b/>
                <w:bCs/>
              </w:rPr>
              <w:t>Vector Matching:</w:t>
            </w:r>
            <w:r w:rsidRPr="00114C93">
              <w:rPr>
                <w:rFonts w:ascii="Aptos" w:hAnsi="Aptos" w:eastAsia="Aptos" w:cs="Aptos"/>
              </w:rPr>
              <w:t xml:space="preserve"> </w:t>
            </w:r>
          </w:p>
          <w:p w:rsidRPr="00114C93" w:rsidR="00114C93" w:rsidP="00114C93" w:rsidRDefault="00114C93" w14:paraId="02CBC990" w14:textId="77777777">
            <w:pPr>
              <w:numPr>
                <w:ilvl w:val="0"/>
                <w:numId w:val="17"/>
              </w:numPr>
              <w:rPr>
                <w:rFonts w:ascii="Aptos" w:hAnsi="Aptos" w:eastAsia="Aptos" w:cs="Aptos"/>
              </w:rPr>
            </w:pPr>
            <w:r w:rsidRPr="00114C93">
              <w:rPr>
                <w:rFonts w:ascii="Aptos" w:hAnsi="Aptos" w:eastAsia="Aptos" w:cs="Aptos"/>
              </w:rPr>
              <w:t>The query vector moves into a cluster of stored vectors.</w:t>
            </w:r>
          </w:p>
          <w:p w:rsidRPr="00114C93" w:rsidR="00114C93" w:rsidP="00114C93" w:rsidRDefault="00114C93" w14:paraId="5F00490A" w14:textId="77777777">
            <w:pPr>
              <w:numPr>
                <w:ilvl w:val="0"/>
                <w:numId w:val="17"/>
              </w:numPr>
              <w:rPr>
                <w:rFonts w:ascii="Aptos" w:hAnsi="Aptos" w:eastAsia="Aptos" w:cs="Aptos"/>
              </w:rPr>
            </w:pPr>
            <w:r w:rsidRPr="00114C93">
              <w:rPr>
                <w:rFonts w:ascii="Aptos" w:hAnsi="Aptos" w:eastAsia="Aptos" w:cs="Aptos"/>
              </w:rPr>
              <w:t>Closest vectors glow or pulse.</w:t>
            </w:r>
          </w:p>
          <w:p w:rsidRPr="00114C93" w:rsidR="00114C93" w:rsidP="00114C93" w:rsidRDefault="00114C93" w14:paraId="28FEF986" w14:textId="77777777">
            <w:pPr>
              <w:numPr>
                <w:ilvl w:val="0"/>
                <w:numId w:val="17"/>
              </w:numPr>
              <w:rPr>
                <w:rFonts w:ascii="Aptos" w:hAnsi="Aptos" w:eastAsia="Aptos" w:cs="Aptos"/>
              </w:rPr>
            </w:pPr>
            <w:r w:rsidRPr="00114C93">
              <w:rPr>
                <w:rFonts w:ascii="Aptos" w:hAnsi="Aptos" w:eastAsia="Aptos" w:cs="Aptos"/>
              </w:rPr>
              <w:t>A similarity score or distance measure (e.g., “0.83 similarity”) appears.</w:t>
            </w:r>
          </w:p>
          <w:p w:rsidRPr="00114C93" w:rsidR="00114C93" w:rsidP="00114C93" w:rsidRDefault="00114C93" w14:paraId="58B761F2" w14:textId="77777777">
            <w:pPr>
              <w:rPr>
                <w:rFonts w:ascii="Aptos" w:hAnsi="Aptos" w:eastAsia="Aptos" w:cs="Aptos"/>
              </w:rPr>
            </w:pPr>
            <w:r w:rsidRPr="00114C93">
              <w:rPr>
                <w:rFonts w:ascii="Aptos" w:hAnsi="Aptos" w:eastAsia="Aptos" w:cs="Aptos"/>
              </w:rPr>
              <w:t xml:space="preserve">  </w:t>
            </w:r>
            <w:r w:rsidRPr="00114C93">
              <w:rPr>
                <w:rFonts w:ascii="Aptos" w:hAnsi="Aptos" w:eastAsia="Aptos" w:cs="Aptos"/>
                <w:b/>
                <w:bCs/>
              </w:rPr>
              <w:t>Result Ranking:</w:t>
            </w:r>
            <w:r w:rsidRPr="00114C93">
              <w:rPr>
                <w:rFonts w:ascii="Aptos" w:hAnsi="Aptos" w:eastAsia="Aptos" w:cs="Aptos"/>
              </w:rPr>
              <w:t xml:space="preserve"> </w:t>
            </w:r>
          </w:p>
          <w:p w:rsidRPr="00114C93" w:rsidR="00114C93" w:rsidP="00114C93" w:rsidRDefault="00114C93" w14:paraId="0E3559B5" w14:textId="77777777">
            <w:pPr>
              <w:numPr>
                <w:ilvl w:val="0"/>
                <w:numId w:val="18"/>
              </w:numPr>
              <w:rPr>
                <w:rFonts w:ascii="Aptos" w:hAnsi="Aptos" w:eastAsia="Aptos" w:cs="Aptos"/>
              </w:rPr>
            </w:pPr>
            <w:r w:rsidRPr="00114C93">
              <w:rPr>
                <w:rFonts w:ascii="Aptos" w:hAnsi="Aptos" w:eastAsia="Aptos" w:cs="Aptos"/>
              </w:rPr>
              <w:t>A results list animates in with top documents sliding into view.</w:t>
            </w:r>
          </w:p>
          <w:p w:rsidRPr="00114C93" w:rsidR="00114C93" w:rsidP="00114C93" w:rsidRDefault="00114C93" w14:paraId="2FBF3199" w14:textId="77777777">
            <w:pPr>
              <w:numPr>
                <w:ilvl w:val="0"/>
                <w:numId w:val="18"/>
              </w:numPr>
              <w:rPr>
                <w:rFonts w:ascii="Aptos" w:hAnsi="Aptos" w:eastAsia="Aptos" w:cs="Aptos"/>
              </w:rPr>
            </w:pPr>
            <w:r w:rsidRPr="00114C93">
              <w:rPr>
                <w:rFonts w:ascii="Aptos" w:hAnsi="Aptos" w:eastAsia="Aptos" w:cs="Aptos"/>
              </w:rPr>
              <w:t>Highlight a document title that semantically matches but doesn’t share keywords.</w:t>
            </w:r>
          </w:p>
          <w:p w:rsidRPr="00114C93" w:rsidR="00114C93" w:rsidP="00114C93" w:rsidRDefault="00114C93" w14:paraId="54DE80F0" w14:textId="77777777">
            <w:pPr>
              <w:numPr>
                <w:ilvl w:val="0"/>
                <w:numId w:val="18"/>
              </w:numPr>
              <w:rPr>
                <w:rFonts w:ascii="Aptos" w:hAnsi="Aptos" w:eastAsia="Aptos" w:cs="Aptos"/>
              </w:rPr>
            </w:pPr>
            <w:r w:rsidRPr="00114C93">
              <w:rPr>
                <w:rFonts w:ascii="Aptos" w:hAnsi="Aptos" w:eastAsia="Aptos" w:cs="Aptos"/>
              </w:rPr>
              <w:t xml:space="preserve">Optional annotation: </w:t>
            </w:r>
            <w:r w:rsidRPr="00114C93">
              <w:rPr>
                <w:rFonts w:ascii="Aptos" w:hAnsi="Aptos" w:eastAsia="Aptos" w:cs="Aptos"/>
                <w:b/>
                <w:bCs/>
              </w:rPr>
              <w:t>“Semantic Match — Not Keyword</w:t>
            </w:r>
            <w:r w:rsidRPr="00114C93">
              <w:rPr>
                <w:rFonts w:ascii="Aptos" w:hAnsi="Aptos" w:eastAsia="Aptos" w:cs="Aptos"/>
                <w:b/>
                <w:bCs/>
              </w:rPr>
              <w:noBreakHyphen/>
            </w:r>
            <w:r w:rsidRPr="00114C93">
              <w:rPr>
                <w:rFonts w:ascii="Aptos" w:hAnsi="Aptos" w:eastAsia="Aptos" w:cs="Aptos"/>
                <w:b/>
                <w:bCs/>
              </w:rPr>
              <w:t>Based”</w:t>
            </w:r>
          </w:p>
          <w:p w:rsidRPr="00114C93" w:rsidR="00114C93" w:rsidP="00114C93" w:rsidRDefault="00114C93" w14:paraId="77056687" w14:textId="77777777">
            <w:pPr>
              <w:rPr>
                <w:rFonts w:ascii="Aptos" w:hAnsi="Aptos" w:eastAsia="Aptos" w:cs="Aptos"/>
              </w:rPr>
            </w:pPr>
            <w:r w:rsidRPr="00114C93">
              <w:rPr>
                <w:rFonts w:ascii="Aptos" w:hAnsi="Aptos" w:eastAsia="Aptos" w:cs="Aptos"/>
              </w:rPr>
              <w:t xml:space="preserve">  </w:t>
            </w:r>
            <w:r w:rsidRPr="00114C93">
              <w:rPr>
                <w:rFonts w:ascii="Aptos" w:hAnsi="Aptos" w:eastAsia="Aptos" w:cs="Aptos"/>
                <w:b/>
                <w:bCs/>
              </w:rPr>
              <w:t>End:</w:t>
            </w:r>
            <w:r w:rsidRPr="00114C93">
              <w:rPr>
                <w:rFonts w:ascii="Aptos" w:hAnsi="Aptos" w:eastAsia="Aptos" w:cs="Aptos"/>
              </w:rPr>
              <w:t xml:space="preserve"> </w:t>
            </w:r>
          </w:p>
          <w:p w:rsidRPr="00114C93" w:rsidR="00114C93" w:rsidP="00114C93" w:rsidRDefault="00114C93" w14:paraId="253B461A" w14:textId="77777777">
            <w:pPr>
              <w:numPr>
                <w:ilvl w:val="0"/>
                <w:numId w:val="19"/>
              </w:numPr>
              <w:rPr>
                <w:rFonts w:ascii="Aptos" w:hAnsi="Aptos" w:eastAsia="Aptos" w:cs="Aptos"/>
              </w:rPr>
            </w:pPr>
            <w:r w:rsidRPr="00114C93">
              <w:rPr>
                <w:rFonts w:ascii="Aptos" w:hAnsi="Aptos" w:eastAsia="Aptos" w:cs="Aptos"/>
              </w:rPr>
              <w:t>Quick visualization of the full pipeline:</w:t>
            </w:r>
            <w:r w:rsidRPr="00114C93">
              <w:rPr>
                <w:rFonts w:ascii="Aptos" w:hAnsi="Aptos" w:eastAsia="Aptos" w:cs="Aptos"/>
              </w:rPr>
              <w:br/>
            </w:r>
            <w:r w:rsidRPr="00114C93">
              <w:rPr>
                <w:rFonts w:ascii="Aptos" w:hAnsi="Aptos" w:eastAsia="Aptos" w:cs="Aptos"/>
                <w:b/>
                <w:bCs/>
              </w:rPr>
              <w:t>Raw Text → Ingest Pipeline → Vector Index → Neural Search Query → Semantic Results</w:t>
            </w:r>
          </w:p>
          <w:p w:rsidRPr="00114C93" w:rsidR="00114C93" w:rsidP="00114C93" w:rsidRDefault="00114C93" w14:paraId="6DFD0D10" w14:textId="77777777">
            <w:pPr>
              <w:numPr>
                <w:ilvl w:val="0"/>
                <w:numId w:val="19"/>
              </w:numPr>
              <w:rPr>
                <w:rFonts w:ascii="Aptos" w:hAnsi="Aptos" w:eastAsia="Aptos" w:cs="Aptos"/>
              </w:rPr>
            </w:pPr>
            <w:r w:rsidRPr="00114C93">
              <w:rPr>
                <w:rFonts w:ascii="Aptos" w:hAnsi="Aptos" w:eastAsia="Aptos" w:cs="Aptos"/>
              </w:rPr>
              <w:t>All components light up to show the data flow.</w:t>
            </w:r>
          </w:p>
          <w:p w:rsidRPr="003C1A63" w:rsidR="00BF30BA" w:rsidP="003C1A63" w:rsidRDefault="00BF30BA" w14:paraId="35DCC4F5" w14:textId="77777777">
            <w:pPr>
              <w:rPr>
                <w:rFonts w:ascii="Aptos" w:hAnsi="Aptos" w:eastAsia="Aptos" w:cs="Aptos"/>
              </w:rPr>
            </w:pPr>
          </w:p>
        </w:tc>
        <w:tc>
          <w:tcPr>
            <w:tcW w:w="1256" w:type="dxa"/>
          </w:tcPr>
          <w:p w:rsidR="00BF30BA" w:rsidRDefault="00BF30BA" w14:paraId="717CBAA6" w14:textId="77777777">
            <w:pPr>
              <w:rPr>
                <w:rFonts w:ascii="Aptos" w:hAnsi="Aptos" w:eastAsia="Aptos" w:cs="Aptos"/>
              </w:rPr>
            </w:pPr>
          </w:p>
        </w:tc>
      </w:tr>
    </w:tbl>
    <w:p w:rsidR="006428CD" w:rsidRDefault="006428CD" w14:paraId="3C0BCF1A" w14:textId="77777777"/>
    <w:p w:rsidR="00073601" w:rsidP="002A4CF1" w:rsidRDefault="002A4CF1" w14:paraId="4E14D7A8" w14:textId="6A65E09A">
      <w:pPr>
        <w:rPr>
          <w:rStyle w:val="Heading2Char"/>
        </w:rPr>
      </w:pPr>
      <w:bookmarkStart w:name="_Toc1497097071" w:id="131"/>
      <w:bookmarkStart w:name="_Toc1500261605" w:id="132"/>
      <w:bookmarkStart w:name="_Toc1199589740" w:id="133"/>
      <w:bookmarkStart w:name="_Toc1129263702" w:id="134"/>
      <w:bookmarkStart w:name="_Toc242512810" w:id="135"/>
      <w:bookmarkStart w:name="_Toc1700884032" w:id="136"/>
      <w:bookmarkStart w:name="_Toc231689387" w:id="137"/>
      <w:r w:rsidRPr="00776957">
        <w:rPr>
          <w:rStyle w:val="Heading2Char"/>
        </w:rPr>
        <w:t>Lesson 2-</w:t>
      </w:r>
      <w:bookmarkEnd w:id="131"/>
      <w:bookmarkEnd w:id="132"/>
      <w:bookmarkEnd w:id="133"/>
      <w:r w:rsidR="00073601">
        <w:rPr>
          <w:rStyle w:val="Heading2Char"/>
        </w:rPr>
        <w:t>3: Choosing your text embedding processor</w:t>
      </w:r>
      <w:bookmarkEnd w:id="134"/>
      <w:bookmarkEnd w:id="135"/>
      <w:bookmarkEnd w:id="136"/>
      <w:bookmarkEnd w:id="137"/>
      <w:r w:rsidRPr="00776957">
        <w:rPr>
          <w:rStyle w:val="Heading2Char"/>
        </w:rPr>
        <w:t xml:space="preserve"> </w:t>
      </w:r>
    </w:p>
    <w:p w:rsidRPr="003420D6" w:rsidR="003420D6" w:rsidP="003420D6" w:rsidRDefault="00073601" w14:paraId="5B933800" w14:textId="69F0C01A">
      <w:pPr>
        <w:rPr>
          <w:ins w:author="Yancey, Michelle" w:date="2026-04-03T16:51:00Z" w:id="138"/>
          <w:rFonts w:ascii="system-ui" w:hAnsi="system-ui" w:eastAsia="system-ui" w:cs="system-ui"/>
          <w:i/>
          <w:iCs/>
          <w:color w:val="333333"/>
          <w:sz w:val="19"/>
          <w:szCs w:val="19"/>
        </w:rPr>
      </w:pPr>
      <w:bookmarkStart w:name="_Toc1765448895" w:id="139"/>
      <w:bookmarkStart w:name="_Toc221090883" w:id="140"/>
      <w:bookmarkStart w:name="_Toc1635227171" w:id="141"/>
      <w:bookmarkStart w:name="_Toc1724021559" w:id="142"/>
      <w:bookmarkStart w:name="_Toc865417031" w:id="143"/>
      <w:r w:rsidRPr="186E01E4">
        <w:rPr>
          <w:rStyle w:val="Heading2Char"/>
        </w:rPr>
        <w:t>Lesson</w:t>
      </w:r>
      <w:bookmarkEnd w:id="139"/>
      <w:r w:rsidRPr="186E01E4" w:rsidR="002A4CF1">
        <w:rPr>
          <w:rStyle w:val="Heading2Char"/>
        </w:rPr>
        <w:t xml:space="preserve"> </w:t>
      </w:r>
      <w:r w:rsidR="002A4CF1">
        <w:t xml:space="preserve">description: </w:t>
      </w:r>
      <w:r w:rsidRPr="186E01E4" w:rsidR="5969B66A">
        <w:rPr>
          <w:rFonts w:ascii="system-ui" w:hAnsi="system-ui" w:eastAsia="system-ui" w:cs="system-ui"/>
          <w:i/>
          <w:iCs/>
          <w:color w:val="333333"/>
          <w:sz w:val="19"/>
          <w:szCs w:val="19"/>
        </w:rPr>
        <w:t xml:space="preserve"> The embedding processor you choose shapes the accuracy, speed, and cost of your entire search pipeline. </w:t>
      </w:r>
      <w:ins w:author="Yancey, Michelle" w:date="2026-04-03T16:51:00Z" w:id="144">
        <w:r w:rsidRPr="003420D6" w:rsidR="003420D6">
          <w:rPr>
            <w:rFonts w:ascii="system-ui" w:hAnsi="system-ui" w:eastAsia="system-ui" w:cs="system-ui"/>
            <w:i/>
            <w:iCs/>
            <w:color w:val="333333"/>
            <w:sz w:val="19"/>
            <w:szCs w:val="19"/>
          </w:rPr>
          <w:t>This lesson compares dense and sparse embeddings and explains how factors like accuracy, speed, dimensionality, and compute cost influence the right choice for your use case.</w:t>
        </w:r>
      </w:ins>
    </w:p>
    <w:p w:rsidR="00B157AD" w:rsidP="002A4CF1" w:rsidRDefault="5969B66A" w14:paraId="6DF5AA01" w14:textId="39D83895">
      <w:pPr>
        <w:rPr>
          <w:ins w:author="Yancey, Michelle" w:date="2026-04-03T16:50:00Z" w16du:dateUtc="2026-04-03T20:50:00Z" w:id="145"/>
          <w:rFonts w:ascii="system-ui" w:hAnsi="system-ui" w:eastAsia="system-ui" w:cs="system-ui"/>
          <w:i/>
          <w:iCs/>
          <w:color w:val="333333"/>
          <w:sz w:val="19"/>
          <w:szCs w:val="19"/>
        </w:rPr>
      </w:pPr>
      <w:del w:author="Yancey, Michelle" w:date="2026-04-03T16:51:00Z" w16du:dateUtc="2026-04-03T20:51:00Z" w:id="146">
        <w:r w:rsidRPr="186E01E4" w:rsidDel="003420D6">
          <w:rPr>
            <w:rFonts w:ascii="system-ui" w:hAnsi="system-ui" w:eastAsia="system-ui" w:cs="system-ui"/>
            <w:i/>
            <w:iCs/>
            <w:color w:val="333333"/>
            <w:sz w:val="19"/>
            <w:szCs w:val="19"/>
          </w:rPr>
          <w:delText>This lesson breaks down how dense and sparse embeddings work, when each one is the right fit. From RAG and semantic search to hybrid and large-scale filtering, and how dimensionality and compute cost factor into that decision.</w:delText>
        </w:r>
      </w:del>
    </w:p>
    <w:p w:rsidR="002A4CF1" w:rsidDel="003646D3" w:rsidP="002A4CF1" w:rsidRDefault="00073601" w14:paraId="0F16253F" w14:textId="3DD879FB">
      <w:pPr>
        <w:rPr>
          <w:del w:author="Yancey, Michelle" w:date="2026-04-03T16:50:00Z" w16du:dateUtc="2026-04-03T20:50:00Z" w:id="147"/>
        </w:rPr>
      </w:pPr>
      <w:ins w:author="Microsoft Word" w:date="2026-04-03T16:29:00Z" w16du:dateUtc="2026-04-03T20:29:00Z" w:id="148">
        <w:del w:author="Yancey, Michelle" w:date="2026-04-03T16:50:00Z" w16du:dateUtc="2026-04-03T20:50:00Z" w:id="149">
          <w:r w:rsidDel="003646D3">
            <w:rPr>
              <w:rStyle w:val="Heading2Char"/>
            </w:rPr>
            <w:delText>Lesson</w:delText>
          </w:r>
          <w:bookmarkEnd w:id="140"/>
          <w:bookmarkEnd w:id="141"/>
          <w:bookmarkEnd w:id="142"/>
          <w:bookmarkEnd w:id="143"/>
          <w:r w:rsidDel="003646D3" w:rsidR="00EA6436">
            <w:delText xml:space="preserve"> </w:delText>
          </w:r>
          <w:r w:rsidRPr="00EA6436" w:rsidDel="003646D3" w:rsidR="00EA6436">
            <w:rPr>
              <w:rFonts w:asciiTheme="majorHAnsi" w:hAnsiTheme="majorHAnsi"/>
              <w:sz w:val="32"/>
              <w:szCs w:val="32"/>
              <w:rPrChange w:author="Yancey, Michelle" w:date="2026-04-03T16:29:00Z" w16du:dateUtc="2026-04-03T20:29:00Z" w:id="150">
                <w:rPr/>
              </w:rPrChange>
            </w:rPr>
            <w:delText>Description</w:delText>
          </w:r>
          <w:r w:rsidRPr="00EA6436" w:rsidDel="003646D3" w:rsidR="002A4CF1">
            <w:rPr>
              <w:rStyle w:val="Heading2Char"/>
            </w:rPr>
            <w:delText xml:space="preserve"> </w:delText>
          </w:r>
          <w:r w:rsidRPr="00EA6436" w:rsidDel="003646D3" w:rsidR="002A4CF1">
            <w:rPr>
              <w:sz w:val="32"/>
              <w:szCs w:val="32"/>
              <w:rPrChange w:author="Yancey, Michelle" w:date="2026-04-03T16:29:00Z" w16du:dateUtc="2026-04-03T20:29:00Z" w:id="151">
                <w:rPr/>
              </w:rPrChange>
            </w:rPr>
            <w:delText>description:</w:delText>
          </w:r>
          <w:r w:rsidDel="003646D3" w:rsidR="002A4CF1">
            <w:delText xml:space="preserve"> </w:delText>
          </w:r>
          <w:r w:rsidRPr="212E8198" w:rsidDel="003646D3" w:rsidR="00696538">
            <w:rPr>
              <w:color w:val="000000" w:themeColor="text1"/>
            </w:rPr>
            <w:delText>Explore the differences between dense and sparse embeddings and learn how to choose the right processor for your use case based on accuracy, performance, and cost.</w:delText>
          </w:r>
        </w:del>
      </w:ins>
    </w:p>
    <w:p w:rsidR="00696538" w:rsidP="002A4CF1" w:rsidRDefault="00696538" w14:paraId="07B65351" w14:textId="77777777"/>
    <w:tbl>
      <w:tblPr>
        <w:tblStyle w:val="TableGrid"/>
        <w:tblW w:w="0" w:type="auto"/>
        <w:tblLook w:val="06A0" w:firstRow="1" w:lastRow="0" w:firstColumn="1" w:lastColumn="0" w:noHBand="1" w:noVBand="1"/>
      </w:tblPr>
      <w:tblGrid>
        <w:gridCol w:w="3116"/>
        <w:gridCol w:w="3117"/>
        <w:gridCol w:w="3117"/>
      </w:tblGrid>
      <w:tr w:rsidR="00D81473" w14:paraId="0CC799C2" w14:textId="77777777">
        <w:trPr>
          <w:trHeight w:val="300"/>
        </w:trPr>
        <w:tc>
          <w:tcPr>
            <w:tcW w:w="3120" w:type="dxa"/>
          </w:tcPr>
          <w:p w:rsidR="002A4CF1" w:rsidRDefault="002A4CF1" w14:paraId="5F9F93A3" w14:textId="77777777">
            <w:pPr>
              <w:rPr>
                <w:color w:val="EE0000"/>
              </w:rPr>
            </w:pPr>
            <w:r w:rsidRPr="7E660D2E">
              <w:rPr>
                <w:color w:val="EE0000"/>
              </w:rPr>
              <w:t>Reviewer</w:t>
            </w:r>
          </w:p>
        </w:tc>
        <w:tc>
          <w:tcPr>
            <w:tcW w:w="3120" w:type="dxa"/>
          </w:tcPr>
          <w:p w:rsidR="002A4CF1" w:rsidRDefault="002A4CF1" w14:paraId="07EFC56F" w14:textId="77777777">
            <w:pPr>
              <w:rPr>
                <w:color w:val="EE0000"/>
              </w:rPr>
            </w:pPr>
            <w:r w:rsidRPr="7E660D2E">
              <w:rPr>
                <w:color w:val="EE0000"/>
              </w:rPr>
              <w:t>Approved? Date?</w:t>
            </w:r>
          </w:p>
        </w:tc>
        <w:tc>
          <w:tcPr>
            <w:tcW w:w="3120" w:type="dxa"/>
          </w:tcPr>
          <w:p w:rsidR="002A4CF1" w:rsidRDefault="002A4CF1" w14:paraId="1475F869" w14:textId="77777777">
            <w:pPr>
              <w:rPr>
                <w:color w:val="EE0000"/>
              </w:rPr>
            </w:pPr>
            <w:r w:rsidRPr="7E660D2E">
              <w:rPr>
                <w:color w:val="EE0000"/>
              </w:rPr>
              <w:t>Additional comments if any</w:t>
            </w:r>
          </w:p>
        </w:tc>
      </w:tr>
      <w:tr w:rsidR="00D81473" w14:paraId="463697CE" w14:textId="77777777">
        <w:trPr>
          <w:trHeight w:val="300"/>
        </w:trPr>
        <w:tc>
          <w:tcPr>
            <w:tcW w:w="3120" w:type="dxa"/>
          </w:tcPr>
          <w:p w:rsidR="002A4CF1" w:rsidRDefault="002A4CF1" w14:paraId="60625123" w14:textId="77777777">
            <w:pPr>
              <w:rPr>
                <w:color w:val="EE0000"/>
              </w:rPr>
            </w:pPr>
            <w:r w:rsidRPr="7E660D2E">
              <w:rPr>
                <w:color w:val="EE0000"/>
              </w:rPr>
              <w:t>Brian</w:t>
            </w:r>
          </w:p>
        </w:tc>
        <w:tc>
          <w:tcPr>
            <w:tcW w:w="3120" w:type="dxa"/>
          </w:tcPr>
          <w:p w:rsidR="002A4CF1" w:rsidRDefault="002A4CF1" w14:paraId="36CF8541" w14:textId="3001A451">
            <w:pPr>
              <w:rPr>
                <w:color w:val="EE0000"/>
              </w:rPr>
            </w:pPr>
          </w:p>
        </w:tc>
        <w:tc>
          <w:tcPr>
            <w:tcW w:w="3120" w:type="dxa"/>
          </w:tcPr>
          <w:p w:rsidR="002A4CF1" w:rsidRDefault="002A4CF1" w14:paraId="5237EAC6" w14:textId="77777777">
            <w:pPr>
              <w:rPr>
                <w:color w:val="EE0000"/>
              </w:rPr>
            </w:pPr>
          </w:p>
        </w:tc>
      </w:tr>
      <w:tr w:rsidR="00D81473" w14:paraId="410D727F" w14:textId="77777777">
        <w:trPr>
          <w:trHeight w:val="300"/>
        </w:trPr>
        <w:tc>
          <w:tcPr>
            <w:tcW w:w="3120" w:type="dxa"/>
          </w:tcPr>
          <w:p w:rsidR="002A4CF1" w:rsidRDefault="002A4CF1" w14:paraId="376A8690" w14:textId="77777777">
            <w:pPr>
              <w:rPr>
                <w:color w:val="EE0000"/>
              </w:rPr>
            </w:pPr>
            <w:r w:rsidRPr="7E660D2E">
              <w:rPr>
                <w:color w:val="EE0000"/>
              </w:rPr>
              <w:t>Alex or Muneer</w:t>
            </w:r>
          </w:p>
        </w:tc>
        <w:tc>
          <w:tcPr>
            <w:tcW w:w="3120" w:type="dxa"/>
          </w:tcPr>
          <w:p w:rsidR="002A4CF1" w:rsidRDefault="002A4CF1" w14:paraId="0CB91C28" w14:textId="3B87CCAC">
            <w:pPr>
              <w:rPr>
                <w:color w:val="EE0000"/>
              </w:rPr>
            </w:pPr>
          </w:p>
        </w:tc>
        <w:tc>
          <w:tcPr>
            <w:tcW w:w="3120" w:type="dxa"/>
          </w:tcPr>
          <w:p w:rsidR="002A4CF1" w:rsidRDefault="002A4CF1" w14:paraId="3479D5D7" w14:textId="77777777">
            <w:pPr>
              <w:rPr>
                <w:color w:val="EE0000"/>
              </w:rPr>
            </w:pPr>
          </w:p>
        </w:tc>
      </w:tr>
      <w:tr w:rsidR="00D81473" w14:paraId="0509780F" w14:textId="77777777">
        <w:trPr>
          <w:trHeight w:val="300"/>
        </w:trPr>
        <w:tc>
          <w:tcPr>
            <w:tcW w:w="3120" w:type="dxa"/>
          </w:tcPr>
          <w:p w:rsidR="002A4CF1" w:rsidRDefault="002A4CF1" w14:paraId="3BEE405D" w14:textId="77777777">
            <w:pPr>
              <w:rPr>
                <w:color w:val="EE0000"/>
              </w:rPr>
            </w:pPr>
            <w:r w:rsidRPr="7E660D2E">
              <w:rPr>
                <w:color w:val="EE0000"/>
              </w:rPr>
              <w:t>Michelle</w:t>
            </w:r>
          </w:p>
        </w:tc>
        <w:tc>
          <w:tcPr>
            <w:tcW w:w="3120" w:type="dxa"/>
          </w:tcPr>
          <w:p w:rsidR="002A4CF1" w:rsidRDefault="004260A2" w14:paraId="3E27FB8A" w14:textId="324A219B">
            <w:pPr>
              <w:rPr>
                <w:color w:val="EE0000"/>
              </w:rPr>
            </w:pPr>
            <w:r>
              <w:rPr>
                <w:color w:val="EE0000"/>
              </w:rPr>
              <w:t>Approved 1/26</w:t>
            </w:r>
          </w:p>
        </w:tc>
        <w:tc>
          <w:tcPr>
            <w:tcW w:w="3120" w:type="dxa"/>
          </w:tcPr>
          <w:p w:rsidR="002A4CF1" w:rsidRDefault="00F31DAA" w14:paraId="1EE9A91D" w14:textId="6F960C31">
            <w:pPr>
              <w:rPr>
                <w:color w:val="EE0000"/>
              </w:rPr>
            </w:pPr>
            <w:r>
              <w:rPr>
                <w:color w:val="EE0000"/>
              </w:rPr>
              <w:t>Consider adding an exercise to this lesson, see comment</w:t>
            </w:r>
          </w:p>
        </w:tc>
      </w:tr>
    </w:tbl>
    <w:p w:rsidR="002A4CF1" w:rsidP="002A4CF1" w:rsidRDefault="002A4CF1" w14:paraId="574F859B" w14:textId="77777777">
      <w:pPr>
        <w:rPr>
          <w:color w:val="EE0000"/>
        </w:rPr>
      </w:pPr>
    </w:p>
    <w:tbl>
      <w:tblPr>
        <w:tblStyle w:val="TableGrid"/>
        <w:tblW w:w="10735"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43"/>
        <w:gridCol w:w="1443"/>
        <w:gridCol w:w="2814"/>
        <w:gridCol w:w="3536"/>
        <w:gridCol w:w="1599"/>
      </w:tblGrid>
      <w:tr w:rsidR="00492CB5" w:rsidTr="15B81D5A" w14:paraId="39D7DE6D" w14:textId="77777777">
        <w:trPr>
          <w:trHeight w:val="106"/>
        </w:trPr>
        <w:tc>
          <w:tcPr>
            <w:tcW w:w="1343" w:type="dxa"/>
          </w:tcPr>
          <w:p w:rsidRPr="4FEA59C1" w:rsidR="002A4CF1" w:rsidRDefault="002A4CF1" w14:paraId="20C560F4" w14:textId="77777777">
            <w:pPr>
              <w:rPr>
                <w:rFonts w:ascii="Aptos" w:hAnsi="Aptos" w:eastAsia="Aptos" w:cs="Aptos"/>
                <w:b/>
                <w:bCs/>
              </w:rPr>
            </w:pPr>
            <w:r>
              <w:rPr>
                <w:rFonts w:ascii="Aptos" w:hAnsi="Aptos" w:eastAsia="Aptos" w:cs="Aptos"/>
                <w:b/>
                <w:bCs/>
              </w:rPr>
              <w:t>Chapter Title</w:t>
            </w:r>
          </w:p>
        </w:tc>
        <w:tc>
          <w:tcPr>
            <w:tcW w:w="1443" w:type="dxa"/>
          </w:tcPr>
          <w:p w:rsidRPr="4FEA59C1" w:rsidR="002A4CF1" w:rsidRDefault="002A4CF1" w14:paraId="4F253BB8" w14:textId="77777777">
            <w:pPr>
              <w:rPr>
                <w:rFonts w:ascii="Aptos" w:hAnsi="Aptos" w:eastAsia="Aptos" w:cs="Aptos"/>
                <w:b/>
                <w:bCs/>
              </w:rPr>
            </w:pPr>
            <w:r>
              <w:rPr>
                <w:rFonts w:ascii="Aptos" w:hAnsi="Aptos" w:eastAsia="Aptos" w:cs="Aptos"/>
                <w:b/>
                <w:bCs/>
              </w:rPr>
              <w:t>Time estimate</w:t>
            </w:r>
          </w:p>
        </w:tc>
        <w:tc>
          <w:tcPr>
            <w:tcW w:w="2814" w:type="dxa"/>
            <w:tcMar>
              <w:left w:w="105" w:type="dxa"/>
              <w:right w:w="105" w:type="dxa"/>
            </w:tcMar>
          </w:tcPr>
          <w:p w:rsidR="002A4CF1" w:rsidRDefault="002A4CF1" w14:paraId="6270DBD5" w14:textId="77777777">
            <w:pPr>
              <w:rPr>
                <w:rFonts w:ascii="Aptos" w:hAnsi="Aptos" w:eastAsia="Aptos" w:cs="Aptos"/>
              </w:rPr>
            </w:pPr>
            <w:r w:rsidRPr="4FEA59C1">
              <w:rPr>
                <w:rFonts w:ascii="Aptos" w:hAnsi="Aptos" w:eastAsia="Aptos" w:cs="Aptos"/>
                <w:b/>
                <w:bCs/>
              </w:rPr>
              <w:t>Voice Over</w:t>
            </w:r>
          </w:p>
        </w:tc>
        <w:tc>
          <w:tcPr>
            <w:tcW w:w="3536" w:type="dxa"/>
            <w:tcMar>
              <w:left w:w="105" w:type="dxa"/>
              <w:right w:w="105" w:type="dxa"/>
            </w:tcMar>
          </w:tcPr>
          <w:p w:rsidR="002A4CF1" w:rsidRDefault="002A4CF1" w14:paraId="1EAE59FD" w14:textId="77777777">
            <w:pPr>
              <w:rPr>
                <w:rFonts w:ascii="Aptos" w:hAnsi="Aptos" w:eastAsia="Aptos" w:cs="Aptos"/>
              </w:rPr>
            </w:pPr>
            <w:r w:rsidRPr="4FEA59C1">
              <w:rPr>
                <w:rFonts w:ascii="Aptos" w:hAnsi="Aptos" w:eastAsia="Aptos" w:cs="Aptos"/>
                <w:b/>
                <w:bCs/>
              </w:rPr>
              <w:t>Visuals</w:t>
            </w:r>
          </w:p>
        </w:tc>
        <w:tc>
          <w:tcPr>
            <w:tcW w:w="1599" w:type="dxa"/>
          </w:tcPr>
          <w:p w:rsidRPr="4FEA59C1" w:rsidR="002A4CF1" w:rsidRDefault="002A4CF1" w14:paraId="21BF100F" w14:textId="77777777">
            <w:pPr>
              <w:rPr>
                <w:rFonts w:ascii="Aptos" w:hAnsi="Aptos" w:eastAsia="Aptos" w:cs="Aptos"/>
                <w:b/>
                <w:bCs/>
              </w:rPr>
            </w:pPr>
            <w:r>
              <w:rPr>
                <w:rFonts w:ascii="Aptos" w:hAnsi="Aptos" w:eastAsia="Aptos" w:cs="Aptos"/>
                <w:b/>
                <w:bCs/>
              </w:rPr>
              <w:t>Chapter resources</w:t>
            </w:r>
          </w:p>
        </w:tc>
      </w:tr>
      <w:tr w:rsidR="00492CB5" w:rsidTr="15B81D5A" w14:paraId="5F152951" w14:textId="77777777">
        <w:trPr>
          <w:trHeight w:val="106"/>
        </w:trPr>
        <w:tc>
          <w:tcPr>
            <w:tcW w:w="1343" w:type="dxa"/>
          </w:tcPr>
          <w:p w:rsidRPr="003A6D9F" w:rsidR="00A22706" w:rsidRDefault="00A22706" w14:paraId="31449238" w14:textId="77777777">
            <w:pPr>
              <w:rPr>
                <w:rFonts w:ascii="Aptos" w:hAnsi="Aptos" w:eastAsia="Aptos" w:cs="Aptos"/>
              </w:rPr>
            </w:pPr>
          </w:p>
        </w:tc>
        <w:tc>
          <w:tcPr>
            <w:tcW w:w="1443" w:type="dxa"/>
          </w:tcPr>
          <w:p w:rsidRPr="003A6D9F" w:rsidR="00A22706" w:rsidRDefault="00A22706" w14:paraId="2EAA3899" w14:textId="77777777">
            <w:pPr>
              <w:rPr>
                <w:rFonts w:ascii="Aptos" w:hAnsi="Aptos" w:eastAsia="Aptos" w:cs="Aptos"/>
              </w:rPr>
            </w:pPr>
          </w:p>
        </w:tc>
        <w:tc>
          <w:tcPr>
            <w:tcW w:w="2814" w:type="dxa"/>
            <w:tcMar>
              <w:left w:w="105" w:type="dxa"/>
              <w:right w:w="105" w:type="dxa"/>
            </w:tcMar>
          </w:tcPr>
          <w:p w:rsidRPr="00542F6B" w:rsidR="00542F6B" w:rsidP="00542F6B" w:rsidRDefault="00542F6B" w14:paraId="57B659B7" w14:textId="77777777">
            <w:pPr>
              <w:rPr>
                <w:rFonts w:ascii="Aptos" w:hAnsi="Aptos" w:eastAsia="Aptos" w:cs="Aptos"/>
              </w:rPr>
            </w:pPr>
            <w:r w:rsidRPr="00542F6B">
              <w:rPr>
                <w:rFonts w:ascii="Aptos" w:hAnsi="Aptos" w:eastAsia="Aptos" w:cs="Aptos"/>
              </w:rPr>
              <w:t xml:space="preserve">Welcome back! In this lesson, we’re going to explore how to choose the </w:t>
            </w:r>
            <w:r w:rsidRPr="00542F6B">
              <w:rPr>
                <w:rFonts w:ascii="Aptos" w:hAnsi="Aptos" w:eastAsia="Aptos" w:cs="Aptos"/>
                <w:b/>
                <w:bCs/>
              </w:rPr>
              <w:t>right text embedding processor</w:t>
            </w:r>
            <w:r w:rsidRPr="00542F6B">
              <w:rPr>
                <w:rFonts w:ascii="Aptos" w:hAnsi="Aptos" w:eastAsia="Aptos" w:cs="Aptos"/>
              </w:rPr>
              <w:t xml:space="preserve"> for your OpenSearch project. This choice affects your accuracy, performance, storage footprint, and ultimately the quality of your search results.</w:t>
            </w:r>
          </w:p>
          <w:p w:rsidRPr="003A6D9F" w:rsidR="00A22706" w:rsidRDefault="00A22706" w14:paraId="534A1FA5" w14:textId="77777777">
            <w:pPr>
              <w:rPr>
                <w:rFonts w:ascii="Aptos" w:hAnsi="Aptos" w:eastAsia="Aptos" w:cs="Aptos"/>
              </w:rPr>
            </w:pPr>
          </w:p>
        </w:tc>
        <w:tc>
          <w:tcPr>
            <w:tcW w:w="3536" w:type="dxa"/>
            <w:tcMar>
              <w:left w:w="105" w:type="dxa"/>
              <w:right w:w="105" w:type="dxa"/>
            </w:tcMar>
          </w:tcPr>
          <w:p w:rsidRPr="008B2278" w:rsidR="008B2278" w:rsidP="008B2278" w:rsidRDefault="008B2278" w14:paraId="47F8B10C" w14:textId="0ABE780E">
            <w:pPr>
              <w:rPr>
                <w:rFonts w:ascii="Aptos" w:hAnsi="Aptos" w:eastAsia="Aptos" w:cs="Aptos"/>
              </w:rPr>
            </w:pPr>
            <w:r w:rsidRPr="008B2278">
              <w:rPr>
                <w:rFonts w:ascii="Aptos" w:hAnsi="Aptos" w:eastAsia="Aptos" w:cs="Aptos"/>
              </w:rPr>
              <w:t>  Title card slides in: “Lesson 2</w:t>
            </w:r>
            <w:r w:rsidRPr="008B2278">
              <w:rPr>
                <w:rFonts w:ascii="Aptos" w:hAnsi="Aptos" w:eastAsia="Aptos" w:cs="Aptos"/>
              </w:rPr>
              <w:noBreakHyphen/>
            </w:r>
            <w:r w:rsidRPr="008B2278">
              <w:rPr>
                <w:rFonts w:ascii="Aptos" w:hAnsi="Aptos" w:eastAsia="Aptos" w:cs="Aptos"/>
              </w:rPr>
              <w:t xml:space="preserve">2: Text </w:t>
            </w:r>
            <w:r w:rsidR="00696538">
              <w:rPr>
                <w:rFonts w:ascii="Aptos" w:hAnsi="Aptos" w:eastAsia="Aptos" w:cs="Aptos"/>
              </w:rPr>
              <w:t>e</w:t>
            </w:r>
            <w:r w:rsidRPr="008B2278">
              <w:rPr>
                <w:rFonts w:ascii="Aptos" w:hAnsi="Aptos" w:eastAsia="Aptos" w:cs="Aptos"/>
              </w:rPr>
              <w:t xml:space="preserve">mbedding </w:t>
            </w:r>
            <w:r w:rsidR="00696538">
              <w:rPr>
                <w:rFonts w:ascii="Aptos" w:hAnsi="Aptos" w:eastAsia="Aptos" w:cs="Aptos"/>
              </w:rPr>
              <w:t>p</w:t>
            </w:r>
            <w:r w:rsidRPr="008B2278">
              <w:rPr>
                <w:rFonts w:ascii="Aptos" w:hAnsi="Aptos" w:eastAsia="Aptos" w:cs="Aptos"/>
              </w:rPr>
              <w:t xml:space="preserve">rocessors” </w:t>
            </w:r>
          </w:p>
          <w:p w:rsidRPr="008B2278" w:rsidR="00696538" w:rsidP="008B2278" w:rsidRDefault="00696538" w14:paraId="0BD928C7" w14:textId="77777777">
            <w:pPr>
              <w:rPr>
                <w:rFonts w:ascii="Aptos" w:hAnsi="Aptos" w:eastAsia="Aptos" w:cs="Aptos"/>
              </w:rPr>
            </w:pPr>
          </w:p>
          <w:p w:rsidRPr="008B2278" w:rsidR="008B2278" w:rsidP="008B2278" w:rsidRDefault="008B2278" w14:paraId="2AACE4E4" w14:textId="77777777">
            <w:pPr>
              <w:rPr>
                <w:rFonts w:ascii="Aptos" w:hAnsi="Aptos" w:eastAsia="Aptos" w:cs="Aptos"/>
              </w:rPr>
            </w:pPr>
            <w:r w:rsidRPr="008B2278">
              <w:rPr>
                <w:rFonts w:ascii="Aptos" w:hAnsi="Aptos" w:eastAsia="Aptos" w:cs="Aptos"/>
              </w:rPr>
              <w:t>  Light neural</w:t>
            </w:r>
            <w:r w:rsidRPr="008B2278">
              <w:rPr>
                <w:rFonts w:ascii="Aptos" w:hAnsi="Aptos" w:eastAsia="Aptos" w:cs="Aptos"/>
              </w:rPr>
              <w:noBreakHyphen/>
            </w:r>
            <w:r w:rsidRPr="008B2278">
              <w:rPr>
                <w:rFonts w:ascii="Aptos" w:hAnsi="Aptos" w:eastAsia="Aptos" w:cs="Aptos"/>
              </w:rPr>
              <w:t xml:space="preserve">network background animation </w:t>
            </w:r>
          </w:p>
          <w:p w:rsidRPr="008B2278" w:rsidR="008B2278" w:rsidP="008B2278" w:rsidRDefault="008B2278" w14:paraId="45D5B5E7" w14:textId="77777777">
            <w:pPr>
              <w:rPr>
                <w:rFonts w:ascii="Aptos" w:hAnsi="Aptos" w:eastAsia="Aptos" w:cs="Aptos"/>
              </w:rPr>
            </w:pPr>
            <w:r w:rsidRPr="008B2278">
              <w:rPr>
                <w:rFonts w:ascii="Aptos" w:hAnsi="Aptos" w:eastAsia="Aptos" w:cs="Aptos"/>
              </w:rPr>
              <w:t>  Icons for “Accuracy,” “Speed,” “Cost”</w:t>
            </w:r>
          </w:p>
          <w:p w:rsidRPr="003A6D9F" w:rsidR="00A22706" w:rsidRDefault="00A22706" w14:paraId="5DACE384" w14:textId="77777777">
            <w:pPr>
              <w:rPr>
                <w:rFonts w:ascii="Aptos" w:hAnsi="Aptos" w:eastAsia="Aptos" w:cs="Aptos"/>
              </w:rPr>
            </w:pPr>
          </w:p>
        </w:tc>
        <w:tc>
          <w:tcPr>
            <w:tcW w:w="1599" w:type="dxa"/>
          </w:tcPr>
          <w:p w:rsidRPr="003A6D9F" w:rsidR="00A22706" w:rsidRDefault="00A22706" w14:paraId="4CA13258" w14:textId="77777777">
            <w:pPr>
              <w:rPr>
                <w:rFonts w:ascii="Aptos" w:hAnsi="Aptos" w:eastAsia="Aptos" w:cs="Aptos"/>
              </w:rPr>
            </w:pPr>
          </w:p>
        </w:tc>
      </w:tr>
      <w:tr w:rsidR="00492CB5" w:rsidTr="15B81D5A" w14:paraId="6E135EFA" w14:textId="77777777">
        <w:trPr>
          <w:trHeight w:val="106"/>
        </w:trPr>
        <w:tc>
          <w:tcPr>
            <w:tcW w:w="1343" w:type="dxa"/>
          </w:tcPr>
          <w:p w:rsidRPr="003A6D9F" w:rsidR="00A22706" w:rsidRDefault="00A22706" w14:paraId="7814622D" w14:textId="77777777">
            <w:pPr>
              <w:rPr>
                <w:rFonts w:ascii="Aptos" w:hAnsi="Aptos" w:eastAsia="Aptos" w:cs="Aptos"/>
              </w:rPr>
            </w:pPr>
          </w:p>
        </w:tc>
        <w:tc>
          <w:tcPr>
            <w:tcW w:w="1443" w:type="dxa"/>
          </w:tcPr>
          <w:p w:rsidRPr="003A6D9F" w:rsidR="00A22706" w:rsidRDefault="00A22706" w14:paraId="41074645" w14:textId="77777777">
            <w:pPr>
              <w:rPr>
                <w:rFonts w:ascii="Aptos" w:hAnsi="Aptos" w:eastAsia="Aptos" w:cs="Aptos"/>
              </w:rPr>
            </w:pPr>
          </w:p>
        </w:tc>
        <w:tc>
          <w:tcPr>
            <w:tcW w:w="2814" w:type="dxa"/>
            <w:tcMar>
              <w:left w:w="105" w:type="dxa"/>
              <w:right w:w="105" w:type="dxa"/>
            </w:tcMar>
          </w:tcPr>
          <w:p w:rsidRPr="00391A30" w:rsidR="00391A30" w:rsidP="00391A30" w:rsidRDefault="00391A30" w14:paraId="3350A2FD" w14:textId="3B02568D">
            <w:pPr>
              <w:rPr>
                <w:rFonts w:ascii="Aptos" w:hAnsi="Aptos" w:eastAsia="Aptos" w:cs="Aptos"/>
              </w:rPr>
            </w:pPr>
            <w:r w:rsidRPr="00391A30">
              <w:rPr>
                <w:rFonts w:ascii="Aptos" w:hAnsi="Aptos" w:eastAsia="Aptos" w:cs="Aptos"/>
              </w:rPr>
              <w:t xml:space="preserve">Let’s start with the basics. A text embedding processor is the component responsible for turning </w:t>
            </w:r>
            <w:r w:rsidRPr="00391A30">
              <w:rPr>
                <w:rFonts w:ascii="Aptos" w:hAnsi="Aptos" w:eastAsia="Aptos" w:cs="Aptos"/>
                <w:b/>
                <w:bCs/>
              </w:rPr>
              <w:t>raw text</w:t>
            </w:r>
            <w:r w:rsidRPr="00391A30">
              <w:rPr>
                <w:rFonts w:ascii="Aptos" w:hAnsi="Aptos" w:eastAsia="Aptos" w:cs="Aptos"/>
              </w:rPr>
              <w:t xml:space="preserve"> into a </w:t>
            </w:r>
            <w:r w:rsidRPr="00391A30">
              <w:rPr>
                <w:rFonts w:ascii="Aptos" w:hAnsi="Aptos" w:eastAsia="Aptos" w:cs="Aptos"/>
                <w:b/>
                <w:bCs/>
              </w:rPr>
              <w:t>vector embedding</w:t>
            </w:r>
            <w:r w:rsidRPr="00391A30">
              <w:rPr>
                <w:rFonts w:ascii="Aptos" w:hAnsi="Aptos" w:eastAsia="Aptos" w:cs="Aptos"/>
              </w:rPr>
              <w:t>. Usually, this processor is a transformer</w:t>
            </w:r>
            <w:r w:rsidRPr="00391A30">
              <w:rPr>
                <w:rFonts w:ascii="Aptos" w:hAnsi="Aptos" w:eastAsia="Aptos" w:cs="Aptos"/>
              </w:rPr>
              <w:noBreakHyphen/>
            </w:r>
            <w:r w:rsidRPr="00391A30">
              <w:rPr>
                <w:rFonts w:ascii="Aptos" w:hAnsi="Aptos" w:eastAsia="Aptos" w:cs="Aptos"/>
              </w:rPr>
              <w:t>based model that maps text into a high</w:t>
            </w:r>
            <w:r w:rsidRPr="00391A30">
              <w:rPr>
                <w:rFonts w:ascii="Aptos" w:hAnsi="Aptos" w:eastAsia="Aptos" w:cs="Aptos"/>
              </w:rPr>
              <w:noBreakHyphen/>
            </w:r>
            <w:r w:rsidRPr="00391A30">
              <w:rPr>
                <w:rFonts w:ascii="Aptos" w:hAnsi="Aptos" w:eastAsia="Aptos" w:cs="Aptos"/>
              </w:rPr>
              <w:t>dimensional numerical representation.</w:t>
            </w:r>
          </w:p>
          <w:p w:rsidRPr="00391A30" w:rsidR="00391A30" w:rsidP="00391A30" w:rsidRDefault="00391A30" w14:paraId="378990DD" w14:textId="05B66AB0">
            <w:pPr>
              <w:rPr>
                <w:rFonts w:ascii="Aptos" w:hAnsi="Aptos" w:eastAsia="Aptos" w:cs="Aptos"/>
              </w:rPr>
            </w:pPr>
            <w:r w:rsidRPr="00391A30">
              <w:rPr>
                <w:rFonts w:ascii="Aptos" w:hAnsi="Aptos" w:eastAsia="Aptos" w:cs="Aptos"/>
              </w:rPr>
              <w:t xml:space="preserve">In OpenSearch, the embedding processor is usually placed inside an </w:t>
            </w:r>
            <w:r w:rsidRPr="00391A30">
              <w:rPr>
                <w:rFonts w:ascii="Aptos" w:hAnsi="Aptos" w:eastAsia="Aptos" w:cs="Aptos"/>
                <w:b/>
                <w:bCs/>
              </w:rPr>
              <w:t>ingest pipeline</w:t>
            </w:r>
            <w:r w:rsidRPr="00391A30">
              <w:rPr>
                <w:rFonts w:ascii="Aptos" w:hAnsi="Aptos" w:eastAsia="Aptos" w:cs="Aptos"/>
              </w:rPr>
              <w:t xml:space="preserve">. That means every document you index </w:t>
            </w:r>
            <w:r w:rsidR="002E2D66">
              <w:rPr>
                <w:rFonts w:ascii="Aptos" w:hAnsi="Aptos" w:eastAsia="Aptos" w:cs="Aptos"/>
              </w:rPr>
              <w:t xml:space="preserve">is </w:t>
            </w:r>
            <w:r w:rsidRPr="00391A30">
              <w:rPr>
                <w:rFonts w:ascii="Aptos" w:hAnsi="Aptos" w:eastAsia="Aptos" w:cs="Aptos"/>
              </w:rPr>
              <w:t xml:space="preserve">automatically </w:t>
            </w:r>
            <w:r w:rsidR="002E2D66">
              <w:rPr>
                <w:rFonts w:ascii="Aptos" w:hAnsi="Aptos" w:eastAsia="Aptos" w:cs="Aptos"/>
              </w:rPr>
              <w:t>ingested by</w:t>
            </w:r>
            <w:r w:rsidRPr="00391A30">
              <w:rPr>
                <w:rFonts w:ascii="Aptos" w:hAnsi="Aptos" w:eastAsia="Aptos" w:cs="Aptos"/>
              </w:rPr>
              <w:t xml:space="preserve"> this model, </w:t>
            </w:r>
            <w:r w:rsidR="00A33618">
              <w:rPr>
                <w:rFonts w:ascii="Aptos" w:hAnsi="Aptos" w:eastAsia="Aptos" w:cs="Aptos"/>
              </w:rPr>
              <w:t xml:space="preserve">generates an </w:t>
            </w:r>
            <w:r w:rsidRPr="00391A30">
              <w:rPr>
                <w:rFonts w:ascii="Aptos" w:hAnsi="Aptos" w:eastAsia="Aptos" w:cs="Aptos"/>
              </w:rPr>
              <w:t>embedd</w:t>
            </w:r>
            <w:r w:rsidR="00A33618">
              <w:rPr>
                <w:rFonts w:ascii="Aptos" w:hAnsi="Aptos" w:eastAsia="Aptos" w:cs="Aptos"/>
              </w:rPr>
              <w:t>ing</w:t>
            </w:r>
            <w:r w:rsidRPr="00391A30">
              <w:rPr>
                <w:rFonts w:ascii="Aptos" w:hAnsi="Aptos" w:eastAsia="Aptos" w:cs="Aptos"/>
              </w:rPr>
              <w:t>, and is stored as a vector</w:t>
            </w:r>
            <w:r w:rsidR="00A33618">
              <w:rPr>
                <w:rFonts w:ascii="Aptos" w:hAnsi="Aptos" w:eastAsia="Aptos" w:cs="Aptos"/>
              </w:rPr>
              <w:t xml:space="preserve"> in a vector index in OpenSearch</w:t>
            </w:r>
            <w:r w:rsidRPr="00391A30">
              <w:rPr>
                <w:rFonts w:ascii="Aptos" w:hAnsi="Aptos" w:eastAsia="Aptos" w:cs="Aptos"/>
              </w:rPr>
              <w:t>. This is what powers semantic search. Without the processor, OpenSearch would only have plain text to work with</w:t>
            </w:r>
            <w:r w:rsidR="00194E01">
              <w:rPr>
                <w:rFonts w:ascii="Aptos" w:hAnsi="Aptos" w:eastAsia="Aptos" w:cs="Aptos"/>
              </w:rPr>
              <w:t>, with no context or semantic capability</w:t>
            </w:r>
            <w:r w:rsidRPr="00391A30">
              <w:rPr>
                <w:rFonts w:ascii="Aptos" w:hAnsi="Aptos" w:eastAsia="Aptos" w:cs="Aptos"/>
              </w:rPr>
              <w:t>.</w:t>
            </w:r>
          </w:p>
          <w:p w:rsidRPr="00391A30" w:rsidR="00391A30" w:rsidP="00391A30" w:rsidRDefault="00391A30" w14:paraId="338736AB" w14:textId="77777777">
            <w:pPr>
              <w:rPr>
                <w:rFonts w:ascii="Aptos" w:hAnsi="Aptos" w:eastAsia="Aptos" w:cs="Aptos"/>
              </w:rPr>
            </w:pPr>
            <w:r w:rsidRPr="00391A30">
              <w:rPr>
                <w:rFonts w:ascii="Aptos" w:hAnsi="Aptos" w:eastAsia="Aptos" w:cs="Aptos"/>
              </w:rPr>
              <w:t xml:space="preserve">Choosing the right processor means choosing the right </w:t>
            </w:r>
            <w:r w:rsidRPr="00391A30">
              <w:rPr>
                <w:rFonts w:ascii="Aptos" w:hAnsi="Aptos" w:eastAsia="Aptos" w:cs="Aptos"/>
                <w:b/>
                <w:bCs/>
              </w:rPr>
              <w:t>dimensionality, accuracy profile, and computational cost</w:t>
            </w:r>
            <w:r w:rsidRPr="00391A30">
              <w:rPr>
                <w:rFonts w:ascii="Aptos" w:hAnsi="Aptos" w:eastAsia="Aptos" w:cs="Aptos"/>
              </w:rPr>
              <w:t xml:space="preserve"> for your workload. And that’s what we’re going to break down next.</w:t>
            </w:r>
          </w:p>
          <w:p w:rsidRPr="003A6D9F" w:rsidR="00A22706" w:rsidRDefault="00A22706" w14:paraId="4F1F8A86" w14:textId="77777777">
            <w:pPr>
              <w:rPr>
                <w:rFonts w:ascii="Aptos" w:hAnsi="Aptos" w:eastAsia="Aptos" w:cs="Aptos"/>
              </w:rPr>
            </w:pPr>
          </w:p>
        </w:tc>
        <w:tc>
          <w:tcPr>
            <w:tcW w:w="3536" w:type="dxa"/>
            <w:tcMar>
              <w:left w:w="105" w:type="dxa"/>
              <w:right w:w="105" w:type="dxa"/>
            </w:tcMar>
          </w:tcPr>
          <w:p w:rsidRPr="00804C3E" w:rsidR="00804C3E" w:rsidP="00804C3E" w:rsidRDefault="00804C3E" w14:paraId="5AD7D66A" w14:textId="77777777">
            <w:pPr>
              <w:rPr>
                <w:rFonts w:ascii="Aptos" w:hAnsi="Aptos" w:eastAsia="Aptos" w:cs="Aptos"/>
              </w:rPr>
            </w:pPr>
            <w:r w:rsidRPr="00804C3E">
              <w:rPr>
                <w:rFonts w:ascii="Aptos" w:hAnsi="Aptos" w:eastAsia="Aptos" w:cs="Aptos"/>
              </w:rPr>
              <w:t xml:space="preserve">  Animation: </w:t>
            </w:r>
            <w:r w:rsidRPr="00804C3E">
              <w:rPr>
                <w:rFonts w:ascii="Aptos" w:hAnsi="Aptos" w:eastAsia="Aptos" w:cs="Aptos"/>
                <w:i/>
                <w:iCs/>
              </w:rPr>
              <w:t>Text → Transformer Model → Embedding Vector</w:t>
            </w:r>
            <w:r w:rsidRPr="00804C3E">
              <w:rPr>
                <w:rFonts w:ascii="Aptos" w:hAnsi="Aptos" w:eastAsia="Aptos" w:cs="Aptos"/>
              </w:rPr>
              <w:t xml:space="preserve"> </w:t>
            </w:r>
          </w:p>
          <w:p w:rsidRPr="00804C3E" w:rsidR="00804C3E" w:rsidP="00804C3E" w:rsidRDefault="00804C3E" w14:paraId="2549976C" w14:textId="77777777">
            <w:pPr>
              <w:rPr>
                <w:rFonts w:ascii="Aptos" w:hAnsi="Aptos" w:eastAsia="Aptos" w:cs="Aptos"/>
              </w:rPr>
            </w:pPr>
            <w:r w:rsidRPr="00804C3E">
              <w:rPr>
                <w:rFonts w:ascii="Aptos" w:hAnsi="Aptos" w:eastAsia="Aptos" w:cs="Aptos"/>
              </w:rPr>
              <w:t xml:space="preserve">  Show a simplified pipeline diagram with “Embedding Processor” highlighted </w:t>
            </w:r>
          </w:p>
          <w:p w:rsidRPr="00804C3E" w:rsidR="00804C3E" w:rsidP="00804C3E" w:rsidRDefault="00804C3E" w14:paraId="1342C7D4" w14:textId="77777777">
            <w:pPr>
              <w:rPr>
                <w:rFonts w:ascii="Aptos" w:hAnsi="Aptos" w:eastAsia="Aptos" w:cs="Aptos"/>
              </w:rPr>
            </w:pPr>
            <w:r w:rsidRPr="00804C3E">
              <w:rPr>
                <w:rFonts w:ascii="Aptos" w:hAnsi="Aptos" w:eastAsia="Aptos" w:cs="Aptos"/>
              </w:rPr>
              <w:t>  Close</w:t>
            </w:r>
            <w:r w:rsidRPr="00804C3E">
              <w:rPr>
                <w:rFonts w:ascii="Aptos" w:hAnsi="Aptos" w:eastAsia="Aptos" w:cs="Aptos"/>
              </w:rPr>
              <w:noBreakHyphen/>
            </w:r>
            <w:r w:rsidRPr="00804C3E">
              <w:rPr>
                <w:rFonts w:ascii="Aptos" w:hAnsi="Aptos" w:eastAsia="Aptos" w:cs="Aptos"/>
              </w:rPr>
              <w:t xml:space="preserve">up: embedding vector visualized as a list or grid of numbers </w:t>
            </w:r>
          </w:p>
          <w:p w:rsidRPr="00804C3E" w:rsidR="00804C3E" w:rsidP="00804C3E" w:rsidRDefault="00804C3E" w14:paraId="03F8CF56" w14:textId="77777777">
            <w:pPr>
              <w:rPr>
                <w:rFonts w:ascii="Aptos" w:hAnsi="Aptos" w:eastAsia="Aptos" w:cs="Aptos"/>
              </w:rPr>
            </w:pPr>
            <w:r w:rsidRPr="00804C3E">
              <w:rPr>
                <w:rFonts w:ascii="Aptos" w:hAnsi="Aptos" w:eastAsia="Aptos" w:cs="Aptos"/>
              </w:rPr>
              <w:t>  On</w:t>
            </w:r>
            <w:r w:rsidRPr="00804C3E">
              <w:rPr>
                <w:rFonts w:ascii="Aptos" w:hAnsi="Aptos" w:eastAsia="Aptos" w:cs="Aptos"/>
              </w:rPr>
              <w:noBreakHyphen/>
            </w:r>
            <w:r w:rsidRPr="00804C3E">
              <w:rPr>
                <w:rFonts w:ascii="Aptos" w:hAnsi="Aptos" w:eastAsia="Aptos" w:cs="Aptos"/>
              </w:rPr>
              <w:t xml:space="preserve">screen labels: </w:t>
            </w:r>
            <w:r w:rsidRPr="00804C3E">
              <w:rPr>
                <w:rFonts w:ascii="Aptos" w:hAnsi="Aptos" w:eastAsia="Aptos" w:cs="Aptos"/>
                <w:b/>
                <w:bCs/>
              </w:rPr>
              <w:t>“Raw Text”</w:t>
            </w:r>
            <w:r w:rsidRPr="00804C3E">
              <w:rPr>
                <w:rFonts w:ascii="Aptos" w:hAnsi="Aptos" w:eastAsia="Aptos" w:cs="Aptos"/>
              </w:rPr>
              <w:t xml:space="preserve">, </w:t>
            </w:r>
            <w:r w:rsidRPr="00804C3E">
              <w:rPr>
                <w:rFonts w:ascii="Aptos" w:hAnsi="Aptos" w:eastAsia="Aptos" w:cs="Aptos"/>
                <w:b/>
                <w:bCs/>
              </w:rPr>
              <w:t>“Model”</w:t>
            </w:r>
            <w:r w:rsidRPr="00804C3E">
              <w:rPr>
                <w:rFonts w:ascii="Aptos" w:hAnsi="Aptos" w:eastAsia="Aptos" w:cs="Aptos"/>
              </w:rPr>
              <w:t xml:space="preserve">, </w:t>
            </w:r>
            <w:r w:rsidRPr="00804C3E">
              <w:rPr>
                <w:rFonts w:ascii="Aptos" w:hAnsi="Aptos" w:eastAsia="Aptos" w:cs="Aptos"/>
                <w:b/>
                <w:bCs/>
              </w:rPr>
              <w:t>“Vector Embedding”</w:t>
            </w:r>
          </w:p>
          <w:p w:rsidRPr="003A6D9F" w:rsidR="00A22706" w:rsidRDefault="00A22706" w14:paraId="08121F22" w14:textId="77777777">
            <w:pPr>
              <w:rPr>
                <w:rFonts w:ascii="Aptos" w:hAnsi="Aptos" w:eastAsia="Aptos" w:cs="Aptos"/>
              </w:rPr>
            </w:pPr>
          </w:p>
        </w:tc>
        <w:tc>
          <w:tcPr>
            <w:tcW w:w="1599" w:type="dxa"/>
          </w:tcPr>
          <w:p w:rsidRPr="003A6D9F" w:rsidR="00A22706" w:rsidRDefault="00A22706" w14:paraId="3A4116C5" w14:textId="77777777">
            <w:pPr>
              <w:rPr>
                <w:rFonts w:ascii="Aptos" w:hAnsi="Aptos" w:eastAsia="Aptos" w:cs="Aptos"/>
              </w:rPr>
            </w:pPr>
          </w:p>
        </w:tc>
      </w:tr>
      <w:tr w:rsidR="00492CB5" w:rsidTr="15B81D5A" w14:paraId="321C380F" w14:textId="77777777">
        <w:trPr>
          <w:trHeight w:val="106"/>
        </w:trPr>
        <w:tc>
          <w:tcPr>
            <w:tcW w:w="1343" w:type="dxa"/>
          </w:tcPr>
          <w:p w:rsidRPr="003A6D9F" w:rsidR="003B2CBC" w:rsidRDefault="003B2CBC" w14:paraId="18AAC837" w14:textId="77777777">
            <w:pPr>
              <w:rPr>
                <w:rFonts w:ascii="Aptos" w:hAnsi="Aptos" w:eastAsia="Aptos" w:cs="Aptos"/>
              </w:rPr>
            </w:pPr>
          </w:p>
        </w:tc>
        <w:tc>
          <w:tcPr>
            <w:tcW w:w="1443" w:type="dxa"/>
          </w:tcPr>
          <w:p w:rsidRPr="003A6D9F" w:rsidR="003B2CBC" w:rsidRDefault="003B2CBC" w14:paraId="6ACF921C" w14:textId="77777777">
            <w:pPr>
              <w:rPr>
                <w:rFonts w:ascii="Aptos" w:hAnsi="Aptos" w:eastAsia="Aptos" w:cs="Aptos"/>
              </w:rPr>
            </w:pPr>
          </w:p>
        </w:tc>
        <w:tc>
          <w:tcPr>
            <w:tcW w:w="2814" w:type="dxa"/>
            <w:tcMar>
              <w:left w:w="105" w:type="dxa"/>
              <w:right w:w="105" w:type="dxa"/>
            </w:tcMar>
          </w:tcPr>
          <w:p w:rsidRPr="00F32796" w:rsidR="00F32796" w:rsidP="00F32796" w:rsidRDefault="00F32796" w14:paraId="6E4581F3" w14:textId="77777777">
            <w:pPr>
              <w:rPr>
                <w:rFonts w:ascii="Aptos" w:hAnsi="Aptos" w:eastAsia="Aptos" w:cs="Aptos"/>
              </w:rPr>
            </w:pPr>
            <w:r w:rsidRPr="00F32796">
              <w:rPr>
                <w:rFonts w:ascii="Aptos" w:hAnsi="Aptos" w:eastAsia="Aptos" w:cs="Aptos"/>
              </w:rPr>
              <w:t xml:space="preserve">There are two main types of embeddings you’ll encounter: </w:t>
            </w:r>
            <w:r w:rsidRPr="00F32796">
              <w:rPr>
                <w:rFonts w:ascii="Aptos" w:hAnsi="Aptos" w:eastAsia="Aptos" w:cs="Aptos"/>
                <w:b/>
                <w:bCs/>
              </w:rPr>
              <w:t>dense</w:t>
            </w:r>
            <w:r w:rsidRPr="00F32796">
              <w:rPr>
                <w:rFonts w:ascii="Aptos" w:hAnsi="Aptos" w:eastAsia="Aptos" w:cs="Aptos"/>
              </w:rPr>
              <w:t xml:space="preserve"> and </w:t>
            </w:r>
            <w:r w:rsidRPr="00F32796">
              <w:rPr>
                <w:rFonts w:ascii="Aptos" w:hAnsi="Aptos" w:eastAsia="Aptos" w:cs="Aptos"/>
                <w:b/>
                <w:bCs/>
              </w:rPr>
              <w:t>sparse</w:t>
            </w:r>
            <w:r w:rsidRPr="00F32796">
              <w:rPr>
                <w:rFonts w:ascii="Aptos" w:hAnsi="Aptos" w:eastAsia="Aptos" w:cs="Aptos"/>
              </w:rPr>
              <w:t xml:space="preserve"> embeddings.</w:t>
            </w:r>
          </w:p>
          <w:p w:rsidRPr="00F32796" w:rsidR="00F32796" w:rsidP="00F32796" w:rsidRDefault="00F32796" w14:paraId="7B973DA9" w14:textId="422784A2">
            <w:pPr>
              <w:rPr>
                <w:rFonts w:ascii="Aptos" w:hAnsi="Aptos" w:eastAsia="Aptos" w:cs="Aptos"/>
              </w:rPr>
            </w:pPr>
            <w:r w:rsidRPr="00F32796">
              <w:rPr>
                <w:rFonts w:ascii="Aptos" w:hAnsi="Aptos" w:eastAsia="Aptos" w:cs="Aptos"/>
              </w:rPr>
              <w:t>Dense embeddings are continuous vectors where every dimension has a value. They capture deep semantic meaning. For example, queries like “adding new OpenSearch features” will match documents about “installing OpenSearch plugins,” even if the keywords are different. Dense embeddings are perfect for semantic search, recommendation systems, and retrieval</w:t>
            </w:r>
            <w:r w:rsidRPr="00F32796">
              <w:rPr>
                <w:rFonts w:ascii="Aptos" w:hAnsi="Aptos" w:eastAsia="Aptos" w:cs="Aptos"/>
              </w:rPr>
              <w:noBreakHyphen/>
            </w:r>
            <w:r w:rsidRPr="00F32796">
              <w:rPr>
                <w:rFonts w:ascii="Aptos" w:hAnsi="Aptos" w:eastAsia="Aptos" w:cs="Aptos"/>
              </w:rPr>
              <w:t>augmented generation applications.</w:t>
            </w:r>
          </w:p>
          <w:p w:rsidRPr="00F32796" w:rsidR="00F32796" w:rsidP="00F32796" w:rsidRDefault="00F32796" w14:paraId="74257C4B" w14:textId="01180086">
            <w:pPr>
              <w:rPr>
                <w:rFonts w:ascii="Aptos" w:hAnsi="Aptos" w:eastAsia="Aptos" w:cs="Aptos"/>
              </w:rPr>
            </w:pPr>
            <w:r w:rsidRPr="00F32796">
              <w:rPr>
                <w:rFonts w:ascii="Aptos" w:hAnsi="Aptos" w:eastAsia="Aptos" w:cs="Aptos"/>
              </w:rPr>
              <w:t xml:space="preserve">Sparse embeddings work very differently. These are extremely </w:t>
            </w:r>
            <w:r w:rsidRPr="393E2389" w:rsidR="13A3EFD9">
              <w:rPr>
                <w:rFonts w:ascii="Aptos" w:hAnsi="Aptos" w:eastAsia="Aptos" w:cs="Aptos"/>
              </w:rPr>
              <w:t>high</w:t>
            </w:r>
            <w:r w:rsidRPr="00F32796">
              <w:rPr>
                <w:rFonts w:ascii="Aptos" w:hAnsi="Aptos" w:eastAsia="Aptos" w:cs="Aptos"/>
              </w:rPr>
              <w:noBreakHyphen/>
            </w:r>
            <w:r w:rsidRPr="393E2389" w:rsidR="13A3EFD9">
              <w:rPr>
                <w:rFonts w:ascii="Aptos" w:hAnsi="Aptos" w:eastAsia="Aptos" w:cs="Aptos"/>
              </w:rPr>
              <w:t>dimensional</w:t>
            </w:r>
            <w:r w:rsidRPr="00F32796">
              <w:rPr>
                <w:rFonts w:ascii="Aptos" w:hAnsi="Aptos" w:eastAsia="Aptos" w:cs="Aptos"/>
              </w:rPr>
              <w:t xml:space="preserve"> vectors where most values are zero. Sparse embeddings emphasize </w:t>
            </w:r>
            <w:r w:rsidRPr="00F32796">
              <w:rPr>
                <w:rFonts w:ascii="Aptos" w:hAnsi="Aptos" w:eastAsia="Aptos" w:cs="Aptos"/>
                <w:b/>
                <w:bCs/>
              </w:rPr>
              <w:t>important terms</w:t>
            </w:r>
            <w:r w:rsidRPr="00F32796">
              <w:rPr>
                <w:rFonts w:ascii="Aptos" w:hAnsi="Aptos" w:eastAsia="Aptos" w:cs="Aptos"/>
              </w:rPr>
              <w:t xml:space="preserve"> rather than broad semantic meaning. They’re extremely fast, very inexpensive to store, and ideal for use cases where you combine lexical precision with neural flexibility—like hybrid search.</w:t>
            </w:r>
          </w:p>
          <w:p w:rsidRPr="00F32796" w:rsidR="00F32796" w:rsidP="00F32796" w:rsidRDefault="00F32796" w14:paraId="1F1FA765" w14:textId="77777777">
            <w:pPr>
              <w:rPr>
                <w:rFonts w:ascii="Aptos" w:hAnsi="Aptos" w:eastAsia="Aptos" w:cs="Aptos"/>
              </w:rPr>
            </w:pPr>
            <w:r w:rsidRPr="00F32796">
              <w:rPr>
                <w:rFonts w:ascii="Aptos" w:hAnsi="Aptos" w:eastAsia="Aptos" w:cs="Aptos"/>
              </w:rPr>
              <w:t xml:space="preserve">Dense embeddings give you the </w:t>
            </w:r>
            <w:r w:rsidRPr="00F32796">
              <w:rPr>
                <w:rFonts w:ascii="Aptos" w:hAnsi="Aptos" w:eastAsia="Aptos" w:cs="Aptos"/>
                <w:b/>
                <w:bCs/>
              </w:rPr>
              <w:t>best accuracy</w:t>
            </w:r>
            <w:r w:rsidRPr="00F32796">
              <w:rPr>
                <w:rFonts w:ascii="Aptos" w:hAnsi="Aptos" w:eastAsia="Aptos" w:cs="Aptos"/>
              </w:rPr>
              <w:t xml:space="preserve">, while sparse embeddings give you </w:t>
            </w:r>
            <w:r w:rsidRPr="00F32796">
              <w:rPr>
                <w:rFonts w:ascii="Aptos" w:hAnsi="Aptos" w:eastAsia="Aptos" w:cs="Aptos"/>
                <w:b/>
                <w:bCs/>
              </w:rPr>
              <w:t>the best efficiency</w:t>
            </w:r>
            <w:r w:rsidR="006B5CC9">
              <w:rPr>
                <w:rFonts w:ascii="Aptos" w:hAnsi="Aptos" w:eastAsia="Aptos" w:cs="Aptos"/>
                <w:b/>
                <w:bCs/>
              </w:rPr>
              <w:t xml:space="preserve"> in domain-specific or context-heavy scenarios</w:t>
            </w:r>
            <w:r w:rsidRPr="00F32796">
              <w:rPr>
                <w:rFonts w:ascii="Aptos" w:hAnsi="Aptos" w:eastAsia="Aptos" w:cs="Aptos"/>
              </w:rPr>
              <w:t>.</w:t>
            </w:r>
          </w:p>
          <w:p w:rsidRPr="00391A30" w:rsidR="003B2CBC" w:rsidP="00391A30" w:rsidRDefault="003B2CBC" w14:paraId="38253BDA" w14:textId="77777777">
            <w:pPr>
              <w:rPr>
                <w:rFonts w:ascii="Aptos" w:hAnsi="Aptos" w:eastAsia="Aptos" w:cs="Aptos"/>
              </w:rPr>
            </w:pPr>
          </w:p>
        </w:tc>
        <w:tc>
          <w:tcPr>
            <w:tcW w:w="3536" w:type="dxa"/>
            <w:tcMar>
              <w:left w:w="105" w:type="dxa"/>
              <w:right w:w="105" w:type="dxa"/>
            </w:tcMar>
          </w:tcPr>
          <w:p w:rsidRPr="00210DBF" w:rsidR="00210DBF" w:rsidP="00210DBF" w:rsidRDefault="00210DBF" w14:paraId="043F2DA9" w14:textId="77777777">
            <w:pPr>
              <w:rPr>
                <w:rFonts w:ascii="Aptos" w:hAnsi="Aptos" w:eastAsia="Aptos" w:cs="Aptos"/>
              </w:rPr>
            </w:pPr>
            <w:r w:rsidRPr="00210DBF">
              <w:rPr>
                <w:rFonts w:ascii="Aptos" w:hAnsi="Aptos" w:eastAsia="Aptos" w:cs="Aptos"/>
              </w:rPr>
              <w:t xml:space="preserve">  Split screen: </w:t>
            </w:r>
          </w:p>
          <w:p w:rsidRPr="00210DBF" w:rsidR="00210DBF" w:rsidP="00210DBF" w:rsidRDefault="00210DBF" w14:paraId="06C76472" w14:textId="77777777">
            <w:pPr>
              <w:numPr>
                <w:ilvl w:val="0"/>
                <w:numId w:val="20"/>
              </w:numPr>
              <w:rPr>
                <w:rFonts w:ascii="Aptos" w:hAnsi="Aptos" w:eastAsia="Aptos" w:cs="Aptos"/>
              </w:rPr>
            </w:pPr>
            <w:r w:rsidRPr="00210DBF">
              <w:rPr>
                <w:rFonts w:ascii="Aptos" w:hAnsi="Aptos" w:eastAsia="Aptos" w:cs="Aptos"/>
                <w:b/>
                <w:bCs/>
              </w:rPr>
              <w:t>Left:</w:t>
            </w:r>
            <w:r w:rsidRPr="00210DBF">
              <w:rPr>
                <w:rFonts w:ascii="Aptos" w:hAnsi="Aptos" w:eastAsia="Aptos" w:cs="Aptos"/>
              </w:rPr>
              <w:t xml:space="preserve"> Dense vector (compact, filled values)</w:t>
            </w:r>
          </w:p>
          <w:p w:rsidRPr="00210DBF" w:rsidR="00210DBF" w:rsidP="00210DBF" w:rsidRDefault="00210DBF" w14:paraId="2A6517CC" w14:textId="77777777">
            <w:pPr>
              <w:numPr>
                <w:ilvl w:val="0"/>
                <w:numId w:val="20"/>
              </w:numPr>
              <w:rPr>
                <w:rFonts w:ascii="Aptos" w:hAnsi="Aptos" w:eastAsia="Aptos" w:cs="Aptos"/>
              </w:rPr>
            </w:pPr>
            <w:r w:rsidRPr="00210DBF">
              <w:rPr>
                <w:rFonts w:ascii="Aptos" w:hAnsi="Aptos" w:eastAsia="Aptos" w:cs="Aptos"/>
                <w:b/>
                <w:bCs/>
              </w:rPr>
              <w:t>Right:</w:t>
            </w:r>
            <w:r w:rsidRPr="00210DBF">
              <w:rPr>
                <w:rFonts w:ascii="Aptos" w:hAnsi="Aptos" w:eastAsia="Aptos" w:cs="Aptos"/>
              </w:rPr>
              <w:t xml:space="preserve"> Sparse vector (very tall, mostly zeros)</w:t>
            </w:r>
          </w:p>
          <w:p w:rsidRPr="00210DBF" w:rsidR="00210DBF" w:rsidP="00210DBF" w:rsidRDefault="00210DBF" w14:paraId="034EB14C" w14:textId="77777777">
            <w:pPr>
              <w:rPr>
                <w:rFonts w:ascii="Aptos" w:hAnsi="Aptos" w:eastAsia="Aptos" w:cs="Aptos"/>
              </w:rPr>
            </w:pPr>
            <w:r w:rsidRPr="00210DBF">
              <w:rPr>
                <w:rFonts w:ascii="Aptos" w:hAnsi="Aptos" w:eastAsia="Aptos" w:cs="Aptos"/>
              </w:rPr>
              <w:t>  3</w:t>
            </w:r>
            <w:r w:rsidRPr="00210DBF">
              <w:rPr>
                <w:rFonts w:ascii="Aptos" w:hAnsi="Aptos" w:eastAsia="Aptos" w:cs="Aptos"/>
              </w:rPr>
              <w:noBreakHyphen/>
            </w:r>
            <w:r w:rsidRPr="00210DBF">
              <w:rPr>
                <w:rFonts w:ascii="Aptos" w:hAnsi="Aptos" w:eastAsia="Aptos" w:cs="Aptos"/>
              </w:rPr>
              <w:t>column comparison chart appears:</w:t>
            </w:r>
            <w:r w:rsidRPr="00210DBF">
              <w:rPr>
                <w:rFonts w:ascii="Aptos" w:hAnsi="Aptos" w:eastAsia="Aptos" w:cs="Aptos"/>
              </w:rPr>
              <w:br/>
            </w:r>
            <w:r w:rsidRPr="00210DBF">
              <w:rPr>
                <w:rFonts w:ascii="Aptos" w:hAnsi="Aptos" w:eastAsia="Aptos" w:cs="Aptos"/>
                <w:b/>
                <w:bCs/>
              </w:rPr>
              <w:t>Dense</w:t>
            </w:r>
            <w:r w:rsidRPr="00210DBF">
              <w:rPr>
                <w:rFonts w:ascii="Aptos" w:hAnsi="Aptos" w:eastAsia="Aptos" w:cs="Aptos"/>
              </w:rPr>
              <w:t xml:space="preserve"> | </w:t>
            </w:r>
            <w:r w:rsidRPr="00210DBF">
              <w:rPr>
                <w:rFonts w:ascii="Aptos" w:hAnsi="Aptos" w:eastAsia="Aptos" w:cs="Aptos"/>
                <w:b/>
                <w:bCs/>
              </w:rPr>
              <w:t>Sparse</w:t>
            </w:r>
            <w:r w:rsidRPr="00210DBF">
              <w:rPr>
                <w:rFonts w:ascii="Aptos" w:hAnsi="Aptos" w:eastAsia="Aptos" w:cs="Aptos"/>
              </w:rPr>
              <w:t xml:space="preserve"> | </w:t>
            </w:r>
            <w:r w:rsidRPr="00210DBF">
              <w:rPr>
                <w:rFonts w:ascii="Aptos" w:hAnsi="Aptos" w:eastAsia="Aptos" w:cs="Aptos"/>
                <w:b/>
                <w:bCs/>
              </w:rPr>
              <w:t>Use Case</w:t>
            </w:r>
            <w:r w:rsidRPr="00210DBF">
              <w:rPr>
                <w:rFonts w:ascii="Aptos" w:hAnsi="Aptos" w:eastAsia="Aptos" w:cs="Aptos"/>
              </w:rPr>
              <w:t xml:space="preserve"> </w:t>
            </w:r>
          </w:p>
          <w:p w:rsidRPr="00210DBF" w:rsidR="00210DBF" w:rsidP="00210DBF" w:rsidRDefault="00210DBF" w14:paraId="7CF46F52" w14:textId="77777777">
            <w:pPr>
              <w:rPr>
                <w:rFonts w:ascii="Aptos" w:hAnsi="Aptos" w:eastAsia="Aptos" w:cs="Aptos"/>
              </w:rPr>
            </w:pPr>
            <w:r w:rsidRPr="00210DBF">
              <w:rPr>
                <w:rFonts w:ascii="Aptos" w:hAnsi="Aptos" w:eastAsia="Aptos" w:cs="Aptos"/>
              </w:rPr>
              <w:t xml:space="preserve">  Icons for accuracy (dense) vs. speed (sparse) </w:t>
            </w:r>
          </w:p>
          <w:p w:rsidRPr="00210DBF" w:rsidR="00210DBF" w:rsidP="00210DBF" w:rsidRDefault="00210DBF" w14:paraId="485F9E44" w14:textId="77777777">
            <w:pPr>
              <w:rPr>
                <w:rFonts w:ascii="Aptos" w:hAnsi="Aptos" w:eastAsia="Aptos" w:cs="Aptos"/>
              </w:rPr>
            </w:pPr>
            <w:r w:rsidRPr="00210DBF">
              <w:rPr>
                <w:rFonts w:ascii="Aptos" w:hAnsi="Aptos" w:eastAsia="Aptos" w:cs="Aptos"/>
              </w:rPr>
              <w:t xml:space="preserve">  Semantic example: </w:t>
            </w:r>
          </w:p>
          <w:p w:rsidRPr="00210DBF" w:rsidR="00210DBF" w:rsidP="00210DBF" w:rsidRDefault="00210DBF" w14:paraId="174782D4" w14:textId="77777777">
            <w:pPr>
              <w:numPr>
                <w:ilvl w:val="0"/>
                <w:numId w:val="21"/>
              </w:numPr>
              <w:rPr>
                <w:rFonts w:ascii="Aptos" w:hAnsi="Aptos" w:eastAsia="Aptos" w:cs="Aptos"/>
              </w:rPr>
            </w:pPr>
            <w:r w:rsidRPr="00210DBF">
              <w:rPr>
                <w:rFonts w:ascii="Aptos" w:hAnsi="Aptos" w:eastAsia="Aptos" w:cs="Aptos"/>
              </w:rPr>
              <w:t>Query bubble: “How do I add OpenSearch features?”</w:t>
            </w:r>
          </w:p>
          <w:p w:rsidRPr="00210DBF" w:rsidR="00210DBF" w:rsidP="00210DBF" w:rsidRDefault="00210DBF" w14:paraId="2D72B69D" w14:textId="77777777">
            <w:pPr>
              <w:numPr>
                <w:ilvl w:val="0"/>
                <w:numId w:val="21"/>
              </w:numPr>
              <w:rPr>
                <w:rFonts w:ascii="Aptos" w:hAnsi="Aptos" w:eastAsia="Aptos" w:cs="Aptos"/>
              </w:rPr>
            </w:pPr>
            <w:r w:rsidRPr="00210DBF">
              <w:rPr>
                <w:rFonts w:ascii="Aptos" w:hAnsi="Aptos" w:eastAsia="Aptos" w:cs="Aptos"/>
              </w:rPr>
              <w:t>Highlighted document: “Installing OpenSearch plugins”</w:t>
            </w:r>
          </w:p>
          <w:p w:rsidRPr="00210DBF" w:rsidR="00210DBF" w:rsidP="00210DBF" w:rsidRDefault="00210DBF" w14:paraId="24D47656" w14:textId="77777777">
            <w:pPr>
              <w:rPr>
                <w:rFonts w:ascii="Aptos" w:hAnsi="Aptos" w:eastAsia="Aptos" w:cs="Aptos"/>
              </w:rPr>
            </w:pPr>
            <w:r w:rsidRPr="00210DBF">
              <w:rPr>
                <w:rFonts w:ascii="Aptos" w:hAnsi="Aptos" w:eastAsia="Aptos" w:cs="Aptos"/>
              </w:rPr>
              <w:t>  Bar chart animation showing cost differences</w:t>
            </w:r>
          </w:p>
          <w:p w:rsidRPr="00804C3E" w:rsidR="003B2CBC" w:rsidP="00804C3E" w:rsidRDefault="003B2CBC" w14:paraId="0775E175" w14:textId="7F1833C6">
            <w:pPr>
              <w:rPr>
                <w:rFonts w:ascii="Aptos" w:hAnsi="Aptos" w:eastAsia="Aptos" w:cs="Aptos"/>
              </w:rPr>
            </w:pPr>
          </w:p>
        </w:tc>
        <w:tc>
          <w:tcPr>
            <w:tcW w:w="1599" w:type="dxa"/>
          </w:tcPr>
          <w:p w:rsidRPr="003A6D9F" w:rsidR="003B2CBC" w:rsidRDefault="003B2CBC" w14:paraId="5056EF03" w14:textId="77777777">
            <w:pPr>
              <w:rPr>
                <w:rFonts w:ascii="Aptos" w:hAnsi="Aptos" w:eastAsia="Aptos" w:cs="Aptos"/>
              </w:rPr>
            </w:pPr>
          </w:p>
        </w:tc>
      </w:tr>
      <w:tr w:rsidR="00492CB5" w:rsidTr="15B81D5A" w14:paraId="101FC8E3" w14:textId="77777777">
        <w:trPr>
          <w:trHeight w:val="106"/>
        </w:trPr>
        <w:tc>
          <w:tcPr>
            <w:tcW w:w="1343" w:type="dxa"/>
          </w:tcPr>
          <w:p w:rsidRPr="003A6D9F" w:rsidR="009275DF" w:rsidRDefault="009275DF" w14:paraId="525848FC" w14:textId="77777777">
            <w:pPr>
              <w:rPr>
                <w:rFonts w:ascii="Aptos" w:hAnsi="Aptos" w:eastAsia="Aptos" w:cs="Aptos"/>
              </w:rPr>
            </w:pPr>
          </w:p>
        </w:tc>
        <w:tc>
          <w:tcPr>
            <w:tcW w:w="1443" w:type="dxa"/>
          </w:tcPr>
          <w:p w:rsidRPr="003A6D9F" w:rsidR="009275DF" w:rsidRDefault="009275DF" w14:paraId="1FF4E010" w14:textId="77777777">
            <w:pPr>
              <w:rPr>
                <w:rFonts w:ascii="Aptos" w:hAnsi="Aptos" w:eastAsia="Aptos" w:cs="Aptos"/>
              </w:rPr>
            </w:pPr>
          </w:p>
        </w:tc>
        <w:tc>
          <w:tcPr>
            <w:tcW w:w="2814" w:type="dxa"/>
            <w:tcMar>
              <w:left w:w="105" w:type="dxa"/>
              <w:right w:w="105" w:type="dxa"/>
            </w:tcMar>
          </w:tcPr>
          <w:p w:rsidRPr="001035D2" w:rsidR="001035D2" w:rsidP="001035D2" w:rsidRDefault="001035D2" w14:paraId="528E8703" w14:textId="77777777">
            <w:pPr>
              <w:rPr>
                <w:rFonts w:ascii="Aptos" w:hAnsi="Aptos" w:eastAsia="Aptos" w:cs="Aptos"/>
              </w:rPr>
            </w:pPr>
            <w:r w:rsidRPr="001035D2">
              <w:rPr>
                <w:rFonts w:ascii="Aptos" w:hAnsi="Aptos" w:eastAsia="Aptos" w:cs="Aptos"/>
              </w:rPr>
              <w:t>So how do you decide which processor to use?</w:t>
            </w:r>
          </w:p>
          <w:p w:rsidRPr="001035D2" w:rsidR="001035D2" w:rsidP="001035D2" w:rsidRDefault="001035D2" w14:paraId="40DE5754" w14:textId="77777777">
            <w:pPr>
              <w:rPr>
                <w:rFonts w:ascii="Aptos" w:hAnsi="Aptos" w:eastAsia="Aptos" w:cs="Aptos"/>
              </w:rPr>
            </w:pPr>
            <w:r w:rsidRPr="001035D2">
              <w:rPr>
                <w:rFonts w:ascii="Aptos" w:hAnsi="Aptos" w:eastAsia="Aptos" w:cs="Aptos"/>
              </w:rPr>
              <w:t xml:space="preserve">Start with your </w:t>
            </w:r>
            <w:r w:rsidRPr="001035D2">
              <w:rPr>
                <w:rFonts w:ascii="Aptos" w:hAnsi="Aptos" w:eastAsia="Aptos" w:cs="Aptos"/>
                <w:b/>
                <w:bCs/>
              </w:rPr>
              <w:t>use case</w:t>
            </w:r>
            <w:r w:rsidRPr="001035D2">
              <w:rPr>
                <w:rFonts w:ascii="Aptos" w:hAnsi="Aptos" w:eastAsia="Aptos" w:cs="Aptos"/>
              </w:rPr>
              <w:t>.</w:t>
            </w:r>
            <w:r w:rsidRPr="001035D2">
              <w:rPr>
                <w:rFonts w:ascii="Aptos" w:hAnsi="Aptos" w:eastAsia="Aptos" w:cs="Aptos"/>
              </w:rPr>
              <w:br/>
            </w:r>
            <w:r w:rsidRPr="001035D2">
              <w:rPr>
                <w:rFonts w:ascii="Aptos" w:hAnsi="Aptos" w:eastAsia="Aptos" w:cs="Aptos"/>
              </w:rPr>
              <w:t>If you need deep semantic understanding—like customer support search, content recommendations, or RAG retrieval—dense embeddings are the right choice. They understand context, relationships, and meaning.</w:t>
            </w:r>
          </w:p>
          <w:p w:rsidRPr="001035D2" w:rsidR="001035D2" w:rsidP="001035D2" w:rsidRDefault="001035D2" w14:paraId="2CC9182B" w14:textId="77777777">
            <w:pPr>
              <w:rPr>
                <w:rFonts w:ascii="Aptos" w:hAnsi="Aptos" w:eastAsia="Aptos" w:cs="Aptos"/>
              </w:rPr>
            </w:pPr>
            <w:r w:rsidRPr="001035D2">
              <w:rPr>
                <w:rFonts w:ascii="Aptos" w:hAnsi="Aptos" w:eastAsia="Aptos" w:cs="Aptos"/>
              </w:rPr>
              <w:t>But if you’re searching across massive datasets, or your application requires very low latency—like product search, log analytics, or filtering through millions of small documents—sparse embeddings will give you faster, cheaper performance with good enough relevance.</w:t>
            </w:r>
          </w:p>
          <w:p w:rsidRPr="001035D2" w:rsidR="001035D2" w:rsidP="001035D2" w:rsidRDefault="001035D2" w14:paraId="39B0FD9E" w14:textId="30B87BF2">
            <w:pPr>
              <w:rPr>
                <w:rFonts w:ascii="Aptos" w:hAnsi="Aptos" w:eastAsia="Aptos" w:cs="Aptos"/>
              </w:rPr>
            </w:pPr>
            <w:r w:rsidRPr="001035D2">
              <w:rPr>
                <w:rFonts w:ascii="Aptos" w:hAnsi="Aptos" w:eastAsia="Aptos" w:cs="Aptos"/>
              </w:rPr>
              <w:t xml:space="preserve">Next, consider </w:t>
            </w:r>
            <w:r w:rsidRPr="001035D2">
              <w:rPr>
                <w:rFonts w:ascii="Aptos" w:hAnsi="Aptos" w:eastAsia="Aptos" w:cs="Aptos"/>
                <w:b/>
                <w:bCs/>
              </w:rPr>
              <w:t>dimensionality</w:t>
            </w:r>
            <w:r w:rsidRPr="001035D2">
              <w:rPr>
                <w:rFonts w:ascii="Aptos" w:hAnsi="Aptos" w:eastAsia="Aptos" w:cs="Aptos"/>
              </w:rPr>
              <w:t>.</w:t>
            </w:r>
            <w:r w:rsidRPr="00776957">
              <w:rPr>
                <w:rFonts w:eastAsiaTheme="minorEastAsia"/>
              </w:rPr>
              <w:br/>
            </w:r>
            <w:r w:rsidRPr="79C1D0B7">
              <w:rPr>
                <w:rFonts w:ascii="Aptos" w:hAnsi="Aptos" w:eastAsia="Aptos" w:cs="Aptos"/>
              </w:rPr>
              <w:t>Higher</w:t>
            </w:r>
            <w:r w:rsidRPr="001035D2">
              <w:rPr>
                <w:rFonts w:ascii="Aptos" w:hAnsi="Aptos" w:eastAsia="Aptos" w:cs="Aptos"/>
              </w:rPr>
              <w:noBreakHyphen/>
            </w:r>
            <w:r w:rsidRPr="79C1D0B7">
              <w:rPr>
                <w:rFonts w:ascii="Aptos" w:hAnsi="Aptos" w:eastAsia="Aptos" w:cs="Aptos"/>
              </w:rPr>
              <w:t>dimensional</w:t>
            </w:r>
            <w:r w:rsidRPr="001035D2">
              <w:rPr>
                <w:rFonts w:ascii="Aptos" w:hAnsi="Aptos" w:eastAsia="Aptos" w:cs="Aptos"/>
              </w:rPr>
              <w:t xml:space="preserve"> dense embeddings often give you better nuance but cost more in storage and query time. Sparse embeddings often have tens of thousands of dimensions but remain efficient because most values are zero.</w:t>
            </w:r>
          </w:p>
          <w:p w:rsidRPr="001035D2" w:rsidR="001035D2" w:rsidP="001035D2" w:rsidRDefault="001035D2" w14:paraId="55FE61A0" w14:textId="77777777">
            <w:pPr>
              <w:rPr>
                <w:rFonts w:ascii="Aptos" w:hAnsi="Aptos" w:eastAsia="Aptos" w:cs="Aptos"/>
              </w:rPr>
            </w:pPr>
            <w:r w:rsidRPr="001035D2">
              <w:rPr>
                <w:rFonts w:ascii="Aptos" w:hAnsi="Aptos" w:eastAsia="Aptos" w:cs="Aptos"/>
              </w:rPr>
              <w:t xml:space="preserve">You should also think about </w:t>
            </w:r>
            <w:r w:rsidRPr="001035D2">
              <w:rPr>
                <w:rFonts w:ascii="Aptos" w:hAnsi="Aptos" w:eastAsia="Aptos" w:cs="Aptos"/>
                <w:b/>
                <w:bCs/>
              </w:rPr>
              <w:t>pipeline cost</w:t>
            </w:r>
            <w:r w:rsidRPr="001035D2">
              <w:rPr>
                <w:rFonts w:ascii="Aptos" w:hAnsi="Aptos" w:eastAsia="Aptos" w:cs="Aptos"/>
              </w:rPr>
              <w:t>:</w:t>
            </w:r>
            <w:r w:rsidRPr="001035D2">
              <w:rPr>
                <w:rFonts w:ascii="Aptos" w:hAnsi="Aptos" w:eastAsia="Aptos" w:cs="Aptos"/>
              </w:rPr>
              <w:br/>
            </w:r>
            <w:r w:rsidRPr="001035D2">
              <w:rPr>
                <w:rFonts w:ascii="Aptos" w:hAnsi="Aptos" w:eastAsia="Aptos" w:cs="Aptos"/>
              </w:rPr>
              <w:t>Dense models use more compute during ingestion and search. Sparse models tend to be lighter and easier to scale horizontally.</w:t>
            </w:r>
          </w:p>
          <w:p w:rsidRPr="001035D2" w:rsidR="001035D2" w:rsidP="001035D2" w:rsidRDefault="001035D2" w14:paraId="1AF41F0E" w14:textId="732ABC02">
            <w:pPr>
              <w:rPr>
                <w:rFonts w:ascii="Aptos" w:hAnsi="Aptos" w:eastAsia="Aptos" w:cs="Aptos"/>
              </w:rPr>
            </w:pPr>
            <w:r w:rsidRPr="001035D2">
              <w:rPr>
                <w:rFonts w:ascii="Aptos" w:hAnsi="Aptos" w:eastAsia="Aptos" w:cs="Aptos"/>
              </w:rPr>
              <w:t>This is why there’s no one</w:t>
            </w:r>
            <w:r w:rsidRPr="001035D2">
              <w:rPr>
                <w:rFonts w:ascii="Aptos" w:hAnsi="Aptos" w:eastAsia="Aptos" w:cs="Aptos"/>
              </w:rPr>
              <w:noBreakHyphen/>
            </w:r>
            <w:r w:rsidRPr="001035D2">
              <w:rPr>
                <w:rFonts w:ascii="Aptos" w:hAnsi="Aptos" w:eastAsia="Aptos" w:cs="Aptos"/>
              </w:rPr>
              <w:t>size</w:t>
            </w:r>
            <w:r w:rsidRPr="001035D2">
              <w:rPr>
                <w:rFonts w:ascii="Aptos" w:hAnsi="Aptos" w:eastAsia="Aptos" w:cs="Aptos"/>
              </w:rPr>
              <w:noBreakHyphen/>
            </w:r>
            <w:r w:rsidRPr="001035D2">
              <w:rPr>
                <w:rFonts w:ascii="Aptos" w:hAnsi="Aptos" w:eastAsia="Aptos" w:cs="Aptos"/>
              </w:rPr>
              <w:t>fits</w:t>
            </w:r>
            <w:r w:rsidRPr="001035D2">
              <w:rPr>
                <w:rFonts w:ascii="Aptos" w:hAnsi="Aptos" w:eastAsia="Aptos" w:cs="Aptos"/>
              </w:rPr>
              <w:noBreakHyphen/>
            </w:r>
            <w:r w:rsidRPr="001035D2">
              <w:rPr>
                <w:rFonts w:ascii="Aptos" w:hAnsi="Aptos" w:eastAsia="Aptos" w:cs="Aptos"/>
              </w:rPr>
              <w:t>all embedding processor. The ideal choice depends on your performance goals, your accuracy needs, and the size of your data.</w:t>
            </w:r>
          </w:p>
          <w:p w:rsidRPr="00391A30" w:rsidR="009275DF" w:rsidP="00391A30" w:rsidRDefault="009275DF" w14:paraId="10448A9A" w14:textId="77777777">
            <w:pPr>
              <w:rPr>
                <w:rFonts w:ascii="Aptos" w:hAnsi="Aptos" w:eastAsia="Aptos" w:cs="Aptos"/>
              </w:rPr>
            </w:pPr>
          </w:p>
        </w:tc>
        <w:tc>
          <w:tcPr>
            <w:tcW w:w="3536" w:type="dxa"/>
            <w:tcMar>
              <w:left w:w="105" w:type="dxa"/>
              <w:right w:w="105" w:type="dxa"/>
            </w:tcMar>
          </w:tcPr>
          <w:p w:rsidRPr="001E4E56" w:rsidR="001E4E56" w:rsidP="001E4E56" w:rsidRDefault="001E4E56" w14:paraId="7B791D7D" w14:textId="77777777">
            <w:pPr>
              <w:rPr>
                <w:rFonts w:ascii="Aptos" w:hAnsi="Aptos" w:eastAsia="Aptos" w:cs="Aptos"/>
              </w:rPr>
            </w:pPr>
            <w:r w:rsidRPr="001E4E56">
              <w:rPr>
                <w:rFonts w:ascii="Aptos" w:hAnsi="Aptos" w:eastAsia="Aptos" w:cs="Aptos"/>
              </w:rPr>
              <w:t xml:space="preserve">  Decision tree animation: </w:t>
            </w:r>
          </w:p>
          <w:p w:rsidRPr="001E4E56" w:rsidR="001E4E56" w:rsidP="001E4E56" w:rsidRDefault="001E4E56" w14:paraId="706D4F8D" w14:textId="77777777">
            <w:pPr>
              <w:numPr>
                <w:ilvl w:val="0"/>
                <w:numId w:val="22"/>
              </w:numPr>
              <w:rPr>
                <w:rFonts w:ascii="Aptos" w:hAnsi="Aptos" w:eastAsia="Aptos" w:cs="Aptos"/>
              </w:rPr>
            </w:pPr>
            <w:r w:rsidRPr="001E4E56">
              <w:rPr>
                <w:rFonts w:ascii="Aptos" w:hAnsi="Aptos" w:eastAsia="Aptos" w:cs="Aptos"/>
              </w:rPr>
              <w:t>“Need semantic accuracy?” → Dense</w:t>
            </w:r>
          </w:p>
          <w:p w:rsidRPr="001E4E56" w:rsidR="001E4E56" w:rsidP="001E4E56" w:rsidRDefault="001E4E56" w14:paraId="2C91B9E7" w14:textId="77777777">
            <w:pPr>
              <w:numPr>
                <w:ilvl w:val="0"/>
                <w:numId w:val="22"/>
              </w:numPr>
              <w:rPr>
                <w:rFonts w:ascii="Aptos" w:hAnsi="Aptos" w:eastAsia="Aptos" w:cs="Aptos"/>
              </w:rPr>
            </w:pPr>
            <w:r w:rsidRPr="001E4E56">
              <w:rPr>
                <w:rFonts w:ascii="Aptos" w:hAnsi="Aptos" w:eastAsia="Aptos" w:cs="Aptos"/>
              </w:rPr>
              <w:t>“Need scale &amp; speed?” → Sparse</w:t>
            </w:r>
          </w:p>
          <w:p w:rsidRPr="001E4E56" w:rsidR="001E4E56" w:rsidP="001E4E56" w:rsidRDefault="001E4E56" w14:paraId="6D959920" w14:textId="77777777">
            <w:pPr>
              <w:rPr>
                <w:rFonts w:ascii="Aptos" w:hAnsi="Aptos" w:eastAsia="Aptos" w:cs="Aptos"/>
              </w:rPr>
            </w:pPr>
            <w:r w:rsidRPr="001E4E56">
              <w:rPr>
                <w:rFonts w:ascii="Aptos" w:hAnsi="Aptos" w:eastAsia="Aptos" w:cs="Aptos"/>
              </w:rPr>
              <w:t xml:space="preserve">  Dimensionality slider showing the accuracy vs. cost curve </w:t>
            </w:r>
          </w:p>
          <w:p w:rsidRPr="001E4E56" w:rsidR="001E4E56" w:rsidP="001E4E56" w:rsidRDefault="001E4E56" w14:paraId="1F204209" w14:textId="77777777">
            <w:pPr>
              <w:rPr>
                <w:rFonts w:ascii="Aptos" w:hAnsi="Aptos" w:eastAsia="Aptos" w:cs="Aptos"/>
              </w:rPr>
            </w:pPr>
            <w:r w:rsidRPr="001E4E56">
              <w:rPr>
                <w:rFonts w:ascii="Aptos" w:hAnsi="Aptos" w:eastAsia="Aptos" w:cs="Aptos"/>
              </w:rPr>
              <w:t xml:space="preserve">  Pipeline cost graph comparing dense vs. sparse embedding time </w:t>
            </w:r>
          </w:p>
          <w:p w:rsidRPr="001E4E56" w:rsidR="001E4E56" w:rsidP="001E4E56" w:rsidRDefault="001E4E56" w14:paraId="33920BD7" w14:textId="77777777">
            <w:pPr>
              <w:rPr>
                <w:rFonts w:ascii="Aptos" w:hAnsi="Aptos" w:eastAsia="Aptos" w:cs="Aptos"/>
              </w:rPr>
            </w:pPr>
            <w:r w:rsidRPr="001E4E56">
              <w:rPr>
                <w:rFonts w:ascii="Aptos" w:hAnsi="Aptos" w:eastAsia="Aptos" w:cs="Aptos"/>
              </w:rPr>
              <w:t>  Real</w:t>
            </w:r>
            <w:r w:rsidRPr="001E4E56">
              <w:rPr>
                <w:rFonts w:ascii="Aptos" w:hAnsi="Aptos" w:eastAsia="Aptos" w:cs="Aptos"/>
              </w:rPr>
              <w:noBreakHyphen/>
            </w:r>
            <w:r w:rsidRPr="001E4E56">
              <w:rPr>
                <w:rFonts w:ascii="Aptos" w:hAnsi="Aptos" w:eastAsia="Aptos" w:cs="Aptos"/>
              </w:rPr>
              <w:t xml:space="preserve">world examples appear as cards: </w:t>
            </w:r>
          </w:p>
          <w:p w:rsidRPr="001E4E56" w:rsidR="001E4E56" w:rsidP="001E4E56" w:rsidRDefault="001E4E56" w14:paraId="04DD1645" w14:textId="77777777">
            <w:pPr>
              <w:numPr>
                <w:ilvl w:val="0"/>
                <w:numId w:val="23"/>
              </w:numPr>
              <w:rPr>
                <w:rFonts w:ascii="Aptos" w:hAnsi="Aptos" w:eastAsia="Aptos" w:cs="Aptos"/>
              </w:rPr>
            </w:pPr>
            <w:r w:rsidRPr="001E4E56">
              <w:rPr>
                <w:rFonts w:ascii="Aptos" w:hAnsi="Aptos" w:eastAsia="Aptos" w:cs="Aptos"/>
              </w:rPr>
              <w:t>Customer Support → Dense</w:t>
            </w:r>
          </w:p>
          <w:p w:rsidRPr="001E4E56" w:rsidR="001E4E56" w:rsidP="001E4E56" w:rsidRDefault="001E4E56" w14:paraId="30ABFC68" w14:textId="77777777">
            <w:pPr>
              <w:numPr>
                <w:ilvl w:val="0"/>
                <w:numId w:val="23"/>
              </w:numPr>
              <w:rPr>
                <w:rFonts w:ascii="Aptos" w:hAnsi="Aptos" w:eastAsia="Aptos" w:cs="Aptos"/>
              </w:rPr>
            </w:pPr>
            <w:r w:rsidRPr="001E4E56">
              <w:rPr>
                <w:rFonts w:ascii="Aptos" w:hAnsi="Aptos" w:eastAsia="Aptos" w:cs="Aptos"/>
              </w:rPr>
              <w:t>E</w:t>
            </w:r>
            <w:r w:rsidRPr="001E4E56">
              <w:rPr>
                <w:rFonts w:ascii="Aptos" w:hAnsi="Aptos" w:eastAsia="Aptos" w:cs="Aptos"/>
              </w:rPr>
              <w:noBreakHyphen/>
            </w:r>
            <w:r w:rsidRPr="001E4E56">
              <w:rPr>
                <w:rFonts w:ascii="Aptos" w:hAnsi="Aptos" w:eastAsia="Aptos" w:cs="Aptos"/>
              </w:rPr>
              <w:t>commerce Search → Sparse</w:t>
            </w:r>
          </w:p>
          <w:p w:rsidRPr="001E4E56" w:rsidR="001E4E56" w:rsidP="001E4E56" w:rsidRDefault="001E4E56" w14:paraId="50FEE31E" w14:textId="77777777">
            <w:pPr>
              <w:numPr>
                <w:ilvl w:val="0"/>
                <w:numId w:val="23"/>
              </w:numPr>
              <w:rPr>
                <w:rFonts w:ascii="Aptos" w:hAnsi="Aptos" w:eastAsia="Aptos" w:cs="Aptos"/>
              </w:rPr>
            </w:pPr>
            <w:r w:rsidRPr="001E4E56">
              <w:rPr>
                <w:rFonts w:ascii="Aptos" w:hAnsi="Aptos" w:eastAsia="Aptos" w:cs="Aptos"/>
              </w:rPr>
              <w:t>RAG Retrieval → Dense</w:t>
            </w:r>
          </w:p>
          <w:p w:rsidRPr="001E4E56" w:rsidR="001E4E56" w:rsidP="001E4E56" w:rsidRDefault="001E4E56" w14:paraId="5D5BDEB9" w14:textId="77777777">
            <w:pPr>
              <w:numPr>
                <w:ilvl w:val="0"/>
                <w:numId w:val="23"/>
              </w:numPr>
              <w:rPr>
                <w:rFonts w:ascii="Aptos" w:hAnsi="Aptos" w:eastAsia="Aptos" w:cs="Aptos"/>
              </w:rPr>
            </w:pPr>
            <w:r w:rsidRPr="001E4E56">
              <w:rPr>
                <w:rFonts w:ascii="Aptos" w:hAnsi="Aptos" w:eastAsia="Aptos" w:cs="Aptos"/>
              </w:rPr>
              <w:t>Logging/Monitoring → Sparse</w:t>
            </w:r>
          </w:p>
          <w:p w:rsidRPr="00804C3E" w:rsidR="009275DF" w:rsidP="00804C3E" w:rsidRDefault="009275DF" w14:paraId="3085DFAF" w14:textId="77777777">
            <w:pPr>
              <w:rPr>
                <w:rFonts w:ascii="Aptos" w:hAnsi="Aptos" w:eastAsia="Aptos" w:cs="Aptos"/>
              </w:rPr>
            </w:pPr>
          </w:p>
        </w:tc>
        <w:tc>
          <w:tcPr>
            <w:tcW w:w="1599" w:type="dxa"/>
          </w:tcPr>
          <w:p w:rsidRPr="003A6D9F" w:rsidR="009275DF" w:rsidRDefault="009275DF" w14:paraId="1AE2F6B9" w14:textId="77777777">
            <w:pPr>
              <w:rPr>
                <w:rFonts w:ascii="Aptos" w:hAnsi="Aptos" w:eastAsia="Aptos" w:cs="Aptos"/>
              </w:rPr>
            </w:pPr>
          </w:p>
        </w:tc>
      </w:tr>
      <w:tr w:rsidR="00492CB5" w:rsidTr="15B81D5A" w14:paraId="54E5E111" w14:textId="77777777">
        <w:trPr>
          <w:trHeight w:val="106"/>
        </w:trPr>
        <w:tc>
          <w:tcPr>
            <w:tcW w:w="1343" w:type="dxa"/>
          </w:tcPr>
          <w:p w:rsidRPr="003A6D9F" w:rsidR="00001C3B" w:rsidRDefault="00001C3B" w14:paraId="73A108FC" w14:textId="77777777">
            <w:pPr>
              <w:rPr>
                <w:rFonts w:ascii="Aptos" w:hAnsi="Aptos" w:eastAsia="Aptos" w:cs="Aptos"/>
              </w:rPr>
            </w:pPr>
          </w:p>
        </w:tc>
        <w:tc>
          <w:tcPr>
            <w:tcW w:w="1443" w:type="dxa"/>
          </w:tcPr>
          <w:p w:rsidRPr="003A6D9F" w:rsidR="00001C3B" w:rsidRDefault="00001C3B" w14:paraId="03E29D38" w14:textId="77777777">
            <w:pPr>
              <w:rPr>
                <w:rFonts w:ascii="Aptos" w:hAnsi="Aptos" w:eastAsia="Aptos" w:cs="Aptos"/>
              </w:rPr>
            </w:pPr>
          </w:p>
        </w:tc>
        <w:tc>
          <w:tcPr>
            <w:tcW w:w="2814" w:type="dxa"/>
            <w:tcMar>
              <w:left w:w="105" w:type="dxa"/>
              <w:right w:w="105" w:type="dxa"/>
            </w:tcMar>
          </w:tcPr>
          <w:p w:rsidR="00001C3B" w:rsidP="00001C3B" w:rsidRDefault="00001C3B" w14:paraId="36FB8D3D" w14:textId="497B85BF">
            <w:pPr>
              <w:rPr>
                <w:rFonts w:ascii="Aptos" w:hAnsi="Aptos" w:eastAsia="Aptos" w:cs="Aptos"/>
              </w:rPr>
            </w:pPr>
            <w:commentRangeStart w:id="152"/>
            <w:commentRangeStart w:id="153"/>
            <w:r w:rsidRPr="00001C3B">
              <w:rPr>
                <w:rFonts w:ascii="Aptos" w:hAnsi="Aptos" w:eastAsia="Aptos" w:cs="Aptos"/>
              </w:rPr>
              <w:t xml:space="preserve">Choosing the right text embedding processor is critical for building fast, accurate, and </w:t>
            </w:r>
            <w:r w:rsidRPr="15B81D5A" w:rsidR="5FD73125">
              <w:rPr>
                <w:rFonts w:ascii="Aptos" w:hAnsi="Aptos" w:eastAsia="Aptos" w:cs="Aptos"/>
              </w:rPr>
              <w:t>cost</w:t>
            </w:r>
            <w:r w:rsidRPr="00001C3B">
              <w:rPr>
                <w:rFonts w:ascii="Aptos" w:hAnsi="Aptos" w:eastAsia="Aptos" w:cs="Aptos"/>
              </w:rPr>
              <w:noBreakHyphen/>
            </w:r>
            <w:r w:rsidRPr="15B81D5A" w:rsidR="5FD73125">
              <w:rPr>
                <w:rFonts w:ascii="Aptos" w:hAnsi="Aptos" w:eastAsia="Aptos" w:cs="Aptos"/>
              </w:rPr>
              <w:t>effective</w:t>
            </w:r>
            <w:r w:rsidRPr="00001C3B">
              <w:rPr>
                <w:rFonts w:ascii="Aptos" w:hAnsi="Aptos" w:eastAsia="Aptos" w:cs="Aptos"/>
              </w:rPr>
              <w:t xml:space="preserve"> AI search in OpenSearch. Dense embeddings give you powerful semantic search. Sparse embeddings give you speed, scale, and efficiency. Your job is to match the processor to your use case and balance accuracy with performance.</w:t>
            </w:r>
            <w:commentRangeEnd w:id="152"/>
            <w:r w:rsidR="0018546D">
              <w:rPr>
                <w:rStyle w:val="CommentReference"/>
                <w:rFonts w:ascii="Aptos" w:hAnsi="Aptos" w:eastAsia="Aptos" w:cs="Aptos"/>
                <w:sz w:val="24"/>
                <w:szCs w:val="24"/>
              </w:rPr>
              <w:commentReference w:id="152"/>
            </w:r>
            <w:commentRangeEnd w:id="153"/>
            <w:r>
              <w:rPr>
                <w:rStyle w:val="CommentReference"/>
              </w:rPr>
              <w:commentReference w:id="153"/>
            </w:r>
          </w:p>
          <w:p w:rsidR="00013762" w:rsidP="00001C3B" w:rsidRDefault="00013762" w14:paraId="0931BFFF" w14:textId="77777777">
            <w:pPr>
              <w:rPr>
                <w:rFonts w:ascii="Aptos" w:hAnsi="Aptos" w:eastAsia="Aptos" w:cs="Aptos"/>
              </w:rPr>
            </w:pPr>
          </w:p>
          <w:p w:rsidRPr="00001C3B" w:rsidR="00013762" w:rsidP="00001C3B" w:rsidRDefault="00013762" w14:paraId="7FB153F1" w14:textId="787BC7E1">
            <w:pPr>
              <w:rPr>
                <w:rFonts w:ascii="Aptos" w:hAnsi="Aptos" w:eastAsia="Aptos" w:cs="Aptos"/>
              </w:rPr>
            </w:pPr>
            <w:r>
              <w:rPr>
                <w:rFonts w:ascii="Aptos" w:hAnsi="Aptos" w:eastAsia="Aptos" w:cs="Aptos"/>
              </w:rPr>
              <w:t xml:space="preserve">For instance, in our bookstore example, </w:t>
            </w:r>
            <w:r w:rsidR="00571895">
              <w:rPr>
                <w:rFonts w:ascii="Aptos" w:hAnsi="Aptos" w:eastAsia="Aptos" w:cs="Aptos"/>
              </w:rPr>
              <w:t>looking for titles of books would be a good application of hybrid search; you want titles exactly like and similar to the query.</w:t>
            </w:r>
          </w:p>
          <w:p w:rsidR="00AF7915" w:rsidP="4DD9E77E" w:rsidRDefault="00AF7915" w14:paraId="07AA56C2" w14:textId="77777777">
            <w:pPr>
              <w:rPr>
                <w:rFonts w:ascii="Aptos" w:hAnsi="Aptos" w:eastAsia="Aptos" w:cs="Aptos"/>
              </w:rPr>
            </w:pPr>
          </w:p>
          <w:p w:rsidRPr="00001C3B" w:rsidR="00001C3B" w:rsidP="00001C3B" w:rsidRDefault="00001C3B" w14:paraId="6B662E01" w14:textId="77777777">
            <w:pPr>
              <w:rPr>
                <w:rFonts w:ascii="Aptos" w:hAnsi="Aptos" w:eastAsia="Aptos" w:cs="Aptos"/>
              </w:rPr>
            </w:pPr>
            <w:r w:rsidRPr="00001C3B">
              <w:rPr>
                <w:rFonts w:ascii="Aptos" w:hAnsi="Aptos" w:eastAsia="Aptos" w:cs="Aptos"/>
              </w:rPr>
              <w:t>In our next lesson, we’ll explore how the ML Commons plugin manages the full lifecycle of these models—from registration to deployment to teardown—so you can maintain and scale your OpenSearch AI system with confidence.</w:t>
            </w:r>
          </w:p>
          <w:p w:rsidRPr="001035D2" w:rsidR="00001C3B" w:rsidP="001035D2" w:rsidRDefault="00001C3B" w14:paraId="27B60F96" w14:textId="77777777">
            <w:pPr>
              <w:rPr>
                <w:rFonts w:ascii="Aptos" w:hAnsi="Aptos" w:eastAsia="Aptos" w:cs="Aptos"/>
              </w:rPr>
            </w:pPr>
          </w:p>
        </w:tc>
        <w:tc>
          <w:tcPr>
            <w:tcW w:w="3536" w:type="dxa"/>
            <w:tcMar>
              <w:left w:w="105" w:type="dxa"/>
              <w:right w:w="105" w:type="dxa"/>
            </w:tcMar>
          </w:tcPr>
          <w:p w:rsidRPr="006F49AD" w:rsidR="006F49AD" w:rsidP="006F49AD" w:rsidRDefault="006F49AD" w14:paraId="000EF746" w14:textId="77777777">
            <w:pPr>
              <w:rPr>
                <w:rFonts w:ascii="Aptos" w:hAnsi="Aptos" w:eastAsia="Aptos" w:cs="Aptos"/>
              </w:rPr>
            </w:pPr>
            <w:r w:rsidRPr="006F49AD">
              <w:rPr>
                <w:rFonts w:ascii="Aptos" w:hAnsi="Aptos" w:eastAsia="Aptos" w:cs="Aptos"/>
              </w:rPr>
              <w:t xml:space="preserve">  Summary icons: </w:t>
            </w:r>
          </w:p>
          <w:p w:rsidRPr="006F49AD" w:rsidR="006F49AD" w:rsidP="006F49AD" w:rsidRDefault="006F49AD" w14:paraId="5930EE27" w14:textId="77777777">
            <w:pPr>
              <w:numPr>
                <w:ilvl w:val="0"/>
                <w:numId w:val="24"/>
              </w:numPr>
              <w:rPr>
                <w:rFonts w:ascii="Aptos" w:hAnsi="Aptos" w:eastAsia="Aptos" w:cs="Aptos"/>
              </w:rPr>
            </w:pPr>
            <w:r w:rsidRPr="006F49AD">
              <w:rPr>
                <w:rFonts w:ascii="Aptos" w:hAnsi="Aptos" w:eastAsia="Aptos" w:cs="Aptos"/>
              </w:rPr>
              <w:t>Dense → brain/semantic icon</w:t>
            </w:r>
          </w:p>
          <w:p w:rsidRPr="006F49AD" w:rsidR="006F49AD" w:rsidP="006F49AD" w:rsidRDefault="006F49AD" w14:paraId="452D3113" w14:textId="77777777">
            <w:pPr>
              <w:numPr>
                <w:ilvl w:val="0"/>
                <w:numId w:val="24"/>
              </w:numPr>
              <w:rPr>
                <w:rFonts w:ascii="Aptos" w:hAnsi="Aptos" w:eastAsia="Aptos" w:cs="Aptos"/>
              </w:rPr>
            </w:pPr>
            <w:r w:rsidRPr="006F49AD">
              <w:rPr>
                <w:rFonts w:ascii="Aptos" w:hAnsi="Aptos" w:eastAsia="Aptos" w:cs="Aptos"/>
              </w:rPr>
              <w:t>Sparse → lightning bolt for speed</w:t>
            </w:r>
          </w:p>
          <w:p w:rsidRPr="006F49AD" w:rsidR="006F49AD" w:rsidP="006F49AD" w:rsidRDefault="006F49AD" w14:paraId="71C08462" w14:textId="738E7F83">
            <w:pPr>
              <w:rPr>
                <w:rFonts w:ascii="Aptos" w:hAnsi="Aptos" w:eastAsia="Aptos" w:cs="Aptos"/>
              </w:rPr>
            </w:pPr>
            <w:r w:rsidRPr="006F49AD">
              <w:rPr>
                <w:rFonts w:ascii="Aptos" w:hAnsi="Aptos" w:eastAsia="Aptos" w:cs="Aptos"/>
              </w:rPr>
              <w:t>  Highlight: “Accuracy vs. Efficiency</w:t>
            </w:r>
            <w:r w:rsidR="006A0D56">
              <w:rPr>
                <w:rFonts w:ascii="Aptos" w:hAnsi="Aptos" w:eastAsia="Aptos" w:cs="Aptos"/>
              </w:rPr>
              <w:t xml:space="preserve"> in specialized context-heavy scenarios</w:t>
            </w:r>
            <w:r w:rsidRPr="006F49AD">
              <w:rPr>
                <w:rFonts w:ascii="Aptos" w:hAnsi="Aptos" w:eastAsia="Aptos" w:cs="Aptos"/>
              </w:rPr>
              <w:t>”</w:t>
            </w:r>
          </w:p>
          <w:p w:rsidRPr="001E4E56" w:rsidR="00001C3B" w:rsidP="001E4E56" w:rsidRDefault="00001C3B" w14:paraId="0E80C7B6" w14:textId="77777777">
            <w:pPr>
              <w:rPr>
                <w:rFonts w:ascii="Aptos" w:hAnsi="Aptos" w:eastAsia="Aptos" w:cs="Aptos"/>
              </w:rPr>
            </w:pPr>
          </w:p>
        </w:tc>
        <w:tc>
          <w:tcPr>
            <w:tcW w:w="1599" w:type="dxa"/>
          </w:tcPr>
          <w:p w:rsidRPr="003A6D9F" w:rsidR="00001C3B" w:rsidRDefault="00001C3B" w14:paraId="7D7A38E7" w14:textId="77777777">
            <w:pPr>
              <w:rPr>
                <w:rFonts w:ascii="Aptos" w:hAnsi="Aptos" w:eastAsia="Aptos" w:cs="Aptos"/>
              </w:rPr>
            </w:pPr>
          </w:p>
        </w:tc>
      </w:tr>
    </w:tbl>
    <w:p w:rsidR="00705991" w:rsidP="008C0B5B" w:rsidRDefault="008C0B5B" w14:paraId="2CA7988A" w14:textId="58B6A2C8">
      <w:bookmarkStart w:name="_Toc1303479479" w:id="157"/>
      <w:bookmarkStart w:name="_Toc1050666338" w:id="158"/>
      <w:bookmarkStart w:name="_Toc349459443" w:id="159"/>
      <w:bookmarkStart w:name="_Toc594293694" w:id="160"/>
      <w:bookmarkStart w:name="_Toc986054798" w:id="161"/>
      <w:bookmarkStart w:name="_Toc1047830853" w:id="162"/>
      <w:r w:rsidRPr="00776957">
        <w:rPr>
          <w:rStyle w:val="Heading2Char"/>
        </w:rPr>
        <w:t>Lesson 2-</w:t>
      </w:r>
      <w:bookmarkEnd w:id="157"/>
      <w:bookmarkEnd w:id="158"/>
      <w:bookmarkEnd w:id="159"/>
      <w:r w:rsidR="00705991">
        <w:rPr>
          <w:rStyle w:val="Heading2Char"/>
        </w:rPr>
        <w:t>4</w:t>
      </w:r>
      <w:r w:rsidR="006244BC">
        <w:rPr>
          <w:rStyle w:val="Heading2Char"/>
        </w:rPr>
        <w:t>: AI model management with ML Commons</w:t>
      </w:r>
      <w:bookmarkEnd w:id="160"/>
      <w:bookmarkEnd w:id="161"/>
      <w:bookmarkEnd w:id="162"/>
      <w:r>
        <w:t xml:space="preserve"> </w:t>
      </w:r>
    </w:p>
    <w:p w:rsidRPr="00B8175C" w:rsidR="00B8175C" w:rsidP="00B8175C" w:rsidRDefault="00705991" w14:paraId="430DFF38" w14:textId="25BBBFF7">
      <w:pPr>
        <w:rPr>
          <w:ins w:author="Yancey, Michelle" w:date="2026-04-03T16:57:00Z" w:id="163"/>
          <w:rFonts w:ascii="system-ui" w:hAnsi="system-ui" w:eastAsia="system-ui" w:cs="system-ui"/>
          <w:i/>
          <w:iCs/>
          <w:color w:val="333333"/>
          <w:sz w:val="19"/>
          <w:szCs w:val="19"/>
        </w:rPr>
      </w:pPr>
      <w:r>
        <w:t>Lesson</w:t>
      </w:r>
      <w:r w:rsidR="008C0B5B">
        <w:t xml:space="preserve"> description:</w:t>
      </w:r>
      <w:r w:rsidRPr="186E01E4" w:rsidR="008C0B5B">
        <w:rPr>
          <w:color w:val="000000" w:themeColor="text1"/>
        </w:rPr>
        <w:t xml:space="preserve"> </w:t>
      </w:r>
      <w:r w:rsidRPr="186E01E4" w:rsidR="12FE8D2F">
        <w:rPr>
          <w:rFonts w:ascii="system-ui" w:hAnsi="system-ui" w:eastAsia="system-ui" w:cs="system-ui"/>
          <w:i/>
          <w:iCs/>
          <w:color w:val="333333"/>
          <w:sz w:val="19"/>
          <w:szCs w:val="19"/>
        </w:rPr>
        <w:t xml:space="preserve"> The </w:t>
      </w:r>
      <w:r w:rsidRPr="186E01E4" w:rsidR="00F85DE0">
        <w:rPr>
          <w:rFonts w:ascii="system-ui" w:hAnsi="system-ui" w:eastAsia="system-ui" w:cs="system-ui"/>
          <w:i/>
          <w:color w:val="333333"/>
          <w:sz w:val="19"/>
          <w:szCs w:val="19"/>
        </w:rPr>
        <w:t xml:space="preserve">ML Commons plugin </w:t>
      </w:r>
      <w:r w:rsidRPr="186E01E4" w:rsidR="12FE8D2F">
        <w:rPr>
          <w:rFonts w:ascii="system-ui" w:hAnsi="system-ui" w:eastAsia="system-ui" w:cs="system-ui"/>
          <w:i/>
          <w:iCs/>
          <w:color w:val="333333"/>
          <w:sz w:val="19"/>
          <w:szCs w:val="19"/>
        </w:rPr>
        <w:t>manages the full</w:t>
      </w:r>
      <w:r w:rsidRPr="186E01E4" w:rsidR="00F85DE0">
        <w:rPr>
          <w:rFonts w:ascii="system-ui" w:hAnsi="system-ui" w:eastAsia="system-ui" w:cs="system-ui"/>
          <w:i/>
          <w:color w:val="333333"/>
          <w:sz w:val="19"/>
          <w:szCs w:val="19"/>
        </w:rPr>
        <w:t xml:space="preserve"> lifecycle of machine learning models</w:t>
      </w:r>
      <w:r w:rsidRPr="186E01E4" w:rsidR="12FE8D2F">
        <w:rPr>
          <w:rFonts w:ascii="system-ui" w:hAnsi="system-ui" w:eastAsia="system-ui" w:cs="system-ui"/>
          <w:i/>
          <w:iCs/>
          <w:color w:val="333333"/>
          <w:sz w:val="19"/>
          <w:szCs w:val="19"/>
        </w:rPr>
        <w:t xml:space="preserve"> directly inside your OpenSearch cluster</w:t>
      </w:r>
      <w:del w:author="Yancey, Michelle" w:date="2026-04-03T16:57:00Z" w16du:dateUtc="2026-04-03T20:57:00Z" w:id="164">
        <w:r w:rsidRPr="186E01E4" w:rsidDel="00B8175C" w:rsidR="12FE8D2F">
          <w:rPr>
            <w:rFonts w:ascii="system-ui" w:hAnsi="system-ui" w:eastAsia="system-ui" w:cs="system-ui"/>
            <w:i/>
            <w:iCs/>
            <w:color w:val="333333"/>
            <w:sz w:val="19"/>
            <w:szCs w:val="19"/>
          </w:rPr>
          <w:delText>, eliminating the need for external model servers. You'll walk through registering a model, deploying it to worker nodes, using it in pipelines</w:delText>
        </w:r>
        <w:r w:rsidRPr="186E01E4" w:rsidDel="00B8175C" w:rsidR="00F85DE0">
          <w:rPr>
            <w:rFonts w:ascii="system-ui" w:hAnsi="system-ui" w:eastAsia="system-ui" w:cs="system-ui"/>
            <w:i/>
            <w:color w:val="333333"/>
            <w:sz w:val="19"/>
            <w:szCs w:val="19"/>
          </w:rPr>
          <w:delText xml:space="preserve"> and </w:delText>
        </w:r>
        <w:r w:rsidRPr="186E01E4" w:rsidDel="00B8175C" w:rsidR="12FE8D2F">
          <w:rPr>
            <w:rFonts w:ascii="system-ui" w:hAnsi="system-ui" w:eastAsia="system-ui" w:cs="system-ui"/>
            <w:i/>
            <w:iCs/>
            <w:color w:val="333333"/>
            <w:sz w:val="19"/>
            <w:szCs w:val="19"/>
          </w:rPr>
          <w:delText>neural queries, and undeploying it cleanly when it's no longer needed.</w:delText>
        </w:r>
      </w:del>
      <w:ins w:author="Yancey, Michelle" w:date="2026-04-03T16:57:00Z" w16du:dateUtc="2026-04-03T20:57:00Z" w:id="165">
        <w:r w:rsidR="00B8175C">
          <w:rPr>
            <w:rFonts w:ascii="system-ui" w:hAnsi="system-ui" w:eastAsia="system-ui" w:cs="system-ui"/>
            <w:i/>
            <w:iCs/>
            <w:color w:val="333333"/>
            <w:sz w:val="19"/>
            <w:szCs w:val="19"/>
          </w:rPr>
          <w:t xml:space="preserve">. </w:t>
        </w:r>
      </w:ins>
      <w:ins w:author="Yancey, Michelle" w:date="2026-04-03T16:57:00Z" w:id="166">
        <w:r w:rsidRPr="00B8175C" w:rsidR="00B8175C">
          <w:rPr>
            <w:rFonts w:ascii="system-ui" w:hAnsi="system-ui" w:eastAsia="system-ui" w:cs="system-ui"/>
            <w:i/>
            <w:iCs/>
            <w:color w:val="333333"/>
            <w:sz w:val="19"/>
            <w:szCs w:val="19"/>
          </w:rPr>
          <w:t xml:space="preserve">This lesson covers registering, deploying, </w:t>
        </w:r>
      </w:ins>
      <w:ins w:author="Yancey, Michelle" w:date="2026-04-03T16:57:00Z" w16du:dateUtc="2026-04-03T20:57:00Z" w:id="167">
        <w:r w:rsidR="00B8175C">
          <w:rPr>
            <w:rFonts w:ascii="system-ui" w:hAnsi="system-ui" w:eastAsia="system-ui" w:cs="system-ui"/>
            <w:i/>
            <w:iCs/>
            <w:color w:val="333333"/>
            <w:sz w:val="19"/>
            <w:szCs w:val="19"/>
          </w:rPr>
          <w:t xml:space="preserve">and </w:t>
        </w:r>
      </w:ins>
      <w:ins w:author="Yancey, Michelle" w:date="2026-04-03T16:57:00Z" w:id="168">
        <w:r w:rsidRPr="00B8175C" w:rsidR="00B8175C">
          <w:rPr>
            <w:rFonts w:ascii="system-ui" w:hAnsi="system-ui" w:eastAsia="system-ui" w:cs="system-ui"/>
            <w:i/>
            <w:iCs/>
            <w:color w:val="333333"/>
            <w:sz w:val="19"/>
            <w:szCs w:val="19"/>
          </w:rPr>
          <w:t>using</w:t>
        </w:r>
      </w:ins>
      <w:ins w:author="Yancey, Michelle" w:date="2026-04-03T16:57:00Z" w16du:dateUtc="2026-04-03T20:57:00Z" w:id="169">
        <w:r w:rsidR="00B8175C">
          <w:rPr>
            <w:rFonts w:ascii="system-ui" w:hAnsi="system-ui" w:eastAsia="system-ui" w:cs="system-ui"/>
            <w:i/>
            <w:iCs/>
            <w:color w:val="333333"/>
            <w:sz w:val="19"/>
            <w:szCs w:val="19"/>
          </w:rPr>
          <w:t xml:space="preserve"> </w:t>
        </w:r>
      </w:ins>
      <w:ins w:author="Yancey, Michelle" w:date="2026-04-03T16:57:00Z" w:id="170">
        <w:r w:rsidRPr="00B8175C" w:rsidR="00B8175C">
          <w:rPr>
            <w:rFonts w:ascii="system-ui" w:hAnsi="system-ui" w:eastAsia="system-ui" w:cs="system-ui"/>
            <w:i/>
            <w:iCs/>
            <w:color w:val="333333"/>
            <w:sz w:val="19"/>
            <w:szCs w:val="19"/>
          </w:rPr>
          <w:t>for ingest pipelines and neural search, without external model servers.</w:t>
        </w:r>
      </w:ins>
    </w:p>
    <w:p w:rsidR="008C0B5B" w:rsidDel="00370E9F" w:rsidP="186E01E4" w:rsidRDefault="008C0B5B" w14:paraId="367B639A" w14:textId="0B04EF93">
      <w:pPr>
        <w:rPr>
          <w:del w:author="Yancey, Michelle" w:date="2026-04-03T16:52:00Z" w16du:dateUtc="2026-04-03T20:52:00Z" w:id="171"/>
          <w:rFonts w:ascii="system-ui" w:hAnsi="system-ui" w:eastAsia="system-ui" w:cs="system-ui"/>
          <w:i/>
          <w:iCs/>
          <w:color w:val="333333"/>
          <w:sz w:val="19"/>
          <w:szCs w:val="19"/>
        </w:rPr>
      </w:pPr>
    </w:p>
    <w:p w:rsidR="008C0B5B" w:rsidDel="00370E9F" w:rsidP="008C0B5B" w:rsidRDefault="008C0B5B" w14:paraId="09C7DD07" w14:textId="0956993A">
      <w:pPr>
        <w:rPr>
          <w:del w:author="Yancey, Michelle" w:date="2026-04-03T16:52:00Z" w16du:dateUtc="2026-04-03T20:52:00Z" w:id="172"/>
        </w:rPr>
      </w:pPr>
    </w:p>
    <w:p w:rsidR="008C0B5B" w:rsidP="008C0B5B" w:rsidRDefault="008C0B5B" w14:paraId="5B159F60" w14:textId="02FBEEA6">
      <w:pPr>
        <w:rPr>
          <w:color w:val="000000"/>
        </w:rPr>
      </w:pPr>
    </w:p>
    <w:p w:rsidR="00F85DE0" w:rsidP="008C0B5B" w:rsidRDefault="00F85DE0" w14:paraId="352276E3" w14:textId="77777777"/>
    <w:tbl>
      <w:tblPr>
        <w:tblStyle w:val="TableGrid"/>
        <w:tblW w:w="0" w:type="auto"/>
        <w:tblLook w:val="06A0" w:firstRow="1" w:lastRow="0" w:firstColumn="1" w:lastColumn="0" w:noHBand="1" w:noVBand="1"/>
      </w:tblPr>
      <w:tblGrid>
        <w:gridCol w:w="3117"/>
        <w:gridCol w:w="3116"/>
        <w:gridCol w:w="3117"/>
      </w:tblGrid>
      <w:tr w:rsidR="00CE111C" w14:paraId="68D334A9" w14:textId="77777777">
        <w:trPr>
          <w:trHeight w:val="300"/>
        </w:trPr>
        <w:tc>
          <w:tcPr>
            <w:tcW w:w="3120" w:type="dxa"/>
          </w:tcPr>
          <w:p w:rsidR="008C0B5B" w:rsidRDefault="008C0B5B" w14:paraId="6790125E" w14:textId="77777777">
            <w:pPr>
              <w:rPr>
                <w:color w:val="EE0000"/>
              </w:rPr>
            </w:pPr>
            <w:r w:rsidRPr="7E660D2E">
              <w:rPr>
                <w:color w:val="EE0000"/>
              </w:rPr>
              <w:t>Reviewer</w:t>
            </w:r>
          </w:p>
        </w:tc>
        <w:tc>
          <w:tcPr>
            <w:tcW w:w="3120" w:type="dxa"/>
          </w:tcPr>
          <w:p w:rsidR="008C0B5B" w:rsidRDefault="008C0B5B" w14:paraId="1D1DA0F4" w14:textId="77777777">
            <w:pPr>
              <w:rPr>
                <w:color w:val="EE0000"/>
              </w:rPr>
            </w:pPr>
            <w:r w:rsidRPr="7E660D2E">
              <w:rPr>
                <w:color w:val="EE0000"/>
              </w:rPr>
              <w:t>Approved? Date?</w:t>
            </w:r>
          </w:p>
        </w:tc>
        <w:tc>
          <w:tcPr>
            <w:tcW w:w="3120" w:type="dxa"/>
          </w:tcPr>
          <w:p w:rsidR="008C0B5B" w:rsidRDefault="008C0B5B" w14:paraId="14B46D56" w14:textId="77777777">
            <w:pPr>
              <w:rPr>
                <w:color w:val="EE0000"/>
              </w:rPr>
            </w:pPr>
            <w:r w:rsidRPr="7E660D2E">
              <w:rPr>
                <w:color w:val="EE0000"/>
              </w:rPr>
              <w:t>Additional comments if any</w:t>
            </w:r>
          </w:p>
        </w:tc>
      </w:tr>
      <w:tr w:rsidR="00CE111C" w14:paraId="7568D244" w14:textId="77777777">
        <w:trPr>
          <w:trHeight w:val="300"/>
        </w:trPr>
        <w:tc>
          <w:tcPr>
            <w:tcW w:w="3120" w:type="dxa"/>
          </w:tcPr>
          <w:p w:rsidR="008C0B5B" w:rsidRDefault="008C0B5B" w14:paraId="09982EFC" w14:textId="77777777">
            <w:pPr>
              <w:rPr>
                <w:color w:val="EE0000"/>
              </w:rPr>
            </w:pPr>
            <w:r w:rsidRPr="7E660D2E">
              <w:rPr>
                <w:color w:val="EE0000"/>
              </w:rPr>
              <w:t>Brian</w:t>
            </w:r>
          </w:p>
        </w:tc>
        <w:tc>
          <w:tcPr>
            <w:tcW w:w="3120" w:type="dxa"/>
          </w:tcPr>
          <w:p w:rsidR="008C0B5B" w:rsidRDefault="15D223C6" w14:paraId="2E4F2921" w14:textId="50E5CB0B">
            <w:pPr>
              <w:rPr>
                <w:color w:val="EE0000"/>
              </w:rPr>
            </w:pPr>
            <w:r w:rsidRPr="3BB0CAF5">
              <w:rPr>
                <w:color w:val="EE0000"/>
              </w:rPr>
              <w:t>Approved 1/21/26</w:t>
            </w:r>
          </w:p>
        </w:tc>
        <w:tc>
          <w:tcPr>
            <w:tcW w:w="3120" w:type="dxa"/>
          </w:tcPr>
          <w:p w:rsidR="008C0B5B" w:rsidRDefault="15D223C6" w14:paraId="2DE99794" w14:textId="19AD092E">
            <w:pPr>
              <w:rPr>
                <w:color w:val="EE0000"/>
              </w:rPr>
            </w:pPr>
            <w:r w:rsidRPr="3BB0CAF5">
              <w:rPr>
                <w:color w:val="EE0000"/>
              </w:rPr>
              <w:t xml:space="preserve">Added one addition portion on external models (please double-check accuracy </w:t>
            </w:r>
            <w:r w:rsidR="008C0B5B">
              <w:fldChar w:fldCharType="begin"/>
            </w:r>
            <w:commentRangeStart w:id="173"/>
            <w:r w:rsidR="008C0B5B">
              <w:instrText xml:space="preserve"> HYPERLINK "mailto:Kassian.Wren@netapp.com"</w:instrText>
            </w:r>
            <w:bookmarkStart w:name="_@_688C5EA4F154420EA97247CE164334C6Z" w:id="174"/>
            <w:r w:rsidR="008C0B5B">
              <w:fldChar w:fldCharType="separate"/>
            </w:r>
            <w:bookmarkEnd w:id="174"/>
            <w:r w:rsidRPr="3BB0CAF5">
              <w:rPr>
                <w:rStyle w:val="Mention"/>
                <w:noProof/>
              </w:rPr>
              <w:t>@</w:t>
            </w:r>
            <w:r w:rsidRPr="3BB0CAF5" w:rsidR="3BB0CAF5">
              <w:rPr>
                <w:rStyle w:val="Mention"/>
                <w:noProof/>
              </w:rPr>
              <w:t>Wren, Kassian</w:t>
            </w:r>
            <w:commentRangeEnd w:id="173"/>
            <w:r w:rsidR="0018546D">
              <w:rPr>
                <w:rStyle w:val="CommentReference"/>
                <w:sz w:val="24"/>
                <w:szCs w:val="24"/>
              </w:rPr>
              <w:commentReference w:id="173"/>
            </w:r>
            <w:r w:rsidR="008C0B5B">
              <w:fldChar w:fldCharType="end"/>
            </w:r>
            <w:r w:rsidRPr="3BB0CAF5" w:rsidR="3BB0CAF5">
              <w:rPr>
                <w:color w:val="EE0000"/>
              </w:rPr>
              <w:t xml:space="preserve"> </w:t>
            </w:r>
          </w:p>
        </w:tc>
      </w:tr>
      <w:tr w:rsidR="00CE111C" w14:paraId="320A45CD" w14:textId="77777777">
        <w:trPr>
          <w:trHeight w:val="300"/>
        </w:trPr>
        <w:tc>
          <w:tcPr>
            <w:tcW w:w="3120" w:type="dxa"/>
          </w:tcPr>
          <w:p w:rsidR="008C0B5B" w:rsidRDefault="008C0B5B" w14:paraId="5157822C" w14:textId="77777777">
            <w:pPr>
              <w:rPr>
                <w:color w:val="EE0000"/>
              </w:rPr>
            </w:pPr>
            <w:r w:rsidRPr="7E660D2E">
              <w:rPr>
                <w:color w:val="EE0000"/>
              </w:rPr>
              <w:t>Alex or Muneer</w:t>
            </w:r>
          </w:p>
        </w:tc>
        <w:tc>
          <w:tcPr>
            <w:tcW w:w="3120" w:type="dxa"/>
          </w:tcPr>
          <w:p w:rsidR="008C0B5B" w:rsidP="796AA54B" w:rsidRDefault="14B7F8A3" w14:paraId="0C0D18FE" w14:textId="5E29D55A">
            <w:pPr>
              <w:rPr>
                <w:color w:val="EE0000"/>
              </w:rPr>
            </w:pPr>
            <w:r w:rsidRPr="7A709960">
              <w:rPr>
                <w:color w:val="EE0000"/>
              </w:rPr>
              <w:t>Reviewed (Alex)</w:t>
            </w:r>
            <w:r w:rsidRPr="7A709960" w:rsidR="59F6F475">
              <w:rPr>
                <w:color w:val="EE0000"/>
              </w:rPr>
              <w:t xml:space="preserve"> 1/23/25</w:t>
            </w:r>
          </w:p>
          <w:p w:rsidR="008C0B5B" w:rsidRDefault="26B6AD7C" w14:paraId="2529BB69" w14:textId="3B22D9C6">
            <w:pPr>
              <w:rPr>
                <w:color w:val="EE0000"/>
              </w:rPr>
            </w:pPr>
            <w:r w:rsidRPr="796AA54B">
              <w:rPr>
                <w:color w:val="EE0000"/>
              </w:rPr>
              <w:t>Approved (Muneer) - 1/23/25</w:t>
            </w:r>
          </w:p>
        </w:tc>
        <w:tc>
          <w:tcPr>
            <w:tcW w:w="3120" w:type="dxa"/>
          </w:tcPr>
          <w:p w:rsidR="008C0B5B" w:rsidRDefault="26B6AD7C" w14:paraId="4D07746D" w14:textId="315DBAF2">
            <w:pPr>
              <w:rPr>
                <w:color w:val="EE0000"/>
              </w:rPr>
            </w:pPr>
            <w:r w:rsidRPr="526FC554">
              <w:rPr>
                <w:color w:val="EE0000"/>
              </w:rPr>
              <w:t>See comments</w:t>
            </w:r>
          </w:p>
        </w:tc>
      </w:tr>
      <w:tr w:rsidR="00CE111C" w14:paraId="11FB5FFB" w14:textId="77777777">
        <w:trPr>
          <w:trHeight w:val="300"/>
        </w:trPr>
        <w:tc>
          <w:tcPr>
            <w:tcW w:w="3120" w:type="dxa"/>
          </w:tcPr>
          <w:p w:rsidR="008C0B5B" w:rsidRDefault="008C0B5B" w14:paraId="4F2498E5" w14:textId="77777777">
            <w:pPr>
              <w:rPr>
                <w:color w:val="EE0000"/>
              </w:rPr>
            </w:pPr>
            <w:r w:rsidRPr="7E660D2E">
              <w:rPr>
                <w:color w:val="EE0000"/>
              </w:rPr>
              <w:t>Michelle</w:t>
            </w:r>
          </w:p>
        </w:tc>
        <w:tc>
          <w:tcPr>
            <w:tcW w:w="3120" w:type="dxa"/>
          </w:tcPr>
          <w:p w:rsidR="008C0B5B" w:rsidRDefault="00500527" w14:paraId="4A0A77B6" w14:textId="3D5D8CCA">
            <w:pPr>
              <w:rPr>
                <w:color w:val="EE0000"/>
              </w:rPr>
            </w:pPr>
            <w:r>
              <w:rPr>
                <w:color w:val="EE0000"/>
              </w:rPr>
              <w:t>Approved 1/26/25</w:t>
            </w:r>
          </w:p>
        </w:tc>
        <w:tc>
          <w:tcPr>
            <w:tcW w:w="3120" w:type="dxa"/>
          </w:tcPr>
          <w:p w:rsidR="008C0B5B" w:rsidRDefault="008C0B5B" w14:paraId="0E9F57E3" w14:textId="77777777">
            <w:pPr>
              <w:rPr>
                <w:color w:val="EE0000"/>
              </w:rPr>
            </w:pPr>
          </w:p>
        </w:tc>
      </w:tr>
    </w:tbl>
    <w:p w:rsidR="008C0B5B" w:rsidP="008C0B5B" w:rsidRDefault="008C0B5B" w14:paraId="739DE2B8" w14:textId="77777777">
      <w:pPr>
        <w:rPr>
          <w:color w:val="EE0000"/>
        </w:rPr>
      </w:pPr>
    </w:p>
    <w:tbl>
      <w:tblPr>
        <w:tblStyle w:val="TableGrid"/>
        <w:tblW w:w="10823"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571"/>
        <w:gridCol w:w="1644"/>
        <w:gridCol w:w="3577"/>
        <w:gridCol w:w="2398"/>
        <w:gridCol w:w="1633"/>
      </w:tblGrid>
      <w:tr w:rsidR="00A4221D" w:rsidTr="002D0C7C" w14:paraId="5B7B8DF2" w14:textId="77777777">
        <w:trPr>
          <w:trHeight w:val="301"/>
        </w:trPr>
        <w:tc>
          <w:tcPr>
            <w:tcW w:w="1571" w:type="dxa"/>
          </w:tcPr>
          <w:p w:rsidRPr="4FEA59C1" w:rsidR="008C0B5B" w:rsidRDefault="008C0B5B" w14:paraId="0B0F9213" w14:textId="77777777">
            <w:pPr>
              <w:rPr>
                <w:rFonts w:ascii="Aptos" w:hAnsi="Aptos" w:eastAsia="Aptos" w:cs="Aptos"/>
                <w:b/>
                <w:bCs/>
              </w:rPr>
            </w:pPr>
            <w:r>
              <w:rPr>
                <w:rFonts w:ascii="Aptos" w:hAnsi="Aptos" w:eastAsia="Aptos" w:cs="Aptos"/>
                <w:b/>
                <w:bCs/>
              </w:rPr>
              <w:t>Chapter Title</w:t>
            </w:r>
          </w:p>
        </w:tc>
        <w:tc>
          <w:tcPr>
            <w:tcW w:w="1644" w:type="dxa"/>
          </w:tcPr>
          <w:p w:rsidRPr="4FEA59C1" w:rsidR="008C0B5B" w:rsidRDefault="008C0B5B" w14:paraId="6F63A5A9" w14:textId="77777777">
            <w:pPr>
              <w:rPr>
                <w:rFonts w:ascii="Aptos" w:hAnsi="Aptos" w:eastAsia="Aptos" w:cs="Aptos"/>
                <w:b/>
                <w:bCs/>
              </w:rPr>
            </w:pPr>
            <w:r>
              <w:rPr>
                <w:rFonts w:ascii="Aptos" w:hAnsi="Aptos" w:eastAsia="Aptos" w:cs="Aptos"/>
                <w:b/>
                <w:bCs/>
              </w:rPr>
              <w:t>Time estimate</w:t>
            </w:r>
          </w:p>
        </w:tc>
        <w:tc>
          <w:tcPr>
            <w:tcW w:w="3577" w:type="dxa"/>
            <w:tcMar>
              <w:left w:w="105" w:type="dxa"/>
              <w:right w:w="105" w:type="dxa"/>
            </w:tcMar>
          </w:tcPr>
          <w:p w:rsidR="008C0B5B" w:rsidRDefault="008C0B5B" w14:paraId="5CD73E87" w14:textId="77777777">
            <w:pPr>
              <w:rPr>
                <w:rFonts w:ascii="Aptos" w:hAnsi="Aptos" w:eastAsia="Aptos" w:cs="Aptos"/>
              </w:rPr>
            </w:pPr>
            <w:r w:rsidRPr="4FEA59C1">
              <w:rPr>
                <w:rFonts w:ascii="Aptos" w:hAnsi="Aptos" w:eastAsia="Aptos" w:cs="Aptos"/>
                <w:b/>
                <w:bCs/>
              </w:rPr>
              <w:t>Voice Over</w:t>
            </w:r>
          </w:p>
        </w:tc>
        <w:tc>
          <w:tcPr>
            <w:tcW w:w="2398" w:type="dxa"/>
            <w:tcMar>
              <w:left w:w="105" w:type="dxa"/>
              <w:right w:w="105" w:type="dxa"/>
            </w:tcMar>
          </w:tcPr>
          <w:p w:rsidR="008C0B5B" w:rsidRDefault="008C0B5B" w14:paraId="48869DE1" w14:textId="77777777">
            <w:pPr>
              <w:rPr>
                <w:rFonts w:ascii="Aptos" w:hAnsi="Aptos" w:eastAsia="Aptos" w:cs="Aptos"/>
              </w:rPr>
            </w:pPr>
            <w:r w:rsidRPr="4FEA59C1">
              <w:rPr>
                <w:rFonts w:ascii="Aptos" w:hAnsi="Aptos" w:eastAsia="Aptos" w:cs="Aptos"/>
                <w:b/>
                <w:bCs/>
              </w:rPr>
              <w:t>Visuals</w:t>
            </w:r>
          </w:p>
        </w:tc>
        <w:tc>
          <w:tcPr>
            <w:tcW w:w="1633" w:type="dxa"/>
          </w:tcPr>
          <w:p w:rsidRPr="4FEA59C1" w:rsidR="008C0B5B" w:rsidRDefault="008C0B5B" w14:paraId="6F639C99" w14:textId="77777777">
            <w:pPr>
              <w:rPr>
                <w:rFonts w:ascii="Aptos" w:hAnsi="Aptos" w:eastAsia="Aptos" w:cs="Aptos"/>
                <w:b/>
                <w:bCs/>
              </w:rPr>
            </w:pPr>
            <w:r>
              <w:rPr>
                <w:rFonts w:ascii="Aptos" w:hAnsi="Aptos" w:eastAsia="Aptos" w:cs="Aptos"/>
                <w:b/>
                <w:bCs/>
              </w:rPr>
              <w:t>Chapter resources</w:t>
            </w:r>
          </w:p>
        </w:tc>
      </w:tr>
      <w:tr w:rsidR="00A4221D" w:rsidTr="002D0C7C" w14:paraId="5C130805" w14:textId="77777777">
        <w:trPr>
          <w:trHeight w:val="301"/>
        </w:trPr>
        <w:tc>
          <w:tcPr>
            <w:tcW w:w="1571" w:type="dxa"/>
          </w:tcPr>
          <w:p w:rsidRPr="0001363D" w:rsidR="008C0B5B" w:rsidRDefault="008C0B5B" w14:paraId="3E695697" w14:textId="77777777">
            <w:pPr>
              <w:rPr>
                <w:rFonts w:ascii="Aptos" w:hAnsi="Aptos" w:eastAsia="Aptos" w:cs="Aptos"/>
              </w:rPr>
            </w:pPr>
          </w:p>
        </w:tc>
        <w:tc>
          <w:tcPr>
            <w:tcW w:w="1644" w:type="dxa"/>
          </w:tcPr>
          <w:p w:rsidRPr="0001363D" w:rsidR="008C0B5B" w:rsidRDefault="0001363D" w14:paraId="6A2BC6B4" w14:textId="4186BFD2">
            <w:pPr>
              <w:rPr>
                <w:rFonts w:ascii="Aptos" w:hAnsi="Aptos" w:eastAsia="Aptos" w:cs="Aptos"/>
              </w:rPr>
            </w:pPr>
            <w:r>
              <w:rPr>
                <w:rFonts w:ascii="Aptos" w:hAnsi="Aptos" w:eastAsia="Aptos" w:cs="Aptos"/>
              </w:rPr>
              <w:t>:20-:25</w:t>
            </w:r>
          </w:p>
        </w:tc>
        <w:tc>
          <w:tcPr>
            <w:tcW w:w="3577" w:type="dxa"/>
            <w:tcMar>
              <w:left w:w="105" w:type="dxa"/>
              <w:right w:w="105" w:type="dxa"/>
            </w:tcMar>
          </w:tcPr>
          <w:p w:rsidRPr="00036509" w:rsidR="00036509" w:rsidP="00036509" w:rsidRDefault="00036509" w14:paraId="6F9BC01E" w14:textId="6669091F">
            <w:pPr>
              <w:rPr>
                <w:rFonts w:ascii="Aptos" w:hAnsi="Aptos" w:eastAsia="Aptos" w:cs="Aptos"/>
              </w:rPr>
            </w:pPr>
            <w:r w:rsidRPr="00036509">
              <w:rPr>
                <w:rFonts w:ascii="Aptos" w:hAnsi="Aptos" w:eastAsia="Aptos" w:cs="Aptos"/>
              </w:rPr>
              <w:t>In this lesson, we’re looking at one of the most important tools in the OpenSearch AI ecosystem: the ML Commons plugin. This plugin manages the entire lifecycle of your machine learning models—from registration to deployment to teardown—so you can run semantic and neural search without babysitting external model servers.</w:t>
            </w:r>
          </w:p>
          <w:p w:rsidRPr="0001363D" w:rsidR="008C0B5B" w:rsidRDefault="008C0B5B" w14:paraId="2C72DE27" w14:textId="77777777">
            <w:pPr>
              <w:rPr>
                <w:rFonts w:ascii="Aptos" w:hAnsi="Aptos" w:eastAsia="Aptos" w:cs="Aptos"/>
              </w:rPr>
            </w:pPr>
          </w:p>
        </w:tc>
        <w:tc>
          <w:tcPr>
            <w:tcW w:w="2398" w:type="dxa"/>
            <w:tcMar>
              <w:left w:w="105" w:type="dxa"/>
              <w:right w:w="105" w:type="dxa"/>
            </w:tcMar>
          </w:tcPr>
          <w:p w:rsidRPr="00396DC3" w:rsidR="00396DC3" w:rsidP="00396DC3" w:rsidRDefault="00396DC3" w14:paraId="4B777D53" w14:textId="668FE0DF">
            <w:pPr>
              <w:rPr>
                <w:rFonts w:ascii="Aptos" w:hAnsi="Aptos" w:eastAsia="Aptos" w:cs="Aptos"/>
              </w:rPr>
            </w:pPr>
            <w:r w:rsidRPr="00396DC3">
              <w:rPr>
                <w:rFonts w:ascii="Aptos" w:hAnsi="Aptos" w:eastAsia="Aptos" w:cs="Aptos"/>
              </w:rPr>
              <w:t xml:space="preserve">  Title card: </w:t>
            </w:r>
            <w:r w:rsidRPr="00396DC3">
              <w:rPr>
                <w:rFonts w:ascii="Aptos" w:hAnsi="Aptos" w:eastAsia="Aptos" w:cs="Aptos"/>
                <w:i/>
                <w:iCs/>
              </w:rPr>
              <w:t>Lesson 2</w:t>
            </w:r>
            <w:r w:rsidRPr="00396DC3">
              <w:rPr>
                <w:rFonts w:ascii="Aptos" w:hAnsi="Aptos" w:eastAsia="Aptos" w:cs="Aptos"/>
                <w:i/>
                <w:iCs/>
              </w:rPr>
              <w:noBreakHyphen/>
            </w:r>
            <w:r w:rsidRPr="00396DC3">
              <w:rPr>
                <w:rFonts w:ascii="Aptos" w:hAnsi="Aptos" w:eastAsia="Aptos" w:cs="Aptos"/>
                <w:i/>
                <w:iCs/>
              </w:rPr>
              <w:t xml:space="preserve">3: AI Model </w:t>
            </w:r>
            <w:r w:rsidR="00F85DE0">
              <w:rPr>
                <w:rFonts w:ascii="Aptos" w:hAnsi="Aptos" w:eastAsia="Aptos" w:cs="Aptos"/>
                <w:i/>
                <w:iCs/>
              </w:rPr>
              <w:t>m</w:t>
            </w:r>
            <w:r w:rsidRPr="00396DC3">
              <w:rPr>
                <w:rFonts w:ascii="Aptos" w:hAnsi="Aptos" w:eastAsia="Aptos" w:cs="Aptos"/>
                <w:i/>
                <w:iCs/>
              </w:rPr>
              <w:t>anagement with ML Commons</w:t>
            </w:r>
            <w:r w:rsidRPr="00396DC3">
              <w:rPr>
                <w:rFonts w:ascii="Aptos" w:hAnsi="Aptos" w:eastAsia="Aptos" w:cs="Aptos"/>
              </w:rPr>
              <w:t xml:space="preserve"> </w:t>
            </w:r>
          </w:p>
          <w:p w:rsidRPr="00396DC3" w:rsidR="00F85DE0" w:rsidP="00396DC3" w:rsidRDefault="00F85DE0" w14:paraId="4A503D08" w14:textId="77777777">
            <w:pPr>
              <w:rPr>
                <w:rFonts w:ascii="Aptos" w:hAnsi="Aptos" w:eastAsia="Aptos" w:cs="Aptos"/>
              </w:rPr>
            </w:pPr>
          </w:p>
          <w:p w:rsidRPr="00396DC3" w:rsidR="00396DC3" w:rsidP="00396DC3" w:rsidRDefault="00396DC3" w14:paraId="420FB158" w14:textId="77777777">
            <w:pPr>
              <w:rPr>
                <w:rFonts w:ascii="Aptos" w:hAnsi="Aptos" w:eastAsia="Aptos" w:cs="Aptos"/>
              </w:rPr>
            </w:pPr>
            <w:r w:rsidRPr="00396DC3">
              <w:rPr>
                <w:rFonts w:ascii="Aptos" w:hAnsi="Aptos" w:eastAsia="Aptos" w:cs="Aptos"/>
              </w:rPr>
              <w:t xml:space="preserve">  OpenSearch logo → transforms into a simplified model lifecycle loop </w:t>
            </w:r>
          </w:p>
          <w:p w:rsidRPr="00396DC3" w:rsidR="00396DC3" w:rsidP="00396DC3" w:rsidRDefault="00396DC3" w14:paraId="6F134ECA" w14:textId="77777777">
            <w:pPr>
              <w:rPr>
                <w:rFonts w:ascii="Aptos" w:hAnsi="Aptos" w:eastAsia="Aptos" w:cs="Aptos"/>
              </w:rPr>
            </w:pPr>
            <w:r w:rsidRPr="00396DC3">
              <w:rPr>
                <w:rFonts w:ascii="Aptos" w:hAnsi="Aptos" w:eastAsia="Aptos" w:cs="Aptos"/>
              </w:rPr>
              <w:t>  Icons appear: “Register,” “Deploy,” “Infer,” “Undeploy”</w:t>
            </w:r>
          </w:p>
          <w:p w:rsidRPr="0001363D" w:rsidR="008C0B5B" w:rsidRDefault="008C0B5B" w14:paraId="4DC1542F" w14:textId="77777777">
            <w:pPr>
              <w:rPr>
                <w:rFonts w:ascii="Aptos" w:hAnsi="Aptos" w:eastAsia="Aptos" w:cs="Aptos"/>
              </w:rPr>
            </w:pPr>
          </w:p>
        </w:tc>
        <w:tc>
          <w:tcPr>
            <w:tcW w:w="1633" w:type="dxa"/>
          </w:tcPr>
          <w:p w:rsidRPr="0001363D" w:rsidR="008C0B5B" w:rsidRDefault="008C0B5B" w14:paraId="0CC77CFF" w14:textId="77777777">
            <w:pPr>
              <w:rPr>
                <w:rFonts w:ascii="Aptos" w:hAnsi="Aptos" w:eastAsia="Aptos" w:cs="Aptos"/>
              </w:rPr>
            </w:pPr>
          </w:p>
        </w:tc>
      </w:tr>
      <w:tr w:rsidR="00A4221D" w:rsidTr="002D0C7C" w14:paraId="75B7CE14" w14:textId="77777777">
        <w:trPr>
          <w:trHeight w:val="301"/>
        </w:trPr>
        <w:tc>
          <w:tcPr>
            <w:tcW w:w="1571" w:type="dxa"/>
          </w:tcPr>
          <w:p w:rsidRPr="0001363D" w:rsidR="00396DC3" w:rsidRDefault="00396DC3" w14:paraId="075E8E59" w14:textId="77777777">
            <w:pPr>
              <w:rPr>
                <w:rFonts w:ascii="Aptos" w:hAnsi="Aptos" w:eastAsia="Aptos" w:cs="Aptos"/>
              </w:rPr>
            </w:pPr>
          </w:p>
        </w:tc>
        <w:tc>
          <w:tcPr>
            <w:tcW w:w="1644" w:type="dxa"/>
          </w:tcPr>
          <w:p w:rsidR="00396DC3" w:rsidRDefault="003921E2" w14:paraId="51879CBD" w14:textId="5312AB5B">
            <w:pPr>
              <w:rPr>
                <w:rFonts w:ascii="Aptos" w:hAnsi="Aptos" w:eastAsia="Aptos" w:cs="Aptos"/>
              </w:rPr>
            </w:pPr>
            <w:r>
              <w:rPr>
                <w:rFonts w:ascii="Aptos" w:hAnsi="Aptos" w:eastAsia="Aptos" w:cs="Aptos"/>
              </w:rPr>
              <w:t>:50-:55</w:t>
            </w:r>
          </w:p>
        </w:tc>
        <w:tc>
          <w:tcPr>
            <w:tcW w:w="3577" w:type="dxa"/>
            <w:tcMar>
              <w:left w:w="105" w:type="dxa"/>
              <w:right w:w="105" w:type="dxa"/>
            </w:tcMar>
          </w:tcPr>
          <w:p w:rsidRPr="00F439ED" w:rsidR="00F439ED" w:rsidP="00F439ED" w:rsidRDefault="00F439ED" w14:paraId="51FBFB75" w14:textId="5402E07B">
            <w:pPr>
              <w:rPr>
                <w:rFonts w:ascii="Aptos" w:hAnsi="Aptos" w:eastAsia="Aptos" w:cs="Aptos"/>
              </w:rPr>
            </w:pPr>
            <w:r w:rsidRPr="00F439ED">
              <w:rPr>
                <w:rFonts w:ascii="Aptos" w:hAnsi="Aptos" w:eastAsia="Aptos" w:cs="Aptos"/>
              </w:rPr>
              <w:t xml:space="preserve">ML Commons is OpenSearch’s </w:t>
            </w:r>
            <w:r w:rsidRPr="4AFA5E52" w:rsidR="4DEC147E">
              <w:rPr>
                <w:rFonts w:ascii="Aptos" w:hAnsi="Aptos" w:eastAsia="Aptos" w:cs="Aptos"/>
              </w:rPr>
              <w:t>built</w:t>
            </w:r>
            <w:r w:rsidRPr="4AFA5E52" w:rsidR="7949BCDA">
              <w:rPr>
                <w:rFonts w:ascii="Aptos" w:hAnsi="Aptos" w:eastAsia="Aptos" w:cs="Aptos"/>
              </w:rPr>
              <w:t>in</w:t>
            </w:r>
            <w:r w:rsidRPr="00F439ED">
              <w:rPr>
                <w:rFonts w:ascii="Aptos" w:hAnsi="Aptos" w:eastAsia="Aptos" w:cs="Aptos"/>
              </w:rPr>
              <w:t xml:space="preserve"> framework for managing machine learning models inside your cluster. It removes a huge amount of operational overhead. Instead of hosting your own embedding model server, load balancing it, scaling it, and monitoring it, ML Commons does all of that work for you</w:t>
            </w:r>
            <w:r w:rsidR="0057452F">
              <w:rPr>
                <w:rFonts w:ascii="Aptos" w:hAnsi="Aptos" w:eastAsia="Aptos" w:cs="Aptos"/>
              </w:rPr>
              <w:t xml:space="preserve"> </w:t>
            </w:r>
            <w:r w:rsidRPr="4AFA5E52" w:rsidR="7949BCDA">
              <w:rPr>
                <w:rFonts w:ascii="Aptos" w:hAnsi="Aptos" w:eastAsia="Aptos" w:cs="Aptos"/>
              </w:rPr>
              <w:t>in the same cluster where your search happens.</w:t>
            </w:r>
            <w:r w:rsidRPr="00F439ED">
              <w:rPr>
                <w:rFonts w:ascii="Aptos" w:hAnsi="Aptos" w:eastAsia="Aptos" w:cs="Aptos"/>
              </w:rPr>
              <w:noBreakHyphen/>
            </w:r>
            <w:r w:rsidRPr="00F439ED">
              <w:rPr>
                <w:rFonts w:ascii="Aptos" w:hAnsi="Aptos" w:eastAsia="Aptos" w:cs="Aptos"/>
              </w:rPr>
              <w:t xml:space="preserve">in framework for managing machine learning models inside your cluster. It removes a huge amount of operational overhead. </w:t>
            </w:r>
          </w:p>
          <w:p w:rsidRPr="00F439ED" w:rsidR="00F439ED" w:rsidP="00F439ED" w:rsidRDefault="00F439ED" w14:paraId="4AEA97DD" w14:textId="77777777">
            <w:pPr>
              <w:rPr>
                <w:rFonts w:ascii="Aptos" w:hAnsi="Aptos" w:eastAsia="Aptos" w:cs="Aptos"/>
              </w:rPr>
            </w:pPr>
            <w:r w:rsidRPr="00F439ED">
              <w:rPr>
                <w:rFonts w:ascii="Aptos" w:hAnsi="Aptos" w:eastAsia="Aptos" w:cs="Aptos"/>
              </w:rPr>
              <w:t>When you use an ingest pipeline or run a neural search query, OpenSearch relies on ML Commons to load the model, keep it available, and route inference requests to the right nodes. It brings model management directly into the search layer.</w:t>
            </w:r>
          </w:p>
          <w:p w:rsidRPr="00036509" w:rsidR="00396DC3" w:rsidP="00036509" w:rsidRDefault="00396DC3" w14:paraId="5A94D62A" w14:textId="77777777">
            <w:pPr>
              <w:rPr>
                <w:rFonts w:ascii="Aptos" w:hAnsi="Aptos" w:eastAsia="Aptos" w:cs="Aptos"/>
              </w:rPr>
            </w:pPr>
          </w:p>
        </w:tc>
        <w:tc>
          <w:tcPr>
            <w:tcW w:w="2398" w:type="dxa"/>
            <w:tcMar>
              <w:left w:w="105" w:type="dxa"/>
              <w:right w:w="105" w:type="dxa"/>
            </w:tcMar>
          </w:tcPr>
          <w:p w:rsidRPr="00593238" w:rsidR="00593238" w:rsidP="00593238" w:rsidRDefault="00593238" w14:paraId="556315B1" w14:textId="77777777">
            <w:pPr>
              <w:rPr>
                <w:rFonts w:ascii="Aptos" w:hAnsi="Aptos" w:eastAsia="Aptos" w:cs="Aptos"/>
              </w:rPr>
            </w:pPr>
            <w:r w:rsidRPr="00593238">
              <w:rPr>
                <w:rFonts w:ascii="Aptos" w:hAnsi="Aptos" w:eastAsia="Aptos" w:cs="Aptos"/>
              </w:rPr>
              <w:t xml:space="preserve">  Diagram: external infrastructure “X’ed out” </w:t>
            </w:r>
          </w:p>
          <w:p w:rsidRPr="00593238" w:rsidR="00593238" w:rsidP="00593238" w:rsidRDefault="00593238" w14:paraId="55441585" w14:textId="77777777">
            <w:pPr>
              <w:rPr>
                <w:rFonts w:ascii="Aptos" w:hAnsi="Aptos" w:eastAsia="Aptos" w:cs="Aptos"/>
              </w:rPr>
            </w:pPr>
            <w:r w:rsidRPr="00593238">
              <w:rPr>
                <w:rFonts w:ascii="Aptos" w:hAnsi="Aptos" w:eastAsia="Aptos" w:cs="Aptos"/>
              </w:rPr>
              <w:t xml:space="preserve">  Replacement diagram: OpenSearch node running model directly </w:t>
            </w:r>
          </w:p>
          <w:p w:rsidRPr="00593238" w:rsidR="00593238" w:rsidP="00593238" w:rsidRDefault="00593238" w14:paraId="2FFA7093" w14:textId="77777777">
            <w:pPr>
              <w:rPr>
                <w:rFonts w:ascii="Aptos" w:hAnsi="Aptos" w:eastAsia="Aptos" w:cs="Aptos"/>
              </w:rPr>
            </w:pPr>
            <w:r w:rsidRPr="00593238">
              <w:rPr>
                <w:rFonts w:ascii="Aptos" w:hAnsi="Aptos" w:eastAsia="Aptos" w:cs="Aptos"/>
              </w:rPr>
              <w:t xml:space="preserve">  Pipeline animation: “Index Docs → ML Commons → Vector Index” </w:t>
            </w:r>
          </w:p>
          <w:p w:rsidRPr="00593238" w:rsidR="00593238" w:rsidP="00593238" w:rsidRDefault="00593238" w14:paraId="35BD8867" w14:textId="77777777">
            <w:pPr>
              <w:rPr>
                <w:rFonts w:ascii="Aptos" w:hAnsi="Aptos" w:eastAsia="Aptos" w:cs="Aptos"/>
              </w:rPr>
            </w:pPr>
            <w:r w:rsidRPr="00593238">
              <w:rPr>
                <w:rFonts w:ascii="Aptos" w:hAnsi="Aptos" w:eastAsia="Aptos" w:cs="Aptos"/>
              </w:rPr>
              <w:t>  Labels: “Lower latency,” “No external hosting,” “Scalable inference”</w:t>
            </w:r>
          </w:p>
          <w:p w:rsidRPr="00396DC3" w:rsidR="00396DC3" w:rsidP="00396DC3" w:rsidRDefault="00396DC3" w14:paraId="1AE9002C" w14:textId="77777777">
            <w:pPr>
              <w:rPr>
                <w:rFonts w:ascii="Aptos" w:hAnsi="Aptos" w:eastAsia="Aptos" w:cs="Aptos"/>
              </w:rPr>
            </w:pPr>
          </w:p>
        </w:tc>
        <w:tc>
          <w:tcPr>
            <w:tcW w:w="1633" w:type="dxa"/>
          </w:tcPr>
          <w:p w:rsidRPr="0001363D" w:rsidR="00396DC3" w:rsidRDefault="00396DC3" w14:paraId="77B85593" w14:textId="77777777">
            <w:pPr>
              <w:rPr>
                <w:rFonts w:ascii="Aptos" w:hAnsi="Aptos" w:eastAsia="Aptos" w:cs="Aptos"/>
              </w:rPr>
            </w:pPr>
          </w:p>
        </w:tc>
      </w:tr>
      <w:tr w:rsidR="00A4221D" w:rsidTr="002D0C7C" w14:paraId="172574D5" w14:textId="77777777">
        <w:trPr>
          <w:trHeight w:val="301"/>
        </w:trPr>
        <w:tc>
          <w:tcPr>
            <w:tcW w:w="1571" w:type="dxa"/>
          </w:tcPr>
          <w:p w:rsidRPr="0001363D" w:rsidR="00593238" w:rsidRDefault="00593238" w14:paraId="14D2E0CD" w14:textId="77777777">
            <w:pPr>
              <w:rPr>
                <w:rFonts w:ascii="Aptos" w:hAnsi="Aptos" w:eastAsia="Aptos" w:cs="Aptos"/>
              </w:rPr>
            </w:pPr>
          </w:p>
        </w:tc>
        <w:tc>
          <w:tcPr>
            <w:tcW w:w="1644" w:type="dxa"/>
          </w:tcPr>
          <w:p w:rsidR="00593238" w:rsidRDefault="003921E2" w14:paraId="7906CDE5" w14:textId="7C0186E9">
            <w:pPr>
              <w:rPr>
                <w:rFonts w:ascii="Aptos" w:hAnsi="Aptos" w:eastAsia="Aptos" w:cs="Aptos"/>
              </w:rPr>
            </w:pPr>
            <w:r>
              <w:rPr>
                <w:rFonts w:ascii="Aptos" w:hAnsi="Aptos" w:eastAsia="Aptos" w:cs="Aptos"/>
              </w:rPr>
              <w:t>:45-:50</w:t>
            </w:r>
          </w:p>
        </w:tc>
        <w:tc>
          <w:tcPr>
            <w:tcW w:w="3577" w:type="dxa"/>
            <w:tcMar>
              <w:left w:w="105" w:type="dxa"/>
              <w:right w:w="105" w:type="dxa"/>
            </w:tcMar>
          </w:tcPr>
          <w:p w:rsidRPr="003921E2" w:rsidR="003921E2" w:rsidP="003921E2" w:rsidRDefault="003921E2" w14:paraId="2F0BC4D9" w14:textId="361B667F">
            <w:pPr>
              <w:rPr>
                <w:rFonts w:ascii="Aptos" w:hAnsi="Aptos" w:eastAsia="Aptos" w:cs="Aptos"/>
              </w:rPr>
            </w:pPr>
            <w:r w:rsidRPr="003921E2">
              <w:rPr>
                <w:rFonts w:ascii="Aptos" w:hAnsi="Aptos" w:eastAsia="Aptos" w:cs="Aptos"/>
              </w:rPr>
              <w:t xml:space="preserve">Let’s talk about the first major step: </w:t>
            </w:r>
            <w:r w:rsidRPr="003921E2">
              <w:rPr>
                <w:rFonts w:ascii="Aptos" w:hAnsi="Aptos" w:eastAsia="Aptos" w:cs="Aptos"/>
                <w:b/>
                <w:bCs/>
              </w:rPr>
              <w:t>registering a model</w:t>
            </w:r>
            <w:r w:rsidRPr="003921E2">
              <w:rPr>
                <w:rFonts w:ascii="Aptos" w:hAnsi="Aptos" w:eastAsia="Aptos" w:cs="Aptos"/>
              </w:rPr>
              <w:t xml:space="preserve">. When you register a model, you’re telling OpenSearch what kind of model it is, where to </w:t>
            </w:r>
            <w:r w:rsidR="00B00FAA">
              <w:rPr>
                <w:rFonts w:ascii="Aptos" w:hAnsi="Aptos" w:eastAsia="Aptos" w:cs="Aptos"/>
              </w:rPr>
              <w:t>connect to</w:t>
            </w:r>
            <w:r w:rsidRPr="003921E2">
              <w:rPr>
                <w:rFonts w:ascii="Aptos" w:hAnsi="Aptos" w:eastAsia="Aptos" w:cs="Aptos"/>
              </w:rPr>
              <w:t xml:space="preserve"> it from, and how it should be used. This could be a </w:t>
            </w:r>
            <w:r w:rsidRPr="7AC09B02" w:rsidR="7A095244">
              <w:rPr>
                <w:rFonts w:ascii="Aptos" w:hAnsi="Aptos" w:eastAsia="Aptos" w:cs="Aptos"/>
              </w:rPr>
              <w:t>HuggingFace</w:t>
            </w:r>
            <w:r w:rsidRPr="003921E2">
              <w:rPr>
                <w:rFonts w:ascii="Aptos" w:hAnsi="Aptos" w:eastAsia="Aptos" w:cs="Aptos"/>
              </w:rPr>
              <w:noBreakHyphen/>
            </w:r>
            <w:r w:rsidRPr="7AC09B02" w:rsidR="7A095244">
              <w:rPr>
                <w:rFonts w:ascii="Aptos" w:hAnsi="Aptos" w:eastAsia="Aptos" w:cs="Aptos"/>
              </w:rPr>
              <w:t>hosted</w:t>
            </w:r>
            <w:r w:rsidRPr="003921E2">
              <w:rPr>
                <w:rFonts w:ascii="Aptos" w:hAnsi="Aptos" w:eastAsia="Aptos" w:cs="Aptos"/>
              </w:rPr>
              <w:t xml:space="preserve"> embedding model o</w:t>
            </w:r>
            <w:r w:rsidR="0057452F">
              <w:rPr>
                <w:rFonts w:ascii="Aptos" w:hAnsi="Aptos" w:eastAsia="Aptos" w:cs="Aptos"/>
              </w:rPr>
              <w:t xml:space="preserve">r a </w:t>
            </w:r>
            <w:r w:rsidR="00891887">
              <w:rPr>
                <w:rFonts w:ascii="Aptos" w:hAnsi="Aptos" w:eastAsia="Aptos" w:cs="Aptos"/>
              </w:rPr>
              <w:t xml:space="preserve">model hosted by your company or </w:t>
            </w:r>
            <w:r w:rsidR="00212C64">
              <w:rPr>
                <w:rFonts w:ascii="Aptos" w:hAnsi="Aptos" w:eastAsia="Aptos" w:cs="Aptos"/>
              </w:rPr>
              <w:t>project</w:t>
            </w:r>
            <w:r w:rsidR="381D12ED">
              <w:rPr>
                <w:rFonts w:ascii="Aptos" w:hAnsi="Aptos" w:eastAsia="Aptos" w:cs="Aptos"/>
              </w:rPr>
              <w:t>.</w:t>
            </w:r>
            <w:r w:rsidRPr="003921E2" w:rsidR="03EEB905">
              <w:rPr>
                <w:rFonts w:ascii="Aptos" w:hAnsi="Aptos" w:eastAsia="Aptos" w:cs="Aptos"/>
              </w:rPr>
              <w:t>.</w:t>
            </w:r>
          </w:p>
          <w:p w:rsidRPr="003921E2" w:rsidR="003921E2" w:rsidP="003921E2" w:rsidRDefault="003921E2" w14:paraId="718B85C8" w14:textId="77777777">
            <w:pPr>
              <w:rPr>
                <w:rFonts w:ascii="Aptos" w:hAnsi="Aptos" w:eastAsia="Aptos" w:cs="Aptos"/>
              </w:rPr>
            </w:pPr>
            <w:r w:rsidRPr="003921E2">
              <w:rPr>
                <w:rFonts w:ascii="Aptos" w:hAnsi="Aptos" w:eastAsia="Aptos" w:cs="Aptos"/>
              </w:rPr>
              <w:t xml:space="preserve">During registration, OpenSearch prepares metadata for the model and assigns it a unique </w:t>
            </w:r>
            <w:r w:rsidRPr="003921E2">
              <w:rPr>
                <w:rFonts w:ascii="Aptos" w:hAnsi="Aptos" w:eastAsia="Aptos" w:cs="Aptos"/>
                <w:b/>
                <w:bCs/>
              </w:rPr>
              <w:t>model ID</w:t>
            </w:r>
            <w:r w:rsidRPr="003921E2">
              <w:rPr>
                <w:rFonts w:ascii="Aptos" w:hAnsi="Aptos" w:eastAsia="Aptos" w:cs="Aptos"/>
              </w:rPr>
              <w:t>. The cluster fetches the model if needed, validates it, and stores its information so it’s ready for deployment.</w:t>
            </w:r>
          </w:p>
          <w:p w:rsidRPr="00F439ED" w:rsidR="00593238" w:rsidP="00F439ED" w:rsidRDefault="00593238" w14:paraId="1515B797" w14:textId="77777777">
            <w:pPr>
              <w:rPr>
                <w:rFonts w:ascii="Aptos" w:hAnsi="Aptos" w:eastAsia="Aptos" w:cs="Aptos"/>
              </w:rPr>
            </w:pPr>
          </w:p>
        </w:tc>
        <w:tc>
          <w:tcPr>
            <w:tcW w:w="2398" w:type="dxa"/>
            <w:tcMar>
              <w:left w:w="105" w:type="dxa"/>
              <w:right w:w="105" w:type="dxa"/>
            </w:tcMar>
          </w:tcPr>
          <w:p w:rsidRPr="008A5087" w:rsidR="008A5087" w:rsidP="008A5087" w:rsidRDefault="008A5087" w14:paraId="2BFB19FC" w14:textId="77777777">
            <w:pPr>
              <w:rPr>
                <w:rFonts w:ascii="Aptos" w:hAnsi="Aptos" w:eastAsia="Aptos" w:cs="Aptos"/>
              </w:rPr>
            </w:pPr>
            <w:r w:rsidRPr="008A5087">
              <w:rPr>
                <w:rFonts w:ascii="Aptos" w:hAnsi="Aptos" w:eastAsia="Aptos" w:cs="Aptos"/>
              </w:rPr>
              <w:t xml:space="preserve">  REST request animation for model registration (no real keys) </w:t>
            </w:r>
          </w:p>
          <w:p w:rsidRPr="008A5087" w:rsidR="008A5087" w:rsidP="008A5087" w:rsidRDefault="008A5087" w14:paraId="5B209516" w14:textId="77777777">
            <w:pPr>
              <w:rPr>
                <w:rFonts w:ascii="Aptos" w:hAnsi="Aptos" w:eastAsia="Aptos" w:cs="Aptos"/>
              </w:rPr>
            </w:pPr>
            <w:r w:rsidRPr="008A5087">
              <w:rPr>
                <w:rFonts w:ascii="Aptos" w:hAnsi="Aptos" w:eastAsia="Aptos" w:cs="Aptos"/>
              </w:rPr>
              <w:t xml:space="preserve">  Status card showing “REGISTERING → LOADING → REGISTERED” </w:t>
            </w:r>
          </w:p>
          <w:p w:rsidRPr="008A5087" w:rsidR="008A5087" w:rsidP="008A5087" w:rsidRDefault="008A5087" w14:paraId="0C046435" w14:textId="77777777">
            <w:pPr>
              <w:rPr>
                <w:rFonts w:ascii="Aptos" w:hAnsi="Aptos" w:eastAsia="Aptos" w:cs="Aptos"/>
              </w:rPr>
            </w:pPr>
            <w:r w:rsidRPr="008A5087">
              <w:rPr>
                <w:rFonts w:ascii="Aptos" w:hAnsi="Aptos" w:eastAsia="Aptos" w:cs="Aptos"/>
              </w:rPr>
              <w:t xml:space="preserve">  Animation: cloud icon → downloading model into OpenSearch node </w:t>
            </w:r>
          </w:p>
          <w:p w:rsidRPr="008A5087" w:rsidR="008A5087" w:rsidP="008A5087" w:rsidRDefault="008A5087" w14:paraId="1F84F85B" w14:textId="77777777">
            <w:pPr>
              <w:rPr>
                <w:rFonts w:ascii="Aptos" w:hAnsi="Aptos" w:eastAsia="Aptos" w:cs="Aptos"/>
              </w:rPr>
            </w:pPr>
            <w:r w:rsidRPr="008A5087">
              <w:rPr>
                <w:rFonts w:ascii="Aptos" w:hAnsi="Aptos" w:eastAsia="Aptos" w:cs="Aptos"/>
              </w:rPr>
              <w:t xml:space="preserve">  Highlight: </w:t>
            </w:r>
            <w:r w:rsidRPr="008A5087">
              <w:rPr>
                <w:rFonts w:ascii="Aptos" w:hAnsi="Aptos" w:eastAsia="Aptos" w:cs="Aptos"/>
                <w:i/>
                <w:iCs/>
              </w:rPr>
              <w:t>Model ID</w:t>
            </w:r>
            <w:r w:rsidRPr="008A5087">
              <w:rPr>
                <w:rFonts w:ascii="Aptos" w:hAnsi="Aptos" w:eastAsia="Aptos" w:cs="Aptos"/>
              </w:rPr>
              <w:t xml:space="preserve"> generated</w:t>
            </w:r>
          </w:p>
          <w:p w:rsidRPr="00593238" w:rsidR="00593238" w:rsidP="00593238" w:rsidRDefault="00593238" w14:paraId="7D30D6D2" w14:textId="77777777">
            <w:pPr>
              <w:rPr>
                <w:rFonts w:ascii="Aptos" w:hAnsi="Aptos" w:eastAsia="Aptos" w:cs="Aptos"/>
              </w:rPr>
            </w:pPr>
          </w:p>
        </w:tc>
        <w:tc>
          <w:tcPr>
            <w:tcW w:w="1633" w:type="dxa"/>
          </w:tcPr>
          <w:p w:rsidRPr="0001363D" w:rsidR="00593238" w:rsidRDefault="00593238" w14:paraId="55AE349E" w14:textId="77777777">
            <w:pPr>
              <w:rPr>
                <w:rFonts w:ascii="Aptos" w:hAnsi="Aptos" w:eastAsia="Aptos" w:cs="Aptos"/>
              </w:rPr>
            </w:pPr>
          </w:p>
        </w:tc>
      </w:tr>
      <w:tr w:rsidR="00A4221D" w:rsidTr="002D0C7C" w14:paraId="323B5467" w14:textId="77777777">
        <w:trPr>
          <w:trHeight w:val="301"/>
        </w:trPr>
        <w:tc>
          <w:tcPr>
            <w:tcW w:w="1571" w:type="dxa"/>
          </w:tcPr>
          <w:p w:rsidRPr="0001363D" w:rsidR="00D176C3" w:rsidRDefault="00D176C3" w14:paraId="2E5BA166" w14:textId="77777777">
            <w:pPr>
              <w:rPr>
                <w:rFonts w:ascii="Aptos" w:hAnsi="Aptos" w:eastAsia="Aptos" w:cs="Aptos"/>
              </w:rPr>
            </w:pPr>
          </w:p>
        </w:tc>
        <w:tc>
          <w:tcPr>
            <w:tcW w:w="1644" w:type="dxa"/>
          </w:tcPr>
          <w:p w:rsidR="00D176C3" w:rsidRDefault="002D42BF" w14:paraId="0C4B9376" w14:textId="16064FE4">
            <w:pPr>
              <w:rPr>
                <w:rFonts w:ascii="Aptos" w:hAnsi="Aptos" w:eastAsia="Aptos" w:cs="Aptos"/>
              </w:rPr>
            </w:pPr>
            <w:r>
              <w:rPr>
                <w:rFonts w:ascii="Aptos" w:hAnsi="Aptos" w:eastAsia="Aptos" w:cs="Aptos"/>
              </w:rPr>
              <w:t>:55-1:00</w:t>
            </w:r>
          </w:p>
        </w:tc>
        <w:tc>
          <w:tcPr>
            <w:tcW w:w="3577" w:type="dxa"/>
            <w:tcMar>
              <w:left w:w="105" w:type="dxa"/>
              <w:right w:w="105" w:type="dxa"/>
            </w:tcMar>
          </w:tcPr>
          <w:p w:rsidRPr="00C81474" w:rsidR="00C81474" w:rsidP="00C81474" w:rsidRDefault="00C81474" w14:paraId="1D4A4A03" w14:textId="070AB254">
            <w:pPr>
              <w:rPr>
                <w:rFonts w:ascii="Aptos" w:hAnsi="Aptos" w:eastAsia="Aptos" w:cs="Aptos"/>
              </w:rPr>
            </w:pPr>
            <w:r w:rsidRPr="00C81474">
              <w:rPr>
                <w:rFonts w:ascii="Aptos" w:hAnsi="Aptos" w:eastAsia="Aptos" w:cs="Aptos"/>
              </w:rPr>
              <w:t xml:space="preserve">Once a model is registered, you need to </w:t>
            </w:r>
            <w:r w:rsidRPr="00C81474">
              <w:rPr>
                <w:rFonts w:ascii="Aptos" w:hAnsi="Aptos" w:eastAsia="Aptos" w:cs="Aptos"/>
                <w:b/>
                <w:bCs/>
              </w:rPr>
              <w:t>deploy</w:t>
            </w:r>
            <w:r w:rsidRPr="00C81474">
              <w:rPr>
                <w:rFonts w:ascii="Aptos" w:hAnsi="Aptos" w:eastAsia="Aptos" w:cs="Aptos"/>
              </w:rPr>
              <w:t xml:space="preserve"> it. Deployment loads </w:t>
            </w:r>
            <w:r w:rsidR="00780B7C">
              <w:rPr>
                <w:rFonts w:ascii="Aptos" w:hAnsi="Aptos" w:eastAsia="Aptos" w:cs="Aptos"/>
              </w:rPr>
              <w:t xml:space="preserve">an instance of </w:t>
            </w:r>
            <w:r w:rsidRPr="00C81474">
              <w:rPr>
                <w:rFonts w:ascii="Aptos" w:hAnsi="Aptos" w:eastAsia="Aptos" w:cs="Aptos"/>
              </w:rPr>
              <w:t>the model into memory or onto disk within designated OpenSearch nodes. Only deployed models can be used by ingest pipelines or neural search queries.</w:t>
            </w:r>
          </w:p>
          <w:p w:rsidRPr="00C81474" w:rsidR="00C81474" w:rsidP="00C81474" w:rsidRDefault="00C81474" w14:paraId="46062530" w14:textId="77777777">
            <w:pPr>
              <w:rPr>
                <w:rFonts w:ascii="Aptos" w:hAnsi="Aptos" w:eastAsia="Aptos" w:cs="Aptos"/>
              </w:rPr>
            </w:pPr>
            <w:r w:rsidRPr="00C81474">
              <w:rPr>
                <w:rFonts w:ascii="Aptos" w:hAnsi="Aptos" w:eastAsia="Aptos" w:cs="Aptos"/>
              </w:rPr>
              <w:t>When you deploy, the model moves into a “DEPLOYING” state. OpenSearch loads the weights on the chosen worker nodes. Once it's ready, the state changes to “DEPLOYED,” and the model becomes usable by your pipelines, queries, and inference API calls.</w:t>
            </w:r>
          </w:p>
          <w:p w:rsidRPr="00C81474" w:rsidR="00C81474" w:rsidP="00C81474" w:rsidRDefault="00C81474" w14:paraId="74CD82F1" w14:textId="77777777">
            <w:pPr>
              <w:rPr>
                <w:rFonts w:ascii="Aptos" w:hAnsi="Aptos" w:eastAsia="Aptos" w:cs="Aptos"/>
              </w:rPr>
            </w:pPr>
            <w:r w:rsidRPr="00C81474">
              <w:rPr>
                <w:rFonts w:ascii="Aptos" w:hAnsi="Aptos" w:eastAsia="Aptos" w:cs="Aptos"/>
              </w:rPr>
              <w:t xml:space="preserve">This is where OpenSearch becomes truly powerful: inference happens </w:t>
            </w:r>
            <w:r w:rsidRPr="00C81474">
              <w:rPr>
                <w:rFonts w:ascii="Aptos" w:hAnsi="Aptos" w:eastAsia="Aptos" w:cs="Aptos"/>
                <w:i/>
                <w:iCs/>
              </w:rPr>
              <w:t>inside the cluster</w:t>
            </w:r>
            <w:r w:rsidRPr="00C81474">
              <w:rPr>
                <w:rFonts w:ascii="Aptos" w:hAnsi="Aptos" w:eastAsia="Aptos" w:cs="Aptos"/>
              </w:rPr>
              <w:t>, reducing external latency and keeping your architecture simple.</w:t>
            </w:r>
          </w:p>
          <w:p w:rsidRPr="003921E2" w:rsidR="00D176C3" w:rsidP="003921E2" w:rsidRDefault="00D176C3" w14:paraId="4A64BB55" w14:textId="77777777">
            <w:pPr>
              <w:rPr>
                <w:rFonts w:ascii="Aptos" w:hAnsi="Aptos" w:eastAsia="Aptos" w:cs="Aptos"/>
              </w:rPr>
            </w:pPr>
          </w:p>
        </w:tc>
        <w:tc>
          <w:tcPr>
            <w:tcW w:w="2398" w:type="dxa"/>
            <w:tcMar>
              <w:left w:w="105" w:type="dxa"/>
              <w:right w:w="105" w:type="dxa"/>
            </w:tcMar>
          </w:tcPr>
          <w:p w:rsidRPr="002D42BF" w:rsidR="002D42BF" w:rsidP="002D42BF" w:rsidRDefault="002D42BF" w14:paraId="64AE1D63" w14:textId="77777777">
            <w:pPr>
              <w:rPr>
                <w:rFonts w:ascii="Aptos" w:hAnsi="Aptos" w:eastAsia="Aptos" w:cs="Aptos"/>
              </w:rPr>
            </w:pPr>
            <w:r w:rsidRPr="002D42BF">
              <w:rPr>
                <w:rFonts w:ascii="Aptos" w:hAnsi="Aptos" w:eastAsia="Aptos" w:cs="Aptos"/>
              </w:rPr>
              <w:t xml:space="preserve">  Nodes lighting up as the model deploys </w:t>
            </w:r>
          </w:p>
          <w:p w:rsidRPr="002D42BF" w:rsidR="002D42BF" w:rsidP="002D42BF" w:rsidRDefault="002D42BF" w14:paraId="06AA4672" w14:textId="77777777">
            <w:pPr>
              <w:rPr>
                <w:rFonts w:ascii="Aptos" w:hAnsi="Aptos" w:eastAsia="Aptos" w:cs="Aptos"/>
              </w:rPr>
            </w:pPr>
            <w:r w:rsidRPr="002D42BF">
              <w:rPr>
                <w:rFonts w:ascii="Aptos" w:hAnsi="Aptos" w:eastAsia="Aptos" w:cs="Aptos"/>
              </w:rPr>
              <w:t xml:space="preserve">  State indicator: “DEPLOYING → DEPLOYED” </w:t>
            </w:r>
          </w:p>
          <w:p w:rsidRPr="002D42BF" w:rsidR="002D42BF" w:rsidP="002D42BF" w:rsidRDefault="002D42BF" w14:paraId="4D5D30F8" w14:textId="77777777">
            <w:pPr>
              <w:rPr>
                <w:rFonts w:ascii="Aptos" w:hAnsi="Aptos" w:eastAsia="Aptos" w:cs="Aptos"/>
              </w:rPr>
            </w:pPr>
            <w:r w:rsidRPr="002D42BF">
              <w:rPr>
                <w:rFonts w:ascii="Aptos" w:hAnsi="Aptos" w:eastAsia="Aptos" w:cs="Aptos"/>
              </w:rPr>
              <w:t xml:space="preserve">  Arrows from ingest pipeline and neural search API pointing to the deployed model </w:t>
            </w:r>
          </w:p>
          <w:p w:rsidRPr="002D42BF" w:rsidR="002D42BF" w:rsidP="002D42BF" w:rsidRDefault="002D42BF" w14:paraId="0B2C84B8" w14:textId="77777777">
            <w:pPr>
              <w:rPr>
                <w:rFonts w:ascii="Aptos" w:hAnsi="Aptos" w:eastAsia="Aptos" w:cs="Aptos"/>
              </w:rPr>
            </w:pPr>
            <w:r w:rsidRPr="002D42BF">
              <w:rPr>
                <w:rFonts w:ascii="Aptos" w:hAnsi="Aptos" w:eastAsia="Aptos" w:cs="Aptos"/>
              </w:rPr>
              <w:t>  On</w:t>
            </w:r>
            <w:r w:rsidRPr="002D42BF">
              <w:rPr>
                <w:rFonts w:ascii="Aptos" w:hAnsi="Aptos" w:eastAsia="Aptos" w:cs="Aptos"/>
              </w:rPr>
              <w:noBreakHyphen/>
            </w:r>
            <w:r w:rsidRPr="002D42BF">
              <w:rPr>
                <w:rFonts w:ascii="Aptos" w:hAnsi="Aptos" w:eastAsia="Aptos" w:cs="Aptos"/>
              </w:rPr>
              <w:t>screen label: “Inference now available”</w:t>
            </w:r>
          </w:p>
          <w:p w:rsidRPr="008A5087" w:rsidR="00D176C3" w:rsidP="008A5087" w:rsidRDefault="00D176C3" w14:paraId="15737ED4" w14:textId="77777777">
            <w:pPr>
              <w:rPr>
                <w:rFonts w:ascii="Aptos" w:hAnsi="Aptos" w:eastAsia="Aptos" w:cs="Aptos"/>
              </w:rPr>
            </w:pPr>
          </w:p>
        </w:tc>
        <w:tc>
          <w:tcPr>
            <w:tcW w:w="1633" w:type="dxa"/>
          </w:tcPr>
          <w:p w:rsidRPr="0001363D" w:rsidR="00D176C3" w:rsidRDefault="00D176C3" w14:paraId="0AD5416B" w14:textId="77777777">
            <w:pPr>
              <w:rPr>
                <w:rFonts w:ascii="Aptos" w:hAnsi="Aptos" w:eastAsia="Aptos" w:cs="Aptos"/>
              </w:rPr>
            </w:pPr>
          </w:p>
        </w:tc>
      </w:tr>
      <w:tr w:rsidR="00A4221D" w:rsidTr="002D0C7C" w14:paraId="10275702" w14:textId="77777777">
        <w:trPr>
          <w:trHeight w:val="301"/>
        </w:trPr>
        <w:tc>
          <w:tcPr>
            <w:tcW w:w="1571" w:type="dxa"/>
          </w:tcPr>
          <w:p w:rsidRPr="0001363D" w:rsidR="002D42BF" w:rsidRDefault="002D42BF" w14:paraId="3BB70781" w14:textId="77777777">
            <w:pPr>
              <w:rPr>
                <w:rFonts w:ascii="Aptos" w:hAnsi="Aptos" w:eastAsia="Aptos" w:cs="Aptos"/>
              </w:rPr>
            </w:pPr>
          </w:p>
        </w:tc>
        <w:tc>
          <w:tcPr>
            <w:tcW w:w="1644" w:type="dxa"/>
          </w:tcPr>
          <w:p w:rsidR="002D42BF" w:rsidRDefault="008D0749" w14:paraId="77A7B7C0" w14:textId="2D4DE346">
            <w:pPr>
              <w:rPr>
                <w:rFonts w:ascii="Aptos" w:hAnsi="Aptos" w:eastAsia="Aptos" w:cs="Aptos"/>
              </w:rPr>
            </w:pPr>
            <w:r>
              <w:rPr>
                <w:rFonts w:ascii="Aptos" w:hAnsi="Aptos" w:eastAsia="Aptos" w:cs="Aptos"/>
              </w:rPr>
              <w:t>:35-:40</w:t>
            </w:r>
          </w:p>
        </w:tc>
        <w:tc>
          <w:tcPr>
            <w:tcW w:w="3577" w:type="dxa"/>
            <w:tcMar>
              <w:left w:w="105" w:type="dxa"/>
              <w:right w:w="105" w:type="dxa"/>
            </w:tcMar>
          </w:tcPr>
          <w:p w:rsidRPr="008D0749" w:rsidR="008D0749" w:rsidP="008D0749" w:rsidRDefault="008D0749" w14:paraId="7D94A63E" w14:textId="77777777">
            <w:pPr>
              <w:rPr>
                <w:rFonts w:ascii="Aptos" w:hAnsi="Aptos" w:eastAsia="Aptos" w:cs="Aptos"/>
              </w:rPr>
            </w:pPr>
            <w:commentRangeStart w:id="176"/>
            <w:r w:rsidRPr="008D0749">
              <w:rPr>
                <w:rFonts w:ascii="Aptos" w:hAnsi="Aptos" w:eastAsia="Aptos" w:cs="Aptos"/>
              </w:rPr>
              <w:t>Once deployed, your model becomes available for both indexing and searching.</w:t>
            </w:r>
            <w:r w:rsidRPr="00776957">
              <w:rPr>
                <w:rFonts w:eastAsiaTheme="minorEastAsia"/>
              </w:rPr>
              <w:br/>
            </w:r>
            <w:r w:rsidRPr="008D0749">
              <w:rPr>
                <w:rFonts w:ascii="Aptos" w:hAnsi="Aptos" w:eastAsia="Aptos" w:cs="Aptos"/>
              </w:rPr>
              <w:t>In ingest pipelines, the model is referenced by its ID and automatically transforms incoming text into vector embeddings. Every document you insert through that pipeline is enriched with those embeddings.</w:t>
            </w:r>
          </w:p>
          <w:p w:rsidRPr="008D0749" w:rsidR="008D0749" w:rsidP="008D0749" w:rsidRDefault="008D0749" w14:paraId="4ABA9787" w14:textId="77777777">
            <w:pPr>
              <w:rPr>
                <w:rFonts w:ascii="Aptos" w:hAnsi="Aptos" w:eastAsia="Aptos" w:cs="Aptos"/>
              </w:rPr>
            </w:pPr>
            <w:r w:rsidRPr="008D0749">
              <w:rPr>
                <w:rFonts w:ascii="Aptos" w:hAnsi="Aptos" w:eastAsia="Aptos" w:cs="Aptos"/>
              </w:rPr>
              <w:t>And during neural search, the same model generates the query embeddings used to match against your stored vectors. The entire process stays internal to OpenSearch, which makes it efficient and easy to monitor.</w:t>
            </w:r>
            <w:commentRangeEnd w:id="176"/>
            <w:r w:rsidRPr="008D0749" w:rsidR="0018546D">
              <w:rPr>
                <w:rStyle w:val="CommentReference"/>
                <w:rFonts w:ascii="Aptos" w:hAnsi="Aptos" w:eastAsia="Aptos" w:cs="Aptos"/>
                <w:sz w:val="24"/>
                <w:szCs w:val="24"/>
              </w:rPr>
              <w:commentReference w:id="176"/>
            </w:r>
          </w:p>
          <w:p w:rsidRPr="00C81474" w:rsidR="002D42BF" w:rsidP="00C81474" w:rsidRDefault="002D42BF" w14:paraId="7841436C" w14:textId="77777777">
            <w:pPr>
              <w:rPr>
                <w:rFonts w:ascii="Aptos" w:hAnsi="Aptos" w:eastAsia="Aptos" w:cs="Aptos"/>
              </w:rPr>
            </w:pPr>
          </w:p>
        </w:tc>
        <w:tc>
          <w:tcPr>
            <w:tcW w:w="2398" w:type="dxa"/>
            <w:tcMar>
              <w:left w:w="105" w:type="dxa"/>
              <w:right w:w="105" w:type="dxa"/>
            </w:tcMar>
          </w:tcPr>
          <w:p w:rsidRPr="007B413A" w:rsidR="007B413A" w:rsidP="007B413A" w:rsidRDefault="007B413A" w14:paraId="48506F0A" w14:textId="77777777">
            <w:pPr>
              <w:rPr>
                <w:rFonts w:ascii="Aptos" w:hAnsi="Aptos" w:eastAsia="Aptos" w:cs="Aptos"/>
              </w:rPr>
            </w:pPr>
            <w:r w:rsidRPr="007B413A">
              <w:rPr>
                <w:rFonts w:ascii="Aptos" w:hAnsi="Aptos" w:eastAsia="Aptos" w:cs="Aptos"/>
              </w:rPr>
              <w:t xml:space="preserve">  Ingest pipeline conveyor belt: text → embedding model → vector field </w:t>
            </w:r>
          </w:p>
          <w:p w:rsidRPr="007B413A" w:rsidR="007B413A" w:rsidP="007B413A" w:rsidRDefault="007B413A" w14:paraId="50C0ACFF" w14:textId="77777777">
            <w:pPr>
              <w:rPr>
                <w:rFonts w:ascii="Aptos" w:hAnsi="Aptos" w:eastAsia="Aptos" w:cs="Aptos"/>
              </w:rPr>
            </w:pPr>
            <w:r w:rsidRPr="007B413A">
              <w:rPr>
                <w:rFonts w:ascii="Aptos" w:hAnsi="Aptos" w:eastAsia="Aptos" w:cs="Aptos"/>
              </w:rPr>
              <w:t xml:space="preserve">  Search query bubble → embedding → similarity comparison animation </w:t>
            </w:r>
          </w:p>
          <w:p w:rsidRPr="007B413A" w:rsidR="007B413A" w:rsidP="007B413A" w:rsidRDefault="007B413A" w14:paraId="0AB98EBA" w14:textId="77777777">
            <w:pPr>
              <w:rPr>
                <w:rFonts w:ascii="Aptos" w:hAnsi="Aptos" w:eastAsia="Aptos" w:cs="Aptos"/>
              </w:rPr>
            </w:pPr>
            <w:r w:rsidRPr="007B413A">
              <w:rPr>
                <w:rFonts w:ascii="Aptos" w:hAnsi="Aptos" w:eastAsia="Aptos" w:cs="Aptos"/>
              </w:rPr>
              <w:t>  “Model ID” tag attached to both pipeline and query flow</w:t>
            </w:r>
          </w:p>
          <w:p w:rsidRPr="002D42BF" w:rsidR="002D42BF" w:rsidP="002D42BF" w:rsidRDefault="002D42BF" w14:paraId="7AC47E0B" w14:textId="77777777">
            <w:pPr>
              <w:rPr>
                <w:rFonts w:ascii="Aptos" w:hAnsi="Aptos" w:eastAsia="Aptos" w:cs="Aptos"/>
              </w:rPr>
            </w:pPr>
          </w:p>
        </w:tc>
        <w:tc>
          <w:tcPr>
            <w:tcW w:w="1633" w:type="dxa"/>
          </w:tcPr>
          <w:p w:rsidRPr="0001363D" w:rsidR="002D42BF" w:rsidRDefault="0034617F" w14:paraId="5F2456EB" w14:textId="744F3E81">
            <w:pPr>
              <w:rPr>
                <w:rFonts w:ascii="Aptos" w:hAnsi="Aptos" w:eastAsia="Aptos" w:cs="Aptos"/>
              </w:rPr>
            </w:pPr>
            <w:r>
              <w:rPr>
                <w:rFonts w:ascii="Aptos" w:hAnsi="Aptos" w:eastAsia="Aptos" w:cs="Aptos"/>
              </w:rPr>
              <w:t>Code snippets and JSON templates</w:t>
            </w:r>
          </w:p>
        </w:tc>
      </w:tr>
      <w:tr w:rsidR="00A4221D" w:rsidTr="002D0C7C" w14:paraId="75531DD5" w14:textId="77777777">
        <w:trPr>
          <w:trHeight w:val="301"/>
        </w:trPr>
        <w:tc>
          <w:tcPr>
            <w:tcW w:w="1571" w:type="dxa"/>
          </w:tcPr>
          <w:p w:rsidRPr="0001363D" w:rsidR="00156C93" w:rsidRDefault="00156C93" w14:paraId="686E11C9" w14:textId="77777777">
            <w:pPr>
              <w:rPr>
                <w:rFonts w:ascii="Aptos" w:hAnsi="Aptos" w:eastAsia="Aptos" w:cs="Aptos"/>
              </w:rPr>
            </w:pPr>
          </w:p>
        </w:tc>
        <w:tc>
          <w:tcPr>
            <w:tcW w:w="1644" w:type="dxa"/>
          </w:tcPr>
          <w:p w:rsidR="00156C93" w:rsidRDefault="00B05E67" w14:paraId="61AD379D" w14:textId="69050347">
            <w:pPr>
              <w:rPr>
                <w:rFonts w:ascii="Aptos" w:hAnsi="Aptos" w:eastAsia="Aptos" w:cs="Aptos"/>
              </w:rPr>
            </w:pPr>
            <w:r>
              <w:rPr>
                <w:rFonts w:ascii="Aptos" w:hAnsi="Aptos" w:eastAsia="Aptos" w:cs="Aptos"/>
              </w:rPr>
              <w:t>:45-:50</w:t>
            </w:r>
          </w:p>
        </w:tc>
        <w:tc>
          <w:tcPr>
            <w:tcW w:w="3577" w:type="dxa"/>
            <w:tcMar>
              <w:left w:w="105" w:type="dxa"/>
              <w:right w:w="105" w:type="dxa"/>
            </w:tcMar>
          </w:tcPr>
          <w:p w:rsidRPr="00B05E67" w:rsidR="00B05E67" w:rsidP="00B05E67" w:rsidRDefault="00B05E67" w14:paraId="246F737B" w14:textId="7B7D7915">
            <w:pPr>
              <w:rPr>
                <w:rFonts w:ascii="Aptos" w:hAnsi="Aptos" w:eastAsia="Aptos" w:cs="Aptos"/>
              </w:rPr>
            </w:pPr>
            <w:r w:rsidRPr="00B05E67">
              <w:rPr>
                <w:rFonts w:ascii="Aptos" w:hAnsi="Aptos" w:eastAsia="Aptos" w:cs="Aptos"/>
              </w:rPr>
              <w:t>When you no longer need a model</w:t>
            </w:r>
            <w:r w:rsidR="00884D9C">
              <w:rPr>
                <w:rFonts w:ascii="Aptos" w:hAnsi="Aptos" w:eastAsia="Aptos" w:cs="Aptos"/>
              </w:rPr>
              <w:t xml:space="preserve">, </w:t>
            </w:r>
            <w:r w:rsidRPr="00B05E67">
              <w:rPr>
                <w:rFonts w:ascii="Aptos" w:hAnsi="Aptos" w:eastAsia="Aptos" w:cs="Aptos"/>
              </w:rPr>
              <w:t>or you’re upgrading to a new version</w:t>
            </w:r>
            <w:r w:rsidR="00884D9C">
              <w:rPr>
                <w:rFonts w:ascii="Aptos" w:hAnsi="Aptos" w:eastAsia="Aptos" w:cs="Aptos"/>
              </w:rPr>
              <w:t xml:space="preserve">, </w:t>
            </w:r>
            <w:r w:rsidRPr="00B05E67">
              <w:rPr>
                <w:rFonts w:ascii="Aptos" w:hAnsi="Aptos" w:eastAsia="Aptos" w:cs="Aptos"/>
              </w:rPr>
              <w:t xml:space="preserve">you can </w:t>
            </w:r>
            <w:r w:rsidRPr="00B05E67">
              <w:rPr>
                <w:rFonts w:ascii="Aptos" w:hAnsi="Aptos" w:eastAsia="Aptos" w:cs="Aptos"/>
                <w:b/>
                <w:bCs/>
              </w:rPr>
              <w:t>undeploy</w:t>
            </w:r>
            <w:r w:rsidRPr="00B05E67">
              <w:rPr>
                <w:rFonts w:ascii="Aptos" w:hAnsi="Aptos" w:eastAsia="Aptos" w:cs="Aptos"/>
              </w:rPr>
              <w:t xml:space="preserve"> it. This frees memory and compute on your cluster’s nodes. After undeploying, you can optionally delete the model registration entirely, cleaning up stored metadata and artifacts.</w:t>
            </w:r>
          </w:p>
          <w:p w:rsidRPr="00B05E67" w:rsidR="00B05E67" w:rsidP="00B05E67" w:rsidRDefault="00B05E67" w14:paraId="62AE01CF" w14:textId="77777777">
            <w:pPr>
              <w:rPr>
                <w:rFonts w:ascii="Aptos" w:hAnsi="Aptos" w:eastAsia="Aptos" w:cs="Aptos"/>
              </w:rPr>
            </w:pPr>
            <w:r w:rsidRPr="00B05E67">
              <w:rPr>
                <w:rFonts w:ascii="Aptos" w:hAnsi="Aptos" w:eastAsia="Aptos" w:cs="Aptos"/>
              </w:rPr>
              <w:t>This keeps your OpenSearch environment tidy and prevents unused models from consuming resources behind the scenes.</w:t>
            </w:r>
          </w:p>
          <w:p w:rsidRPr="008D0749" w:rsidR="00156C93" w:rsidP="008D0749" w:rsidRDefault="00156C93" w14:paraId="4D3B7BF1" w14:textId="77777777">
            <w:pPr>
              <w:rPr>
                <w:rFonts w:ascii="Aptos" w:hAnsi="Aptos" w:eastAsia="Aptos" w:cs="Aptos"/>
              </w:rPr>
            </w:pPr>
          </w:p>
        </w:tc>
        <w:tc>
          <w:tcPr>
            <w:tcW w:w="2398" w:type="dxa"/>
            <w:tcMar>
              <w:left w:w="105" w:type="dxa"/>
              <w:right w:w="105" w:type="dxa"/>
            </w:tcMar>
          </w:tcPr>
          <w:p w:rsidRPr="00AF4E08" w:rsidR="00AF4E08" w:rsidP="00AF4E08" w:rsidRDefault="00AF4E08" w14:paraId="05B79CDE" w14:textId="77777777">
            <w:pPr>
              <w:rPr>
                <w:rFonts w:ascii="Aptos" w:hAnsi="Aptos" w:eastAsia="Aptos" w:cs="Aptos"/>
              </w:rPr>
            </w:pPr>
            <w:r w:rsidRPr="00AF4E08">
              <w:rPr>
                <w:rFonts w:ascii="Aptos" w:hAnsi="Aptos" w:eastAsia="Aptos" w:cs="Aptos"/>
              </w:rPr>
              <w:t xml:space="preserve">  Node memory gauge drops after undeploy </w:t>
            </w:r>
          </w:p>
          <w:p w:rsidRPr="00AF4E08" w:rsidR="00AF4E08" w:rsidP="00AF4E08" w:rsidRDefault="00AF4E08" w14:paraId="7009AA91" w14:textId="77777777">
            <w:pPr>
              <w:rPr>
                <w:rFonts w:ascii="Aptos" w:hAnsi="Aptos" w:eastAsia="Aptos" w:cs="Aptos"/>
              </w:rPr>
            </w:pPr>
            <w:r w:rsidRPr="00AF4E08">
              <w:rPr>
                <w:rFonts w:ascii="Aptos" w:hAnsi="Aptos" w:eastAsia="Aptos" w:cs="Aptos"/>
              </w:rPr>
              <w:t xml:space="preserve">  Deployment indicator: “DEPLOYED → UNDEPLOYED” </w:t>
            </w:r>
          </w:p>
          <w:p w:rsidRPr="00AF4E08" w:rsidR="00AF4E08" w:rsidP="00AF4E08" w:rsidRDefault="00AF4E08" w14:paraId="3DE1662D" w14:textId="77777777">
            <w:pPr>
              <w:rPr>
                <w:rFonts w:ascii="Aptos" w:hAnsi="Aptos" w:eastAsia="Aptos" w:cs="Aptos"/>
              </w:rPr>
            </w:pPr>
            <w:r w:rsidRPr="00AF4E08">
              <w:rPr>
                <w:rFonts w:ascii="Aptos" w:hAnsi="Aptos" w:eastAsia="Aptos" w:cs="Aptos"/>
              </w:rPr>
              <w:t xml:space="preserve">  Trash icon animation for deleting model registration </w:t>
            </w:r>
          </w:p>
          <w:p w:rsidRPr="00AF4E08" w:rsidR="00AF4E08" w:rsidP="00AF4E08" w:rsidRDefault="00AF4E08" w14:paraId="0B199C99" w14:textId="77777777">
            <w:pPr>
              <w:rPr>
                <w:rFonts w:ascii="Aptos" w:hAnsi="Aptos" w:eastAsia="Aptos" w:cs="Aptos"/>
              </w:rPr>
            </w:pPr>
            <w:r w:rsidRPr="00AF4E08">
              <w:rPr>
                <w:rFonts w:ascii="Aptos" w:hAnsi="Aptos" w:eastAsia="Aptos" w:cs="Aptos"/>
              </w:rPr>
              <w:t>  Clean cluster diagram fades in</w:t>
            </w:r>
          </w:p>
          <w:p w:rsidRPr="007B413A" w:rsidR="00156C93" w:rsidP="007B413A" w:rsidRDefault="00156C93" w14:paraId="7E0EBAB1" w14:textId="77777777">
            <w:pPr>
              <w:rPr>
                <w:rFonts w:ascii="Aptos" w:hAnsi="Aptos" w:eastAsia="Aptos" w:cs="Aptos"/>
              </w:rPr>
            </w:pPr>
          </w:p>
        </w:tc>
        <w:tc>
          <w:tcPr>
            <w:tcW w:w="1633" w:type="dxa"/>
          </w:tcPr>
          <w:p w:rsidRPr="0001363D" w:rsidR="00156C93" w:rsidRDefault="00156C93" w14:paraId="161D18F5" w14:textId="77777777">
            <w:pPr>
              <w:rPr>
                <w:rFonts w:ascii="Aptos" w:hAnsi="Aptos" w:eastAsia="Aptos" w:cs="Aptos"/>
              </w:rPr>
            </w:pPr>
          </w:p>
        </w:tc>
      </w:tr>
      <w:tr w:rsidR="00A4221D" w:rsidTr="002D0C7C" w14:paraId="612AD49D" w14:textId="77777777">
        <w:trPr>
          <w:trHeight w:val="301"/>
        </w:trPr>
        <w:tc>
          <w:tcPr>
            <w:tcW w:w="1571" w:type="dxa"/>
          </w:tcPr>
          <w:p w:rsidRPr="0001363D" w:rsidR="00E262DD" w:rsidRDefault="00E262DD" w14:paraId="60168FF2" w14:textId="77777777">
            <w:pPr>
              <w:rPr>
                <w:rFonts w:ascii="Aptos" w:hAnsi="Aptos" w:eastAsia="Aptos" w:cs="Aptos"/>
              </w:rPr>
            </w:pPr>
          </w:p>
        </w:tc>
        <w:tc>
          <w:tcPr>
            <w:tcW w:w="1644" w:type="dxa"/>
          </w:tcPr>
          <w:p w:rsidR="00E262DD" w:rsidRDefault="00585AD0" w14:paraId="5C9D1BFE" w14:textId="0C2479C7">
            <w:pPr>
              <w:rPr>
                <w:rFonts w:ascii="Aptos" w:hAnsi="Aptos" w:eastAsia="Aptos" w:cs="Aptos"/>
              </w:rPr>
            </w:pPr>
            <w:r>
              <w:rPr>
                <w:rFonts w:ascii="Aptos" w:hAnsi="Aptos" w:eastAsia="Aptos" w:cs="Aptos"/>
              </w:rPr>
              <w:t>:20-:25</w:t>
            </w:r>
          </w:p>
        </w:tc>
        <w:tc>
          <w:tcPr>
            <w:tcW w:w="3577" w:type="dxa"/>
            <w:tcMar>
              <w:left w:w="105" w:type="dxa"/>
              <w:right w:w="105" w:type="dxa"/>
            </w:tcMar>
          </w:tcPr>
          <w:p w:rsidRPr="00585AD0" w:rsidR="00585AD0" w:rsidP="00585AD0" w:rsidRDefault="00585AD0" w14:paraId="647F8576" w14:textId="179B08B4">
            <w:pPr>
              <w:rPr>
                <w:rFonts w:ascii="Aptos" w:hAnsi="Aptos" w:eastAsia="Aptos" w:cs="Aptos"/>
              </w:rPr>
            </w:pPr>
            <w:r w:rsidRPr="00585AD0">
              <w:rPr>
                <w:rFonts w:ascii="Aptos" w:hAnsi="Aptos" w:eastAsia="Aptos" w:cs="Aptos"/>
              </w:rPr>
              <w:t>ML Commons simplifies your AI infrastructure dramatically. With just a few API calls, you can register, deploy, use, and remove ML models without hosting anything externally. This integrated lifecycle allows OpenSearch to deliver reliable, scalable, low</w:t>
            </w:r>
            <w:r w:rsidRPr="79F74FFD" w:rsidR="660DFCD5">
              <w:rPr>
                <w:rFonts w:ascii="Aptos" w:hAnsi="Aptos" w:eastAsia="Aptos" w:cs="Aptos"/>
              </w:rPr>
              <w:t>-</w:t>
            </w:r>
            <w:r w:rsidRPr="00585AD0">
              <w:rPr>
                <w:rFonts w:ascii="Aptos" w:hAnsi="Aptos" w:eastAsia="Aptos" w:cs="Aptos"/>
              </w:rPr>
              <w:t>latency AI search at production scale.</w:t>
            </w:r>
          </w:p>
          <w:p w:rsidRPr="00585AD0" w:rsidR="00585AD0" w:rsidP="00585AD0" w:rsidRDefault="00585AD0" w14:paraId="0B2FEE18" w14:textId="77777777">
            <w:pPr>
              <w:rPr>
                <w:rFonts w:ascii="Aptos" w:hAnsi="Aptos" w:eastAsia="Aptos" w:cs="Aptos"/>
              </w:rPr>
            </w:pPr>
            <w:r w:rsidRPr="00585AD0">
              <w:rPr>
                <w:rFonts w:ascii="Aptos" w:hAnsi="Aptos" w:eastAsia="Aptos" w:cs="Aptos"/>
              </w:rPr>
              <w:t>In our next lesson, we’ll explore how to optimize these neural search workflows inside your cluster.</w:t>
            </w:r>
          </w:p>
          <w:p w:rsidRPr="00B05E67" w:rsidR="00E262DD" w:rsidP="00B05E67" w:rsidRDefault="00E262DD" w14:paraId="1247BA64" w14:textId="77777777">
            <w:pPr>
              <w:rPr>
                <w:rFonts w:ascii="Aptos" w:hAnsi="Aptos" w:eastAsia="Aptos" w:cs="Aptos"/>
              </w:rPr>
            </w:pPr>
          </w:p>
        </w:tc>
        <w:tc>
          <w:tcPr>
            <w:tcW w:w="2398" w:type="dxa"/>
            <w:tcMar>
              <w:left w:w="105" w:type="dxa"/>
              <w:right w:w="105" w:type="dxa"/>
            </w:tcMar>
          </w:tcPr>
          <w:p w:rsidRPr="000E6D04" w:rsidR="000E6D04" w:rsidP="000E6D04" w:rsidRDefault="000E6D04" w14:paraId="5C2F3E86" w14:textId="77777777">
            <w:pPr>
              <w:rPr>
                <w:rFonts w:ascii="Aptos" w:hAnsi="Aptos" w:eastAsia="Aptos" w:cs="Aptos"/>
              </w:rPr>
            </w:pPr>
            <w:r w:rsidRPr="000E6D04">
              <w:rPr>
                <w:rFonts w:ascii="Aptos" w:hAnsi="Aptos" w:eastAsia="Aptos" w:cs="Aptos"/>
              </w:rPr>
              <w:t xml:space="preserve">  Final lifecycle loop: Register → Deploy → Use → Undeploy → Delete </w:t>
            </w:r>
          </w:p>
          <w:p w:rsidRPr="000E6D04" w:rsidR="000E6D04" w:rsidP="000E6D04" w:rsidRDefault="000E6D04" w14:paraId="1B7E83BB" w14:textId="77777777">
            <w:pPr>
              <w:rPr>
                <w:rFonts w:ascii="Aptos" w:hAnsi="Aptos" w:eastAsia="Aptos" w:cs="Aptos"/>
              </w:rPr>
            </w:pPr>
            <w:r w:rsidRPr="000E6D04">
              <w:rPr>
                <w:rFonts w:ascii="Aptos" w:hAnsi="Aptos" w:eastAsia="Aptos" w:cs="Aptos"/>
              </w:rPr>
              <w:t xml:space="preserve">  OpenSearch cluster glowing with minimal surrounding infrastructure </w:t>
            </w:r>
          </w:p>
          <w:p w:rsidRPr="000E6D04" w:rsidR="000E6D04" w:rsidP="000E6D04" w:rsidRDefault="000E6D04" w14:paraId="5F9069BC" w14:textId="77777777">
            <w:pPr>
              <w:rPr>
                <w:rFonts w:ascii="Aptos" w:hAnsi="Aptos" w:eastAsia="Aptos" w:cs="Aptos"/>
              </w:rPr>
            </w:pPr>
            <w:r w:rsidRPr="000E6D04">
              <w:rPr>
                <w:rFonts w:ascii="Aptos" w:hAnsi="Aptos" w:eastAsia="Aptos" w:cs="Aptos"/>
              </w:rPr>
              <w:t xml:space="preserve">  End card: </w:t>
            </w:r>
            <w:r w:rsidRPr="000E6D04">
              <w:rPr>
                <w:rFonts w:ascii="Aptos" w:hAnsi="Aptos" w:eastAsia="Aptos" w:cs="Aptos"/>
                <w:i/>
                <w:iCs/>
              </w:rPr>
              <w:t>Next: Lesson 2</w:t>
            </w:r>
            <w:r w:rsidRPr="000E6D04">
              <w:rPr>
                <w:rFonts w:ascii="Aptos" w:hAnsi="Aptos" w:eastAsia="Aptos" w:cs="Aptos"/>
                <w:i/>
                <w:iCs/>
              </w:rPr>
              <w:noBreakHyphen/>
            </w:r>
            <w:r w:rsidRPr="000E6D04">
              <w:rPr>
                <w:rFonts w:ascii="Aptos" w:hAnsi="Aptos" w:eastAsia="Aptos" w:cs="Aptos"/>
                <w:i/>
                <w:iCs/>
              </w:rPr>
              <w:t>4 — Optimizing for Neural Search</w:t>
            </w:r>
          </w:p>
          <w:p w:rsidRPr="00AF4E08" w:rsidR="00E262DD" w:rsidP="00AF4E08" w:rsidRDefault="00E262DD" w14:paraId="64C63D02" w14:textId="77777777">
            <w:pPr>
              <w:rPr>
                <w:rFonts w:ascii="Aptos" w:hAnsi="Aptos" w:eastAsia="Aptos" w:cs="Aptos"/>
              </w:rPr>
            </w:pPr>
          </w:p>
        </w:tc>
        <w:tc>
          <w:tcPr>
            <w:tcW w:w="1633" w:type="dxa"/>
          </w:tcPr>
          <w:p w:rsidRPr="0001363D" w:rsidR="00E262DD" w:rsidRDefault="00E262DD" w14:paraId="241F55C9" w14:textId="77777777">
            <w:pPr>
              <w:rPr>
                <w:rFonts w:ascii="Aptos" w:hAnsi="Aptos" w:eastAsia="Aptos" w:cs="Aptos"/>
              </w:rPr>
            </w:pPr>
          </w:p>
        </w:tc>
      </w:tr>
    </w:tbl>
    <w:p w:rsidR="002A4CF1" w:rsidRDefault="002A4CF1" w14:paraId="0D9B04DC" w14:textId="77777777"/>
    <w:p w:rsidR="00360DF3" w:rsidP="00B02759" w:rsidRDefault="00B02759" w14:paraId="3A83FCB5" w14:textId="62DCC294">
      <w:bookmarkStart w:name="_Toc627055662" w:id="177"/>
      <w:bookmarkStart w:name="_Toc2102073818" w:id="178"/>
      <w:bookmarkStart w:name="_Toc1021857357" w:id="179"/>
      <w:r w:rsidRPr="4E1BED22">
        <w:rPr>
          <w:rStyle w:val="Heading2Char"/>
        </w:rPr>
        <w:t>Lesson 2-</w:t>
      </w:r>
      <w:r w:rsidR="00360DF3">
        <w:rPr>
          <w:rStyle w:val="Heading2Char"/>
        </w:rPr>
        <w:t>5</w:t>
      </w:r>
      <w:r w:rsidR="00447F35">
        <w:rPr>
          <w:rStyle w:val="Heading2Char"/>
        </w:rPr>
        <w:t xml:space="preserve">: Optimizing </w:t>
      </w:r>
      <w:r w:rsidR="00B00FAA">
        <w:rPr>
          <w:rStyle w:val="Heading2Char"/>
        </w:rPr>
        <w:t>Neural</w:t>
      </w:r>
      <w:r w:rsidR="00447F35">
        <w:rPr>
          <w:rStyle w:val="Heading2Char"/>
        </w:rPr>
        <w:t xml:space="preserve"> Search in OpenSearch</w:t>
      </w:r>
      <w:bookmarkEnd w:id="177"/>
      <w:bookmarkEnd w:id="178"/>
      <w:bookmarkEnd w:id="179"/>
      <w:r>
        <w:t xml:space="preserve"> </w:t>
      </w:r>
    </w:p>
    <w:p w:rsidRPr="00756E56" w:rsidR="00756E56" w:rsidP="00756E56" w:rsidRDefault="00360DF3" w14:paraId="411B3B9D" w14:textId="35A9C9C9">
      <w:pPr>
        <w:rPr>
          <w:ins w:author="Yancey, Michelle" w:date="2026-04-03T17:01:00Z" w:id="180"/>
          <w:rFonts w:ascii="system-ui" w:hAnsi="system-ui" w:eastAsia="system-ui" w:cs="system-ui"/>
          <w:i/>
          <w:iCs/>
          <w:color w:val="333333"/>
          <w:sz w:val="19"/>
          <w:szCs w:val="19"/>
        </w:rPr>
      </w:pPr>
      <w:r>
        <w:t>Lesson</w:t>
      </w:r>
      <w:r w:rsidR="00B02759">
        <w:t xml:space="preserve"> description:</w:t>
      </w:r>
      <w:r w:rsidRPr="186E01E4" w:rsidR="00B02759">
        <w:rPr>
          <w:color w:val="000000" w:themeColor="text1"/>
        </w:rPr>
        <w:t xml:space="preserve"> </w:t>
      </w:r>
      <w:r w:rsidRPr="186E01E4" w:rsidR="6586631B">
        <w:rPr>
          <w:rFonts w:ascii="system-ui" w:hAnsi="system-ui" w:eastAsia="system-ui" w:cs="system-ui"/>
          <w:i/>
          <w:iCs/>
          <w:color w:val="333333"/>
          <w:sz w:val="19"/>
          <w:szCs w:val="19"/>
        </w:rPr>
        <w:t xml:space="preserve"> Neural search is powerful but</w:t>
      </w:r>
      <w:ins w:author="Yancey, Michelle" w:date="2026-04-03T17:01:00Z" w16du:dateUtc="2026-04-03T21:01:00Z" w:id="181">
        <w:r w:rsidR="00756E56">
          <w:rPr>
            <w:rFonts w:ascii="system-ui" w:hAnsi="system-ui" w:eastAsia="system-ui" w:cs="system-ui"/>
            <w:i/>
            <w:iCs/>
            <w:color w:val="333333"/>
            <w:sz w:val="19"/>
            <w:szCs w:val="19"/>
          </w:rPr>
          <w:t xml:space="preserve"> it can be</w:t>
        </w:r>
      </w:ins>
      <w:r w:rsidRPr="186E01E4" w:rsidR="6586631B">
        <w:rPr>
          <w:rFonts w:ascii="system-ui" w:hAnsi="system-ui" w:eastAsia="system-ui" w:cs="system-ui"/>
          <w:i/>
          <w:iCs/>
          <w:color w:val="333333"/>
          <w:sz w:val="19"/>
          <w:szCs w:val="19"/>
        </w:rPr>
        <w:t xml:space="preserve"> resource-intensive. </w:t>
      </w:r>
      <w:ins w:author="Yancey, Michelle" w:date="2026-04-03T17:01:00Z" w:id="182">
        <w:r w:rsidRPr="00756E56" w:rsidR="00756E56">
          <w:rPr>
            <w:rFonts w:ascii="system-ui" w:hAnsi="system-ui" w:eastAsia="system-ui" w:cs="system-ui"/>
            <w:i/>
            <w:iCs/>
            <w:color w:val="333333"/>
            <w:sz w:val="19"/>
            <w:szCs w:val="19"/>
          </w:rPr>
          <w:t>This lesson covers CPU and memory tuning, shard and replica strategy, index storage modes, refresh intervals, and query</w:t>
        </w:r>
        <w:r w:rsidRPr="00756E56" w:rsidR="00756E56">
          <w:rPr>
            <w:rFonts w:ascii="system-ui" w:hAnsi="system-ui" w:eastAsia="system-ui" w:cs="system-ui"/>
            <w:i/>
            <w:iCs/>
            <w:color w:val="333333"/>
            <w:sz w:val="19"/>
            <w:szCs w:val="19"/>
          </w:rPr>
          <w:noBreakHyphen/>
        </w:r>
        <w:r w:rsidRPr="00756E56" w:rsidR="00756E56">
          <w:rPr>
            <w:rFonts w:ascii="system-ui" w:hAnsi="system-ui" w:eastAsia="system-ui" w:cs="system-ui"/>
            <w:i/>
            <w:iCs/>
            <w:color w:val="333333"/>
            <w:sz w:val="19"/>
            <w:szCs w:val="19"/>
          </w:rPr>
          <w:t>level optimizations to keep neural search fast and cost</w:t>
        </w:r>
        <w:r w:rsidRPr="00756E56" w:rsidR="00756E56">
          <w:rPr>
            <w:rFonts w:ascii="system-ui" w:hAnsi="system-ui" w:eastAsia="system-ui" w:cs="system-ui"/>
            <w:i/>
            <w:iCs/>
            <w:color w:val="333333"/>
            <w:sz w:val="19"/>
            <w:szCs w:val="19"/>
          </w:rPr>
          <w:noBreakHyphen/>
        </w:r>
        <w:r w:rsidRPr="00756E56" w:rsidR="00756E56">
          <w:rPr>
            <w:rFonts w:ascii="system-ui" w:hAnsi="system-ui" w:eastAsia="system-ui" w:cs="system-ui"/>
            <w:i/>
            <w:iCs/>
            <w:color w:val="333333"/>
            <w:sz w:val="19"/>
            <w:szCs w:val="19"/>
          </w:rPr>
          <w:t>effective at scale.</w:t>
        </w:r>
      </w:ins>
    </w:p>
    <w:p w:rsidR="00360DF3" w:rsidP="186E01E4" w:rsidRDefault="6586631B" w14:paraId="679A7340" w14:textId="4CCAD62B">
      <w:del w:author="Yancey, Michelle" w:date="2026-04-03T17:01:00Z" w16du:dateUtc="2026-04-03T21:01:00Z" w:id="183">
        <w:r w:rsidRPr="186E01E4" w:rsidDel="00756E56">
          <w:rPr>
            <w:rFonts w:ascii="system-ui" w:hAnsi="system-ui" w:eastAsia="system-ui" w:cs="system-ui"/>
            <w:i/>
            <w:iCs/>
            <w:color w:val="333333"/>
            <w:sz w:val="19"/>
            <w:szCs w:val="19"/>
          </w:rPr>
          <w:delText>This lesson covers optimization across every layer of the stack: cluster-level CPU threading and memory circuit breakers, shard sizing and replica strategy, index storage modes and refresh intervals, and query-level techniques like metadata pre-filtering and request batching, so your neural search stays fast and cost-effective at scale.</w:delText>
        </w:r>
      </w:del>
    </w:p>
    <w:p w:rsidR="001C352F" w:rsidP="00B02759" w:rsidRDefault="001C352F" w14:paraId="06078359" w14:textId="77777777"/>
    <w:tbl>
      <w:tblPr>
        <w:tblStyle w:val="TableGrid"/>
        <w:tblW w:w="0" w:type="auto"/>
        <w:tblLook w:val="06A0" w:firstRow="1" w:lastRow="0" w:firstColumn="1" w:lastColumn="0" w:noHBand="1" w:noVBand="1"/>
      </w:tblPr>
      <w:tblGrid>
        <w:gridCol w:w="3117"/>
        <w:gridCol w:w="3116"/>
        <w:gridCol w:w="3117"/>
      </w:tblGrid>
      <w:tr w:rsidR="00CE111C" w14:paraId="14845DF7" w14:textId="0F3AB498">
        <w:trPr>
          <w:trHeight w:val="300"/>
        </w:trPr>
        <w:tc>
          <w:tcPr>
            <w:tcW w:w="3120" w:type="dxa"/>
          </w:tcPr>
          <w:p w:rsidR="00B02759" w:rsidRDefault="00B02759" w14:paraId="13863D50" w14:textId="77777777">
            <w:pPr>
              <w:rPr>
                <w:color w:val="EE0000"/>
              </w:rPr>
            </w:pPr>
            <w:r w:rsidRPr="7E660D2E">
              <w:rPr>
                <w:color w:val="EE0000"/>
              </w:rPr>
              <w:t>Reviewer</w:t>
            </w:r>
          </w:p>
        </w:tc>
        <w:tc>
          <w:tcPr>
            <w:tcW w:w="3120" w:type="dxa"/>
          </w:tcPr>
          <w:p w:rsidR="00B02759" w:rsidRDefault="00B02759" w14:paraId="1FEADC76" w14:textId="77777777">
            <w:pPr>
              <w:rPr>
                <w:color w:val="EE0000"/>
              </w:rPr>
            </w:pPr>
            <w:r w:rsidRPr="7E660D2E">
              <w:rPr>
                <w:color w:val="EE0000"/>
              </w:rPr>
              <w:t>Approved? Date?</w:t>
            </w:r>
          </w:p>
        </w:tc>
        <w:tc>
          <w:tcPr>
            <w:tcW w:w="3120" w:type="dxa"/>
          </w:tcPr>
          <w:p w:rsidR="00B02759" w:rsidRDefault="00B02759" w14:paraId="10186FC4" w14:textId="77777777">
            <w:pPr>
              <w:rPr>
                <w:color w:val="EE0000"/>
              </w:rPr>
            </w:pPr>
            <w:r w:rsidRPr="7E660D2E">
              <w:rPr>
                <w:color w:val="EE0000"/>
              </w:rPr>
              <w:t>Additional comments if any</w:t>
            </w:r>
          </w:p>
        </w:tc>
      </w:tr>
      <w:tr w:rsidR="00CE111C" w14:paraId="575DACBF" w14:textId="741342DD">
        <w:trPr>
          <w:trHeight w:val="300"/>
        </w:trPr>
        <w:tc>
          <w:tcPr>
            <w:tcW w:w="3120" w:type="dxa"/>
          </w:tcPr>
          <w:p w:rsidR="00B02759" w:rsidRDefault="00B02759" w14:paraId="35158334" w14:textId="77777777">
            <w:pPr>
              <w:rPr>
                <w:color w:val="EE0000"/>
              </w:rPr>
            </w:pPr>
            <w:r w:rsidRPr="7E660D2E">
              <w:rPr>
                <w:color w:val="EE0000"/>
              </w:rPr>
              <w:t>Brian</w:t>
            </w:r>
          </w:p>
        </w:tc>
        <w:tc>
          <w:tcPr>
            <w:tcW w:w="3120" w:type="dxa"/>
          </w:tcPr>
          <w:p w:rsidR="00B02759" w:rsidP="78CCEB4C" w:rsidRDefault="4A53701C" w14:paraId="35F9D8D7" w14:textId="72409C8C">
            <w:pPr>
              <w:rPr>
                <w:color w:val="EE0000"/>
              </w:rPr>
            </w:pPr>
            <w:r w:rsidRPr="01A5CAE1">
              <w:rPr>
                <w:color w:val="EE0000"/>
              </w:rPr>
              <w:t>Waiting on replies to comments (1/21)</w:t>
            </w:r>
          </w:p>
          <w:p w:rsidR="00B02759" w:rsidRDefault="77D58561" w14:paraId="15573DC1" w14:textId="6556F005">
            <w:pPr>
              <w:rPr>
                <w:color w:val="EE0000"/>
              </w:rPr>
            </w:pPr>
            <w:r w:rsidRPr="78CCEB4C">
              <w:rPr>
                <w:color w:val="EE0000"/>
              </w:rPr>
              <w:t>Approved 1/22</w:t>
            </w:r>
          </w:p>
        </w:tc>
        <w:tc>
          <w:tcPr>
            <w:tcW w:w="3120" w:type="dxa"/>
          </w:tcPr>
          <w:p w:rsidR="00B02759" w:rsidRDefault="4A53701C" w14:paraId="4EE8E31D" w14:textId="0FD4036C">
            <w:pPr>
              <w:rPr>
                <w:color w:val="EE0000"/>
              </w:rPr>
            </w:pPr>
            <w:r w:rsidRPr="01A5CAE1">
              <w:rPr>
                <w:color w:val="EE0000"/>
              </w:rPr>
              <w:t xml:space="preserve">Left comments for </w:t>
            </w:r>
            <w:r w:rsidR="00B02759">
              <w:fldChar w:fldCharType="begin"/>
            </w:r>
            <w:commentRangeStart w:id="184"/>
            <w:r w:rsidR="00B02759">
              <w:instrText xml:space="preserve"> HYPERLINK "mailto:Kassian.Wren@netapp.com"</w:instrText>
            </w:r>
            <w:bookmarkStart w:name="_@_26AD5E53D8694D959F7A2D29CB366CB4Z" w:id="185"/>
            <w:r w:rsidR="00B02759">
              <w:fldChar w:fldCharType="separate"/>
            </w:r>
            <w:bookmarkEnd w:id="185"/>
            <w:r w:rsidRPr="01A5CAE1">
              <w:rPr>
                <w:rStyle w:val="Mention"/>
                <w:noProof/>
              </w:rPr>
              <w:t>@</w:t>
            </w:r>
            <w:r w:rsidRPr="01A5CAE1" w:rsidR="01A5CAE1">
              <w:rPr>
                <w:rStyle w:val="Mention"/>
                <w:noProof/>
              </w:rPr>
              <w:t>Wren, Kassian</w:t>
            </w:r>
            <w:commentRangeEnd w:id="184"/>
            <w:r w:rsidR="0018546D">
              <w:rPr>
                <w:rStyle w:val="CommentReference"/>
                <w:sz w:val="24"/>
                <w:szCs w:val="24"/>
              </w:rPr>
              <w:commentReference w:id="184"/>
            </w:r>
            <w:r w:rsidR="00B02759">
              <w:fldChar w:fldCharType="end"/>
            </w:r>
            <w:r w:rsidRPr="01A5CAE1" w:rsidR="01A5CAE1">
              <w:rPr>
                <w:color w:val="EE0000"/>
              </w:rPr>
              <w:t xml:space="preserve"> </w:t>
            </w:r>
          </w:p>
        </w:tc>
      </w:tr>
      <w:tr w:rsidR="00CE111C" w14:paraId="293711AE" w14:textId="35725906">
        <w:trPr>
          <w:trHeight w:val="300"/>
        </w:trPr>
        <w:tc>
          <w:tcPr>
            <w:tcW w:w="3120" w:type="dxa"/>
          </w:tcPr>
          <w:p w:rsidR="00B02759" w:rsidRDefault="00B02759" w14:paraId="3FB8F3BA" w14:textId="77777777">
            <w:pPr>
              <w:rPr>
                <w:color w:val="EE0000"/>
              </w:rPr>
            </w:pPr>
            <w:r w:rsidRPr="7E660D2E">
              <w:rPr>
                <w:color w:val="EE0000"/>
              </w:rPr>
              <w:t>Alex or Muneer</w:t>
            </w:r>
          </w:p>
        </w:tc>
        <w:tc>
          <w:tcPr>
            <w:tcW w:w="3120" w:type="dxa"/>
          </w:tcPr>
          <w:p w:rsidR="00B02759" w:rsidP="526FC554" w:rsidRDefault="7FD5394F" w14:paraId="18990948" w14:textId="0EDC5132">
            <w:pPr>
              <w:rPr>
                <w:color w:val="EE0000"/>
              </w:rPr>
            </w:pPr>
            <w:r w:rsidRPr="7A709960">
              <w:rPr>
                <w:color w:val="EE0000"/>
              </w:rPr>
              <w:t>Reviewed (Alex) 1/23</w:t>
            </w:r>
          </w:p>
          <w:p w:rsidR="00B02759" w:rsidP="526FC554" w:rsidRDefault="57B7AF10" w14:paraId="30449452" w14:textId="62A36916">
            <w:pPr>
              <w:rPr>
                <w:color w:val="EE0000"/>
              </w:rPr>
            </w:pPr>
            <w:r w:rsidRPr="526FC554">
              <w:rPr>
                <w:color w:val="EE0000"/>
              </w:rPr>
              <w:t>Approved (Muneer) - 1/23/25</w:t>
            </w:r>
          </w:p>
          <w:p w:rsidR="00B02759" w:rsidRDefault="00B02759" w14:paraId="356B0654" w14:textId="375FB761">
            <w:pPr>
              <w:rPr>
                <w:color w:val="EE0000"/>
              </w:rPr>
            </w:pPr>
          </w:p>
        </w:tc>
        <w:tc>
          <w:tcPr>
            <w:tcW w:w="3120" w:type="dxa"/>
          </w:tcPr>
          <w:p w:rsidR="00B02759" w:rsidRDefault="00B02759" w14:paraId="65DEA399" w14:textId="77777777">
            <w:pPr>
              <w:rPr>
                <w:color w:val="EE0000"/>
              </w:rPr>
            </w:pPr>
          </w:p>
        </w:tc>
      </w:tr>
      <w:tr w:rsidR="00CE111C" w14:paraId="318FAEC7" w14:textId="0AA17F35">
        <w:trPr>
          <w:trHeight w:val="300"/>
        </w:trPr>
        <w:tc>
          <w:tcPr>
            <w:tcW w:w="3120" w:type="dxa"/>
          </w:tcPr>
          <w:p w:rsidR="00B02759" w:rsidRDefault="00B02759" w14:paraId="40AE05AB" w14:textId="77777777">
            <w:pPr>
              <w:rPr>
                <w:color w:val="EE0000"/>
              </w:rPr>
            </w:pPr>
            <w:r w:rsidRPr="7E660D2E">
              <w:rPr>
                <w:color w:val="EE0000"/>
              </w:rPr>
              <w:t>Michelle</w:t>
            </w:r>
          </w:p>
        </w:tc>
        <w:tc>
          <w:tcPr>
            <w:tcW w:w="3120" w:type="dxa"/>
          </w:tcPr>
          <w:p w:rsidR="00B02759" w:rsidRDefault="00614D00" w14:paraId="6F1C5992" w14:textId="6B6D51E5">
            <w:pPr>
              <w:rPr>
                <w:color w:val="EE0000"/>
              </w:rPr>
            </w:pPr>
            <w:r>
              <w:rPr>
                <w:color w:val="EE0000"/>
              </w:rPr>
              <w:t>Approved – 1/26/25</w:t>
            </w:r>
          </w:p>
        </w:tc>
        <w:tc>
          <w:tcPr>
            <w:tcW w:w="3120" w:type="dxa"/>
          </w:tcPr>
          <w:p w:rsidR="00B02759" w:rsidRDefault="00B02759" w14:paraId="2DA517D2" w14:textId="77777777">
            <w:pPr>
              <w:rPr>
                <w:color w:val="EE0000"/>
              </w:rPr>
            </w:pPr>
          </w:p>
        </w:tc>
      </w:tr>
    </w:tbl>
    <w:p w:rsidR="00B02759" w:rsidP="00B02759" w:rsidRDefault="00B02759" w14:paraId="7030D9D0" w14:textId="77777777">
      <w:pPr>
        <w:rPr>
          <w:color w:val="EE0000"/>
        </w:rPr>
      </w:pPr>
    </w:p>
    <w:tbl>
      <w:tblPr>
        <w:tblStyle w:val="TableGrid"/>
        <w:tblW w:w="8720"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902"/>
        <w:gridCol w:w="970"/>
        <w:gridCol w:w="4357"/>
        <w:gridCol w:w="1417"/>
        <w:gridCol w:w="1074"/>
      </w:tblGrid>
      <w:tr w:rsidR="002D0C7C" w:rsidTr="006C10B7" w14:paraId="14A043CB" w14:textId="210E13C4">
        <w:trPr>
          <w:trHeight w:val="301"/>
        </w:trPr>
        <w:tc>
          <w:tcPr>
            <w:tcW w:w="902" w:type="dxa"/>
          </w:tcPr>
          <w:p w:rsidRPr="4FEA59C1" w:rsidR="00B02759" w:rsidRDefault="00B02759" w14:paraId="1D20F262" w14:textId="77777777">
            <w:pPr>
              <w:rPr>
                <w:rFonts w:ascii="Aptos" w:hAnsi="Aptos" w:eastAsia="Aptos" w:cs="Aptos"/>
                <w:b/>
                <w:bCs/>
              </w:rPr>
            </w:pPr>
            <w:r>
              <w:rPr>
                <w:rFonts w:ascii="Aptos" w:hAnsi="Aptos" w:eastAsia="Aptos" w:cs="Aptos"/>
                <w:b/>
                <w:bCs/>
              </w:rPr>
              <w:t>Chapter Title</w:t>
            </w:r>
          </w:p>
        </w:tc>
        <w:tc>
          <w:tcPr>
            <w:tcW w:w="970" w:type="dxa"/>
          </w:tcPr>
          <w:p w:rsidRPr="4FEA59C1" w:rsidR="00B02759" w:rsidRDefault="00B02759" w14:paraId="13FF49C9" w14:textId="77777777">
            <w:pPr>
              <w:rPr>
                <w:rFonts w:ascii="Aptos" w:hAnsi="Aptos" w:eastAsia="Aptos" w:cs="Aptos"/>
                <w:b/>
                <w:bCs/>
              </w:rPr>
            </w:pPr>
            <w:r>
              <w:rPr>
                <w:rFonts w:ascii="Aptos" w:hAnsi="Aptos" w:eastAsia="Aptos" w:cs="Aptos"/>
                <w:b/>
                <w:bCs/>
              </w:rPr>
              <w:t>Time estimate</w:t>
            </w:r>
          </w:p>
        </w:tc>
        <w:tc>
          <w:tcPr>
            <w:tcW w:w="4357" w:type="dxa"/>
            <w:tcMar>
              <w:left w:w="105" w:type="dxa"/>
              <w:right w:w="105" w:type="dxa"/>
            </w:tcMar>
          </w:tcPr>
          <w:p w:rsidR="00B02759" w:rsidRDefault="00B02759" w14:paraId="43BE4FA1" w14:textId="77777777">
            <w:pPr>
              <w:rPr>
                <w:rFonts w:ascii="Aptos" w:hAnsi="Aptos" w:eastAsia="Aptos" w:cs="Aptos"/>
              </w:rPr>
            </w:pPr>
            <w:r w:rsidRPr="4FEA59C1">
              <w:rPr>
                <w:rFonts w:ascii="Aptos" w:hAnsi="Aptos" w:eastAsia="Aptos" w:cs="Aptos"/>
                <w:b/>
                <w:bCs/>
              </w:rPr>
              <w:t>Voice Over</w:t>
            </w:r>
          </w:p>
        </w:tc>
        <w:tc>
          <w:tcPr>
            <w:tcW w:w="1417" w:type="dxa"/>
            <w:tcMar>
              <w:left w:w="105" w:type="dxa"/>
              <w:right w:w="105" w:type="dxa"/>
            </w:tcMar>
          </w:tcPr>
          <w:p w:rsidR="00B02759" w:rsidRDefault="00B02759" w14:paraId="7701A262" w14:textId="77777777">
            <w:pPr>
              <w:rPr>
                <w:rFonts w:ascii="Aptos" w:hAnsi="Aptos" w:eastAsia="Aptos" w:cs="Aptos"/>
              </w:rPr>
            </w:pPr>
            <w:r w:rsidRPr="4FEA59C1">
              <w:rPr>
                <w:rFonts w:ascii="Aptos" w:hAnsi="Aptos" w:eastAsia="Aptos" w:cs="Aptos"/>
                <w:b/>
                <w:bCs/>
              </w:rPr>
              <w:t>Visuals</w:t>
            </w:r>
          </w:p>
        </w:tc>
        <w:tc>
          <w:tcPr>
            <w:tcW w:w="1074" w:type="dxa"/>
          </w:tcPr>
          <w:p w:rsidRPr="4FEA59C1" w:rsidR="00B02759" w:rsidRDefault="00B02759" w14:paraId="14BF9412" w14:textId="77777777">
            <w:pPr>
              <w:rPr>
                <w:rFonts w:ascii="Aptos" w:hAnsi="Aptos" w:eastAsia="Aptos" w:cs="Aptos"/>
                <w:b/>
                <w:bCs/>
              </w:rPr>
            </w:pPr>
            <w:r>
              <w:rPr>
                <w:rFonts w:ascii="Aptos" w:hAnsi="Aptos" w:eastAsia="Aptos" w:cs="Aptos"/>
                <w:b/>
                <w:bCs/>
              </w:rPr>
              <w:t>Chapter resources</w:t>
            </w:r>
          </w:p>
        </w:tc>
      </w:tr>
      <w:tr w:rsidR="002F5885" w:rsidTr="006C10B7" w14:paraId="4E4CEA82" w14:textId="46DBE687">
        <w:trPr>
          <w:trHeight w:val="301"/>
        </w:trPr>
        <w:tc>
          <w:tcPr>
            <w:tcW w:w="902" w:type="dxa"/>
          </w:tcPr>
          <w:p w:rsidRPr="00F02473" w:rsidR="00B02759" w:rsidRDefault="00B02759" w14:paraId="5CDCEC7F" w14:textId="77777777">
            <w:pPr>
              <w:rPr>
                <w:rFonts w:ascii="Aptos" w:hAnsi="Aptos" w:eastAsia="Aptos" w:cs="Aptos"/>
              </w:rPr>
            </w:pPr>
          </w:p>
        </w:tc>
        <w:tc>
          <w:tcPr>
            <w:tcW w:w="970" w:type="dxa"/>
          </w:tcPr>
          <w:p w:rsidRPr="00F02473" w:rsidR="00B02759" w:rsidRDefault="00B02759" w14:paraId="2269A7DE" w14:textId="77777777">
            <w:pPr>
              <w:rPr>
                <w:rFonts w:ascii="Aptos" w:hAnsi="Aptos" w:eastAsia="Aptos" w:cs="Aptos"/>
              </w:rPr>
            </w:pPr>
          </w:p>
        </w:tc>
        <w:tc>
          <w:tcPr>
            <w:tcW w:w="4357" w:type="dxa"/>
            <w:tcMar>
              <w:left w:w="105" w:type="dxa"/>
              <w:right w:w="105" w:type="dxa"/>
            </w:tcMar>
          </w:tcPr>
          <w:p w:rsidRPr="00F02473" w:rsidR="00B02759" w:rsidRDefault="0014622C" w14:paraId="4A59C06C" w14:textId="34B464A5">
            <w:pPr>
              <w:rPr>
                <w:rFonts w:ascii="Aptos" w:hAnsi="Aptos" w:eastAsia="Aptos" w:cs="Aptos"/>
              </w:rPr>
            </w:pPr>
            <w:r>
              <w:rPr>
                <w:rFonts w:ascii="Aptos" w:hAnsi="Aptos" w:eastAsia="Aptos" w:cs="Aptos"/>
              </w:rPr>
              <w:t>“</w:t>
            </w:r>
            <w:r w:rsidRPr="002D0C7C" w:rsidR="002D0C7C">
              <w:rPr>
                <w:rFonts w:ascii="Aptos" w:hAnsi="Aptos" w:eastAsia="Aptos" w:cs="Aptos"/>
              </w:rPr>
              <w:t xml:space="preserve">Welcome back! </w:t>
            </w:r>
            <w:r w:rsidR="0012774A">
              <w:rPr>
                <w:rFonts w:ascii="Aptos" w:hAnsi="Aptos" w:eastAsia="Aptos" w:cs="Aptos"/>
              </w:rPr>
              <w:t>Neural search is powerful</w:t>
            </w:r>
            <w:r w:rsidR="001729A4">
              <w:rPr>
                <w:rFonts w:ascii="Aptos" w:hAnsi="Aptos" w:eastAsia="Aptos" w:cs="Aptos"/>
              </w:rPr>
              <w:t xml:space="preserve"> for semantic retrieval</w:t>
            </w:r>
            <w:r w:rsidR="0012774A">
              <w:rPr>
                <w:rFonts w:ascii="Aptos" w:hAnsi="Aptos" w:eastAsia="Aptos" w:cs="Aptos"/>
              </w:rPr>
              <w:t>, but it’s also a demanding workload.</w:t>
            </w:r>
            <w:r w:rsidRPr="002D0C7C" w:rsidR="002D0C7C">
              <w:rPr>
                <w:rFonts w:ascii="Aptos" w:hAnsi="Aptos" w:eastAsia="Aptos" w:cs="Aptos"/>
              </w:rPr>
              <w:t xml:space="preserve"> So today we’ll walk through the key optimization techniques</w:t>
            </w:r>
            <w:r w:rsidR="00D00375">
              <w:rPr>
                <w:rFonts w:ascii="Aptos" w:hAnsi="Aptos" w:eastAsia="Aptos" w:cs="Aptos"/>
              </w:rPr>
              <w:t xml:space="preserve">: </w:t>
            </w:r>
            <w:r w:rsidRPr="002D0C7C" w:rsidR="002D0C7C">
              <w:rPr>
                <w:rFonts w:ascii="Aptos" w:hAnsi="Aptos" w:eastAsia="Aptos" w:cs="Aptos"/>
              </w:rPr>
              <w:t>from cluster settings to shard design to query tunin</w:t>
            </w:r>
            <w:r w:rsidR="0045439C">
              <w:rPr>
                <w:rFonts w:ascii="Aptos" w:hAnsi="Aptos" w:eastAsia="Aptos" w:cs="Aptos"/>
              </w:rPr>
              <w:t>g.</w:t>
            </w:r>
          </w:p>
        </w:tc>
        <w:tc>
          <w:tcPr>
            <w:tcW w:w="1417" w:type="dxa"/>
            <w:tcMar>
              <w:left w:w="105" w:type="dxa"/>
              <w:right w:w="105" w:type="dxa"/>
            </w:tcMar>
          </w:tcPr>
          <w:p w:rsidR="00447F35" w:rsidP="0045439C" w:rsidRDefault="0045439C" w14:paraId="7BE58376" w14:textId="77777777">
            <w:pPr>
              <w:rPr>
                <w:rFonts w:ascii="Aptos" w:hAnsi="Aptos" w:eastAsia="Aptos" w:cs="Aptos"/>
                <w:i/>
                <w:iCs/>
              </w:rPr>
            </w:pPr>
            <w:r w:rsidRPr="0045439C">
              <w:rPr>
                <w:rFonts w:ascii="Aptos" w:hAnsi="Aptos" w:eastAsia="Aptos" w:cs="Aptos"/>
              </w:rPr>
              <w:t xml:space="preserve">  Title card: </w:t>
            </w:r>
            <w:r w:rsidRPr="0045439C">
              <w:rPr>
                <w:rFonts w:ascii="Aptos" w:hAnsi="Aptos" w:eastAsia="Aptos" w:cs="Aptos"/>
                <w:i/>
                <w:iCs/>
              </w:rPr>
              <w:t>Lesson 2</w:t>
            </w:r>
            <w:r w:rsidRPr="0045439C">
              <w:rPr>
                <w:rFonts w:ascii="Aptos" w:hAnsi="Aptos" w:eastAsia="Aptos" w:cs="Aptos"/>
                <w:i/>
                <w:iCs/>
              </w:rPr>
              <w:noBreakHyphen/>
            </w:r>
            <w:r w:rsidRPr="0045439C">
              <w:rPr>
                <w:rFonts w:ascii="Aptos" w:hAnsi="Aptos" w:eastAsia="Aptos" w:cs="Aptos"/>
                <w:i/>
                <w:iCs/>
              </w:rPr>
              <w:t>4 — Optimizing Neural Search in OpenSearch</w:t>
            </w:r>
          </w:p>
          <w:p w:rsidRPr="0045439C" w:rsidR="0045439C" w:rsidP="0045439C" w:rsidRDefault="0045439C" w14:paraId="6E7D849B" w14:textId="1E995884">
            <w:pPr>
              <w:rPr>
                <w:rFonts w:ascii="Aptos" w:hAnsi="Aptos" w:eastAsia="Aptos" w:cs="Aptos"/>
              </w:rPr>
            </w:pPr>
            <w:r w:rsidRPr="0045439C">
              <w:rPr>
                <w:rFonts w:ascii="Aptos" w:hAnsi="Aptos" w:eastAsia="Aptos" w:cs="Aptos"/>
              </w:rPr>
              <w:t xml:space="preserve"> </w:t>
            </w:r>
          </w:p>
          <w:p w:rsidRPr="0045439C" w:rsidR="0045439C" w:rsidP="0045439C" w:rsidRDefault="0045439C" w14:paraId="60551F86" w14:textId="0785CE3C">
            <w:pPr>
              <w:rPr>
                <w:rFonts w:ascii="Aptos" w:hAnsi="Aptos" w:eastAsia="Aptos" w:cs="Aptos"/>
              </w:rPr>
            </w:pPr>
            <w:r w:rsidRPr="0045439C">
              <w:rPr>
                <w:rFonts w:ascii="Aptos" w:hAnsi="Aptos" w:eastAsia="Aptos" w:cs="Aptos"/>
              </w:rPr>
              <w:t xml:space="preserve">  </w:t>
            </w:r>
            <w:r w:rsidR="00447F35">
              <w:rPr>
                <w:rFonts w:ascii="Aptos" w:hAnsi="Aptos" w:eastAsia="Aptos" w:cs="Aptos"/>
              </w:rPr>
              <w:t>a</w:t>
            </w:r>
            <w:r w:rsidRPr="0045439C">
              <w:rPr>
                <w:rFonts w:ascii="Aptos" w:hAnsi="Aptos" w:eastAsia="Aptos" w:cs="Aptos"/>
              </w:rPr>
              <w:t xml:space="preserve">NN graph visualization animating onto nodes </w:t>
            </w:r>
          </w:p>
          <w:p w:rsidRPr="0045439C" w:rsidR="0045439C" w:rsidP="0045439C" w:rsidRDefault="0045439C" w14:paraId="3CA74334" w14:textId="77777777">
            <w:pPr>
              <w:rPr>
                <w:rFonts w:ascii="Aptos" w:hAnsi="Aptos" w:eastAsia="Aptos" w:cs="Aptos"/>
              </w:rPr>
            </w:pPr>
            <w:r w:rsidRPr="0045439C">
              <w:rPr>
                <w:rFonts w:ascii="Aptos" w:hAnsi="Aptos" w:eastAsia="Aptos" w:cs="Aptos"/>
              </w:rPr>
              <w:t>  Icons for “Memory,” “CPU,” “Shards,” “Speed”</w:t>
            </w:r>
          </w:p>
          <w:p w:rsidRPr="00F02473" w:rsidR="00B02759" w:rsidRDefault="00B02759" w14:paraId="7037C1BA" w14:textId="77777777">
            <w:pPr>
              <w:rPr>
                <w:rFonts w:ascii="Aptos" w:hAnsi="Aptos" w:eastAsia="Aptos" w:cs="Aptos"/>
              </w:rPr>
            </w:pPr>
          </w:p>
        </w:tc>
        <w:tc>
          <w:tcPr>
            <w:tcW w:w="1074" w:type="dxa"/>
          </w:tcPr>
          <w:p w:rsidRPr="00F02473" w:rsidR="00B02759" w:rsidRDefault="00B02759" w14:paraId="260FFC40" w14:textId="77777777">
            <w:pPr>
              <w:rPr>
                <w:rFonts w:ascii="Aptos" w:hAnsi="Aptos" w:eastAsia="Aptos" w:cs="Aptos"/>
              </w:rPr>
            </w:pPr>
          </w:p>
        </w:tc>
      </w:tr>
      <w:tr w:rsidR="002F5885" w:rsidTr="006C10B7" w14:paraId="4C47AF1A" w14:textId="7CCEB690">
        <w:trPr>
          <w:trHeight w:val="301"/>
        </w:trPr>
        <w:tc>
          <w:tcPr>
            <w:tcW w:w="902" w:type="dxa"/>
          </w:tcPr>
          <w:p w:rsidRPr="00F02473" w:rsidR="00B02759" w:rsidRDefault="00B02759" w14:paraId="771F9976" w14:textId="77777777">
            <w:pPr>
              <w:rPr>
                <w:rFonts w:ascii="Aptos" w:hAnsi="Aptos" w:eastAsia="Aptos" w:cs="Aptos"/>
              </w:rPr>
            </w:pPr>
          </w:p>
        </w:tc>
        <w:tc>
          <w:tcPr>
            <w:tcW w:w="970" w:type="dxa"/>
          </w:tcPr>
          <w:p w:rsidRPr="00F02473" w:rsidR="00B02759" w:rsidRDefault="00B02759" w14:paraId="124F3B9B" w14:textId="77777777">
            <w:pPr>
              <w:rPr>
                <w:rFonts w:ascii="Aptos" w:hAnsi="Aptos" w:eastAsia="Aptos" w:cs="Aptos"/>
              </w:rPr>
            </w:pPr>
          </w:p>
        </w:tc>
        <w:tc>
          <w:tcPr>
            <w:tcW w:w="4357" w:type="dxa"/>
            <w:tcMar>
              <w:left w:w="105" w:type="dxa"/>
              <w:right w:w="105" w:type="dxa"/>
            </w:tcMar>
          </w:tcPr>
          <w:p w:rsidRPr="00F02473" w:rsidR="00B02759" w:rsidRDefault="0082119E" w14:paraId="04AE66FB" w14:textId="1442FFD8">
            <w:pPr>
              <w:rPr>
                <w:rFonts w:ascii="Aptos" w:hAnsi="Aptos" w:eastAsia="Aptos" w:cs="Aptos"/>
              </w:rPr>
            </w:pPr>
            <w:r w:rsidRPr="0082119E">
              <w:rPr>
                <w:rFonts w:ascii="Aptos" w:hAnsi="Aptos" w:eastAsia="Aptos" w:cs="Aptos"/>
              </w:rPr>
              <w:t>Let’s start with the cluster</w:t>
            </w:r>
            <w:r>
              <w:rPr>
                <w:rFonts w:ascii="Aptos" w:hAnsi="Aptos" w:eastAsia="Aptos" w:cs="Aptos"/>
              </w:rPr>
              <w:t>-level optimizations</w:t>
            </w:r>
            <w:r w:rsidRPr="0082119E">
              <w:rPr>
                <w:rFonts w:ascii="Aptos" w:hAnsi="Aptos" w:eastAsia="Aptos" w:cs="Aptos"/>
              </w:rPr>
              <w:t xml:space="preserve">. Neural workloads are both </w:t>
            </w:r>
            <w:r w:rsidRPr="0082119E">
              <w:rPr>
                <w:rFonts w:ascii="Aptos" w:hAnsi="Aptos" w:eastAsia="Aptos" w:cs="Aptos"/>
                <w:b/>
                <w:bCs/>
              </w:rPr>
              <w:t>compute and memory</w:t>
            </w:r>
            <w:r w:rsidRPr="7A709960" w:rsidR="6D8C31BF">
              <w:rPr>
                <w:rFonts w:ascii="Aptos" w:hAnsi="Aptos" w:eastAsia="Aptos" w:cs="Aptos"/>
                <w:b/>
                <w:bCs/>
              </w:rPr>
              <w:t xml:space="preserve"> </w:t>
            </w:r>
            <w:r w:rsidRPr="0082119E">
              <w:rPr>
                <w:rFonts w:ascii="Aptos" w:hAnsi="Aptos" w:eastAsia="Aptos" w:cs="Aptos"/>
                <w:b/>
                <w:bCs/>
              </w:rPr>
              <w:t>intensive</w:t>
            </w:r>
            <w:r w:rsidRPr="0082119E">
              <w:rPr>
                <w:rFonts w:ascii="Aptos" w:hAnsi="Aptos" w:eastAsia="Aptos" w:cs="Aptos"/>
              </w:rPr>
              <w:t xml:space="preserve">. OpenSearch dynamically adjusts ANN indexing threads based on CPU capacity: clusters with fewer than </w:t>
            </w:r>
            <w:r w:rsidRPr="0082119E">
              <w:rPr>
                <w:rFonts w:ascii="Aptos" w:hAnsi="Aptos" w:eastAsia="Aptos" w:cs="Aptos"/>
                <w:b/>
                <w:bCs/>
              </w:rPr>
              <w:t>32 cores</w:t>
            </w:r>
            <w:r w:rsidRPr="0082119E">
              <w:rPr>
                <w:rFonts w:ascii="Aptos" w:hAnsi="Aptos" w:eastAsia="Aptos" w:cs="Aptos"/>
              </w:rPr>
              <w:t xml:space="preserve"> default to </w:t>
            </w:r>
            <w:r w:rsidRPr="0082119E">
              <w:rPr>
                <w:rFonts w:ascii="Aptos" w:hAnsi="Aptos" w:eastAsia="Aptos" w:cs="Aptos"/>
                <w:b/>
                <w:bCs/>
              </w:rPr>
              <w:t>1 indexing thread</w:t>
            </w:r>
            <w:r w:rsidRPr="0082119E">
              <w:rPr>
                <w:rFonts w:ascii="Aptos" w:hAnsi="Aptos" w:eastAsia="Aptos" w:cs="Aptos"/>
              </w:rPr>
              <w:t xml:space="preserve">, and clusters with </w:t>
            </w:r>
            <w:r w:rsidRPr="0082119E">
              <w:rPr>
                <w:rFonts w:ascii="Aptos" w:hAnsi="Aptos" w:eastAsia="Aptos" w:cs="Aptos"/>
                <w:b/>
                <w:bCs/>
              </w:rPr>
              <w:t>32 or more cores</w:t>
            </w:r>
            <w:r w:rsidRPr="0082119E">
              <w:rPr>
                <w:rFonts w:ascii="Aptos" w:hAnsi="Aptos" w:eastAsia="Aptos" w:cs="Aptos"/>
              </w:rPr>
              <w:t xml:space="preserve"> automatically increase that to </w:t>
            </w:r>
            <w:r w:rsidRPr="0082119E">
              <w:rPr>
                <w:rFonts w:ascii="Aptos" w:hAnsi="Aptos" w:eastAsia="Aptos" w:cs="Aptos"/>
                <w:b/>
                <w:bCs/>
              </w:rPr>
              <w:t>4 threads</w:t>
            </w:r>
            <w:r w:rsidRPr="0082119E">
              <w:rPr>
                <w:rFonts w:ascii="Aptos" w:hAnsi="Aptos" w:eastAsia="Aptos" w:cs="Aptos"/>
              </w:rPr>
              <w:t xml:space="preserve"> to accelerate ANN graph construction. </w:t>
            </w:r>
            <w:r>
              <w:rPr>
                <w:rFonts w:eastAsia="Aptos"/>
              </w:rPr>
              <w:br/>
            </w:r>
            <w:r w:rsidRPr="0082119E">
              <w:rPr>
                <w:rFonts w:ascii="Aptos" w:hAnsi="Aptos" w:eastAsia="Aptos" w:cs="Aptos"/>
              </w:rPr>
              <w:t>This means if you’re building vector indexes at scale, you’ll see significant indexing speed improvements on larger CPU instances</w:t>
            </w:r>
            <w:r w:rsidR="00ED380F">
              <w:rPr>
                <w:rFonts w:ascii="Aptos" w:hAnsi="Aptos" w:eastAsia="Aptos" w:cs="Aptos"/>
              </w:rPr>
              <w:t xml:space="preserve"> due to increased parallelism</w:t>
            </w:r>
            <w:r w:rsidRPr="0082119E">
              <w:rPr>
                <w:rFonts w:ascii="Aptos" w:hAnsi="Aptos" w:eastAsia="Aptos" w:cs="Aptos"/>
              </w:rPr>
              <w:t>.</w:t>
            </w:r>
          </w:p>
        </w:tc>
        <w:tc>
          <w:tcPr>
            <w:tcW w:w="1417" w:type="dxa"/>
            <w:tcMar>
              <w:left w:w="105" w:type="dxa"/>
              <w:right w:w="105" w:type="dxa"/>
            </w:tcMar>
          </w:tcPr>
          <w:p w:rsidRPr="00ED380F" w:rsidR="00ED380F" w:rsidP="00ED380F" w:rsidRDefault="00ED380F" w14:paraId="2542F3B8" w14:textId="77777777">
            <w:pPr>
              <w:rPr>
                <w:rFonts w:ascii="Aptos" w:hAnsi="Aptos" w:eastAsia="Aptos" w:cs="Aptos"/>
              </w:rPr>
            </w:pPr>
            <w:r w:rsidRPr="00ED380F">
              <w:rPr>
                <w:rFonts w:ascii="Aptos" w:hAnsi="Aptos" w:eastAsia="Aptos" w:cs="Aptos"/>
              </w:rPr>
              <w:t xml:space="preserve">  CPU bar animation: 8 cores → 16 cores → 32 cores </w:t>
            </w:r>
          </w:p>
          <w:p w:rsidRPr="00ED380F" w:rsidR="00ED380F" w:rsidP="00ED380F" w:rsidRDefault="00ED380F" w14:paraId="148CACB8" w14:textId="77777777">
            <w:pPr>
              <w:rPr>
                <w:rFonts w:ascii="Aptos" w:hAnsi="Aptos" w:eastAsia="Aptos" w:cs="Aptos"/>
              </w:rPr>
            </w:pPr>
            <w:r w:rsidRPr="00ED380F">
              <w:rPr>
                <w:rFonts w:ascii="Aptos" w:hAnsi="Aptos" w:eastAsia="Aptos" w:cs="Aptos"/>
              </w:rPr>
              <w:t>  “Index Threads: 1 → 4” highlighted</w:t>
            </w:r>
          </w:p>
          <w:p w:rsidRPr="00F02473" w:rsidR="00B02759" w:rsidRDefault="00B02759" w14:paraId="31B14B1B" w14:textId="77777777">
            <w:pPr>
              <w:rPr>
                <w:rFonts w:ascii="Aptos" w:hAnsi="Aptos" w:eastAsia="Aptos" w:cs="Aptos"/>
              </w:rPr>
            </w:pPr>
          </w:p>
        </w:tc>
        <w:tc>
          <w:tcPr>
            <w:tcW w:w="1074" w:type="dxa"/>
          </w:tcPr>
          <w:p w:rsidRPr="00F02473" w:rsidR="00B02759" w:rsidRDefault="00B02759" w14:paraId="799B0CD1" w14:textId="77777777">
            <w:pPr>
              <w:rPr>
                <w:rFonts w:ascii="Aptos" w:hAnsi="Aptos" w:eastAsia="Aptos" w:cs="Aptos"/>
              </w:rPr>
            </w:pPr>
          </w:p>
        </w:tc>
      </w:tr>
      <w:tr w:rsidR="002F5885" w:rsidTr="006C10B7" w14:paraId="6234AF30" w14:textId="7D995D28">
        <w:trPr>
          <w:trHeight w:val="301"/>
        </w:trPr>
        <w:tc>
          <w:tcPr>
            <w:tcW w:w="902" w:type="dxa"/>
          </w:tcPr>
          <w:p w:rsidRPr="00F02473" w:rsidR="00B02759" w:rsidRDefault="00B02759" w14:paraId="66193BE2" w14:textId="77777777">
            <w:pPr>
              <w:rPr>
                <w:rFonts w:ascii="Aptos" w:hAnsi="Aptos" w:eastAsia="Aptos" w:cs="Aptos"/>
              </w:rPr>
            </w:pPr>
          </w:p>
        </w:tc>
        <w:tc>
          <w:tcPr>
            <w:tcW w:w="970" w:type="dxa"/>
          </w:tcPr>
          <w:p w:rsidRPr="00F02473" w:rsidR="00B02759" w:rsidRDefault="00B02759" w14:paraId="711B2750" w14:textId="77777777">
            <w:pPr>
              <w:rPr>
                <w:rFonts w:ascii="Aptos" w:hAnsi="Aptos" w:eastAsia="Aptos" w:cs="Aptos"/>
              </w:rPr>
            </w:pPr>
          </w:p>
        </w:tc>
        <w:tc>
          <w:tcPr>
            <w:tcW w:w="4357" w:type="dxa"/>
            <w:tcMar>
              <w:left w:w="105" w:type="dxa"/>
              <w:right w:w="105" w:type="dxa"/>
            </w:tcMar>
          </w:tcPr>
          <w:p w:rsidRPr="00F02473" w:rsidR="00B02759" w:rsidRDefault="008D7485" w14:paraId="39C01C94" w14:textId="23423E54">
            <w:pPr>
              <w:rPr>
                <w:rFonts w:ascii="Aptos" w:hAnsi="Aptos" w:eastAsia="Aptos" w:cs="Aptos"/>
              </w:rPr>
            </w:pPr>
            <w:commentRangeStart w:id="187"/>
            <w:r w:rsidRPr="008D7485">
              <w:rPr>
                <w:rFonts w:ascii="Aptos" w:hAnsi="Aptos" w:eastAsia="Aptos" w:cs="Aptos"/>
              </w:rPr>
              <w:t xml:space="preserve">Next is memory. OpenSearch’s </w:t>
            </w:r>
            <w:r w:rsidRPr="3A20D3FE" w:rsidR="214D7882">
              <w:rPr>
                <w:rFonts w:ascii="Aptos" w:hAnsi="Aptos" w:eastAsia="Aptos" w:cs="Aptos"/>
              </w:rPr>
              <w:t>kNN</w:t>
            </w:r>
            <w:r w:rsidRPr="008D7485">
              <w:rPr>
                <w:rFonts w:ascii="Aptos" w:hAnsi="Aptos" w:eastAsia="Aptos" w:cs="Aptos"/>
              </w:rPr>
              <w:t xml:space="preserve"> plugin uses a </w:t>
            </w:r>
            <w:r w:rsidRPr="008D7485">
              <w:rPr>
                <w:rFonts w:ascii="Aptos" w:hAnsi="Aptos" w:eastAsia="Aptos" w:cs="Aptos"/>
                <w:b/>
                <w:bCs/>
              </w:rPr>
              <w:t>native memory circuit breaker</w:t>
            </w:r>
            <w:r w:rsidRPr="008D7485">
              <w:rPr>
                <w:rFonts w:ascii="Aptos" w:hAnsi="Aptos" w:eastAsia="Aptos" w:cs="Aptos"/>
              </w:rPr>
              <w:t xml:space="preserve"> to keep your cluster safe. By default, it can use </w:t>
            </w:r>
            <w:r w:rsidRPr="008D7485">
              <w:rPr>
                <w:rFonts w:ascii="Aptos" w:hAnsi="Aptos" w:eastAsia="Aptos" w:cs="Aptos"/>
                <w:b/>
                <w:bCs/>
              </w:rPr>
              <w:t>up to 50%</w:t>
            </w:r>
            <w:r w:rsidRPr="008D7485">
              <w:rPr>
                <w:rFonts w:ascii="Aptos" w:hAnsi="Aptos" w:eastAsia="Aptos" w:cs="Aptos"/>
              </w:rPr>
              <w:t xml:space="preserve"> of the memory left after the JVM heap is allocated. For example, on a 100 GB machine with a 32 GB heap, the </w:t>
            </w:r>
            <w:r w:rsidRPr="3A20D3FE" w:rsidR="214D7882">
              <w:rPr>
                <w:rFonts w:ascii="Aptos" w:hAnsi="Aptos" w:eastAsia="Aptos" w:cs="Aptos"/>
              </w:rPr>
              <w:t>kNN</w:t>
            </w:r>
            <w:r w:rsidRPr="008D7485">
              <w:rPr>
                <w:rFonts w:ascii="Aptos" w:hAnsi="Aptos" w:eastAsia="Aptos" w:cs="Aptos"/>
              </w:rPr>
              <w:t xml:space="preserve"> engine can use about </w:t>
            </w:r>
            <w:r w:rsidRPr="008D7485">
              <w:rPr>
                <w:rFonts w:ascii="Aptos" w:hAnsi="Aptos" w:eastAsia="Aptos" w:cs="Aptos"/>
                <w:b/>
                <w:bCs/>
              </w:rPr>
              <w:t>34 GB</w:t>
            </w:r>
            <w:r w:rsidRPr="008D7485">
              <w:rPr>
                <w:rFonts w:ascii="Aptos" w:hAnsi="Aptos" w:eastAsia="Aptos" w:cs="Aptos"/>
              </w:rPr>
              <w:t xml:space="preserve"> before it begins evicting </w:t>
            </w:r>
            <w:r w:rsidRPr="7A709960" w:rsidR="1C73AD15">
              <w:rPr>
                <w:rFonts w:ascii="Aptos" w:hAnsi="Aptos" w:eastAsia="Aptos" w:cs="Aptos"/>
              </w:rPr>
              <w:t>least</w:t>
            </w:r>
            <w:r w:rsidRPr="7A709960" w:rsidR="2B4C1D04">
              <w:rPr>
                <w:rFonts w:ascii="Aptos" w:hAnsi="Aptos" w:eastAsia="Aptos" w:cs="Aptos"/>
              </w:rPr>
              <w:t xml:space="preserve"> </w:t>
            </w:r>
            <w:r w:rsidRPr="7A709960" w:rsidR="1C73AD15">
              <w:rPr>
                <w:rFonts w:ascii="Aptos" w:hAnsi="Aptos" w:eastAsia="Aptos" w:cs="Aptos"/>
              </w:rPr>
              <w:t>used</w:t>
            </w:r>
            <w:r w:rsidRPr="008D7485">
              <w:rPr>
                <w:rFonts w:ascii="Aptos" w:hAnsi="Aptos" w:eastAsia="Aptos" w:cs="Aptos"/>
              </w:rPr>
              <w:t xml:space="preserve"> ANN graphs. </w:t>
            </w:r>
            <w:r w:rsidRPr="008D7485">
              <w:br/>
            </w:r>
            <w:r w:rsidRPr="008D7485">
              <w:rPr>
                <w:rFonts w:ascii="Aptos" w:hAnsi="Aptos" w:eastAsia="Aptos" w:cs="Aptos"/>
              </w:rPr>
              <w:t xml:space="preserve">This protects the cluster from </w:t>
            </w:r>
            <w:r w:rsidRPr="7A709960" w:rsidR="1C73AD15">
              <w:rPr>
                <w:rFonts w:ascii="Aptos" w:hAnsi="Aptos" w:eastAsia="Aptos" w:cs="Aptos"/>
              </w:rPr>
              <w:t>out</w:t>
            </w:r>
            <w:r w:rsidRPr="7A709960" w:rsidR="15FAE4C0">
              <w:rPr>
                <w:rFonts w:ascii="Aptos" w:hAnsi="Aptos" w:eastAsia="Aptos" w:cs="Aptos"/>
              </w:rPr>
              <w:t xml:space="preserve"> </w:t>
            </w:r>
            <w:r w:rsidRPr="7A709960" w:rsidR="1C73AD15">
              <w:rPr>
                <w:rFonts w:ascii="Aptos" w:hAnsi="Aptos" w:eastAsia="Aptos" w:cs="Aptos"/>
              </w:rPr>
              <w:t>of</w:t>
            </w:r>
            <w:r w:rsidRPr="7A709960" w:rsidR="15FAE4C0">
              <w:rPr>
                <w:rFonts w:ascii="Aptos" w:hAnsi="Aptos" w:eastAsia="Aptos" w:cs="Aptos"/>
              </w:rPr>
              <w:t xml:space="preserve"> </w:t>
            </w:r>
            <w:r w:rsidRPr="7A709960" w:rsidR="1C73AD15">
              <w:rPr>
                <w:rFonts w:ascii="Aptos" w:hAnsi="Aptos" w:eastAsia="Aptos" w:cs="Aptos"/>
              </w:rPr>
              <w:t>memory</w:t>
            </w:r>
            <w:r w:rsidRPr="008D7485">
              <w:rPr>
                <w:rFonts w:ascii="Aptos" w:hAnsi="Aptos" w:eastAsia="Aptos" w:cs="Aptos"/>
              </w:rPr>
              <w:t xml:space="preserve"> crashes during heavy neural search</w:t>
            </w:r>
            <w:commentRangeEnd w:id="187"/>
            <w:r w:rsidR="0018546D">
              <w:rPr>
                <w:rStyle w:val="CommentReference"/>
                <w:rFonts w:ascii="Aptos" w:hAnsi="Aptos" w:eastAsia="Aptos" w:cs="Aptos"/>
                <w:sz w:val="24"/>
                <w:szCs w:val="24"/>
              </w:rPr>
              <w:commentReference w:id="187"/>
            </w:r>
            <w:r w:rsidR="00B65D07">
              <w:rPr>
                <w:rFonts w:ascii="Aptos" w:hAnsi="Aptos" w:eastAsia="Aptos" w:cs="Aptos"/>
              </w:rPr>
              <w:t xml:space="preserve">. The setting itself is </w:t>
            </w:r>
            <w:r w:rsidR="002F5885">
              <w:rPr>
                <w:rFonts w:ascii="Aptos" w:hAnsi="Aptos" w:eastAsia="Aptos" w:cs="Aptos"/>
              </w:rPr>
              <w:t>knn.memory.circuit_breaker.limit, and it can be changed via the REST API.</w:t>
            </w:r>
          </w:p>
        </w:tc>
        <w:tc>
          <w:tcPr>
            <w:tcW w:w="1417" w:type="dxa"/>
            <w:tcMar>
              <w:left w:w="105" w:type="dxa"/>
              <w:right w:w="105" w:type="dxa"/>
            </w:tcMar>
          </w:tcPr>
          <w:p w:rsidRPr="00821DE9" w:rsidR="00821DE9" w:rsidP="00821DE9" w:rsidRDefault="00821DE9" w14:paraId="7467225A" w14:textId="77777777">
            <w:pPr>
              <w:rPr>
                <w:rFonts w:ascii="Aptos" w:hAnsi="Aptos" w:eastAsia="Aptos" w:cs="Aptos"/>
              </w:rPr>
            </w:pPr>
            <w:r w:rsidRPr="00821DE9">
              <w:rPr>
                <w:rFonts w:ascii="Aptos" w:hAnsi="Aptos" w:eastAsia="Aptos" w:cs="Aptos"/>
              </w:rPr>
              <w:t>  Node memory meter: JVM (32 GB) → remaining memory → k</w:t>
            </w:r>
            <w:r w:rsidRPr="00821DE9">
              <w:rPr>
                <w:rFonts w:ascii="Aptos" w:hAnsi="Aptos" w:eastAsia="Aptos" w:cs="Aptos"/>
              </w:rPr>
              <w:noBreakHyphen/>
            </w:r>
            <w:r w:rsidRPr="00821DE9">
              <w:rPr>
                <w:rFonts w:ascii="Aptos" w:hAnsi="Aptos" w:eastAsia="Aptos" w:cs="Aptos"/>
              </w:rPr>
              <w:t xml:space="preserve">NN limit (34 GB) </w:t>
            </w:r>
          </w:p>
          <w:p w:rsidRPr="00821DE9" w:rsidR="00821DE9" w:rsidP="00821DE9" w:rsidRDefault="00821DE9" w14:paraId="339DD10E" w14:textId="77777777">
            <w:pPr>
              <w:rPr>
                <w:rFonts w:ascii="Aptos" w:hAnsi="Aptos" w:eastAsia="Aptos" w:cs="Aptos"/>
              </w:rPr>
            </w:pPr>
            <w:r w:rsidRPr="00821DE9">
              <w:rPr>
                <w:rFonts w:ascii="Aptos" w:hAnsi="Aptos" w:eastAsia="Aptos" w:cs="Aptos"/>
              </w:rPr>
              <w:t>  Circuit breaker triggers when memory passes threshold</w:t>
            </w:r>
          </w:p>
          <w:p w:rsidRPr="00F02473" w:rsidR="00B02759" w:rsidRDefault="00B02759" w14:paraId="1A151EA1" w14:textId="77777777">
            <w:pPr>
              <w:rPr>
                <w:rFonts w:ascii="Aptos" w:hAnsi="Aptos" w:eastAsia="Aptos" w:cs="Aptos"/>
              </w:rPr>
            </w:pPr>
          </w:p>
        </w:tc>
        <w:tc>
          <w:tcPr>
            <w:tcW w:w="1074" w:type="dxa"/>
          </w:tcPr>
          <w:p w:rsidRPr="00F02473" w:rsidR="00B02759" w:rsidRDefault="00B02759" w14:paraId="3744B731" w14:textId="77777777">
            <w:pPr>
              <w:rPr>
                <w:rFonts w:ascii="Aptos" w:hAnsi="Aptos" w:eastAsia="Aptos" w:cs="Aptos"/>
              </w:rPr>
            </w:pPr>
          </w:p>
        </w:tc>
      </w:tr>
      <w:tr w:rsidR="002F5885" w:rsidTr="006C10B7" w14:paraId="1CB259B1" w14:textId="39FE9B5F">
        <w:trPr>
          <w:trHeight w:val="301"/>
        </w:trPr>
        <w:tc>
          <w:tcPr>
            <w:tcW w:w="902" w:type="dxa"/>
          </w:tcPr>
          <w:p w:rsidRPr="00F02473" w:rsidR="00B02759" w:rsidRDefault="00B02759" w14:paraId="25BF7D4C" w14:textId="77777777">
            <w:pPr>
              <w:rPr>
                <w:rFonts w:ascii="Aptos" w:hAnsi="Aptos" w:eastAsia="Aptos" w:cs="Aptos"/>
              </w:rPr>
            </w:pPr>
          </w:p>
        </w:tc>
        <w:tc>
          <w:tcPr>
            <w:tcW w:w="970" w:type="dxa"/>
          </w:tcPr>
          <w:p w:rsidRPr="00F02473" w:rsidR="00B02759" w:rsidRDefault="00B02759" w14:paraId="3E368AA7" w14:textId="77777777">
            <w:pPr>
              <w:rPr>
                <w:rFonts w:ascii="Aptos" w:hAnsi="Aptos" w:eastAsia="Aptos" w:cs="Aptos"/>
              </w:rPr>
            </w:pPr>
          </w:p>
        </w:tc>
        <w:tc>
          <w:tcPr>
            <w:tcW w:w="4357" w:type="dxa"/>
            <w:tcMar>
              <w:left w:w="105" w:type="dxa"/>
              <w:right w:w="105" w:type="dxa"/>
            </w:tcMar>
          </w:tcPr>
          <w:p w:rsidRPr="00F02473" w:rsidR="00B02759" w:rsidRDefault="00AA598C" w14:paraId="4D71EB6E" w14:textId="4E49DD26">
            <w:pPr>
              <w:rPr>
                <w:rFonts w:ascii="Aptos" w:hAnsi="Aptos" w:eastAsia="Aptos" w:cs="Aptos"/>
              </w:rPr>
            </w:pPr>
            <w:r>
              <w:rPr>
                <w:rFonts w:ascii="Aptos" w:hAnsi="Aptos" w:eastAsia="Aptos" w:cs="Aptos"/>
              </w:rPr>
              <w:t>“</w:t>
            </w:r>
            <w:r w:rsidRPr="00AA598C">
              <w:rPr>
                <w:rFonts w:ascii="Aptos" w:hAnsi="Aptos" w:eastAsia="Aptos" w:cs="Aptos"/>
              </w:rPr>
              <w:t xml:space="preserve">Shard sizing has a huge impact on ANN performance. OpenSearch documentation recommends keeping shard sizes between </w:t>
            </w:r>
            <w:commentRangeStart w:id="189"/>
            <w:r w:rsidRPr="7B5DB704" w:rsidR="4A0615EC">
              <w:rPr>
                <w:rFonts w:ascii="Aptos" w:hAnsi="Aptos" w:eastAsia="Aptos" w:cs="Aptos"/>
              </w:rPr>
              <w:t xml:space="preserve">10-30 </w:t>
            </w:r>
            <w:r w:rsidRPr="69D8703D" w:rsidR="4A0615EC">
              <w:rPr>
                <w:rFonts w:ascii="Aptos" w:hAnsi="Aptos" w:eastAsia="Aptos" w:cs="Aptos"/>
              </w:rPr>
              <w:t xml:space="preserve">GiB for workloads where search latency is a key performance objective, and 30-50 GiB </w:t>
            </w:r>
            <w:r w:rsidRPr="0BFCDC44" w:rsidR="4A0615EC">
              <w:rPr>
                <w:rFonts w:ascii="Aptos" w:hAnsi="Aptos" w:eastAsia="Aptos" w:cs="Aptos"/>
              </w:rPr>
              <w:t>for write-heavy workloads such as log analytics.</w:t>
            </w:r>
            <w:commentRangeEnd w:id="189"/>
            <w:r w:rsidRPr="00AA598C" w:rsidR="0018546D">
              <w:rPr>
                <w:rStyle w:val="CommentReference"/>
                <w:rFonts w:ascii="Aptos" w:hAnsi="Aptos" w:eastAsia="Aptos" w:cs="Aptos"/>
                <w:sz w:val="24"/>
                <w:szCs w:val="24"/>
              </w:rPr>
              <w:commentReference w:id="189"/>
            </w:r>
            <w:r w:rsidRPr="00AA598C">
              <w:rPr>
                <w:rFonts w:ascii="Aptos" w:hAnsi="Aptos" w:eastAsia="Aptos" w:cs="Aptos"/>
              </w:rPr>
              <w:t xml:space="preserve"> Oversharding creates unnecessary metadata and CPU overhead, while undersharding reduces parallelism and slows down similarity search. </w:t>
            </w:r>
            <w:r>
              <w:br/>
            </w:r>
            <w:r w:rsidRPr="00AA598C">
              <w:rPr>
                <w:rFonts w:ascii="Aptos" w:hAnsi="Aptos" w:eastAsia="Aptos" w:cs="Aptos"/>
              </w:rPr>
              <w:t>Choosing the right shard size ensures efficient ANN index traversa</w:t>
            </w:r>
            <w:r w:rsidR="00821DE9">
              <w:rPr>
                <w:rFonts w:ascii="Aptos" w:hAnsi="Aptos" w:eastAsia="Aptos" w:cs="Aptos"/>
              </w:rPr>
              <w:t>l”</w:t>
            </w:r>
          </w:p>
        </w:tc>
        <w:tc>
          <w:tcPr>
            <w:tcW w:w="1417" w:type="dxa"/>
            <w:tcMar>
              <w:left w:w="105" w:type="dxa"/>
              <w:right w:w="105" w:type="dxa"/>
            </w:tcMar>
          </w:tcPr>
          <w:p w:rsidRPr="00D455ED" w:rsidR="00D455ED" w:rsidP="00D455ED" w:rsidRDefault="00D455ED" w14:paraId="65AFAFA2" w14:textId="77777777">
            <w:pPr>
              <w:rPr>
                <w:rFonts w:ascii="Aptos" w:hAnsi="Aptos" w:eastAsia="Aptos" w:cs="Aptos"/>
              </w:rPr>
            </w:pPr>
            <w:r w:rsidRPr="00D455ED">
              <w:rPr>
                <w:rFonts w:ascii="Aptos" w:hAnsi="Aptos" w:eastAsia="Aptos" w:cs="Aptos"/>
              </w:rPr>
              <w:t xml:space="preserve">  Too-many-shards diagram (CPU overwhelmed) </w:t>
            </w:r>
          </w:p>
          <w:p w:rsidRPr="00D455ED" w:rsidR="00D455ED" w:rsidP="00D455ED" w:rsidRDefault="00D455ED" w14:paraId="1FF1CE24" w14:textId="77777777">
            <w:pPr>
              <w:rPr>
                <w:rFonts w:ascii="Aptos" w:hAnsi="Aptos" w:eastAsia="Aptos" w:cs="Aptos"/>
              </w:rPr>
            </w:pPr>
            <w:r w:rsidRPr="00D455ED">
              <w:rPr>
                <w:rFonts w:ascii="Aptos" w:hAnsi="Aptos" w:eastAsia="Aptos" w:cs="Aptos"/>
              </w:rPr>
              <w:t xml:space="preserve">  Too-few-shards diagram (single bottleneck) </w:t>
            </w:r>
          </w:p>
          <w:p w:rsidRPr="00D455ED" w:rsidR="00D455ED" w:rsidP="00D455ED" w:rsidRDefault="00D455ED" w14:paraId="1A7E1153" w14:textId="77777777">
            <w:pPr>
              <w:rPr>
                <w:rFonts w:ascii="Aptos" w:hAnsi="Aptos" w:eastAsia="Aptos" w:cs="Aptos"/>
              </w:rPr>
            </w:pPr>
            <w:r w:rsidRPr="00D455ED">
              <w:rPr>
                <w:rFonts w:ascii="Aptos" w:hAnsi="Aptos" w:eastAsia="Aptos" w:cs="Aptos"/>
              </w:rPr>
              <w:t>  Balanced layout with checkmark</w:t>
            </w:r>
          </w:p>
          <w:p w:rsidRPr="00F02473" w:rsidR="00B02759" w:rsidRDefault="00B02759" w14:paraId="2661AEBC" w14:textId="77777777">
            <w:pPr>
              <w:rPr>
                <w:rFonts w:ascii="Aptos" w:hAnsi="Aptos" w:eastAsia="Aptos" w:cs="Aptos"/>
              </w:rPr>
            </w:pPr>
          </w:p>
        </w:tc>
        <w:tc>
          <w:tcPr>
            <w:tcW w:w="1074" w:type="dxa"/>
          </w:tcPr>
          <w:p w:rsidRPr="00F02473" w:rsidR="00B02759" w:rsidRDefault="00B02759" w14:paraId="0C7918A0" w14:textId="77777777">
            <w:pPr>
              <w:rPr>
                <w:rFonts w:ascii="Aptos" w:hAnsi="Aptos" w:eastAsia="Aptos" w:cs="Aptos"/>
              </w:rPr>
            </w:pPr>
          </w:p>
        </w:tc>
      </w:tr>
      <w:tr w:rsidR="00D455ED" w:rsidTr="006C10B7" w14:paraId="6E629DD5" w14:textId="1B6FA8A6">
        <w:trPr>
          <w:trHeight w:val="301"/>
        </w:trPr>
        <w:tc>
          <w:tcPr>
            <w:tcW w:w="902" w:type="dxa"/>
          </w:tcPr>
          <w:p w:rsidRPr="00F02473" w:rsidR="00D455ED" w:rsidRDefault="00D455ED" w14:paraId="1AF62CE0" w14:textId="77777777">
            <w:pPr>
              <w:rPr>
                <w:rFonts w:ascii="Aptos" w:hAnsi="Aptos" w:eastAsia="Aptos" w:cs="Aptos"/>
              </w:rPr>
            </w:pPr>
          </w:p>
        </w:tc>
        <w:tc>
          <w:tcPr>
            <w:tcW w:w="970" w:type="dxa"/>
          </w:tcPr>
          <w:p w:rsidRPr="00F02473" w:rsidR="00D455ED" w:rsidRDefault="00D455ED" w14:paraId="71244259" w14:textId="77777777">
            <w:pPr>
              <w:rPr>
                <w:rFonts w:ascii="Aptos" w:hAnsi="Aptos" w:eastAsia="Aptos" w:cs="Aptos"/>
              </w:rPr>
            </w:pPr>
          </w:p>
        </w:tc>
        <w:tc>
          <w:tcPr>
            <w:tcW w:w="4357" w:type="dxa"/>
            <w:tcMar>
              <w:left w:w="105" w:type="dxa"/>
              <w:right w:w="105" w:type="dxa"/>
            </w:tcMar>
          </w:tcPr>
          <w:p w:rsidR="00D455ED" w:rsidRDefault="00E31286" w14:paraId="17123A49" w14:textId="6F528BF2">
            <w:pPr>
              <w:rPr>
                <w:rFonts w:ascii="Aptos" w:hAnsi="Aptos" w:eastAsia="Aptos" w:cs="Aptos"/>
              </w:rPr>
            </w:pPr>
            <w:r w:rsidRPr="00E31286">
              <w:rPr>
                <w:rFonts w:ascii="Aptos" w:hAnsi="Aptos" w:eastAsia="Aptos" w:cs="Aptos"/>
              </w:rPr>
              <w:t>Replica shards can dramatically improve neural search performance because each replica can serve similarity queries in parallel. But remember</w:t>
            </w:r>
            <w:r w:rsidR="00D00375">
              <w:rPr>
                <w:rFonts w:ascii="Aptos" w:hAnsi="Aptos" w:eastAsia="Aptos" w:cs="Aptos"/>
              </w:rPr>
              <w:t xml:space="preserve">: </w:t>
            </w:r>
            <w:r w:rsidRPr="00E31286">
              <w:rPr>
                <w:rFonts w:ascii="Aptos" w:hAnsi="Aptos" w:eastAsia="Aptos" w:cs="Aptos"/>
              </w:rPr>
              <w:t>replicas multiply vector storage and ANN graph size, so your costs scale accordingly.</w:t>
            </w:r>
          </w:p>
        </w:tc>
        <w:tc>
          <w:tcPr>
            <w:tcW w:w="1417" w:type="dxa"/>
            <w:tcMar>
              <w:left w:w="105" w:type="dxa"/>
              <w:right w:w="105" w:type="dxa"/>
            </w:tcMar>
          </w:tcPr>
          <w:p w:rsidRPr="00E31286" w:rsidR="00E31286" w:rsidP="00E31286" w:rsidRDefault="00E31286" w14:paraId="2B89C3C7" w14:textId="77777777">
            <w:pPr>
              <w:rPr>
                <w:rFonts w:ascii="Aptos" w:hAnsi="Aptos" w:eastAsia="Aptos" w:cs="Aptos"/>
              </w:rPr>
            </w:pPr>
            <w:r w:rsidRPr="00E31286">
              <w:rPr>
                <w:rFonts w:ascii="Aptos" w:hAnsi="Aptos" w:eastAsia="Aptos" w:cs="Aptos"/>
              </w:rPr>
              <w:t>Replicas increasing → latency dropping → storage cost rising</w:t>
            </w:r>
          </w:p>
          <w:p w:rsidRPr="00D455ED" w:rsidR="00D455ED" w:rsidP="00D455ED" w:rsidRDefault="00D455ED" w14:paraId="3152B001" w14:textId="77777777">
            <w:pPr>
              <w:rPr>
                <w:rFonts w:ascii="Aptos" w:hAnsi="Aptos" w:eastAsia="Aptos" w:cs="Aptos"/>
              </w:rPr>
            </w:pPr>
          </w:p>
        </w:tc>
        <w:tc>
          <w:tcPr>
            <w:tcW w:w="1074" w:type="dxa"/>
          </w:tcPr>
          <w:p w:rsidRPr="00F02473" w:rsidR="00D455ED" w:rsidRDefault="00D455ED" w14:paraId="4C36D3A7" w14:textId="77777777">
            <w:pPr>
              <w:rPr>
                <w:rFonts w:ascii="Aptos" w:hAnsi="Aptos" w:eastAsia="Aptos" w:cs="Aptos"/>
              </w:rPr>
            </w:pPr>
          </w:p>
        </w:tc>
      </w:tr>
      <w:tr w:rsidR="00D00375" w:rsidTr="006C10B7" w14:paraId="392645FA" w14:textId="252A679D">
        <w:trPr>
          <w:trHeight w:val="301"/>
        </w:trPr>
        <w:tc>
          <w:tcPr>
            <w:tcW w:w="902" w:type="dxa"/>
          </w:tcPr>
          <w:p w:rsidRPr="00F02473" w:rsidR="00D00375" w:rsidRDefault="00D00375" w14:paraId="6FCC1E38" w14:textId="77777777">
            <w:pPr>
              <w:rPr>
                <w:rFonts w:ascii="Aptos" w:hAnsi="Aptos" w:eastAsia="Aptos" w:cs="Aptos"/>
              </w:rPr>
            </w:pPr>
          </w:p>
        </w:tc>
        <w:tc>
          <w:tcPr>
            <w:tcW w:w="970" w:type="dxa"/>
          </w:tcPr>
          <w:p w:rsidRPr="00F02473" w:rsidR="00D00375" w:rsidRDefault="00D00375" w14:paraId="04B0398B" w14:textId="77777777">
            <w:pPr>
              <w:rPr>
                <w:rFonts w:ascii="Aptos" w:hAnsi="Aptos" w:eastAsia="Aptos" w:cs="Aptos"/>
              </w:rPr>
            </w:pPr>
          </w:p>
        </w:tc>
        <w:tc>
          <w:tcPr>
            <w:tcW w:w="4357" w:type="dxa"/>
            <w:tcMar>
              <w:left w:w="105" w:type="dxa"/>
              <w:right w:w="105" w:type="dxa"/>
            </w:tcMar>
          </w:tcPr>
          <w:p w:rsidRPr="00E31286" w:rsidR="00D00375" w:rsidP="00E31286" w:rsidRDefault="00D00375" w14:paraId="779C2BE3" w14:textId="3E84D29F">
            <w:pPr>
              <w:rPr>
                <w:rFonts w:ascii="Aptos" w:hAnsi="Aptos" w:eastAsia="Aptos" w:cs="Aptos"/>
              </w:rPr>
            </w:pPr>
            <w:r w:rsidRPr="00D00375">
              <w:rPr>
                <w:rFonts w:ascii="Aptos" w:hAnsi="Aptos" w:eastAsia="Aptos" w:cs="Aptos"/>
              </w:rPr>
              <w:t xml:space="preserve">Now that we’ve looked at the </w:t>
            </w:r>
            <w:r w:rsidRPr="7A709960" w:rsidR="6BFB33D7">
              <w:rPr>
                <w:rFonts w:ascii="Aptos" w:hAnsi="Aptos" w:eastAsia="Aptos" w:cs="Aptos"/>
              </w:rPr>
              <w:t>cluster</w:t>
            </w:r>
            <w:r w:rsidR="00E73A81">
              <w:rPr>
                <w:rFonts w:ascii="Aptos" w:hAnsi="Aptos" w:eastAsia="Aptos" w:cs="Aptos"/>
              </w:rPr>
              <w:t xml:space="preserve"> </w:t>
            </w:r>
            <w:r w:rsidRPr="7A709960" w:rsidR="6BFB33D7">
              <w:rPr>
                <w:rFonts w:ascii="Aptos" w:hAnsi="Aptos" w:eastAsia="Aptos" w:cs="Aptos"/>
              </w:rPr>
              <w:t>level</w:t>
            </w:r>
            <w:r w:rsidRPr="00D00375">
              <w:rPr>
                <w:rFonts w:ascii="Aptos" w:hAnsi="Aptos" w:eastAsia="Aptos" w:cs="Aptos"/>
              </w:rPr>
              <w:t xml:space="preserve"> factors that influence neural search performance, let’s zoom in a level and focus on the </w:t>
            </w:r>
            <w:r w:rsidRPr="00D00375">
              <w:rPr>
                <w:rFonts w:ascii="Aptos" w:hAnsi="Aptos" w:eastAsia="Aptos" w:cs="Aptos"/>
                <w:b/>
                <w:bCs/>
              </w:rPr>
              <w:t>index itself</w:t>
            </w:r>
            <w:r w:rsidRPr="00D00375">
              <w:rPr>
                <w:rFonts w:ascii="Aptos" w:hAnsi="Aptos" w:eastAsia="Aptos" w:cs="Aptos"/>
              </w:rPr>
              <w:t>.</w:t>
            </w:r>
            <w:r>
              <w:rPr>
                <w:rFonts w:eastAsia="Aptos"/>
              </w:rPr>
              <w:br/>
            </w:r>
            <w:r w:rsidRPr="00D00375">
              <w:rPr>
                <w:rFonts w:ascii="Aptos" w:hAnsi="Aptos" w:eastAsia="Aptos" w:cs="Aptos"/>
              </w:rPr>
              <w:t>Your index configuration plays a major role in how efficiently OpenSearch stores and retrieves vector data. Everything from your indexing mode to your vector dimensions to how often your index refreshes will directly affect the speed, cost, and accuracy of your neural queries.</w:t>
            </w:r>
            <w:r>
              <w:rPr>
                <w:rFonts w:eastAsia="Aptos"/>
              </w:rPr>
              <w:br/>
            </w:r>
            <w:r w:rsidRPr="00D00375">
              <w:rPr>
                <w:rFonts w:ascii="Aptos" w:hAnsi="Aptos" w:eastAsia="Aptos" w:cs="Aptos"/>
              </w:rPr>
              <w:t>In this section, we’ll break down the most important index</w:t>
            </w:r>
            <w:r w:rsidRPr="7A709960" w:rsidR="609D043A">
              <w:rPr>
                <w:rFonts w:ascii="Aptos" w:hAnsi="Aptos" w:eastAsia="Aptos" w:cs="Aptos"/>
              </w:rPr>
              <w:t xml:space="preserve"> </w:t>
            </w:r>
            <w:r w:rsidRPr="00D00375">
              <w:rPr>
                <w:rFonts w:ascii="Aptos" w:hAnsi="Aptos" w:eastAsia="Aptos" w:cs="Aptos"/>
              </w:rPr>
              <w:t>level settings you should tune for high</w:t>
            </w:r>
            <w:r w:rsidRPr="7A709960" w:rsidR="677B6520">
              <w:rPr>
                <w:rFonts w:ascii="Aptos" w:hAnsi="Aptos" w:eastAsia="Aptos" w:cs="Aptos"/>
              </w:rPr>
              <w:t xml:space="preserve"> </w:t>
            </w:r>
            <w:r w:rsidRPr="00D00375">
              <w:rPr>
                <w:rFonts w:ascii="Aptos" w:hAnsi="Aptos" w:eastAsia="Aptos" w:cs="Aptos"/>
              </w:rPr>
              <w:t>performance vector search.</w:t>
            </w:r>
          </w:p>
        </w:tc>
        <w:tc>
          <w:tcPr>
            <w:tcW w:w="1417" w:type="dxa"/>
            <w:tcMar>
              <w:left w:w="105" w:type="dxa"/>
              <w:right w:w="105" w:type="dxa"/>
            </w:tcMar>
          </w:tcPr>
          <w:p w:rsidRPr="00A7254B" w:rsidR="00A7254B" w:rsidP="00A7254B" w:rsidRDefault="00A7254B" w14:paraId="75DD240E" w14:textId="77777777">
            <w:pPr>
              <w:rPr>
                <w:rFonts w:ascii="Aptos" w:hAnsi="Aptos" w:eastAsia="Aptos" w:cs="Aptos"/>
              </w:rPr>
            </w:pPr>
            <w:r w:rsidRPr="00A7254B">
              <w:rPr>
                <w:rFonts w:ascii="Aptos" w:hAnsi="Aptos" w:eastAsia="Aptos" w:cs="Aptos"/>
              </w:rPr>
              <w:t xml:space="preserve">  Transition animation: cluster view → zoom into a single index </w:t>
            </w:r>
          </w:p>
          <w:p w:rsidRPr="00A7254B" w:rsidR="00A7254B" w:rsidP="00A7254B" w:rsidRDefault="00A7254B" w14:paraId="3FBD286B" w14:textId="77777777">
            <w:pPr>
              <w:rPr>
                <w:rFonts w:ascii="Aptos" w:hAnsi="Aptos" w:eastAsia="Aptos" w:cs="Aptos"/>
              </w:rPr>
            </w:pPr>
            <w:r w:rsidRPr="00A7254B">
              <w:rPr>
                <w:rFonts w:ascii="Aptos" w:hAnsi="Aptos" w:eastAsia="Aptos" w:cs="Aptos"/>
              </w:rPr>
              <w:t xml:space="preserve">  Icons for “Indexing Mode,” “Dimensions,” “Segments” </w:t>
            </w:r>
          </w:p>
          <w:p w:rsidRPr="00A7254B" w:rsidR="00A7254B" w:rsidP="00A7254B" w:rsidRDefault="00A7254B" w14:paraId="56C46A1C" w14:textId="77777777">
            <w:pPr>
              <w:rPr>
                <w:rFonts w:ascii="Aptos" w:hAnsi="Aptos" w:eastAsia="Aptos" w:cs="Aptos"/>
              </w:rPr>
            </w:pPr>
            <w:r w:rsidRPr="00A7254B">
              <w:rPr>
                <w:rFonts w:ascii="Aptos" w:hAnsi="Aptos" w:eastAsia="Aptos" w:cs="Aptos"/>
              </w:rPr>
              <w:t>  Animated blueprint of an index structure</w:t>
            </w:r>
          </w:p>
          <w:p w:rsidRPr="00E31286" w:rsidR="00D00375" w:rsidP="00E31286" w:rsidRDefault="00D00375" w14:paraId="3D4C8B9E" w14:textId="77777777">
            <w:pPr>
              <w:rPr>
                <w:rFonts w:ascii="Aptos" w:hAnsi="Aptos" w:eastAsia="Aptos" w:cs="Aptos"/>
              </w:rPr>
            </w:pPr>
          </w:p>
        </w:tc>
        <w:tc>
          <w:tcPr>
            <w:tcW w:w="1074" w:type="dxa"/>
          </w:tcPr>
          <w:p w:rsidRPr="00F02473" w:rsidR="00D00375" w:rsidRDefault="00D00375" w14:paraId="3C94F275" w14:textId="77777777">
            <w:pPr>
              <w:rPr>
                <w:rFonts w:ascii="Aptos" w:hAnsi="Aptos" w:eastAsia="Aptos" w:cs="Aptos"/>
              </w:rPr>
            </w:pPr>
          </w:p>
        </w:tc>
      </w:tr>
      <w:tr w:rsidR="00A7254B" w:rsidTr="006C10B7" w14:paraId="268E5D29" w14:textId="558EC4D9">
        <w:trPr>
          <w:trHeight w:val="301"/>
        </w:trPr>
        <w:tc>
          <w:tcPr>
            <w:tcW w:w="902" w:type="dxa"/>
          </w:tcPr>
          <w:p w:rsidRPr="00F02473" w:rsidR="00A7254B" w:rsidRDefault="00A7254B" w14:paraId="68756BD8" w14:textId="77777777">
            <w:pPr>
              <w:rPr>
                <w:rFonts w:ascii="Aptos" w:hAnsi="Aptos" w:eastAsia="Aptos" w:cs="Aptos"/>
              </w:rPr>
            </w:pPr>
          </w:p>
        </w:tc>
        <w:tc>
          <w:tcPr>
            <w:tcW w:w="970" w:type="dxa"/>
          </w:tcPr>
          <w:p w:rsidRPr="00F02473" w:rsidR="00A7254B" w:rsidRDefault="00A7254B" w14:paraId="7BB7217F" w14:textId="77777777">
            <w:pPr>
              <w:rPr>
                <w:rFonts w:ascii="Aptos" w:hAnsi="Aptos" w:eastAsia="Aptos" w:cs="Aptos"/>
              </w:rPr>
            </w:pPr>
          </w:p>
        </w:tc>
        <w:tc>
          <w:tcPr>
            <w:tcW w:w="4357" w:type="dxa"/>
            <w:tcMar>
              <w:left w:w="105" w:type="dxa"/>
              <w:right w:w="105" w:type="dxa"/>
            </w:tcMar>
          </w:tcPr>
          <w:p w:rsidRPr="00D00375" w:rsidR="00A7254B" w:rsidP="00D00375" w:rsidRDefault="00B56BE3" w14:paraId="3B8CF1C9" w14:textId="60355415">
            <w:pPr>
              <w:rPr>
                <w:rFonts w:ascii="Aptos" w:hAnsi="Aptos" w:eastAsia="Aptos" w:cs="Aptos"/>
              </w:rPr>
            </w:pPr>
            <w:r>
              <w:rPr>
                <w:rFonts w:ascii="Aptos" w:hAnsi="Aptos" w:eastAsia="Aptos" w:cs="Aptos"/>
              </w:rPr>
              <w:t xml:space="preserve">As we mentioned in a prior lesson, </w:t>
            </w:r>
            <w:commentRangeStart w:id="190"/>
            <w:r w:rsidRPr="00B56BE3">
              <w:rPr>
                <w:rFonts w:ascii="Aptos" w:hAnsi="Aptos" w:eastAsia="Aptos" w:cs="Aptos"/>
              </w:rPr>
              <w:t xml:space="preserve">OpenSearch supports both </w:t>
            </w:r>
            <w:r w:rsidRPr="5C1A0C8C" w:rsidR="2C157C9B">
              <w:rPr>
                <w:rFonts w:ascii="Aptos" w:hAnsi="Aptos" w:eastAsia="Aptos" w:cs="Aptos"/>
                <w:b/>
                <w:bCs/>
              </w:rPr>
              <w:t>memory</w:t>
            </w:r>
            <w:r w:rsidR="000E3B28">
              <w:rPr>
                <w:rFonts w:ascii="Aptos" w:hAnsi="Aptos" w:eastAsia="Aptos" w:cs="Aptos"/>
                <w:b/>
                <w:bCs/>
              </w:rPr>
              <w:t>-</w:t>
            </w:r>
            <w:r w:rsidRPr="5C1A0C8C" w:rsidR="2C157C9B">
              <w:rPr>
                <w:rFonts w:ascii="Aptos" w:hAnsi="Aptos" w:eastAsia="Aptos" w:cs="Aptos"/>
                <w:b/>
                <w:bCs/>
              </w:rPr>
              <w:t>optimized</w:t>
            </w:r>
            <w:r w:rsidRPr="00B56BE3">
              <w:rPr>
                <w:rFonts w:ascii="Aptos" w:hAnsi="Aptos" w:eastAsia="Aptos" w:cs="Aptos"/>
              </w:rPr>
              <w:t xml:space="preserve"> </w:t>
            </w:r>
            <w:r w:rsidR="00B65D07">
              <w:rPr>
                <w:rFonts w:ascii="Aptos" w:hAnsi="Aptos" w:eastAsia="Aptos" w:cs="Aptos"/>
              </w:rPr>
              <w:t xml:space="preserve">, called in_memory, </w:t>
            </w:r>
            <w:r w:rsidRPr="00B56BE3">
              <w:rPr>
                <w:rFonts w:ascii="Aptos" w:hAnsi="Aptos" w:eastAsia="Aptos" w:cs="Aptos"/>
              </w:rPr>
              <w:t xml:space="preserve">and </w:t>
            </w:r>
            <w:r w:rsidRPr="5C1A0C8C" w:rsidR="2C157C9B">
              <w:rPr>
                <w:rFonts w:ascii="Aptos" w:hAnsi="Aptos" w:eastAsia="Aptos" w:cs="Aptos"/>
                <w:b/>
                <w:bCs/>
              </w:rPr>
              <w:t>disk</w:t>
            </w:r>
            <w:r w:rsidR="000E3B28">
              <w:rPr>
                <w:rFonts w:ascii="Aptos" w:hAnsi="Aptos" w:eastAsia="Aptos" w:cs="Aptos"/>
                <w:b/>
                <w:bCs/>
              </w:rPr>
              <w:t>-</w:t>
            </w:r>
            <w:r w:rsidRPr="5C1A0C8C" w:rsidR="2C157C9B">
              <w:rPr>
                <w:rFonts w:ascii="Aptos" w:hAnsi="Aptos" w:eastAsia="Aptos" w:cs="Aptos"/>
                <w:b/>
                <w:bCs/>
              </w:rPr>
              <w:t>based</w:t>
            </w:r>
            <w:r w:rsidR="00B65D07">
              <w:rPr>
                <w:rFonts w:ascii="Aptos" w:hAnsi="Aptos" w:eastAsia="Aptos" w:cs="Aptos"/>
                <w:b/>
                <w:bCs/>
              </w:rPr>
              <w:t>, or on_disk</w:t>
            </w:r>
            <w:r w:rsidRPr="00B56BE3">
              <w:rPr>
                <w:rFonts w:ascii="Aptos" w:hAnsi="Aptos" w:eastAsia="Aptos" w:cs="Aptos"/>
              </w:rPr>
              <w:t xml:space="preserve"> vector search modes.</w:t>
            </w:r>
            <w:r>
              <w:br/>
            </w:r>
            <w:commentRangeEnd w:id="190"/>
            <w:r w:rsidR="0018546D">
              <w:rPr>
                <w:rStyle w:val="CommentReference"/>
                <w:rFonts w:ascii="Aptos" w:hAnsi="Aptos" w:eastAsia="Aptos" w:cs="Aptos"/>
                <w:sz w:val="24"/>
                <w:szCs w:val="24"/>
              </w:rPr>
              <w:commentReference w:id="190"/>
            </w:r>
            <w:r w:rsidR="00B65D07">
              <w:rPr>
                <w:rFonts w:ascii="Aptos" w:hAnsi="Aptos" w:eastAsia="Aptos" w:cs="Aptos"/>
              </w:rPr>
              <w:t>in-memory</w:t>
            </w:r>
            <w:r w:rsidRPr="00B56BE3">
              <w:rPr>
                <w:rFonts w:ascii="Aptos" w:hAnsi="Aptos" w:eastAsia="Aptos" w:cs="Aptos"/>
              </w:rPr>
              <w:t xml:space="preserve"> indexing gives slightly better query speed because ANN graphs stay resident in native memory. </w:t>
            </w:r>
            <w:r w:rsidR="00B65D07">
              <w:rPr>
                <w:rFonts w:ascii="Aptos" w:hAnsi="Aptos" w:eastAsia="Aptos" w:cs="Aptos"/>
              </w:rPr>
              <w:t>On-disk</w:t>
            </w:r>
            <w:r w:rsidRPr="00B56BE3">
              <w:rPr>
                <w:rFonts w:ascii="Aptos" w:hAnsi="Aptos" w:eastAsia="Aptos" w:cs="Aptos"/>
              </w:rPr>
              <w:t xml:space="preserve"> indexing offloads graph structures to SSD, reducing memory footprint. This is essential for extremely large vector datasets that don’t fit comfortably in RAM.</w:t>
            </w:r>
            <w:r>
              <w:br/>
            </w:r>
            <w:r w:rsidRPr="00B56BE3">
              <w:rPr>
                <w:rFonts w:ascii="Aptos" w:hAnsi="Aptos" w:eastAsia="Aptos" w:cs="Aptos"/>
              </w:rPr>
              <w:t>OpenSearch’s vector search settings describe these modes and how they affect performanc</w:t>
            </w:r>
            <w:r>
              <w:rPr>
                <w:rFonts w:ascii="Aptos" w:hAnsi="Aptos" w:eastAsia="Aptos" w:cs="Aptos"/>
              </w:rPr>
              <w:t>e</w:t>
            </w:r>
            <w:r w:rsidR="00B65D07">
              <w:rPr>
                <w:rFonts w:ascii="Aptos" w:hAnsi="Aptos" w:eastAsia="Aptos" w:cs="Aptos"/>
              </w:rPr>
              <w:t>.</w:t>
            </w:r>
          </w:p>
        </w:tc>
        <w:tc>
          <w:tcPr>
            <w:tcW w:w="1417" w:type="dxa"/>
            <w:tcMar>
              <w:left w:w="105" w:type="dxa"/>
              <w:right w:w="105" w:type="dxa"/>
            </w:tcMar>
          </w:tcPr>
          <w:p w:rsidRPr="002A04ED" w:rsidR="002A04ED" w:rsidP="002A04ED" w:rsidRDefault="002A04ED" w14:paraId="175CEFCE" w14:textId="04F5223E">
            <w:pPr>
              <w:rPr>
                <w:rFonts w:ascii="Aptos" w:hAnsi="Aptos" w:eastAsia="Aptos" w:cs="Aptos"/>
              </w:rPr>
            </w:pPr>
            <w:r w:rsidRPr="002A04ED">
              <w:rPr>
                <w:rFonts w:ascii="Aptos" w:hAnsi="Aptos" w:eastAsia="Aptos" w:cs="Aptos"/>
              </w:rPr>
              <w:t xml:space="preserve">  Memory mode: RAM icon glowing → fast results </w:t>
            </w:r>
          </w:p>
          <w:p w:rsidRPr="002A04ED" w:rsidR="002A04ED" w:rsidP="002A04ED" w:rsidRDefault="002A04ED" w14:paraId="63687B6A" w14:textId="5FA15D5D">
            <w:pPr>
              <w:rPr>
                <w:rFonts w:ascii="Aptos" w:hAnsi="Aptos" w:eastAsia="Aptos" w:cs="Aptos"/>
              </w:rPr>
            </w:pPr>
            <w:r w:rsidRPr="002A04ED">
              <w:rPr>
                <w:rFonts w:ascii="Aptos" w:hAnsi="Aptos" w:eastAsia="Aptos" w:cs="Aptos"/>
              </w:rPr>
              <w:t xml:space="preserve">  Disk mode: SSD icon with “lower cost” </w:t>
            </w:r>
          </w:p>
          <w:p w:rsidRPr="002A04ED" w:rsidR="002A04ED" w:rsidP="002A04ED" w:rsidRDefault="002A04ED" w14:paraId="3A537995" w14:textId="3AEED5C3">
            <w:pPr>
              <w:rPr>
                <w:rFonts w:ascii="Aptos" w:hAnsi="Aptos" w:eastAsia="Aptos" w:cs="Aptos"/>
              </w:rPr>
            </w:pPr>
            <w:r w:rsidRPr="002A04ED">
              <w:rPr>
                <w:rFonts w:ascii="Aptos" w:hAnsi="Aptos" w:eastAsia="Aptos" w:cs="Aptos"/>
              </w:rPr>
              <w:t>  Split-screen comparison chart</w:t>
            </w:r>
          </w:p>
          <w:p w:rsidRPr="00A7254B" w:rsidR="00A7254B" w:rsidP="00A7254B" w:rsidRDefault="00A7254B" w14:paraId="29246E2F" w14:textId="5C505A72">
            <w:pPr>
              <w:rPr>
                <w:rFonts w:ascii="Aptos" w:hAnsi="Aptos" w:eastAsia="Aptos" w:cs="Aptos"/>
              </w:rPr>
            </w:pPr>
          </w:p>
        </w:tc>
        <w:tc>
          <w:tcPr>
            <w:tcW w:w="1074" w:type="dxa"/>
          </w:tcPr>
          <w:p w:rsidRPr="00F02473" w:rsidR="00A7254B" w:rsidRDefault="00A7254B" w14:paraId="75A3C375" w14:textId="77777777">
            <w:pPr>
              <w:rPr>
                <w:rFonts w:ascii="Aptos" w:hAnsi="Aptos" w:eastAsia="Aptos" w:cs="Aptos"/>
              </w:rPr>
            </w:pPr>
          </w:p>
        </w:tc>
      </w:tr>
      <w:tr w:rsidR="002A04ED" w:rsidTr="006C10B7" w14:paraId="202DD3FA" w14:textId="1FDA2984">
        <w:trPr>
          <w:trHeight w:val="301"/>
        </w:trPr>
        <w:tc>
          <w:tcPr>
            <w:tcW w:w="902" w:type="dxa"/>
          </w:tcPr>
          <w:p w:rsidRPr="00F02473" w:rsidR="002A04ED" w:rsidRDefault="002A04ED" w14:paraId="77AF1D90" w14:textId="77777777">
            <w:pPr>
              <w:rPr>
                <w:rFonts w:ascii="Aptos" w:hAnsi="Aptos" w:eastAsia="Aptos" w:cs="Aptos"/>
              </w:rPr>
            </w:pPr>
          </w:p>
        </w:tc>
        <w:tc>
          <w:tcPr>
            <w:tcW w:w="970" w:type="dxa"/>
          </w:tcPr>
          <w:p w:rsidRPr="00F02473" w:rsidR="002A04ED" w:rsidRDefault="002A04ED" w14:paraId="140E27EF" w14:textId="77777777">
            <w:pPr>
              <w:rPr>
                <w:rFonts w:ascii="Aptos" w:hAnsi="Aptos" w:eastAsia="Aptos" w:cs="Aptos"/>
              </w:rPr>
            </w:pPr>
          </w:p>
        </w:tc>
        <w:tc>
          <w:tcPr>
            <w:tcW w:w="4357" w:type="dxa"/>
            <w:tcMar>
              <w:left w:w="105" w:type="dxa"/>
              <w:right w:w="105" w:type="dxa"/>
            </w:tcMar>
          </w:tcPr>
          <w:p w:rsidR="002A04ED" w:rsidP="00D00375" w:rsidRDefault="00647BBE" w14:paraId="7E1EB0CC" w14:textId="66E1FE64">
            <w:pPr>
              <w:rPr>
                <w:rFonts w:ascii="Aptos" w:hAnsi="Aptos" w:eastAsia="Aptos" w:cs="Aptos"/>
              </w:rPr>
            </w:pPr>
            <w:r w:rsidRPr="00647BBE">
              <w:rPr>
                <w:rFonts w:ascii="Aptos" w:hAnsi="Aptos" w:eastAsia="Aptos" w:cs="Aptos"/>
              </w:rPr>
              <w:t>Vector dimensionality impacts both performance and cost. Higher</w:t>
            </w:r>
            <w:r w:rsidRPr="00647BBE">
              <w:rPr>
                <w:rFonts w:ascii="Aptos" w:hAnsi="Aptos" w:eastAsia="Aptos" w:cs="Aptos"/>
              </w:rPr>
              <w:noBreakHyphen/>
            </w:r>
            <w:r w:rsidRPr="00647BBE">
              <w:rPr>
                <w:rFonts w:ascii="Aptos" w:hAnsi="Aptos" w:eastAsia="Aptos" w:cs="Aptos"/>
              </w:rPr>
              <w:t>dimension vectors increase index size and ANN search latency, while lower dimensions reduce compute load but may reduce accuracy. Choosing the right embedding dimension is one of the most important design decisions you’ll make in a neural search pipeline</w:t>
            </w:r>
            <w:r>
              <w:rPr>
                <w:rFonts w:ascii="Aptos" w:hAnsi="Aptos" w:eastAsia="Aptos" w:cs="Aptos"/>
              </w:rPr>
              <w:t xml:space="preserve">, </w:t>
            </w:r>
            <w:r w:rsidR="00780E7D">
              <w:rPr>
                <w:rFonts w:ascii="Aptos" w:hAnsi="Aptos" w:eastAsia="Aptos" w:cs="Aptos"/>
              </w:rPr>
              <w:t>along with density</w:t>
            </w:r>
            <w:r w:rsidRPr="00647BBE">
              <w:rPr>
                <w:rFonts w:ascii="Aptos" w:hAnsi="Aptos" w:eastAsia="Aptos" w:cs="Aptos"/>
              </w:rPr>
              <w:t>.</w:t>
            </w:r>
          </w:p>
        </w:tc>
        <w:tc>
          <w:tcPr>
            <w:tcW w:w="1417" w:type="dxa"/>
            <w:tcMar>
              <w:left w:w="105" w:type="dxa"/>
              <w:right w:w="105" w:type="dxa"/>
            </w:tcMar>
          </w:tcPr>
          <w:p w:rsidRPr="00253713" w:rsidR="00253713" w:rsidP="00253713" w:rsidRDefault="00253713" w14:paraId="207D68DA" w14:textId="77777777">
            <w:pPr>
              <w:rPr>
                <w:rFonts w:ascii="Aptos" w:hAnsi="Aptos" w:eastAsia="Aptos" w:cs="Aptos"/>
              </w:rPr>
            </w:pPr>
            <w:r w:rsidRPr="00253713">
              <w:rPr>
                <w:rFonts w:ascii="Aptos" w:hAnsi="Aptos" w:eastAsia="Aptos" w:cs="Aptos"/>
              </w:rPr>
              <w:t xml:space="preserve">  Slider: 256 → 384 → 768 → 1024 </w:t>
            </w:r>
          </w:p>
          <w:p w:rsidRPr="00253713" w:rsidR="00253713" w:rsidP="00253713" w:rsidRDefault="00253713" w14:paraId="062C3789" w14:textId="77777777">
            <w:pPr>
              <w:rPr>
                <w:rFonts w:ascii="Aptos" w:hAnsi="Aptos" w:eastAsia="Aptos" w:cs="Aptos"/>
              </w:rPr>
            </w:pPr>
            <w:r w:rsidRPr="00253713">
              <w:rPr>
                <w:rFonts w:ascii="Aptos" w:hAnsi="Aptos" w:eastAsia="Aptos" w:cs="Aptos"/>
              </w:rPr>
              <w:t>  Latency curve rising as dimension increases</w:t>
            </w:r>
          </w:p>
          <w:p w:rsidRPr="002A04ED" w:rsidR="002A04ED" w:rsidP="002A04ED" w:rsidRDefault="002A04ED" w14:paraId="7A716C0E" w14:textId="77777777">
            <w:pPr>
              <w:rPr>
                <w:rFonts w:ascii="Aptos" w:hAnsi="Aptos" w:eastAsia="Aptos" w:cs="Aptos"/>
              </w:rPr>
            </w:pPr>
          </w:p>
        </w:tc>
        <w:tc>
          <w:tcPr>
            <w:tcW w:w="1074" w:type="dxa"/>
          </w:tcPr>
          <w:p w:rsidRPr="00F02473" w:rsidR="002A04ED" w:rsidRDefault="002A04ED" w14:paraId="6C4B4F4B" w14:textId="77777777">
            <w:pPr>
              <w:rPr>
                <w:rFonts w:ascii="Aptos" w:hAnsi="Aptos" w:eastAsia="Aptos" w:cs="Aptos"/>
              </w:rPr>
            </w:pPr>
          </w:p>
        </w:tc>
      </w:tr>
      <w:tr w:rsidR="00253713" w:rsidTr="006C10B7" w14:paraId="32C88104" w14:textId="759011BC">
        <w:trPr>
          <w:trHeight w:val="301"/>
        </w:trPr>
        <w:tc>
          <w:tcPr>
            <w:tcW w:w="902" w:type="dxa"/>
          </w:tcPr>
          <w:p w:rsidRPr="00F02473" w:rsidR="00253713" w:rsidRDefault="00253713" w14:paraId="296F2215" w14:textId="77777777">
            <w:pPr>
              <w:rPr>
                <w:rFonts w:ascii="Aptos" w:hAnsi="Aptos" w:eastAsia="Aptos" w:cs="Aptos"/>
              </w:rPr>
            </w:pPr>
          </w:p>
        </w:tc>
        <w:tc>
          <w:tcPr>
            <w:tcW w:w="970" w:type="dxa"/>
          </w:tcPr>
          <w:p w:rsidRPr="00F02473" w:rsidR="00253713" w:rsidRDefault="00253713" w14:paraId="277B56B3" w14:textId="77777777">
            <w:pPr>
              <w:rPr>
                <w:rFonts w:ascii="Aptos" w:hAnsi="Aptos" w:eastAsia="Aptos" w:cs="Aptos"/>
              </w:rPr>
            </w:pPr>
          </w:p>
        </w:tc>
        <w:tc>
          <w:tcPr>
            <w:tcW w:w="4357" w:type="dxa"/>
            <w:tcMar>
              <w:left w:w="105" w:type="dxa"/>
              <w:right w:w="105" w:type="dxa"/>
            </w:tcMar>
          </w:tcPr>
          <w:p w:rsidRPr="00647BBE" w:rsidR="00253713" w:rsidP="00647BBE" w:rsidRDefault="00233639" w14:paraId="41B9C70D" w14:textId="1EC484C5">
            <w:pPr>
              <w:rPr>
                <w:rFonts w:ascii="Aptos" w:hAnsi="Aptos" w:eastAsia="Aptos" w:cs="Aptos"/>
              </w:rPr>
            </w:pPr>
            <w:r w:rsidRPr="00233639">
              <w:rPr>
                <w:rFonts w:ascii="Aptos" w:hAnsi="Aptos" w:eastAsia="Aptos" w:cs="Aptos"/>
              </w:rPr>
              <w:t xml:space="preserve">During heavy ingestion, OpenSearch recommends increasing the </w:t>
            </w:r>
            <w:r w:rsidRPr="00233639">
              <w:rPr>
                <w:rFonts w:ascii="Aptos" w:hAnsi="Aptos" w:eastAsia="Aptos" w:cs="Aptos"/>
                <w:b/>
                <w:bCs/>
              </w:rPr>
              <w:t>refresh interval</w:t>
            </w:r>
            <w:r w:rsidRPr="00233639">
              <w:rPr>
                <w:rFonts w:ascii="Aptos" w:hAnsi="Aptos" w:eastAsia="Aptos" w:cs="Aptos"/>
              </w:rPr>
              <w:t xml:space="preserve"> beyond the default 1 second—30 seconds is a common value—to reduce Lucene segment creation. Many tiny segments significantly reduce ANN search performance. </w:t>
            </w:r>
            <w:r w:rsidRPr="00233639">
              <w:rPr>
                <w:rFonts w:ascii="Aptos" w:hAnsi="Aptos" w:eastAsia="Aptos" w:cs="Aptos"/>
              </w:rPr>
              <w:br/>
            </w:r>
            <w:r w:rsidRPr="00233639">
              <w:rPr>
                <w:rFonts w:ascii="Aptos" w:hAnsi="Aptos" w:eastAsia="Aptos" w:cs="Aptos"/>
              </w:rPr>
              <w:t>You can also disable refreshes during bulk indexing. After ingestion, force a merge to consolidate segments. Fewer segments = faster k</w:t>
            </w:r>
            <w:r w:rsidRPr="00233639">
              <w:rPr>
                <w:rFonts w:ascii="Aptos" w:hAnsi="Aptos" w:eastAsia="Aptos" w:cs="Aptos"/>
              </w:rPr>
              <w:noBreakHyphen/>
            </w:r>
            <w:r w:rsidRPr="00233639">
              <w:rPr>
                <w:rFonts w:ascii="Aptos" w:hAnsi="Aptos" w:eastAsia="Aptos" w:cs="Aptos"/>
              </w:rPr>
              <w:t>NN graph traversal.</w:t>
            </w:r>
            <w:r w:rsidR="00B65D07">
              <w:rPr>
                <w:rFonts w:ascii="Aptos" w:hAnsi="Aptos" w:eastAsia="Aptos" w:cs="Aptos"/>
              </w:rPr>
              <w:t xml:space="preserve"> You can change this setting via the OpenSearch REST API, as you can see on the screen.</w:t>
            </w:r>
          </w:p>
        </w:tc>
        <w:tc>
          <w:tcPr>
            <w:tcW w:w="1417" w:type="dxa"/>
            <w:tcMar>
              <w:left w:w="105" w:type="dxa"/>
              <w:right w:w="105" w:type="dxa"/>
            </w:tcMar>
          </w:tcPr>
          <w:p w:rsidRPr="00C44320" w:rsidR="00C44320" w:rsidP="00C44320" w:rsidRDefault="00C44320" w14:paraId="6018C238" w14:textId="74D2C8D2">
            <w:pPr>
              <w:rPr>
                <w:rFonts w:ascii="Aptos" w:hAnsi="Aptos" w:eastAsia="Aptos" w:cs="Aptos"/>
              </w:rPr>
            </w:pPr>
            <w:r w:rsidRPr="00C44320">
              <w:rPr>
                <w:rFonts w:ascii="Aptos" w:hAnsi="Aptos" w:eastAsia="Aptos" w:cs="Aptos"/>
              </w:rPr>
              <w:t xml:space="preserve">  Refresh interval slider: 1s → 10s → 30s </w:t>
            </w:r>
          </w:p>
          <w:p w:rsidRPr="00C44320" w:rsidR="00C44320" w:rsidP="00C44320" w:rsidRDefault="00C44320" w14:paraId="30DFBE07" w14:textId="1DF33DE2">
            <w:pPr>
              <w:rPr>
                <w:rFonts w:ascii="Aptos" w:hAnsi="Aptos" w:eastAsia="Aptos" w:cs="Aptos"/>
              </w:rPr>
            </w:pPr>
            <w:r w:rsidRPr="00C44320">
              <w:rPr>
                <w:rFonts w:ascii="Aptos" w:hAnsi="Aptos" w:eastAsia="Aptos" w:cs="Aptos"/>
              </w:rPr>
              <w:t xml:space="preserve">  Segment count decreasing after merge </w:t>
            </w:r>
          </w:p>
          <w:p w:rsidR="00C44320" w:rsidP="00C44320" w:rsidRDefault="00C44320" w14:paraId="1289EAA9" w14:textId="6718CB1C">
            <w:pPr>
              <w:rPr>
                <w:rFonts w:ascii="Aptos" w:hAnsi="Aptos" w:eastAsia="Aptos" w:cs="Aptos"/>
              </w:rPr>
            </w:pPr>
            <w:r w:rsidRPr="00C44320">
              <w:rPr>
                <w:rFonts w:ascii="Aptos" w:hAnsi="Aptos" w:eastAsia="Aptos" w:cs="Aptos"/>
              </w:rPr>
              <w:t>  “Speed ↑, Overhead ↓” indicator</w:t>
            </w:r>
          </w:p>
          <w:p w:rsidRPr="00C44320" w:rsidR="00B65D07" w:rsidP="00C44320" w:rsidRDefault="00B65D07" w14:paraId="33B23D2D" w14:textId="2CE1263F">
            <w:pPr>
              <w:rPr>
                <w:rFonts w:ascii="Aptos" w:hAnsi="Aptos" w:eastAsia="Aptos" w:cs="Aptos"/>
              </w:rPr>
            </w:pPr>
            <w:r>
              <w:rPr>
                <w:rFonts w:ascii="Aptos" w:hAnsi="Aptos" w:eastAsia="Aptos" w:cs="Aptos"/>
              </w:rPr>
              <w:t>PUT request in Terminal</w:t>
            </w:r>
          </w:p>
          <w:p w:rsidRPr="00253713" w:rsidR="00253713" w:rsidP="00253713" w:rsidRDefault="0018546D" w14:paraId="0F161624" w14:textId="317F8C97">
            <w:pPr>
              <w:rPr>
                <w:rFonts w:ascii="Aptos" w:hAnsi="Aptos" w:eastAsia="Aptos" w:cs="Aptos"/>
              </w:rPr>
            </w:pPr>
            <w:commentRangeStart w:id="192"/>
            <w:commentRangeEnd w:id="192"/>
            <w:r w:rsidRPr="00253713">
              <w:rPr>
                <w:rStyle w:val="CommentReference"/>
                <w:rFonts w:ascii="Aptos" w:hAnsi="Aptos" w:eastAsia="Aptos" w:cs="Aptos"/>
                <w:sz w:val="24"/>
                <w:szCs w:val="24"/>
              </w:rPr>
              <w:commentReference w:id="192"/>
            </w:r>
          </w:p>
        </w:tc>
        <w:tc>
          <w:tcPr>
            <w:tcW w:w="1074" w:type="dxa"/>
          </w:tcPr>
          <w:p w:rsidRPr="00F02473" w:rsidR="00253713" w:rsidRDefault="00253713" w14:paraId="5D5C2371" w14:textId="77777777">
            <w:pPr>
              <w:rPr>
                <w:rFonts w:ascii="Aptos" w:hAnsi="Aptos" w:eastAsia="Aptos" w:cs="Aptos"/>
              </w:rPr>
            </w:pPr>
          </w:p>
        </w:tc>
      </w:tr>
      <w:tr w:rsidR="004F34D8" w:rsidTr="006C10B7" w14:paraId="3884EFE4" w14:textId="5D0DC63E">
        <w:trPr>
          <w:trHeight w:val="301"/>
        </w:trPr>
        <w:tc>
          <w:tcPr>
            <w:tcW w:w="902" w:type="dxa"/>
          </w:tcPr>
          <w:p w:rsidRPr="00F02473" w:rsidR="004F34D8" w:rsidRDefault="004F34D8" w14:paraId="74747BE6" w14:textId="77777777">
            <w:pPr>
              <w:rPr>
                <w:rFonts w:ascii="Aptos" w:hAnsi="Aptos" w:eastAsia="Aptos" w:cs="Aptos"/>
              </w:rPr>
            </w:pPr>
          </w:p>
        </w:tc>
        <w:tc>
          <w:tcPr>
            <w:tcW w:w="970" w:type="dxa"/>
          </w:tcPr>
          <w:p w:rsidRPr="00F02473" w:rsidR="004F34D8" w:rsidRDefault="004F34D8" w14:paraId="33C214DA" w14:textId="77777777">
            <w:pPr>
              <w:rPr>
                <w:rFonts w:ascii="Aptos" w:hAnsi="Aptos" w:eastAsia="Aptos" w:cs="Aptos"/>
              </w:rPr>
            </w:pPr>
          </w:p>
        </w:tc>
        <w:tc>
          <w:tcPr>
            <w:tcW w:w="4357" w:type="dxa"/>
            <w:tcMar>
              <w:left w:w="105" w:type="dxa"/>
              <w:right w:w="105" w:type="dxa"/>
            </w:tcMar>
          </w:tcPr>
          <w:p w:rsidRPr="00233639" w:rsidR="004F34D8" w:rsidP="00647BBE" w:rsidRDefault="004F34D8" w14:paraId="37A6B10F" w14:textId="61F8FF12">
            <w:pPr>
              <w:rPr>
                <w:rFonts w:ascii="Aptos" w:hAnsi="Aptos" w:eastAsia="Aptos" w:cs="Aptos"/>
              </w:rPr>
            </w:pPr>
            <w:r w:rsidRPr="004F34D8">
              <w:rPr>
                <w:rFonts w:ascii="Aptos" w:hAnsi="Aptos" w:eastAsia="Aptos" w:cs="Aptos"/>
              </w:rPr>
              <w:t xml:space="preserve">With the cluster and index tuned, the next layer to optimize is the </w:t>
            </w:r>
            <w:r w:rsidRPr="004F34D8">
              <w:rPr>
                <w:rFonts w:ascii="Aptos" w:hAnsi="Aptos" w:eastAsia="Aptos" w:cs="Aptos"/>
                <w:b/>
                <w:bCs/>
              </w:rPr>
              <w:t>query path</w:t>
            </w:r>
            <w:r w:rsidRPr="004F34D8">
              <w:rPr>
                <w:rFonts w:ascii="Aptos" w:hAnsi="Aptos" w:eastAsia="Aptos" w:cs="Aptos"/>
              </w:rPr>
              <w:t xml:space="preserve"> itself. Query</w:t>
            </w:r>
            <w:r w:rsidRPr="004F34D8">
              <w:rPr>
                <w:rFonts w:ascii="Aptos" w:hAnsi="Aptos" w:eastAsia="Aptos" w:cs="Aptos"/>
              </w:rPr>
              <w:noBreakHyphen/>
            </w:r>
            <w:r w:rsidRPr="004F34D8">
              <w:rPr>
                <w:rFonts w:ascii="Aptos" w:hAnsi="Aptos" w:eastAsia="Aptos" w:cs="Aptos"/>
              </w:rPr>
              <w:t>level optimizations determine how efficiently OpenSearch executes similarity search, how much work each query requires, and how quickly results are returned under load.</w:t>
            </w:r>
            <w:r w:rsidRPr="004F34D8">
              <w:rPr>
                <w:rFonts w:ascii="Aptos" w:hAnsi="Aptos" w:eastAsia="Aptos" w:cs="Aptos"/>
              </w:rPr>
              <w:br/>
            </w:r>
            <w:r w:rsidRPr="004F34D8">
              <w:rPr>
                <w:rFonts w:ascii="Aptos" w:hAnsi="Aptos" w:eastAsia="Aptos" w:cs="Aptos"/>
              </w:rPr>
              <w:t>In this section, we’ll explore several strategies</w:t>
            </w:r>
            <w:r w:rsidR="0074148D">
              <w:rPr>
                <w:rFonts w:ascii="Aptos" w:hAnsi="Aptos" w:eastAsia="Aptos" w:cs="Aptos"/>
              </w:rPr>
              <w:t xml:space="preserve">, </w:t>
            </w:r>
            <w:r w:rsidRPr="004F34D8">
              <w:rPr>
                <w:rFonts w:ascii="Aptos" w:hAnsi="Aptos" w:eastAsia="Aptos" w:cs="Aptos"/>
              </w:rPr>
              <w:t>like batching, parallelization, and metadata filtering</w:t>
            </w:r>
            <w:r w:rsidR="0074148D">
              <w:rPr>
                <w:rFonts w:ascii="Aptos" w:hAnsi="Aptos" w:eastAsia="Aptos" w:cs="Aptos"/>
              </w:rPr>
              <w:t xml:space="preserve">, </w:t>
            </w:r>
            <w:r w:rsidRPr="004F34D8">
              <w:rPr>
                <w:rFonts w:ascii="Aptos" w:hAnsi="Aptos" w:eastAsia="Aptos" w:cs="Aptos"/>
              </w:rPr>
              <w:t>that dramatically improve the speed and efficiency of neural queries, especially at scale.</w:t>
            </w:r>
          </w:p>
        </w:tc>
        <w:tc>
          <w:tcPr>
            <w:tcW w:w="1417" w:type="dxa"/>
            <w:tcMar>
              <w:left w:w="105" w:type="dxa"/>
              <w:right w:w="105" w:type="dxa"/>
            </w:tcMar>
          </w:tcPr>
          <w:p w:rsidRPr="003B4848" w:rsidR="003B4848" w:rsidP="003B4848" w:rsidRDefault="003B4848" w14:paraId="19860A17" w14:textId="58B57FE1">
            <w:pPr>
              <w:rPr>
                <w:rFonts w:ascii="Aptos" w:hAnsi="Aptos" w:eastAsia="Aptos" w:cs="Aptos"/>
              </w:rPr>
            </w:pPr>
            <w:r w:rsidRPr="003B4848">
              <w:rPr>
                <w:rFonts w:ascii="Aptos" w:hAnsi="Aptos" w:eastAsia="Aptos" w:cs="Aptos"/>
              </w:rPr>
              <w:t xml:space="preserve">  Transition animation: index blueprint → query pipeline overlay </w:t>
            </w:r>
          </w:p>
          <w:p w:rsidRPr="003B4848" w:rsidR="003B4848" w:rsidP="003B4848" w:rsidRDefault="003B4848" w14:paraId="463DC9DB" w14:textId="017CAD0E">
            <w:pPr>
              <w:rPr>
                <w:rFonts w:ascii="Aptos" w:hAnsi="Aptos" w:eastAsia="Aptos" w:cs="Aptos"/>
              </w:rPr>
            </w:pPr>
            <w:r w:rsidRPr="003B4848">
              <w:rPr>
                <w:rFonts w:ascii="Aptos" w:hAnsi="Aptos" w:eastAsia="Aptos" w:cs="Aptos"/>
              </w:rPr>
              <w:t xml:space="preserve">  Icons for “Batching,” “Parallel Search,” “Filtering” </w:t>
            </w:r>
          </w:p>
          <w:p w:rsidRPr="003B4848" w:rsidR="003B4848" w:rsidP="003B4848" w:rsidRDefault="003B4848" w14:paraId="4B75A48F" w14:textId="72495997">
            <w:pPr>
              <w:rPr>
                <w:rFonts w:ascii="Aptos" w:hAnsi="Aptos" w:eastAsia="Aptos" w:cs="Aptos"/>
              </w:rPr>
            </w:pPr>
            <w:r w:rsidRPr="003B4848">
              <w:rPr>
                <w:rFonts w:ascii="Aptos" w:hAnsi="Aptos" w:eastAsia="Aptos" w:cs="Aptos"/>
              </w:rPr>
              <w:t>  Animated query flowing through filters and into the ANN engine</w:t>
            </w:r>
          </w:p>
          <w:p w:rsidRPr="00C44320" w:rsidR="004F34D8" w:rsidP="00C44320" w:rsidRDefault="004F34D8" w14:paraId="10E35954" w14:textId="19148D7B">
            <w:pPr>
              <w:rPr>
                <w:rFonts w:ascii="Aptos" w:hAnsi="Aptos" w:eastAsia="Aptos" w:cs="Aptos"/>
              </w:rPr>
            </w:pPr>
          </w:p>
        </w:tc>
        <w:tc>
          <w:tcPr>
            <w:tcW w:w="1074" w:type="dxa"/>
          </w:tcPr>
          <w:p w:rsidRPr="00F02473" w:rsidR="004F34D8" w:rsidRDefault="004F34D8" w14:paraId="7CE6ACED" w14:textId="77777777">
            <w:pPr>
              <w:rPr>
                <w:rFonts w:ascii="Aptos" w:hAnsi="Aptos" w:eastAsia="Aptos" w:cs="Aptos"/>
              </w:rPr>
            </w:pPr>
          </w:p>
        </w:tc>
      </w:tr>
      <w:tr w:rsidR="003B4848" w:rsidTr="006C10B7" w14:paraId="66AE9E6F" w14:textId="2B93F48B">
        <w:trPr>
          <w:trHeight w:val="301"/>
        </w:trPr>
        <w:tc>
          <w:tcPr>
            <w:tcW w:w="902" w:type="dxa"/>
          </w:tcPr>
          <w:p w:rsidRPr="00F02473" w:rsidR="003B4848" w:rsidRDefault="003B4848" w14:paraId="2B6CE33D" w14:textId="77777777">
            <w:pPr>
              <w:rPr>
                <w:rFonts w:ascii="Aptos" w:hAnsi="Aptos" w:eastAsia="Aptos" w:cs="Aptos"/>
              </w:rPr>
            </w:pPr>
          </w:p>
        </w:tc>
        <w:tc>
          <w:tcPr>
            <w:tcW w:w="970" w:type="dxa"/>
          </w:tcPr>
          <w:p w:rsidRPr="00F02473" w:rsidR="003B4848" w:rsidRDefault="003B4848" w14:paraId="0B566B30" w14:textId="77777777">
            <w:pPr>
              <w:rPr>
                <w:rFonts w:ascii="Aptos" w:hAnsi="Aptos" w:eastAsia="Aptos" w:cs="Aptos"/>
              </w:rPr>
            </w:pPr>
          </w:p>
        </w:tc>
        <w:tc>
          <w:tcPr>
            <w:tcW w:w="4357" w:type="dxa"/>
            <w:tcMar>
              <w:left w:w="105" w:type="dxa"/>
              <w:right w:w="105" w:type="dxa"/>
            </w:tcMar>
          </w:tcPr>
          <w:p w:rsidRPr="004F34D8" w:rsidR="003B4848" w:rsidP="004F34D8" w:rsidRDefault="00492C6B" w14:paraId="0D5AC39E" w14:textId="01A3C825">
            <w:pPr>
              <w:rPr>
                <w:rFonts w:ascii="Aptos" w:hAnsi="Aptos" w:eastAsia="Aptos" w:cs="Aptos"/>
              </w:rPr>
            </w:pPr>
            <w:r w:rsidRPr="00492C6B">
              <w:rPr>
                <w:rFonts w:ascii="Aptos" w:hAnsi="Aptos" w:eastAsia="Aptos" w:cs="Aptos"/>
              </w:rPr>
              <w:t>Batching neural queries reduces repeated graph traversal and improves throughput. If your application sends many small queries—like autocomplete suggestions or chat agent steps—batching can dramatically reduce CPU overhead.</w:t>
            </w:r>
          </w:p>
        </w:tc>
        <w:tc>
          <w:tcPr>
            <w:tcW w:w="1417" w:type="dxa"/>
            <w:tcMar>
              <w:left w:w="105" w:type="dxa"/>
              <w:right w:w="105" w:type="dxa"/>
            </w:tcMar>
          </w:tcPr>
          <w:p w:rsidRPr="00556F16" w:rsidR="00556F16" w:rsidP="00556F16" w:rsidRDefault="00556F16" w14:paraId="7743693A" w14:textId="77777777">
            <w:pPr>
              <w:rPr>
                <w:rFonts w:ascii="Aptos" w:hAnsi="Aptos" w:eastAsia="Aptos" w:cs="Aptos"/>
              </w:rPr>
            </w:pPr>
            <w:r w:rsidRPr="00556F16">
              <w:rPr>
                <w:rFonts w:ascii="Aptos" w:hAnsi="Aptos" w:eastAsia="Aptos" w:cs="Aptos"/>
              </w:rPr>
              <w:t xml:space="preserve">  Multiple search inputs → merged batch request </w:t>
            </w:r>
          </w:p>
          <w:p w:rsidRPr="00556F16" w:rsidR="00556F16" w:rsidP="00556F16" w:rsidRDefault="00556F16" w14:paraId="7028C736" w14:textId="77777777">
            <w:pPr>
              <w:rPr>
                <w:rFonts w:ascii="Aptos" w:hAnsi="Aptos" w:eastAsia="Aptos" w:cs="Aptos"/>
              </w:rPr>
            </w:pPr>
            <w:r w:rsidRPr="00556F16">
              <w:rPr>
                <w:rFonts w:ascii="Aptos" w:hAnsi="Aptos" w:eastAsia="Aptos" w:cs="Aptos"/>
              </w:rPr>
              <w:t>  ANN graph traversed once</w:t>
            </w:r>
          </w:p>
          <w:p w:rsidRPr="003B4848" w:rsidR="003B4848" w:rsidP="003B4848" w:rsidRDefault="003B4848" w14:paraId="6E0F3A32" w14:textId="77777777">
            <w:pPr>
              <w:rPr>
                <w:rFonts w:ascii="Aptos" w:hAnsi="Aptos" w:eastAsia="Aptos" w:cs="Aptos"/>
              </w:rPr>
            </w:pPr>
          </w:p>
        </w:tc>
        <w:tc>
          <w:tcPr>
            <w:tcW w:w="1074" w:type="dxa"/>
          </w:tcPr>
          <w:p w:rsidRPr="00F02473" w:rsidR="003B4848" w:rsidRDefault="003B4848" w14:paraId="59387A09" w14:textId="77777777">
            <w:pPr>
              <w:rPr>
                <w:rFonts w:ascii="Aptos" w:hAnsi="Aptos" w:eastAsia="Aptos" w:cs="Aptos"/>
              </w:rPr>
            </w:pPr>
          </w:p>
        </w:tc>
      </w:tr>
      <w:tr w:rsidR="005E2CFC" w:rsidTr="006C10B7" w14:paraId="68391CEC" w14:textId="2F1C8EBC">
        <w:trPr>
          <w:trHeight w:val="301"/>
        </w:trPr>
        <w:tc>
          <w:tcPr>
            <w:tcW w:w="902" w:type="dxa"/>
          </w:tcPr>
          <w:p w:rsidRPr="00F02473" w:rsidR="005E2CFC" w:rsidRDefault="005E2CFC" w14:paraId="62CB88BB" w14:textId="77777777">
            <w:pPr>
              <w:rPr>
                <w:rFonts w:ascii="Aptos" w:hAnsi="Aptos" w:eastAsia="Aptos" w:cs="Aptos"/>
              </w:rPr>
            </w:pPr>
          </w:p>
        </w:tc>
        <w:tc>
          <w:tcPr>
            <w:tcW w:w="970" w:type="dxa"/>
          </w:tcPr>
          <w:p w:rsidRPr="00F02473" w:rsidR="005E2CFC" w:rsidRDefault="005E2CFC" w14:paraId="354962E6" w14:textId="77777777">
            <w:pPr>
              <w:rPr>
                <w:rFonts w:ascii="Aptos" w:hAnsi="Aptos" w:eastAsia="Aptos" w:cs="Aptos"/>
              </w:rPr>
            </w:pPr>
          </w:p>
        </w:tc>
        <w:tc>
          <w:tcPr>
            <w:tcW w:w="4357" w:type="dxa"/>
            <w:tcMar>
              <w:left w:w="105" w:type="dxa"/>
              <w:right w:w="105" w:type="dxa"/>
            </w:tcMar>
          </w:tcPr>
          <w:p w:rsidR="005239DF" w:rsidP="005239DF" w:rsidRDefault="005239DF" w14:paraId="5402FD96" w14:textId="77777777">
            <w:pPr>
              <w:rPr>
                <w:rFonts w:ascii="Aptos" w:hAnsi="Aptos" w:eastAsia="Aptos" w:cs="Aptos"/>
              </w:rPr>
            </w:pPr>
            <w:commentRangeStart w:id="194"/>
            <w:r w:rsidRPr="005239DF">
              <w:rPr>
                <w:rFonts w:ascii="Aptos" w:hAnsi="Aptos" w:eastAsia="Aptos" w:cs="Aptos"/>
              </w:rPr>
              <w:t xml:space="preserve">One of the most effective optimizations is applying metadata filters </w:t>
            </w:r>
            <w:r w:rsidRPr="005239DF">
              <w:rPr>
                <w:rFonts w:ascii="Aptos" w:hAnsi="Aptos" w:eastAsia="Aptos" w:cs="Aptos"/>
                <w:b/>
                <w:bCs/>
              </w:rPr>
              <w:t>before</w:t>
            </w:r>
            <w:r w:rsidRPr="005239DF">
              <w:rPr>
                <w:rFonts w:ascii="Aptos" w:hAnsi="Aptos" w:eastAsia="Aptos" w:cs="Aptos"/>
              </w:rPr>
              <w:t xml:space="preserve"> vector search. Filtering by category, tenant, timestamp, or product type reduces the candidate set dramatically. Instead of comparing against millions of vectors, OpenSearch only evaluates a small, relevant subset—significantly improving latency.</w:t>
            </w:r>
          </w:p>
          <w:p w:rsidR="002F5885" w:rsidP="005239DF" w:rsidRDefault="002F5885" w14:paraId="45D3BEE7" w14:textId="77777777">
            <w:pPr>
              <w:rPr>
                <w:rFonts w:ascii="Aptos" w:hAnsi="Aptos" w:eastAsia="Aptos" w:cs="Aptos"/>
              </w:rPr>
            </w:pPr>
          </w:p>
          <w:p w:rsidRPr="005239DF" w:rsidR="002F5885" w:rsidP="005239DF" w:rsidRDefault="002F5885" w14:paraId="42C715CD" w14:textId="1967F747">
            <w:pPr>
              <w:rPr>
                <w:rFonts w:ascii="Aptos" w:hAnsi="Aptos" w:eastAsia="Aptos" w:cs="Aptos"/>
              </w:rPr>
            </w:pPr>
            <w:r>
              <w:rPr>
                <w:rFonts w:ascii="Aptos" w:hAnsi="Aptos" w:eastAsia="Aptos" w:cs="Aptos"/>
              </w:rPr>
              <w:t>“</w:t>
            </w:r>
            <w:r w:rsidRPr="002F5885">
              <w:rPr>
                <w:rFonts w:ascii="Aptos" w:hAnsi="Aptos" w:eastAsia="Aptos" w:cs="Aptos"/>
              </w:rPr>
              <w:t>Filtering is one of the most powerful optimizations for vector search. OpenSearch supports three filtering strategies: pre-filtering, post-filtering, and efficient filtering—</w:t>
            </w:r>
            <w:r>
              <w:rPr>
                <w:rFonts w:ascii="Aptos" w:hAnsi="Aptos" w:eastAsia="Aptos" w:cs="Aptos"/>
              </w:rPr>
              <w:t xml:space="preserve">all of </w:t>
            </w:r>
            <w:r w:rsidRPr="002F5885">
              <w:rPr>
                <w:rFonts w:ascii="Aptos" w:hAnsi="Aptos" w:eastAsia="Aptos" w:cs="Aptos"/>
              </w:rPr>
              <w:t>which happens during the ANN</w:t>
            </w:r>
            <w:r>
              <w:rPr>
                <w:rFonts w:ascii="Aptos" w:hAnsi="Aptos" w:eastAsia="Aptos" w:cs="Aptos"/>
              </w:rPr>
              <w:t xml:space="preserve"> vector</w:t>
            </w:r>
            <w:r w:rsidRPr="002F5885">
              <w:rPr>
                <w:rFonts w:ascii="Aptos" w:hAnsi="Aptos" w:eastAsia="Aptos" w:cs="Aptos"/>
              </w:rPr>
              <w:t xml:space="preserve"> traversal itself. The Lucene and Faiss engines automatically choose the best strategy based on your filter selectivity. For highly restrictive filters that leave a small subset, exact k-NN with pre-filtering is often used. For less restrictive filters, efficient filtering during the HNSW traversal provides the best balance of recall and latency. The key is that OpenSearch handles this decision automatically when you include a filter in your k-NN query</w:t>
            </w:r>
            <w:r>
              <w:rPr>
                <w:rFonts w:ascii="Aptos" w:hAnsi="Aptos" w:eastAsia="Aptos" w:cs="Aptos"/>
              </w:rPr>
              <w:t>.””</w:t>
            </w:r>
          </w:p>
          <w:p w:rsidRPr="00492C6B" w:rsidR="005E2CFC" w:rsidP="004F34D8" w:rsidRDefault="0018546D" w14:paraId="5B63D9C9" w14:textId="4594A1B6">
            <w:pPr>
              <w:rPr>
                <w:rFonts w:ascii="Aptos" w:hAnsi="Aptos" w:eastAsia="Aptos" w:cs="Aptos"/>
              </w:rPr>
            </w:pPr>
            <w:commentRangeEnd w:id="194"/>
            <w:r w:rsidRPr="00492C6B">
              <w:rPr>
                <w:rStyle w:val="CommentReference"/>
                <w:rFonts w:ascii="Aptos" w:hAnsi="Aptos" w:eastAsia="Aptos" w:cs="Aptos"/>
                <w:sz w:val="24"/>
                <w:szCs w:val="24"/>
              </w:rPr>
              <w:commentReference w:id="194"/>
            </w:r>
          </w:p>
        </w:tc>
        <w:tc>
          <w:tcPr>
            <w:tcW w:w="1417" w:type="dxa"/>
            <w:tcMar>
              <w:left w:w="105" w:type="dxa"/>
              <w:right w:w="105" w:type="dxa"/>
            </w:tcMar>
          </w:tcPr>
          <w:p w:rsidRPr="0072033C" w:rsidR="0072033C" w:rsidP="0072033C" w:rsidRDefault="0072033C" w14:paraId="6EF29FF4" w14:textId="77777777">
            <w:pPr>
              <w:rPr>
                <w:rFonts w:ascii="Aptos" w:hAnsi="Aptos" w:eastAsia="Aptos" w:cs="Aptos"/>
              </w:rPr>
            </w:pPr>
            <w:r w:rsidRPr="0072033C">
              <w:rPr>
                <w:rFonts w:ascii="Aptos" w:hAnsi="Aptos" w:eastAsia="Aptos" w:cs="Aptos"/>
              </w:rPr>
              <w:t xml:space="preserve">  Funnel filtering 1M docs → 12k docs → ANN on filtered set </w:t>
            </w:r>
          </w:p>
          <w:p w:rsidRPr="0072033C" w:rsidR="0072033C" w:rsidP="0072033C" w:rsidRDefault="0072033C" w14:paraId="6CEF556A" w14:textId="77777777">
            <w:pPr>
              <w:rPr>
                <w:rFonts w:ascii="Aptos" w:hAnsi="Aptos" w:eastAsia="Aptos" w:cs="Aptos"/>
              </w:rPr>
            </w:pPr>
            <w:r w:rsidRPr="0072033C">
              <w:rPr>
                <w:rFonts w:ascii="Aptos" w:hAnsi="Aptos" w:eastAsia="Aptos" w:cs="Aptos"/>
              </w:rPr>
              <w:t>  Latency dropping from large bar → small bar</w:t>
            </w:r>
          </w:p>
          <w:p w:rsidRPr="00556F16" w:rsidR="005E2CFC" w:rsidP="00556F16" w:rsidRDefault="005E2CFC" w14:paraId="20A6D1C2" w14:textId="3AF971DF">
            <w:pPr>
              <w:rPr>
                <w:rFonts w:ascii="Aptos" w:hAnsi="Aptos" w:eastAsia="Aptos" w:cs="Aptos"/>
              </w:rPr>
            </w:pPr>
          </w:p>
        </w:tc>
        <w:tc>
          <w:tcPr>
            <w:tcW w:w="1074" w:type="dxa"/>
          </w:tcPr>
          <w:p w:rsidRPr="00F02473" w:rsidR="005E2CFC" w:rsidRDefault="005E2CFC" w14:paraId="3AC9BBDF" w14:textId="77777777">
            <w:pPr>
              <w:rPr>
                <w:rFonts w:ascii="Aptos" w:hAnsi="Aptos" w:eastAsia="Aptos" w:cs="Aptos"/>
              </w:rPr>
            </w:pPr>
          </w:p>
        </w:tc>
      </w:tr>
      <w:tr w:rsidR="00355810" w:rsidTr="006C10B7" w14:paraId="5D2DA0BB" w14:textId="2AD8BF5E">
        <w:trPr>
          <w:trHeight w:val="301"/>
        </w:trPr>
        <w:tc>
          <w:tcPr>
            <w:tcW w:w="902" w:type="dxa"/>
          </w:tcPr>
          <w:p w:rsidRPr="00F02473" w:rsidR="00355810" w:rsidRDefault="00355810" w14:paraId="1A662F6A" w14:textId="77777777">
            <w:pPr>
              <w:rPr>
                <w:rFonts w:ascii="Aptos" w:hAnsi="Aptos" w:eastAsia="Aptos" w:cs="Aptos"/>
              </w:rPr>
            </w:pPr>
          </w:p>
        </w:tc>
        <w:tc>
          <w:tcPr>
            <w:tcW w:w="970" w:type="dxa"/>
          </w:tcPr>
          <w:p w:rsidRPr="00F02473" w:rsidR="00355810" w:rsidRDefault="00355810" w14:paraId="5D35A9E2" w14:textId="77777777">
            <w:pPr>
              <w:rPr>
                <w:rFonts w:ascii="Aptos" w:hAnsi="Aptos" w:eastAsia="Aptos" w:cs="Aptos"/>
              </w:rPr>
            </w:pPr>
          </w:p>
        </w:tc>
        <w:tc>
          <w:tcPr>
            <w:tcW w:w="4357" w:type="dxa"/>
            <w:tcMar>
              <w:left w:w="105" w:type="dxa"/>
              <w:right w:w="105" w:type="dxa"/>
            </w:tcMar>
          </w:tcPr>
          <w:p w:rsidRPr="00014A0B" w:rsidR="00014A0B" w:rsidP="00014A0B" w:rsidRDefault="00014A0B" w14:paraId="12461AFC" w14:textId="77777777">
            <w:pPr>
              <w:rPr>
                <w:rFonts w:ascii="Aptos" w:hAnsi="Aptos" w:eastAsia="Aptos" w:cs="Aptos"/>
              </w:rPr>
            </w:pPr>
            <w:r w:rsidRPr="00014A0B">
              <w:rPr>
                <w:rFonts w:ascii="Aptos" w:hAnsi="Aptos" w:eastAsia="Aptos" w:cs="Aptos"/>
              </w:rPr>
              <w:t>Performance and resilience go hand in hand. OpenSearch provides fine</w:t>
            </w:r>
            <w:r w:rsidRPr="00014A0B">
              <w:rPr>
                <w:rFonts w:ascii="Aptos" w:hAnsi="Aptos" w:eastAsia="Aptos" w:cs="Aptos"/>
              </w:rPr>
              <w:noBreakHyphen/>
            </w:r>
            <w:r w:rsidRPr="00014A0B">
              <w:rPr>
                <w:rFonts w:ascii="Aptos" w:hAnsi="Aptos" w:eastAsia="Aptos" w:cs="Aptos"/>
              </w:rPr>
              <w:t>grained control over shard routing and rebalancing via cluster settings such as:</w:t>
            </w:r>
          </w:p>
          <w:p w:rsidRPr="00014A0B" w:rsidR="00014A0B" w:rsidP="00014A0B" w:rsidRDefault="00014A0B" w14:paraId="2685E2F5" w14:textId="77777777">
            <w:pPr>
              <w:numPr>
                <w:ilvl w:val="0"/>
                <w:numId w:val="25"/>
              </w:numPr>
              <w:rPr>
                <w:rFonts w:ascii="Aptos" w:hAnsi="Aptos" w:eastAsia="Aptos" w:cs="Aptos"/>
              </w:rPr>
            </w:pPr>
            <w:r w:rsidRPr="00014A0B">
              <w:rPr>
                <w:rFonts w:ascii="Aptos" w:hAnsi="Aptos" w:eastAsia="Aptos" w:cs="Aptos"/>
              </w:rPr>
              <w:t>cluster.routing.allocation.enable</w:t>
            </w:r>
          </w:p>
          <w:p w:rsidRPr="00014A0B" w:rsidR="00014A0B" w:rsidP="00014A0B" w:rsidRDefault="00014A0B" w14:paraId="79608753" w14:textId="77777777">
            <w:pPr>
              <w:numPr>
                <w:ilvl w:val="0"/>
                <w:numId w:val="25"/>
              </w:numPr>
              <w:rPr>
                <w:rFonts w:ascii="Aptos" w:hAnsi="Aptos" w:eastAsia="Aptos" w:cs="Aptos"/>
              </w:rPr>
            </w:pPr>
            <w:r w:rsidRPr="00014A0B">
              <w:rPr>
                <w:rFonts w:ascii="Aptos" w:hAnsi="Aptos" w:eastAsia="Aptos" w:cs="Aptos"/>
              </w:rPr>
              <w:t>cluster.routing.rebalance.enable</w:t>
            </w:r>
          </w:p>
          <w:p w:rsidRPr="00014A0B" w:rsidR="00014A0B" w:rsidP="00014A0B" w:rsidRDefault="00014A0B" w14:paraId="07346F72" w14:textId="77777777">
            <w:pPr>
              <w:numPr>
                <w:ilvl w:val="0"/>
                <w:numId w:val="25"/>
              </w:numPr>
              <w:rPr>
                <w:rFonts w:ascii="Aptos" w:hAnsi="Aptos" w:eastAsia="Aptos" w:cs="Aptos"/>
              </w:rPr>
            </w:pPr>
            <w:r w:rsidRPr="00014A0B">
              <w:rPr>
                <w:rFonts w:ascii="Aptos" w:hAnsi="Aptos" w:eastAsia="Aptos" w:cs="Aptos"/>
              </w:rPr>
              <w:t>cluster.routing.allocation.allow_rebalance</w:t>
            </w:r>
          </w:p>
          <w:p w:rsidRPr="00014A0B" w:rsidR="00014A0B" w:rsidP="00014A0B" w:rsidRDefault="00014A0B" w14:paraId="01A4184C" w14:textId="32254184">
            <w:pPr>
              <w:rPr>
                <w:rFonts w:ascii="Aptos" w:hAnsi="Aptos" w:eastAsia="Aptos" w:cs="Aptos"/>
              </w:rPr>
            </w:pPr>
            <w:r w:rsidRPr="00014A0B">
              <w:rPr>
                <w:rFonts w:ascii="Aptos" w:hAnsi="Aptos" w:eastAsia="Aptos" w:cs="Aptos"/>
              </w:rPr>
              <w:t>These settings determine when and how shards can move. For example, you can restrict rebalancing to occur only when all primary shards are active, preventing unnecessary movement during node restarts</w:t>
            </w:r>
            <w:r w:rsidR="0074148D">
              <w:rPr>
                <w:rFonts w:ascii="Aptos" w:hAnsi="Aptos" w:eastAsia="Aptos" w:cs="Aptos"/>
              </w:rPr>
              <w:t>.</w:t>
            </w:r>
          </w:p>
          <w:p w:rsidRPr="00014A0B" w:rsidR="00014A0B" w:rsidP="00014A0B" w:rsidRDefault="00014A0B" w14:paraId="0F44D1B6" w14:textId="77777777">
            <w:pPr>
              <w:rPr>
                <w:rFonts w:ascii="Aptos" w:hAnsi="Aptos" w:eastAsia="Aptos" w:cs="Aptos"/>
              </w:rPr>
            </w:pPr>
            <w:r w:rsidRPr="00014A0B">
              <w:rPr>
                <w:rFonts w:ascii="Aptos" w:hAnsi="Aptos" w:eastAsia="Aptos" w:cs="Aptos"/>
              </w:rPr>
              <w:t>For vector workloads, stable shard placement is critical. ANN graphs are expensive to relocate. Avoid unnecessary rebalancing, especially during peak query periods or bulk ingestion.</w:t>
            </w:r>
          </w:p>
          <w:p w:rsidRPr="005239DF" w:rsidR="00355810" w:rsidP="005239DF" w:rsidRDefault="00355810" w14:paraId="6EC31BAA" w14:textId="3091BFA0">
            <w:pPr>
              <w:rPr>
                <w:rFonts w:ascii="Aptos" w:hAnsi="Aptos" w:eastAsia="Aptos" w:cs="Aptos"/>
              </w:rPr>
            </w:pPr>
          </w:p>
        </w:tc>
        <w:tc>
          <w:tcPr>
            <w:tcW w:w="1417" w:type="dxa"/>
            <w:tcMar>
              <w:left w:w="105" w:type="dxa"/>
              <w:right w:w="105" w:type="dxa"/>
            </w:tcMar>
          </w:tcPr>
          <w:p w:rsidRPr="00747693" w:rsidR="00747693" w:rsidP="00747693" w:rsidRDefault="00747693" w14:paraId="067AE906" w14:textId="77777777">
            <w:pPr>
              <w:rPr>
                <w:rFonts w:ascii="Aptos" w:hAnsi="Aptos" w:eastAsia="Aptos" w:cs="Aptos"/>
              </w:rPr>
            </w:pPr>
            <w:r w:rsidRPr="00747693">
              <w:rPr>
                <w:rFonts w:ascii="Aptos" w:hAnsi="Aptos" w:eastAsia="Aptos" w:cs="Aptos"/>
              </w:rPr>
              <w:t xml:space="preserve">  UI overlay showing routing settings toggled </w:t>
            </w:r>
          </w:p>
          <w:p w:rsidRPr="00747693" w:rsidR="00747693" w:rsidP="00747693" w:rsidRDefault="00747693" w14:paraId="344A397D" w14:textId="77777777">
            <w:pPr>
              <w:rPr>
                <w:rFonts w:ascii="Aptos" w:hAnsi="Aptos" w:eastAsia="Aptos" w:cs="Aptos"/>
              </w:rPr>
            </w:pPr>
            <w:r w:rsidRPr="00747693">
              <w:rPr>
                <w:rFonts w:ascii="Aptos" w:hAnsi="Aptos" w:eastAsia="Aptos" w:cs="Aptos"/>
              </w:rPr>
              <w:t xml:space="preserve">  Node diagram showing shard movement being paused or allowed </w:t>
            </w:r>
          </w:p>
          <w:p w:rsidRPr="00747693" w:rsidR="00747693" w:rsidP="00747693" w:rsidRDefault="00747693" w14:paraId="1E8C2DA1" w14:textId="77777777">
            <w:pPr>
              <w:rPr>
                <w:rFonts w:ascii="Aptos" w:hAnsi="Aptos" w:eastAsia="Aptos" w:cs="Aptos"/>
              </w:rPr>
            </w:pPr>
            <w:r w:rsidRPr="00747693">
              <w:rPr>
                <w:rFonts w:ascii="Aptos" w:hAnsi="Aptos" w:eastAsia="Aptos" w:cs="Aptos"/>
              </w:rPr>
              <w:t>  “Stable cluster = predictable ANN latency”</w:t>
            </w:r>
          </w:p>
          <w:p w:rsidRPr="00556F16" w:rsidR="00355810" w:rsidP="00556F16" w:rsidRDefault="00355810" w14:paraId="4E093D6C" w14:textId="55B429BB">
            <w:pPr>
              <w:rPr>
                <w:rFonts w:ascii="Aptos" w:hAnsi="Aptos" w:eastAsia="Aptos" w:cs="Aptos"/>
              </w:rPr>
            </w:pPr>
          </w:p>
        </w:tc>
        <w:tc>
          <w:tcPr>
            <w:tcW w:w="1074" w:type="dxa"/>
          </w:tcPr>
          <w:p w:rsidRPr="00F02473" w:rsidR="00355810" w:rsidRDefault="00355810" w14:paraId="53862B07" w14:textId="77777777">
            <w:pPr>
              <w:rPr>
                <w:rFonts w:ascii="Aptos" w:hAnsi="Aptos" w:eastAsia="Aptos" w:cs="Aptos"/>
              </w:rPr>
            </w:pPr>
          </w:p>
        </w:tc>
      </w:tr>
      <w:tr w:rsidR="002A0BFF" w:rsidTr="006C10B7" w14:paraId="5CC5F333" w14:textId="5D10BB5C">
        <w:trPr>
          <w:trHeight w:val="301"/>
        </w:trPr>
        <w:tc>
          <w:tcPr>
            <w:tcW w:w="902" w:type="dxa"/>
          </w:tcPr>
          <w:p w:rsidRPr="00F02473" w:rsidR="002A0BFF" w:rsidRDefault="002A0BFF" w14:paraId="338E533B" w14:textId="77777777">
            <w:pPr>
              <w:rPr>
                <w:rFonts w:ascii="Aptos" w:hAnsi="Aptos" w:eastAsia="Aptos" w:cs="Aptos"/>
              </w:rPr>
            </w:pPr>
          </w:p>
        </w:tc>
        <w:tc>
          <w:tcPr>
            <w:tcW w:w="970" w:type="dxa"/>
          </w:tcPr>
          <w:p w:rsidRPr="00F02473" w:rsidR="002A0BFF" w:rsidRDefault="002A0BFF" w14:paraId="761BD2A7" w14:textId="77777777">
            <w:pPr>
              <w:rPr>
                <w:rFonts w:ascii="Aptos" w:hAnsi="Aptos" w:eastAsia="Aptos" w:cs="Aptos"/>
              </w:rPr>
            </w:pPr>
          </w:p>
        </w:tc>
        <w:tc>
          <w:tcPr>
            <w:tcW w:w="4357" w:type="dxa"/>
            <w:tcMar>
              <w:left w:w="105" w:type="dxa"/>
              <w:right w:w="105" w:type="dxa"/>
            </w:tcMar>
          </w:tcPr>
          <w:p w:rsidRPr="00FD5602" w:rsidR="00FD5602" w:rsidP="00FD5602" w:rsidRDefault="00FD5602" w14:paraId="5A55D3C8" w14:textId="01903BA4">
            <w:pPr>
              <w:rPr>
                <w:rFonts w:ascii="Aptos" w:hAnsi="Aptos" w:eastAsia="Aptos" w:cs="Aptos"/>
              </w:rPr>
            </w:pPr>
            <w:r w:rsidRPr="00FD5602">
              <w:rPr>
                <w:rFonts w:ascii="Aptos" w:hAnsi="Aptos" w:eastAsia="Aptos" w:cs="Aptos"/>
              </w:rPr>
              <w:t>To summarize: optimizing neural search in OpenSearch means tuning every layer of your stack</w:t>
            </w:r>
            <w:r w:rsidR="0074148D">
              <w:rPr>
                <w:rFonts w:ascii="Aptos" w:hAnsi="Aptos" w:eastAsia="Aptos" w:cs="Aptos"/>
              </w:rPr>
              <w:t xml:space="preserve">: </w:t>
            </w:r>
            <w:r w:rsidRPr="00FD5602">
              <w:rPr>
                <w:rFonts w:ascii="Aptos" w:hAnsi="Aptos" w:eastAsia="Aptos" w:cs="Aptos"/>
              </w:rPr>
              <w:t xml:space="preserve">cluster, index, and query paths. Use adequate </w:t>
            </w:r>
            <w:commentRangeStart w:id="196"/>
            <w:r w:rsidRPr="00FD5602">
              <w:rPr>
                <w:rFonts w:ascii="Aptos" w:hAnsi="Aptos" w:eastAsia="Aptos" w:cs="Aptos"/>
              </w:rPr>
              <w:t>CPU</w:t>
            </w:r>
            <w:commentRangeEnd w:id="196"/>
            <w:r w:rsidR="0018546D">
              <w:rPr>
                <w:rStyle w:val="CommentReference"/>
                <w:rFonts w:ascii="Aptos" w:hAnsi="Aptos" w:eastAsia="Aptos" w:cs="Aptos"/>
                <w:sz w:val="24"/>
                <w:szCs w:val="24"/>
              </w:rPr>
              <w:commentReference w:id="196"/>
            </w:r>
            <w:r w:rsidR="00BA13D3">
              <w:rPr>
                <w:rFonts w:ascii="Aptos" w:hAnsi="Aptos" w:eastAsia="Aptos" w:cs="Aptos"/>
              </w:rPr>
              <w:t xml:space="preserve"> and/or GPU</w:t>
            </w:r>
            <w:r w:rsidRPr="00FD5602">
              <w:rPr>
                <w:rFonts w:ascii="Aptos" w:hAnsi="Aptos" w:eastAsia="Aptos" w:cs="Aptos"/>
              </w:rPr>
              <w:t xml:space="preserve"> and memory, rely on OpenSearch’s built</w:t>
            </w:r>
            <w:r w:rsidRPr="00FD5602">
              <w:rPr>
                <w:rFonts w:ascii="Aptos" w:hAnsi="Aptos" w:eastAsia="Aptos" w:cs="Aptos"/>
              </w:rPr>
              <w:noBreakHyphen/>
            </w:r>
            <w:r w:rsidRPr="00FD5602">
              <w:rPr>
                <w:rFonts w:ascii="Aptos" w:hAnsi="Aptos" w:eastAsia="Aptos" w:cs="Aptos"/>
              </w:rPr>
              <w:t>in circuit breakers, size shards in the recommended 10–50 GB range, choose appropriate index modes, and reduce segment counts for faster search. Apply metadata filters strategically, batch your neural queries, and let replicas carry their share of the load.</w:t>
            </w:r>
          </w:p>
          <w:p w:rsidRPr="00FD5602" w:rsidR="00FD5602" w:rsidP="00FD5602" w:rsidRDefault="00FD5602" w14:paraId="29AA8A95" w14:textId="3DE554B4">
            <w:pPr>
              <w:rPr>
                <w:rFonts w:ascii="Aptos" w:hAnsi="Aptos" w:eastAsia="Aptos" w:cs="Aptos"/>
              </w:rPr>
            </w:pPr>
            <w:r w:rsidRPr="00FD5602">
              <w:rPr>
                <w:rFonts w:ascii="Aptos" w:hAnsi="Aptos" w:eastAsia="Aptos" w:cs="Aptos"/>
              </w:rPr>
              <w:t>These strategies, grounded in OpenSearch’s official guidance, will help you build fast, resilient, and cost</w:t>
            </w:r>
            <w:r w:rsidRPr="7A709960" w:rsidR="5E3EF4C0">
              <w:rPr>
                <w:rFonts w:ascii="Aptos" w:hAnsi="Aptos" w:eastAsia="Aptos" w:cs="Aptos"/>
              </w:rPr>
              <w:t xml:space="preserve"> </w:t>
            </w:r>
            <w:r w:rsidRPr="00FD5602">
              <w:rPr>
                <w:rFonts w:ascii="Aptos" w:hAnsi="Aptos" w:eastAsia="Aptos" w:cs="Aptos"/>
              </w:rPr>
              <w:t>effective AI search systems at scale.</w:t>
            </w:r>
            <w:r>
              <w:rPr>
                <w:rFonts w:eastAsia="Aptos"/>
              </w:rPr>
              <w:br/>
            </w:r>
            <w:r w:rsidRPr="00FD5602">
              <w:rPr>
                <w:rFonts w:ascii="Aptos" w:hAnsi="Aptos" w:eastAsia="Aptos" w:cs="Aptos"/>
              </w:rPr>
              <w:t xml:space="preserve">In the next lesson, we’ll use these optimizations as a foundation for exploring </w:t>
            </w:r>
            <w:r w:rsidRPr="00FD5602">
              <w:rPr>
                <w:rFonts w:ascii="Aptos" w:hAnsi="Aptos" w:eastAsia="Aptos" w:cs="Aptos"/>
                <w:b/>
                <w:bCs/>
              </w:rPr>
              <w:t>hybrid and semantic search</w:t>
            </w:r>
            <w:r w:rsidRPr="00FD5602">
              <w:rPr>
                <w:rFonts w:ascii="Aptos" w:hAnsi="Aptos" w:eastAsia="Aptos" w:cs="Aptos"/>
              </w:rPr>
              <w:t>, where lexical and neural retrieval come together for even more powerful results.</w:t>
            </w:r>
          </w:p>
          <w:p w:rsidRPr="00014A0B" w:rsidR="002A0BFF" w:rsidP="00014A0B" w:rsidRDefault="002A0BFF" w14:paraId="246D47CE" w14:textId="77777777">
            <w:pPr>
              <w:rPr>
                <w:rFonts w:ascii="Aptos" w:hAnsi="Aptos" w:eastAsia="Aptos" w:cs="Aptos"/>
              </w:rPr>
            </w:pPr>
          </w:p>
        </w:tc>
        <w:tc>
          <w:tcPr>
            <w:tcW w:w="1417" w:type="dxa"/>
            <w:tcMar>
              <w:left w:w="105" w:type="dxa"/>
              <w:right w:w="105" w:type="dxa"/>
            </w:tcMar>
          </w:tcPr>
          <w:p w:rsidRPr="00161C98" w:rsidR="00161C98" w:rsidP="00161C98" w:rsidRDefault="00161C98" w14:paraId="01A81840" w14:textId="77777777">
            <w:pPr>
              <w:rPr>
                <w:rFonts w:ascii="Aptos" w:hAnsi="Aptos" w:eastAsia="Aptos" w:cs="Aptos"/>
              </w:rPr>
            </w:pPr>
            <w:r w:rsidRPr="00161C98">
              <w:rPr>
                <w:rFonts w:ascii="Aptos" w:hAnsi="Aptos" w:eastAsia="Aptos" w:cs="Aptos"/>
              </w:rPr>
              <w:t xml:space="preserve">  Final checklist fading in </w:t>
            </w:r>
          </w:p>
          <w:p w:rsidRPr="00161C98" w:rsidR="00161C98" w:rsidP="00161C98" w:rsidRDefault="00161C98" w14:paraId="28B7026E" w14:textId="77777777">
            <w:pPr>
              <w:rPr>
                <w:rFonts w:ascii="Aptos" w:hAnsi="Aptos" w:eastAsia="Aptos" w:cs="Aptos"/>
              </w:rPr>
            </w:pPr>
            <w:r w:rsidRPr="00161C98">
              <w:rPr>
                <w:rFonts w:ascii="Aptos" w:hAnsi="Aptos" w:eastAsia="Aptos" w:cs="Aptos"/>
              </w:rPr>
              <w:t xml:space="preserve">  OpenSearch logo transitions to next chapter card </w:t>
            </w:r>
          </w:p>
          <w:p w:rsidRPr="00161C98" w:rsidR="00161C98" w:rsidP="00161C98" w:rsidRDefault="00161C98" w14:paraId="0FE4EBC4" w14:textId="0C434A11">
            <w:pPr>
              <w:rPr>
                <w:rFonts w:ascii="Aptos" w:hAnsi="Aptos" w:eastAsia="Aptos" w:cs="Aptos"/>
              </w:rPr>
            </w:pPr>
            <w:r w:rsidRPr="00161C98">
              <w:rPr>
                <w:rFonts w:ascii="Aptos" w:hAnsi="Aptos" w:eastAsia="Aptos" w:cs="Aptos"/>
              </w:rPr>
              <w:t xml:space="preserve">  </w:t>
            </w:r>
            <w:r w:rsidRPr="00161C98">
              <w:rPr>
                <w:rFonts w:ascii="Aptos" w:hAnsi="Aptos" w:eastAsia="Aptos" w:cs="Aptos"/>
                <w:i/>
                <w:iCs/>
              </w:rPr>
              <w:t xml:space="preserve">Next: </w:t>
            </w:r>
            <w:r w:rsidR="005E3738">
              <w:rPr>
                <w:rFonts w:ascii="Aptos" w:hAnsi="Aptos" w:eastAsia="Aptos" w:cs="Aptos"/>
                <w:i/>
                <w:iCs/>
              </w:rPr>
              <w:t>Chapeter</w:t>
            </w:r>
            <w:r w:rsidRPr="00161C98">
              <w:rPr>
                <w:rFonts w:ascii="Aptos" w:hAnsi="Aptos" w:eastAsia="Aptos" w:cs="Aptos"/>
                <w:i/>
                <w:iCs/>
              </w:rPr>
              <w:t xml:space="preserve"> 3— Hybrid </w:t>
            </w:r>
            <w:r w:rsidR="005E3738">
              <w:rPr>
                <w:rFonts w:ascii="Aptos" w:hAnsi="Aptos" w:eastAsia="Aptos" w:cs="Aptos"/>
                <w:i/>
                <w:iCs/>
              </w:rPr>
              <w:t>and</w:t>
            </w:r>
            <w:r w:rsidRPr="00161C98">
              <w:rPr>
                <w:rFonts w:ascii="Aptos" w:hAnsi="Aptos" w:eastAsia="Aptos" w:cs="Aptos"/>
                <w:i/>
                <w:iCs/>
              </w:rPr>
              <w:t xml:space="preserve"> </w:t>
            </w:r>
            <w:r w:rsidR="005E3738">
              <w:rPr>
                <w:rFonts w:ascii="Aptos" w:hAnsi="Aptos" w:eastAsia="Aptos" w:cs="Aptos"/>
                <w:i/>
                <w:iCs/>
              </w:rPr>
              <w:t>s</w:t>
            </w:r>
            <w:r w:rsidRPr="00161C98">
              <w:rPr>
                <w:rFonts w:ascii="Aptos" w:hAnsi="Aptos" w:eastAsia="Aptos" w:cs="Aptos"/>
                <w:i/>
                <w:iCs/>
              </w:rPr>
              <w:t>emantic</w:t>
            </w:r>
            <w:r w:rsidR="003A26FD">
              <w:rPr>
                <w:rFonts w:ascii="Aptos" w:hAnsi="Aptos" w:eastAsia="Aptos" w:cs="Aptos"/>
                <w:i/>
                <w:iCs/>
              </w:rPr>
              <w:t xml:space="preserve"> </w:t>
            </w:r>
            <w:r w:rsidR="005E3738">
              <w:rPr>
                <w:rFonts w:ascii="Aptos" w:hAnsi="Aptos" w:eastAsia="Aptos" w:cs="Aptos"/>
                <w:i/>
                <w:iCs/>
              </w:rPr>
              <w:t>s</w:t>
            </w:r>
            <w:r w:rsidRPr="00161C98">
              <w:rPr>
                <w:rFonts w:ascii="Aptos" w:hAnsi="Aptos" w:eastAsia="Aptos" w:cs="Aptos"/>
                <w:i/>
                <w:iCs/>
              </w:rPr>
              <w:t>earch</w:t>
            </w:r>
          </w:p>
          <w:p w:rsidRPr="00556F16" w:rsidR="002A0BFF" w:rsidP="00556F16" w:rsidRDefault="002A0BFF" w14:paraId="0F687C7C" w14:textId="77777777">
            <w:pPr>
              <w:rPr>
                <w:rFonts w:ascii="Aptos" w:hAnsi="Aptos" w:eastAsia="Aptos" w:cs="Aptos"/>
              </w:rPr>
            </w:pPr>
          </w:p>
        </w:tc>
        <w:tc>
          <w:tcPr>
            <w:tcW w:w="1074" w:type="dxa"/>
          </w:tcPr>
          <w:p w:rsidRPr="00F02473" w:rsidR="002A0BFF" w:rsidRDefault="002A0BFF" w14:paraId="367C61F0" w14:textId="77777777">
            <w:pPr>
              <w:rPr>
                <w:rFonts w:ascii="Aptos" w:hAnsi="Aptos" w:eastAsia="Aptos" w:cs="Aptos"/>
              </w:rPr>
            </w:pPr>
          </w:p>
        </w:tc>
      </w:tr>
    </w:tbl>
    <w:p w:rsidR="00023EC0" w:rsidRDefault="00023EC0" w14:paraId="7BB28421" w14:textId="77777777"/>
    <w:p w:rsidRPr="00942108" w:rsidR="00515C16" w:rsidP="00515C16" w:rsidRDefault="00515C16" w14:paraId="2FEFFDD8" w14:textId="7404E0ED">
      <w:pPr>
        <w:rPr>
          <w:rFonts w:asciiTheme="majorHAnsi" w:hAnsiTheme="majorHAnsi" w:eastAsiaTheme="majorEastAsia" w:cstheme="majorBidi"/>
          <w:color w:val="0F4761" w:themeColor="accent1" w:themeShade="BF"/>
          <w:sz w:val="40"/>
          <w:szCs w:val="40"/>
        </w:rPr>
      </w:pPr>
      <w:bookmarkStart w:name="_Toc2014440344" w:id="198"/>
      <w:bookmarkStart w:name="_Toc274048118" w:id="199"/>
      <w:bookmarkStart w:name="_Toc526099204" w:id="200"/>
      <w:commentRangeStart w:id="201"/>
      <w:r w:rsidRPr="1316214E">
        <w:rPr>
          <w:rStyle w:val="Heading1Char"/>
        </w:rPr>
        <w:t xml:space="preserve">Chapter </w:t>
      </w:r>
      <w:r w:rsidR="00A82C1D">
        <w:rPr>
          <w:rStyle w:val="Heading1Char"/>
        </w:rPr>
        <w:t>3:</w:t>
      </w:r>
      <w:commentRangeEnd w:id="201"/>
      <w:r w:rsidR="0018546D">
        <w:rPr>
          <w:rStyle w:val="CommentReference"/>
          <w:rFonts w:asciiTheme="majorHAnsi" w:hAnsiTheme="majorHAnsi" w:eastAsiaTheme="majorEastAsia" w:cstheme="majorBidi"/>
          <w:color w:val="0F4761" w:themeColor="accent1" w:themeShade="BF"/>
          <w:sz w:val="40"/>
          <w:szCs w:val="40"/>
        </w:rPr>
        <w:commentReference w:id="201"/>
      </w:r>
      <w:r w:rsidR="003A26FD">
        <w:rPr>
          <w:rStyle w:val="Heading1Char"/>
        </w:rPr>
        <w:t xml:space="preserve"> </w:t>
      </w:r>
      <w:commentRangeStart w:id="203"/>
      <w:r w:rsidR="00B62462">
        <w:rPr>
          <w:rStyle w:val="Heading1Char"/>
        </w:rPr>
        <w:t>Mastering hybrid search in OpenSearch</w:t>
      </w:r>
      <w:bookmarkEnd w:id="198"/>
      <w:bookmarkEnd w:id="199"/>
      <w:bookmarkEnd w:id="200"/>
      <w:commentRangeEnd w:id="203"/>
      <w:r w:rsidRPr="00942108" w:rsidR="004F4212">
        <w:rPr>
          <w:rStyle w:val="CommentReference"/>
          <w:rFonts w:asciiTheme="majorHAnsi" w:hAnsiTheme="majorHAnsi" w:eastAsiaTheme="majorEastAsia" w:cstheme="majorBidi"/>
          <w:color w:val="0F4761" w:themeColor="accent1" w:themeShade="BF"/>
          <w:sz w:val="40"/>
          <w:szCs w:val="40"/>
        </w:rPr>
        <w:commentReference w:id="203"/>
      </w:r>
    </w:p>
    <w:p w:rsidRPr="00E45941" w:rsidR="00E45941" w:rsidP="00E45941" w:rsidRDefault="00515C16" w14:paraId="216203B2" w14:textId="70F9E56B">
      <w:pPr>
        <w:rPr>
          <w:ins w:author="Yancey, Michelle" w:date="2026-04-03T17:05:00Z" w:id="206"/>
          <w:rFonts w:ascii="system-ui" w:hAnsi="system-ui" w:eastAsia="system-ui" w:cs="system-ui"/>
          <w:i/>
          <w:iCs/>
          <w:color w:val="333333"/>
          <w:sz w:val="19"/>
          <w:szCs w:val="19"/>
        </w:rPr>
      </w:pPr>
      <w:r w:rsidRPr="186E01E4">
        <w:rPr>
          <w:rFonts w:asciiTheme="minorHAnsi" w:hAnsiTheme="minorHAnsi"/>
        </w:rPr>
        <w:t>Description</w:t>
      </w:r>
      <w:r w:rsidRPr="186E01E4" w:rsidR="00021C5B">
        <w:rPr>
          <w:rFonts w:cs="Segoe UI" w:asciiTheme="minorHAnsi" w:hAnsiTheme="minorHAnsi"/>
          <w:color w:val="1D2534"/>
          <w:sz w:val="21"/>
          <w:szCs w:val="21"/>
          <w:shd w:val="clear" w:color="auto" w:fill="FFFFFF"/>
        </w:rPr>
        <w:t xml:space="preserve"> </w:t>
      </w:r>
      <w:r w:rsidRPr="186E01E4" w:rsidR="2AF3ABC0">
        <w:rPr>
          <w:rFonts w:ascii="system-ui" w:hAnsi="system-ui" w:eastAsia="system-ui" w:cs="system-ui"/>
          <w:i/>
          <w:iCs/>
          <w:color w:val="333333"/>
          <w:sz w:val="19"/>
          <w:szCs w:val="19"/>
        </w:rPr>
        <w:t xml:space="preserve"> No single search method is perfect on its own. </w:t>
      </w:r>
      <w:ins w:author="Yancey, Michelle" w:date="2026-04-03T17:05:00Z" w:id="207">
        <w:r w:rsidRPr="00E45941" w:rsidR="00E45941">
          <w:rPr>
            <w:rFonts w:ascii="system-ui" w:hAnsi="system-ui" w:eastAsia="system-ui" w:cs="system-ui"/>
            <w:i/>
            <w:iCs/>
            <w:color w:val="333333"/>
            <w:sz w:val="19"/>
            <w:szCs w:val="19"/>
          </w:rPr>
          <w:t>Learn how to implement hybrid search in OpenSearch by combining lexical and neural retrieval. This chapter covers sparse and dense embeddings, score normalization, Reciprocal Rank Fusion, and practical patterns for improving relevance across search and RAG workloads</w:t>
        </w:r>
      </w:ins>
      <w:ins w:author="Yancey, Michelle" w:date="2026-04-03T17:05:00Z" w16du:dateUtc="2026-04-03T21:05:00Z" w:id="208">
        <w:r w:rsidR="00E45941">
          <w:rPr>
            <w:rFonts w:ascii="system-ui" w:hAnsi="system-ui" w:eastAsia="system-ui" w:cs="system-ui"/>
            <w:i/>
            <w:iCs/>
            <w:color w:val="333333"/>
            <w:sz w:val="19"/>
            <w:szCs w:val="19"/>
          </w:rPr>
          <w:t>.</w:t>
        </w:r>
      </w:ins>
    </w:p>
    <w:p w:rsidR="00515C16" w:rsidDel="00E45941" w:rsidP="00515C16" w:rsidRDefault="2AF3ABC0" w14:paraId="668A5E4B" w14:textId="4834751E">
      <w:pPr>
        <w:rPr>
          <w:del w:author="Yancey, Michelle" w:date="2026-04-03T17:05:00Z" w16du:dateUtc="2026-04-03T21:05:00Z" w:id="209"/>
        </w:rPr>
      </w:pPr>
      <w:del w:author="Yancey, Michelle" w:date="2026-04-03T17:05:00Z" w16du:dateUtc="2026-04-03T21:05:00Z" w:id="210">
        <w:r w:rsidRPr="186E01E4" w:rsidDel="00E45941">
          <w:rPr>
            <w:rFonts w:ascii="system-ui" w:hAnsi="system-ui" w:eastAsia="system-ui" w:cs="system-ui"/>
            <w:i/>
            <w:iCs/>
            <w:color w:val="333333"/>
            <w:sz w:val="19"/>
            <w:szCs w:val="19"/>
          </w:rPr>
          <w:delText>This chapter shows why combining neural and lexical retrieval consistently produces better results than either approach alone. You'll learn how sparse and dense embeddings each play a role in hybrid search, build a complete hybrid pipeline from scratch, and explore two approaches for merging ranked results: score normalization and Reciprocal Rank Fusion. Real-world scenarios across e-commerce, knowledge bases, and RAG pipelines illustrate when and why hybrid retrieval delivers meaningfully better relevance.</w:delText>
        </w:r>
      </w:del>
    </w:p>
    <w:p w:rsidRPr="00C53FF9" w:rsidR="00021C5B" w:rsidP="00515C16" w:rsidRDefault="00021C5B" w14:paraId="3891C714" w14:textId="77777777">
      <w:pPr>
        <w:rPr>
          <w:rFonts w:asciiTheme="minorHAnsi" w:hAnsiTheme="minorHAnsi"/>
        </w:rPr>
      </w:pPr>
    </w:p>
    <w:p w:rsidR="00323AB0" w:rsidP="003D73B4" w:rsidRDefault="003D73B4" w14:paraId="7E540602" w14:textId="419B7B87">
      <w:bookmarkStart w:name="_Toc1276891359" w:id="211"/>
      <w:bookmarkStart w:name="_Toc1011999692" w:id="212"/>
      <w:bookmarkStart w:name="_Toc2034933920" w:id="213"/>
      <w:commentRangeStart w:id="214"/>
      <w:r w:rsidRPr="1316214E">
        <w:rPr>
          <w:rStyle w:val="Heading2Char"/>
        </w:rPr>
        <w:t xml:space="preserve">Lesson </w:t>
      </w:r>
      <w:r>
        <w:rPr>
          <w:rStyle w:val="Heading2Char"/>
        </w:rPr>
        <w:t>3</w:t>
      </w:r>
      <w:r w:rsidRPr="1316214E">
        <w:rPr>
          <w:rStyle w:val="Heading2Char"/>
        </w:rPr>
        <w:t>-1</w:t>
      </w:r>
      <w:r w:rsidR="00942108">
        <w:rPr>
          <w:rStyle w:val="Heading2Char"/>
        </w:rPr>
        <w:t>:</w:t>
      </w:r>
      <w:commentRangeEnd w:id="214"/>
      <w:r w:rsidRPr="00323AB0" w:rsidR="0018546D">
        <w:rPr>
          <w:rStyle w:val="CommentReference"/>
          <w:rFonts w:asciiTheme="majorHAnsi" w:hAnsiTheme="majorHAnsi" w:eastAsiaTheme="majorEastAsia" w:cstheme="majorBidi"/>
          <w:color w:val="0F4761" w:themeColor="accent1" w:themeShade="BF"/>
          <w:sz w:val="32"/>
          <w:szCs w:val="32"/>
        </w:rPr>
        <w:commentReference w:id="214"/>
      </w:r>
      <w:commentRangeStart w:id="216"/>
      <w:r w:rsidRPr="00323AB0" w:rsidR="00942108">
        <w:rPr>
          <w:rStyle w:val="Heading2Char"/>
        </w:rPr>
        <w:t xml:space="preserve"> </w:t>
      </w:r>
      <w:r w:rsidR="00983926">
        <w:rPr>
          <w:rStyle w:val="Heading2Char"/>
        </w:rPr>
        <w:t>Hybrid sea</w:t>
      </w:r>
      <w:r w:rsidR="00375176">
        <w:rPr>
          <w:rStyle w:val="Heading2Char"/>
        </w:rPr>
        <w:t>rch: How it works and why it matters</w:t>
      </w:r>
      <w:bookmarkEnd w:id="211"/>
      <w:bookmarkEnd w:id="212"/>
      <w:bookmarkEnd w:id="213"/>
      <w:r w:rsidRPr="00323AB0" w:rsidR="00323AB0">
        <w:rPr>
          <w:rStyle w:val="Heading2Char"/>
        </w:rPr>
        <w:t xml:space="preserve"> </w:t>
      </w:r>
      <w:commentRangeEnd w:id="216"/>
      <w:r w:rsidR="00AE6BB3">
        <w:rPr>
          <w:rStyle w:val="CommentReference"/>
          <w:sz w:val="24"/>
          <w:szCs w:val="24"/>
        </w:rPr>
        <w:commentReference w:id="216"/>
      </w:r>
    </w:p>
    <w:p w:rsidRPr="00986AD2" w:rsidR="00986AD2" w:rsidP="00986AD2" w:rsidRDefault="003D73B4" w14:paraId="17DC4936" w14:textId="77777777">
      <w:pPr>
        <w:rPr>
          <w:ins w:author="Yancey, Michelle" w:date="2026-04-03T17:06:00Z" w:id="219"/>
          <w:rFonts w:ascii="system-ui" w:hAnsi="system-ui" w:eastAsia="system-ui" w:cs="system-ui"/>
          <w:i/>
          <w:iCs/>
          <w:color w:val="333333"/>
          <w:sz w:val="19"/>
          <w:szCs w:val="19"/>
        </w:rPr>
      </w:pPr>
      <w:r>
        <w:t xml:space="preserve">description: </w:t>
      </w:r>
      <w:r w:rsidRPr="186E01E4" w:rsidR="29F54985">
        <w:rPr>
          <w:rFonts w:ascii="system-ui" w:hAnsi="system-ui" w:eastAsia="system-ui" w:cs="system-ui"/>
          <w:i/>
          <w:iCs/>
          <w:color w:val="333333"/>
          <w:sz w:val="19"/>
          <w:szCs w:val="19"/>
        </w:rPr>
        <w:t xml:space="preserve"> </w:t>
      </w:r>
    </w:p>
    <w:p w:rsidRPr="00986AD2" w:rsidR="00986AD2" w:rsidP="00986AD2" w:rsidRDefault="00986AD2" w14:paraId="25209354" w14:textId="77777777">
      <w:pPr>
        <w:rPr>
          <w:ins w:author="Yancey, Michelle" w:date="2026-04-03T17:06:00Z" w:id="220"/>
          <w:rFonts w:ascii="system-ui" w:hAnsi="system-ui" w:eastAsia="system-ui" w:cs="system-ui"/>
          <w:i/>
          <w:iCs/>
          <w:color w:val="333333"/>
          <w:sz w:val="19"/>
          <w:szCs w:val="19"/>
        </w:rPr>
      </w:pPr>
      <w:ins w:author="Yancey, Michelle" w:date="2026-04-03T17:06:00Z" w:id="221">
        <w:r w:rsidRPr="00986AD2">
          <w:rPr>
            <w:rFonts w:ascii="system-ui" w:hAnsi="system-ui" w:eastAsia="system-ui" w:cs="system-ui"/>
            <w:i/>
            <w:iCs/>
            <w:color w:val="333333"/>
            <w:sz w:val="19"/>
            <w:szCs w:val="19"/>
          </w:rPr>
          <w:t>Understand why hybrid search outperforms standalone lexical or neural search. This lesson explains where each approach falls short and introduces OpenSearch’s hybrid processing techniques for combining results effectively.</w:t>
        </w:r>
      </w:ins>
    </w:p>
    <w:p w:rsidR="003D73B4" w:rsidP="003D73B4" w:rsidRDefault="29F54985" w14:paraId="0452B356" w14:textId="6DC0C897">
      <w:del w:author="Yancey, Michelle" w:date="2026-04-03T17:06:00Z" w16du:dateUtc="2026-04-03T21:06:00Z" w:id="222">
        <w:r w:rsidRPr="186E01E4" w:rsidDel="00986AD2">
          <w:rPr>
            <w:rFonts w:ascii="system-ui" w:hAnsi="system-ui" w:eastAsia="system-ui" w:cs="system-ui"/>
            <w:i/>
            <w:iCs/>
            <w:color w:val="333333"/>
            <w:sz w:val="19"/>
            <w:szCs w:val="19"/>
          </w:rPr>
          <w:delText xml:space="preserve">Understand why combining neural and lexical search produces better results than either alone. You'll learn where each method falls short, meet the two hybrid processors in OpenSearch (normalization and score ranker), and see how sparse embeddings act as a bridge between keyword and semantic scoring. </w:delText>
        </w:r>
      </w:del>
      <w:r w:rsidRPr="186E01E4">
        <w:rPr>
          <w:rFonts w:ascii="system-ui" w:hAnsi="system-ui" w:eastAsia="system-ui" w:cs="system-ui"/>
          <w:i/>
          <w:iCs/>
          <w:color w:val="333333"/>
          <w:sz w:val="19"/>
          <w:szCs w:val="19"/>
        </w:rPr>
        <w:t>Real-world examples across e-commerce and RAG pipelines make the case for hybrid retrieval before the next lesson walks through the build.</w:t>
      </w:r>
    </w:p>
    <w:tbl>
      <w:tblPr>
        <w:tblStyle w:val="TableGrid"/>
        <w:tblW w:w="0" w:type="auto"/>
        <w:tblLook w:val="06A0" w:firstRow="1" w:lastRow="0" w:firstColumn="1" w:lastColumn="0" w:noHBand="1" w:noVBand="1"/>
      </w:tblPr>
      <w:tblGrid>
        <w:gridCol w:w="3116"/>
        <w:gridCol w:w="3118"/>
        <w:gridCol w:w="3116"/>
      </w:tblGrid>
      <w:tr w:rsidR="00384AC1" w:rsidTr="7581D4C8" w14:paraId="3085253F" w14:textId="77777777">
        <w:trPr>
          <w:trHeight w:val="300"/>
        </w:trPr>
        <w:tc>
          <w:tcPr>
            <w:tcW w:w="3120" w:type="dxa"/>
          </w:tcPr>
          <w:p w:rsidR="003D73B4" w:rsidRDefault="003D73B4" w14:paraId="73B699AB" w14:textId="77777777">
            <w:pPr>
              <w:rPr>
                <w:color w:val="EE0000"/>
              </w:rPr>
            </w:pPr>
            <w:r w:rsidRPr="7E660D2E">
              <w:rPr>
                <w:color w:val="EE0000"/>
              </w:rPr>
              <w:t>Reviewer</w:t>
            </w:r>
          </w:p>
        </w:tc>
        <w:tc>
          <w:tcPr>
            <w:tcW w:w="3120" w:type="dxa"/>
          </w:tcPr>
          <w:p w:rsidR="003D73B4" w:rsidRDefault="003D73B4" w14:paraId="3F323480" w14:textId="77777777">
            <w:pPr>
              <w:rPr>
                <w:color w:val="EE0000"/>
              </w:rPr>
            </w:pPr>
            <w:r w:rsidRPr="7E660D2E">
              <w:rPr>
                <w:color w:val="EE0000"/>
              </w:rPr>
              <w:t>Approved? Date?</w:t>
            </w:r>
          </w:p>
        </w:tc>
        <w:tc>
          <w:tcPr>
            <w:tcW w:w="3120" w:type="dxa"/>
          </w:tcPr>
          <w:p w:rsidR="003D73B4" w:rsidRDefault="003D73B4" w14:paraId="0414E440" w14:textId="77777777">
            <w:pPr>
              <w:rPr>
                <w:color w:val="EE0000"/>
              </w:rPr>
            </w:pPr>
            <w:r w:rsidRPr="7E660D2E">
              <w:rPr>
                <w:color w:val="EE0000"/>
              </w:rPr>
              <w:t>Additional comments if any</w:t>
            </w:r>
          </w:p>
        </w:tc>
      </w:tr>
      <w:tr w:rsidR="00384AC1" w:rsidTr="7581D4C8" w14:paraId="31486BA7" w14:textId="77777777">
        <w:trPr>
          <w:trHeight w:val="300"/>
        </w:trPr>
        <w:tc>
          <w:tcPr>
            <w:tcW w:w="3120" w:type="dxa"/>
          </w:tcPr>
          <w:p w:rsidR="003D73B4" w:rsidRDefault="003D73B4" w14:paraId="7EF2ABFD" w14:textId="77777777">
            <w:pPr>
              <w:rPr>
                <w:color w:val="EE0000"/>
              </w:rPr>
            </w:pPr>
            <w:r w:rsidRPr="7E660D2E">
              <w:rPr>
                <w:color w:val="EE0000"/>
              </w:rPr>
              <w:t>Brian</w:t>
            </w:r>
          </w:p>
        </w:tc>
        <w:tc>
          <w:tcPr>
            <w:tcW w:w="3120" w:type="dxa"/>
          </w:tcPr>
          <w:p w:rsidR="003D73B4" w:rsidRDefault="3D7F585D" w14:paraId="3EBCFB67" w14:textId="4657E4B8">
            <w:r>
              <w:t xml:space="preserve"> </w:t>
            </w:r>
            <w:r w:rsidR="33F249E0">
              <w:t>Approved</w:t>
            </w:r>
            <w:r w:rsidR="300254C1">
              <w:t xml:space="preserve"> 2/</w:t>
            </w:r>
            <w:r w:rsidR="7866C66A">
              <w:t>6</w:t>
            </w:r>
            <w:r w:rsidR="300254C1">
              <w:t>/26</w:t>
            </w:r>
          </w:p>
        </w:tc>
        <w:tc>
          <w:tcPr>
            <w:tcW w:w="3120" w:type="dxa"/>
          </w:tcPr>
          <w:p w:rsidR="003D73B4" w:rsidRDefault="355E4691" w14:paraId="730566DF" w14:textId="5B07EF40">
            <w:pPr>
              <w:rPr>
                <w:color w:val="EE0000"/>
              </w:rPr>
            </w:pPr>
            <w:r w:rsidRPr="212E8198">
              <w:rPr>
                <w:color w:val="EE0000"/>
              </w:rPr>
              <w:t>Additional comment and original ask to fix dashes and QA work has not happened 2/5/26</w:t>
            </w:r>
          </w:p>
        </w:tc>
      </w:tr>
      <w:tr w:rsidR="00384AC1" w:rsidTr="7581D4C8" w14:paraId="6DCEF198" w14:textId="77777777">
        <w:trPr>
          <w:trHeight w:val="300"/>
        </w:trPr>
        <w:tc>
          <w:tcPr>
            <w:tcW w:w="3120" w:type="dxa"/>
          </w:tcPr>
          <w:p w:rsidR="003D73B4" w:rsidRDefault="003D73B4" w14:paraId="4256BC36" w14:textId="77777777">
            <w:pPr>
              <w:rPr>
                <w:color w:val="EE0000"/>
              </w:rPr>
            </w:pPr>
            <w:r w:rsidRPr="7E660D2E">
              <w:rPr>
                <w:color w:val="EE0000"/>
              </w:rPr>
              <w:t>Alex or Muneer</w:t>
            </w:r>
          </w:p>
        </w:tc>
        <w:tc>
          <w:tcPr>
            <w:tcW w:w="3120" w:type="dxa"/>
          </w:tcPr>
          <w:p w:rsidR="003D73B4" w:rsidRDefault="27928384" w14:paraId="6F37B0C1" w14:textId="780E3D7A">
            <w:pPr>
              <w:rPr>
                <w:color w:val="EE0000"/>
              </w:rPr>
            </w:pPr>
            <w:r w:rsidRPr="7581D4C8">
              <w:rPr>
                <w:color w:val="EE0000"/>
              </w:rPr>
              <w:t>Muneer – Approved with some comments.09/02/2025</w:t>
            </w:r>
          </w:p>
        </w:tc>
        <w:tc>
          <w:tcPr>
            <w:tcW w:w="3120" w:type="dxa"/>
          </w:tcPr>
          <w:p w:rsidR="003D73B4" w:rsidRDefault="45BAC56A" w14:paraId="4684C038" w14:textId="5B900256">
            <w:pPr>
              <w:rPr>
                <w:color w:val="EE0000"/>
              </w:rPr>
            </w:pPr>
            <w:r w:rsidRPr="7581D4C8">
              <w:rPr>
                <w:color w:val="EE0000"/>
              </w:rPr>
              <w:t>I suggest Alex also review this.</w:t>
            </w:r>
          </w:p>
        </w:tc>
      </w:tr>
      <w:tr w:rsidR="00384AC1" w:rsidTr="7581D4C8" w14:paraId="56F639DC" w14:textId="77777777">
        <w:trPr>
          <w:trHeight w:val="300"/>
        </w:trPr>
        <w:tc>
          <w:tcPr>
            <w:tcW w:w="3120" w:type="dxa"/>
          </w:tcPr>
          <w:p w:rsidR="003D73B4" w:rsidRDefault="003D73B4" w14:paraId="37173879" w14:textId="77777777">
            <w:pPr>
              <w:rPr>
                <w:color w:val="EE0000"/>
              </w:rPr>
            </w:pPr>
            <w:r w:rsidRPr="7E660D2E">
              <w:rPr>
                <w:color w:val="EE0000"/>
              </w:rPr>
              <w:t>Michelle</w:t>
            </w:r>
          </w:p>
        </w:tc>
        <w:tc>
          <w:tcPr>
            <w:tcW w:w="3120" w:type="dxa"/>
          </w:tcPr>
          <w:p w:rsidR="003D73B4" w:rsidRDefault="00681B5D" w14:paraId="10DE554C" w14:textId="7D3BA1BD">
            <w:pPr>
              <w:rPr>
                <w:color w:val="EE0000"/>
              </w:rPr>
            </w:pPr>
            <w:r>
              <w:rPr>
                <w:color w:val="EE0000"/>
              </w:rPr>
              <w:t xml:space="preserve">Approved </w:t>
            </w:r>
            <w:r w:rsidR="006E514B">
              <w:rPr>
                <w:color w:val="EE0000"/>
              </w:rPr>
              <w:t>12/02/2025</w:t>
            </w:r>
          </w:p>
        </w:tc>
        <w:tc>
          <w:tcPr>
            <w:tcW w:w="3120" w:type="dxa"/>
          </w:tcPr>
          <w:p w:rsidR="003D73B4" w:rsidRDefault="003D73B4" w14:paraId="3C7B0832" w14:textId="77777777">
            <w:pPr>
              <w:rPr>
                <w:color w:val="EE0000"/>
              </w:rPr>
            </w:pPr>
          </w:p>
        </w:tc>
      </w:tr>
    </w:tbl>
    <w:p w:rsidR="003D73B4" w:rsidP="003D73B4" w:rsidRDefault="003D73B4" w14:paraId="3F1682A4" w14:textId="77777777">
      <w:pPr>
        <w:rPr>
          <w:color w:val="EE0000"/>
        </w:rPr>
      </w:pPr>
    </w:p>
    <w:tbl>
      <w:tblPr>
        <w:tblStyle w:val="TableGrid"/>
        <w:tblW w:w="9203"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24"/>
        <w:gridCol w:w="961"/>
        <w:gridCol w:w="3389"/>
        <w:gridCol w:w="2114"/>
        <w:gridCol w:w="1515"/>
      </w:tblGrid>
      <w:tr w:rsidR="00A56B18" w:rsidTr="7230D001" w14:paraId="185E58CC" w14:textId="77777777">
        <w:trPr>
          <w:trHeight w:val="190"/>
        </w:trPr>
        <w:tc>
          <w:tcPr>
            <w:tcW w:w="1224" w:type="dxa"/>
          </w:tcPr>
          <w:p w:rsidRPr="4FEA59C1" w:rsidR="003D73B4" w:rsidRDefault="003D73B4" w14:paraId="5D9E9FA0" w14:textId="77777777">
            <w:pPr>
              <w:rPr>
                <w:rFonts w:ascii="Aptos" w:hAnsi="Aptos" w:eastAsia="Aptos" w:cs="Aptos"/>
                <w:b/>
                <w:bCs/>
              </w:rPr>
            </w:pPr>
            <w:r>
              <w:rPr>
                <w:rFonts w:ascii="Aptos" w:hAnsi="Aptos" w:eastAsia="Aptos" w:cs="Aptos"/>
                <w:b/>
                <w:bCs/>
              </w:rPr>
              <w:t>Chapter Title</w:t>
            </w:r>
          </w:p>
        </w:tc>
        <w:tc>
          <w:tcPr>
            <w:tcW w:w="961" w:type="dxa"/>
          </w:tcPr>
          <w:p w:rsidRPr="4FEA59C1" w:rsidR="003D73B4" w:rsidRDefault="003D73B4" w14:paraId="295E92FF" w14:textId="77777777">
            <w:pPr>
              <w:rPr>
                <w:rFonts w:ascii="Aptos" w:hAnsi="Aptos" w:eastAsia="Aptos" w:cs="Aptos"/>
                <w:b/>
                <w:bCs/>
              </w:rPr>
            </w:pPr>
            <w:r>
              <w:rPr>
                <w:rFonts w:ascii="Aptos" w:hAnsi="Aptos" w:eastAsia="Aptos" w:cs="Aptos"/>
                <w:b/>
                <w:bCs/>
              </w:rPr>
              <w:t>Time estimate</w:t>
            </w:r>
          </w:p>
        </w:tc>
        <w:tc>
          <w:tcPr>
            <w:tcW w:w="3389" w:type="dxa"/>
            <w:tcMar>
              <w:left w:w="105" w:type="dxa"/>
              <w:right w:w="105" w:type="dxa"/>
            </w:tcMar>
          </w:tcPr>
          <w:p w:rsidR="003D73B4" w:rsidRDefault="003D73B4" w14:paraId="2C39FA42" w14:textId="733951DD">
            <w:pPr>
              <w:rPr>
                <w:rFonts w:ascii="Aptos" w:hAnsi="Aptos" w:eastAsia="Aptos" w:cs="Aptos"/>
              </w:rPr>
            </w:pPr>
            <w:commentRangeStart w:id="223"/>
            <w:r w:rsidRPr="4FEA59C1">
              <w:rPr>
                <w:rFonts w:ascii="Aptos" w:hAnsi="Aptos" w:eastAsia="Aptos" w:cs="Aptos"/>
                <w:b/>
                <w:bCs/>
              </w:rPr>
              <w:t>Voice Over</w:t>
            </w:r>
            <w:commentRangeEnd w:id="223"/>
            <w:r w:rsidR="0018546D">
              <w:rPr>
                <w:rStyle w:val="CommentReference"/>
                <w:rFonts w:ascii="Aptos" w:hAnsi="Aptos" w:eastAsia="Aptos" w:cs="Aptos"/>
                <w:sz w:val="24"/>
                <w:szCs w:val="24"/>
              </w:rPr>
              <w:commentReference w:id="223"/>
            </w:r>
          </w:p>
        </w:tc>
        <w:tc>
          <w:tcPr>
            <w:tcW w:w="2114" w:type="dxa"/>
            <w:tcMar>
              <w:left w:w="105" w:type="dxa"/>
              <w:right w:w="105" w:type="dxa"/>
            </w:tcMar>
          </w:tcPr>
          <w:p w:rsidR="003D73B4" w:rsidRDefault="003D73B4" w14:paraId="4742839A" w14:textId="77777777">
            <w:pPr>
              <w:rPr>
                <w:rFonts w:ascii="Aptos" w:hAnsi="Aptos" w:eastAsia="Aptos" w:cs="Aptos"/>
              </w:rPr>
            </w:pPr>
            <w:r w:rsidRPr="4FEA59C1">
              <w:rPr>
                <w:rFonts w:ascii="Aptos" w:hAnsi="Aptos" w:eastAsia="Aptos" w:cs="Aptos"/>
                <w:b/>
                <w:bCs/>
              </w:rPr>
              <w:t>Visuals</w:t>
            </w:r>
          </w:p>
        </w:tc>
        <w:tc>
          <w:tcPr>
            <w:tcW w:w="1515" w:type="dxa"/>
          </w:tcPr>
          <w:p w:rsidRPr="4FEA59C1" w:rsidR="003D73B4" w:rsidRDefault="003D73B4" w14:paraId="5DBF8BAD" w14:textId="77777777">
            <w:pPr>
              <w:rPr>
                <w:rFonts w:ascii="Aptos" w:hAnsi="Aptos" w:eastAsia="Aptos" w:cs="Aptos"/>
                <w:b/>
                <w:bCs/>
              </w:rPr>
            </w:pPr>
            <w:r>
              <w:rPr>
                <w:rFonts w:ascii="Aptos" w:hAnsi="Aptos" w:eastAsia="Aptos" w:cs="Aptos"/>
                <w:b/>
                <w:bCs/>
              </w:rPr>
              <w:t>Chapter resources</w:t>
            </w:r>
          </w:p>
        </w:tc>
      </w:tr>
      <w:tr w:rsidR="00A56B18" w:rsidTr="7230D001" w14:paraId="77367686" w14:textId="77777777">
        <w:trPr>
          <w:trHeight w:val="190"/>
        </w:trPr>
        <w:tc>
          <w:tcPr>
            <w:tcW w:w="1224" w:type="dxa"/>
          </w:tcPr>
          <w:p w:rsidRPr="007005BC" w:rsidR="00323AB0" w:rsidRDefault="16EA30C6" w14:paraId="563C6A39" w14:textId="43418BA3">
            <w:pPr>
              <w:rPr>
                <w:rFonts w:ascii="Aptos" w:hAnsi="Aptos" w:eastAsia="Aptos" w:cs="Aptos"/>
              </w:rPr>
            </w:pPr>
            <w:r w:rsidRPr="3DD813F6">
              <w:rPr>
                <w:rFonts w:ascii="Aptos" w:hAnsi="Aptos" w:eastAsia="Aptos" w:cs="Aptos"/>
              </w:rPr>
              <w:t>Intro</w:t>
            </w:r>
          </w:p>
        </w:tc>
        <w:tc>
          <w:tcPr>
            <w:tcW w:w="961" w:type="dxa"/>
          </w:tcPr>
          <w:p w:rsidRPr="007005BC" w:rsidR="00323AB0" w:rsidRDefault="00323AB0" w14:paraId="66C3FBF9" w14:textId="77777777">
            <w:pPr>
              <w:rPr>
                <w:rFonts w:ascii="Aptos" w:hAnsi="Aptos" w:eastAsia="Aptos" w:cs="Aptos"/>
              </w:rPr>
            </w:pPr>
          </w:p>
        </w:tc>
        <w:tc>
          <w:tcPr>
            <w:tcW w:w="3389" w:type="dxa"/>
            <w:tcMar>
              <w:left w:w="105" w:type="dxa"/>
              <w:right w:w="105" w:type="dxa"/>
            </w:tcMar>
          </w:tcPr>
          <w:p w:rsidR="00E3522E" w:rsidP="007005BC" w:rsidRDefault="00CB76CC" w14:paraId="332F4F16" w14:textId="77777777">
            <w:pPr>
              <w:rPr>
                <w:rFonts w:ascii="Aptos" w:hAnsi="Aptos" w:eastAsia="Aptos" w:cs="Aptos"/>
              </w:rPr>
            </w:pPr>
            <w:r>
              <w:rPr>
                <w:rFonts w:ascii="Aptos" w:hAnsi="Aptos" w:eastAsia="Aptos" w:cs="Aptos"/>
              </w:rPr>
              <w:t xml:space="preserve">Hey </w:t>
            </w:r>
            <w:r w:rsidR="00AF4271">
              <w:rPr>
                <w:rFonts w:ascii="Aptos" w:hAnsi="Aptos" w:eastAsia="Aptos" w:cs="Aptos"/>
              </w:rPr>
              <w:t>there, and w</w:t>
            </w:r>
            <w:r w:rsidRPr="007005BC" w:rsidR="007005BC">
              <w:rPr>
                <w:rFonts w:ascii="Aptos" w:hAnsi="Aptos" w:eastAsia="Aptos" w:cs="Aptos"/>
              </w:rPr>
              <w:t xml:space="preserve">elcome to </w:t>
            </w:r>
            <w:r w:rsidR="0098440E">
              <w:rPr>
                <w:rFonts w:ascii="Aptos" w:hAnsi="Aptos" w:eastAsia="Aptos" w:cs="Aptos"/>
              </w:rPr>
              <w:t>Chapter 3</w:t>
            </w:r>
            <w:r w:rsidRPr="3DD813F6" w:rsidR="07607FD6">
              <w:rPr>
                <w:rFonts w:ascii="Aptos" w:hAnsi="Aptos" w:eastAsia="Aptos" w:cs="Aptos"/>
              </w:rPr>
              <w:t xml:space="preserve">. </w:t>
            </w:r>
            <w:r w:rsidR="00AF4271">
              <w:rPr>
                <w:rFonts w:ascii="Aptos" w:hAnsi="Aptos" w:eastAsia="Aptos" w:cs="Aptos"/>
              </w:rPr>
              <w:t>Today</w:t>
            </w:r>
            <w:r w:rsidRPr="3DD813F6" w:rsidR="07607FD6">
              <w:rPr>
                <w:rFonts w:ascii="Aptos" w:hAnsi="Aptos" w:eastAsia="Aptos" w:cs="Aptos"/>
              </w:rPr>
              <w:t xml:space="preserve">, </w:t>
            </w:r>
            <w:r w:rsidR="001960FD">
              <w:rPr>
                <w:rFonts w:ascii="Aptos" w:hAnsi="Aptos" w:eastAsia="Aptos" w:cs="Aptos"/>
              </w:rPr>
              <w:t>we’re</w:t>
            </w:r>
            <w:r w:rsidRPr="3DD813F6" w:rsidR="07607FD6">
              <w:rPr>
                <w:rFonts w:ascii="Aptos" w:hAnsi="Aptos" w:eastAsia="Aptos" w:cs="Aptos"/>
              </w:rPr>
              <w:t xml:space="preserve"> </w:t>
            </w:r>
            <w:r w:rsidR="008A5B2E">
              <w:rPr>
                <w:rFonts w:ascii="Aptos" w:hAnsi="Aptos" w:eastAsia="Aptos" w:cs="Aptos"/>
              </w:rPr>
              <w:t>diving into</w:t>
            </w:r>
            <w:r w:rsidRPr="3DD813F6" w:rsidR="07607FD6">
              <w:rPr>
                <w:rFonts w:ascii="Aptos" w:hAnsi="Aptos" w:eastAsia="Aptos" w:cs="Aptos"/>
              </w:rPr>
              <w:t xml:space="preserve"> one of the </w:t>
            </w:r>
            <w:r w:rsidR="008A5B2E">
              <w:rPr>
                <w:rFonts w:ascii="Aptos" w:hAnsi="Aptos" w:eastAsia="Aptos" w:cs="Aptos"/>
              </w:rPr>
              <w:t>coolest</w:t>
            </w:r>
            <w:r w:rsidRPr="3DD813F6" w:rsidR="07607FD6">
              <w:rPr>
                <w:rFonts w:ascii="Aptos" w:hAnsi="Aptos" w:eastAsia="Aptos" w:cs="Aptos"/>
              </w:rPr>
              <w:t xml:space="preserve"> retrieval </w:t>
            </w:r>
            <w:r w:rsidR="008A5B2E">
              <w:rPr>
                <w:rFonts w:ascii="Aptos" w:hAnsi="Aptos" w:eastAsia="Aptos" w:cs="Aptos"/>
              </w:rPr>
              <w:t>techniques</w:t>
            </w:r>
            <w:r w:rsidRPr="3DD813F6" w:rsidR="07607FD6">
              <w:rPr>
                <w:rFonts w:ascii="Aptos" w:hAnsi="Aptos" w:eastAsia="Aptos" w:cs="Aptos"/>
              </w:rPr>
              <w:t xml:space="preserve"> in OpenSearch: hybrid search</w:t>
            </w:r>
            <w:r w:rsidR="00C7275E">
              <w:rPr>
                <w:rFonts w:ascii="Aptos" w:hAnsi="Aptos" w:eastAsia="Aptos" w:cs="Aptos"/>
              </w:rPr>
              <w:t xml:space="preserve">. </w:t>
            </w:r>
            <w:r w:rsidR="00E3522E">
              <w:rPr>
                <w:rFonts w:ascii="Aptos" w:hAnsi="Aptos" w:eastAsia="Aptos" w:cs="Aptos"/>
              </w:rPr>
              <w:t xml:space="preserve"> </w:t>
            </w:r>
          </w:p>
          <w:p w:rsidR="00E3522E" w:rsidP="007005BC" w:rsidRDefault="00E3522E" w14:paraId="627946A3" w14:textId="77777777">
            <w:pPr>
              <w:rPr>
                <w:rFonts w:ascii="Aptos" w:hAnsi="Aptos" w:eastAsia="Aptos" w:cs="Aptos"/>
              </w:rPr>
            </w:pPr>
          </w:p>
          <w:p w:rsidR="00C218D2" w:rsidP="007005BC" w:rsidRDefault="00C7275E" w14:paraId="67630BD4" w14:textId="38F9CEA4">
            <w:pPr>
              <w:rPr>
                <w:rFonts w:ascii="Aptos" w:hAnsi="Aptos" w:eastAsia="Aptos" w:cs="Aptos"/>
              </w:rPr>
            </w:pPr>
            <w:r>
              <w:rPr>
                <w:rFonts w:ascii="Aptos" w:hAnsi="Aptos" w:eastAsia="Aptos" w:cs="Aptos"/>
              </w:rPr>
              <w:t xml:space="preserve">Think of </w:t>
            </w:r>
            <w:r w:rsidR="00E3522E">
              <w:rPr>
                <w:rFonts w:ascii="Aptos" w:hAnsi="Aptos" w:eastAsia="Aptos" w:cs="Aptos"/>
              </w:rPr>
              <w:t>hybrid search</w:t>
            </w:r>
            <w:r>
              <w:rPr>
                <w:rFonts w:ascii="Aptos" w:hAnsi="Aptos" w:eastAsia="Aptos" w:cs="Aptos"/>
              </w:rPr>
              <w:t xml:space="preserve"> as the ultimate</w:t>
            </w:r>
            <w:r w:rsidRPr="3DD813F6" w:rsidR="07607FD6">
              <w:rPr>
                <w:rFonts w:ascii="Aptos" w:hAnsi="Aptos" w:eastAsia="Aptos" w:cs="Aptos"/>
              </w:rPr>
              <w:t xml:space="preserve"> </w:t>
            </w:r>
            <w:r w:rsidR="00872A59">
              <w:rPr>
                <w:rFonts w:ascii="Aptos" w:hAnsi="Aptos" w:eastAsia="Aptos" w:cs="Aptos"/>
              </w:rPr>
              <w:t>tag team</w:t>
            </w:r>
            <w:r w:rsidR="00C218D2">
              <w:rPr>
                <w:rFonts w:ascii="Aptos" w:hAnsi="Aptos" w:eastAsia="Aptos" w:cs="Aptos"/>
              </w:rPr>
              <w:t>. A</w:t>
            </w:r>
            <w:r w:rsidRPr="3DD813F6" w:rsidR="07607FD6">
              <w:rPr>
                <w:rFonts w:ascii="Aptos" w:hAnsi="Aptos" w:eastAsia="Aptos" w:cs="Aptos"/>
              </w:rPr>
              <w:t xml:space="preserve"> technique that blends neural and lexical retrieval to dramatically improve search relevance. </w:t>
            </w:r>
          </w:p>
          <w:p w:rsidR="00C218D2" w:rsidP="007005BC" w:rsidRDefault="00C218D2" w14:paraId="1C0CDCF9" w14:textId="77777777">
            <w:pPr>
              <w:rPr>
                <w:rFonts w:ascii="Aptos" w:hAnsi="Aptos" w:eastAsia="Aptos" w:cs="Aptos"/>
              </w:rPr>
            </w:pPr>
          </w:p>
          <w:p w:rsidRPr="007005BC" w:rsidR="007005BC" w:rsidP="007005BC" w:rsidRDefault="07607FD6" w14:paraId="178B83DC" w14:textId="5DC9A6B2">
            <w:pPr>
              <w:rPr>
                <w:rFonts w:ascii="Aptos" w:hAnsi="Aptos" w:eastAsia="Aptos" w:cs="Aptos"/>
              </w:rPr>
            </w:pPr>
            <w:r w:rsidRPr="3DD813F6">
              <w:rPr>
                <w:rFonts w:ascii="Aptos" w:hAnsi="Aptos" w:eastAsia="Aptos" w:cs="Aptos"/>
              </w:rPr>
              <w:t>OpenSearch defines hybrid search as the process of combining keyword and semantic search, typically using a search pipeline to normalize and merge scores from multiple query clauses</w:t>
            </w:r>
            <w:r w:rsidRPr="007005BC" w:rsidR="007005BC">
              <w:rPr>
                <w:rFonts w:ascii="Aptos" w:hAnsi="Aptos" w:eastAsia="Aptos" w:cs="Aptos"/>
              </w:rPr>
              <w:t xml:space="preserve">. </w:t>
            </w:r>
          </w:p>
          <w:p w:rsidR="00323AB0" w:rsidRDefault="00323AB0" w14:paraId="779C1839" w14:textId="77777777">
            <w:pPr>
              <w:rPr>
                <w:rFonts w:ascii="Aptos" w:hAnsi="Aptos" w:eastAsia="Aptos" w:cs="Aptos"/>
              </w:rPr>
            </w:pPr>
          </w:p>
          <w:p w:rsidR="00ED7C3B" w:rsidRDefault="00ED7C3B" w14:paraId="35D53861" w14:textId="77777777">
            <w:pPr>
              <w:rPr>
                <w:rFonts w:ascii="Aptos" w:hAnsi="Aptos" w:eastAsia="Aptos" w:cs="Aptos"/>
              </w:rPr>
            </w:pPr>
            <w:r>
              <w:rPr>
                <w:rFonts w:ascii="Aptos" w:hAnsi="Aptos" w:eastAsia="Aptos" w:cs="Aptos"/>
              </w:rPr>
              <w:t xml:space="preserve">By the end of this lesson, you’ll see how hybrid search can take your search relevance to the next level. </w:t>
            </w:r>
          </w:p>
          <w:p w:rsidRPr="007005BC" w:rsidR="00323AB0" w:rsidRDefault="00323AB0" w14:paraId="07A6758C" w14:textId="34EA2DAC">
            <w:pPr>
              <w:rPr>
                <w:rFonts w:ascii="Aptos" w:hAnsi="Aptos" w:eastAsia="Aptos" w:cs="Aptos"/>
              </w:rPr>
            </w:pPr>
          </w:p>
        </w:tc>
        <w:tc>
          <w:tcPr>
            <w:tcW w:w="2114" w:type="dxa"/>
            <w:tcMar>
              <w:left w:w="105" w:type="dxa"/>
              <w:right w:w="105" w:type="dxa"/>
            </w:tcMar>
          </w:tcPr>
          <w:p w:rsidR="004F4E26" w:rsidP="004F4E26" w:rsidRDefault="004F4E26" w14:paraId="462E23FE" w14:textId="2AADFB82">
            <w:pPr>
              <w:rPr>
                <w:rFonts w:ascii="Aptos" w:hAnsi="Aptos" w:eastAsia="Aptos" w:cs="Aptos"/>
                <w:i/>
              </w:rPr>
            </w:pPr>
            <w:r w:rsidRPr="004F4E26">
              <w:rPr>
                <w:rFonts w:ascii="Aptos" w:hAnsi="Aptos" w:eastAsia="Aptos" w:cs="Aptos"/>
              </w:rPr>
              <w:t xml:space="preserve">  Title card: </w:t>
            </w:r>
            <w:r w:rsidRPr="004F4E26">
              <w:rPr>
                <w:rFonts w:ascii="Aptos" w:hAnsi="Aptos" w:eastAsia="Aptos" w:cs="Aptos"/>
                <w:i/>
                <w:iCs/>
              </w:rPr>
              <w:t>“</w:t>
            </w:r>
            <w:r w:rsidRPr="00C53FF9" w:rsidR="000001D6">
              <w:rPr>
                <w:rStyle w:val="Heading2Char"/>
                <w:rFonts w:asciiTheme="minorHAnsi" w:hAnsiTheme="minorHAnsi"/>
                <w:sz w:val="24"/>
                <w:szCs w:val="24"/>
              </w:rPr>
              <w:t>Hybrid search: How it works and why it matters</w:t>
            </w:r>
            <w:r w:rsidRPr="00C53FF9" w:rsidR="000001D6">
              <w:rPr>
                <w:rFonts w:eastAsia="Aptos" w:cs="Aptos" w:asciiTheme="minorHAnsi" w:hAnsiTheme="minorHAnsi"/>
                <w:i/>
              </w:rPr>
              <w:t>”</w:t>
            </w:r>
          </w:p>
          <w:p w:rsidRPr="004F4E26" w:rsidR="005923F5" w:rsidP="004F4E26" w:rsidRDefault="005923F5" w14:paraId="6BEF0139" w14:textId="77777777">
            <w:pPr>
              <w:rPr>
                <w:rFonts w:ascii="Aptos" w:hAnsi="Aptos" w:eastAsia="Aptos" w:cs="Aptos"/>
              </w:rPr>
            </w:pPr>
          </w:p>
          <w:p w:rsidRPr="004F4E26" w:rsidR="004F4E26" w:rsidP="004F4E26" w:rsidRDefault="004F4E26" w14:paraId="7327AE86" w14:textId="77777777">
            <w:pPr>
              <w:rPr>
                <w:rFonts w:ascii="Aptos" w:hAnsi="Aptos" w:eastAsia="Aptos" w:cs="Aptos"/>
              </w:rPr>
            </w:pPr>
            <w:r w:rsidRPr="004F4E26">
              <w:rPr>
                <w:rFonts w:ascii="Aptos" w:hAnsi="Aptos" w:eastAsia="Aptos" w:cs="Aptos"/>
              </w:rPr>
              <w:t xml:space="preserve">  Split screen showing: </w:t>
            </w:r>
          </w:p>
          <w:p w:rsidRPr="004F4E26" w:rsidR="004F4E26" w:rsidP="004F4E26" w:rsidRDefault="004F4E26" w14:paraId="545F300F" w14:textId="77777777">
            <w:pPr>
              <w:numPr>
                <w:ilvl w:val="0"/>
                <w:numId w:val="31"/>
              </w:numPr>
              <w:rPr>
                <w:rFonts w:ascii="Aptos" w:hAnsi="Aptos" w:eastAsia="Aptos" w:cs="Aptos"/>
              </w:rPr>
            </w:pPr>
            <w:r w:rsidRPr="004F4E26">
              <w:rPr>
                <w:rFonts w:ascii="Aptos" w:hAnsi="Aptos" w:eastAsia="Aptos" w:cs="Aptos"/>
                <w:b/>
                <w:bCs/>
              </w:rPr>
              <w:t>Left:</w:t>
            </w:r>
            <w:r w:rsidRPr="004F4E26">
              <w:rPr>
                <w:rFonts w:ascii="Aptos" w:hAnsi="Aptos" w:eastAsia="Aptos" w:cs="Aptos"/>
              </w:rPr>
              <w:t xml:space="preserve"> vector embeddings</w:t>
            </w:r>
          </w:p>
          <w:p w:rsidRPr="004F4E26" w:rsidR="004F4E26" w:rsidP="004F4E26" w:rsidRDefault="004F4E26" w14:paraId="62C38025" w14:textId="77777777">
            <w:pPr>
              <w:numPr>
                <w:ilvl w:val="0"/>
                <w:numId w:val="31"/>
              </w:numPr>
              <w:rPr>
                <w:rFonts w:ascii="Aptos" w:hAnsi="Aptos" w:eastAsia="Aptos" w:cs="Aptos"/>
              </w:rPr>
            </w:pPr>
            <w:r w:rsidRPr="004F4E26">
              <w:rPr>
                <w:rFonts w:ascii="Aptos" w:hAnsi="Aptos" w:eastAsia="Aptos" w:cs="Aptos"/>
                <w:b/>
                <w:bCs/>
              </w:rPr>
              <w:t>Right:</w:t>
            </w:r>
            <w:r w:rsidRPr="004F4E26">
              <w:rPr>
                <w:rFonts w:ascii="Aptos" w:hAnsi="Aptos" w:eastAsia="Aptos" w:cs="Aptos"/>
              </w:rPr>
              <w:t xml:space="preserve"> BM25 keyword terms</w:t>
            </w:r>
          </w:p>
          <w:p w:rsidRPr="004F4E26" w:rsidR="004F4E26" w:rsidP="004F4E26" w:rsidRDefault="004F4E26" w14:paraId="0117FD56" w14:textId="77777777">
            <w:pPr>
              <w:rPr>
                <w:rFonts w:ascii="Aptos" w:hAnsi="Aptos" w:eastAsia="Aptos" w:cs="Aptos"/>
              </w:rPr>
            </w:pPr>
            <w:r w:rsidRPr="004F4E26">
              <w:rPr>
                <w:rFonts w:ascii="Aptos" w:hAnsi="Aptos" w:eastAsia="Aptos" w:cs="Aptos"/>
              </w:rPr>
              <w:t>  Merge animation as the hybrid concept appears</w:t>
            </w:r>
          </w:p>
          <w:p w:rsidRPr="007005BC" w:rsidR="00323AB0" w:rsidRDefault="00323AB0" w14:paraId="17F83987" w14:textId="77777777">
            <w:pPr>
              <w:rPr>
                <w:rFonts w:ascii="Aptos" w:hAnsi="Aptos" w:eastAsia="Aptos" w:cs="Aptos"/>
              </w:rPr>
            </w:pPr>
          </w:p>
        </w:tc>
        <w:tc>
          <w:tcPr>
            <w:tcW w:w="1515" w:type="dxa"/>
          </w:tcPr>
          <w:p w:rsidRPr="007005BC" w:rsidR="00323AB0" w:rsidRDefault="00323AB0" w14:paraId="28C3B654" w14:textId="77777777">
            <w:pPr>
              <w:rPr>
                <w:rFonts w:ascii="Aptos" w:hAnsi="Aptos" w:eastAsia="Aptos" w:cs="Aptos"/>
              </w:rPr>
            </w:pPr>
          </w:p>
        </w:tc>
      </w:tr>
      <w:tr w:rsidR="00A56B18" w:rsidTr="7230D001" w14:paraId="192EE93F" w14:textId="77777777">
        <w:trPr>
          <w:trHeight w:val="190"/>
        </w:trPr>
        <w:tc>
          <w:tcPr>
            <w:tcW w:w="1224" w:type="dxa"/>
          </w:tcPr>
          <w:p w:rsidRPr="007005BC" w:rsidR="007005BC" w:rsidRDefault="00E758D2" w14:paraId="68BEBFA2" w14:textId="037834FC">
            <w:pPr>
              <w:rPr>
                <w:rFonts w:ascii="Aptos" w:hAnsi="Aptos" w:eastAsia="Aptos" w:cs="Aptos"/>
              </w:rPr>
            </w:pPr>
            <w:r>
              <w:rPr>
                <w:rFonts w:ascii="Aptos" w:hAnsi="Aptos" w:eastAsia="Aptos" w:cs="Aptos"/>
              </w:rPr>
              <w:t>Why Hybrid Search matters</w:t>
            </w:r>
          </w:p>
        </w:tc>
        <w:tc>
          <w:tcPr>
            <w:tcW w:w="961" w:type="dxa"/>
          </w:tcPr>
          <w:p w:rsidRPr="007005BC" w:rsidR="007005BC" w:rsidRDefault="007005BC" w14:paraId="78CA899B" w14:textId="77777777">
            <w:pPr>
              <w:rPr>
                <w:rFonts w:ascii="Aptos" w:hAnsi="Aptos" w:eastAsia="Aptos" w:cs="Aptos"/>
              </w:rPr>
            </w:pPr>
          </w:p>
        </w:tc>
        <w:tc>
          <w:tcPr>
            <w:tcW w:w="3389" w:type="dxa"/>
            <w:tcMar>
              <w:left w:w="105" w:type="dxa"/>
              <w:right w:w="105" w:type="dxa"/>
            </w:tcMar>
          </w:tcPr>
          <w:p w:rsidRPr="001B5A15" w:rsidR="00C62829" w:rsidP="00E758D2" w:rsidRDefault="00ED7C3B" w14:paraId="36C1F919" w14:textId="77777777">
            <w:pPr>
              <w:rPr>
                <w:rFonts w:eastAsia="Aptos" w:cs="Aptos" w:asciiTheme="minorHAnsi" w:hAnsiTheme="minorHAnsi"/>
              </w:rPr>
            </w:pPr>
            <w:r w:rsidRPr="001B5A15">
              <w:rPr>
                <w:rFonts w:eastAsia="Aptos" w:cs="Aptos" w:asciiTheme="minorHAnsi" w:hAnsiTheme="minorHAnsi"/>
              </w:rPr>
              <w:t>Let’s face it</w:t>
            </w:r>
            <w:r w:rsidRPr="001B5A15" w:rsidR="00BF5E30">
              <w:rPr>
                <w:rFonts w:eastAsia="Aptos" w:cs="Aptos" w:asciiTheme="minorHAnsi" w:hAnsiTheme="minorHAnsi"/>
              </w:rPr>
              <w:t xml:space="preserve">, no single search method is perfect. </w:t>
            </w:r>
          </w:p>
          <w:p w:rsidRPr="001B5A15" w:rsidR="00C62829" w:rsidP="00E758D2" w:rsidRDefault="00C62829" w14:paraId="6030F0AE" w14:textId="77777777">
            <w:pPr>
              <w:rPr>
                <w:rFonts w:eastAsia="Aptos" w:cs="Aptos" w:asciiTheme="minorHAnsi" w:hAnsiTheme="minorHAnsi"/>
              </w:rPr>
            </w:pPr>
          </w:p>
          <w:p w:rsidRPr="001B5A15" w:rsidR="00EC6651" w:rsidP="00E758D2" w:rsidRDefault="00EC6651" w14:paraId="471A025C" w14:textId="3F25CDB9">
            <w:pPr>
              <w:rPr>
                <w:rFonts w:cs="Segoe UI" w:asciiTheme="minorHAnsi" w:hAnsiTheme="minorHAnsi"/>
                <w:color w:val="1D2534"/>
                <w:shd w:val="clear" w:color="auto" w:fill="FFFFFF"/>
              </w:rPr>
            </w:pPr>
            <w:r w:rsidRPr="001B5A15">
              <w:rPr>
                <w:rFonts w:cs="Segoe UI" w:asciiTheme="minorHAnsi" w:hAnsiTheme="minorHAnsi"/>
                <w:color w:val="1D2534"/>
                <w:shd w:val="clear" w:color="auto" w:fill="FFFFFF"/>
              </w:rPr>
              <w:t xml:space="preserve">Neural search is great at understanding context and intent, but it can trip over domain-specific jargon. On the flip side, lexical </w:t>
            </w:r>
            <w:r w:rsidRPr="001B5A15" w:rsidR="003D6730">
              <w:rPr>
                <w:rFonts w:eastAsia="Aptos" w:cs="Aptos" w:asciiTheme="minorHAnsi" w:hAnsiTheme="minorHAnsi"/>
              </w:rPr>
              <w:t xml:space="preserve">BM25 </w:t>
            </w:r>
            <w:r w:rsidRPr="001B5A15">
              <w:rPr>
                <w:rFonts w:cs="Segoe UI" w:asciiTheme="minorHAnsi" w:hAnsiTheme="minorHAnsi"/>
                <w:color w:val="1D2534"/>
                <w:shd w:val="clear" w:color="auto" w:fill="FFFFFF"/>
              </w:rPr>
              <w:t>search nails exact matches but doesn’t get the bigger picture. That’s where hybrid search comes in.</w:t>
            </w:r>
          </w:p>
          <w:p w:rsidRPr="001B5A15" w:rsidR="001B5A15" w:rsidP="00E758D2" w:rsidRDefault="001B5A15" w14:paraId="530B0ACC" w14:textId="77777777">
            <w:pPr>
              <w:rPr>
                <w:rFonts w:eastAsia="Aptos" w:cs="Aptos" w:asciiTheme="minorHAnsi" w:hAnsiTheme="minorHAnsi"/>
              </w:rPr>
            </w:pPr>
          </w:p>
          <w:p w:rsidRPr="001B5A15" w:rsidR="00E758D2" w:rsidP="00E758D2" w:rsidRDefault="2AABA4D7" w14:paraId="20D92C2B" w14:textId="6F966DF6">
            <w:pPr>
              <w:rPr>
                <w:rFonts w:eastAsia="Aptos" w:cs="Aptos" w:asciiTheme="minorHAnsi" w:hAnsiTheme="minorHAnsi"/>
              </w:rPr>
            </w:pPr>
            <w:r w:rsidRPr="001B5A15">
              <w:rPr>
                <w:rFonts w:eastAsia="Aptos" w:cs="Aptos" w:asciiTheme="minorHAnsi" w:hAnsiTheme="minorHAnsi"/>
              </w:rPr>
              <w:t xml:space="preserve">There are two types of processors available for hybrid search: </w:t>
            </w:r>
            <w:r w:rsidRPr="001B5A15" w:rsidR="00661943">
              <w:rPr>
                <w:rFonts w:eastAsia="Aptos" w:cs="Aptos" w:asciiTheme="minorHAnsi" w:hAnsiTheme="minorHAnsi"/>
              </w:rPr>
              <w:t>the n</w:t>
            </w:r>
            <w:r w:rsidRPr="001B5A15">
              <w:rPr>
                <w:rFonts w:eastAsia="Aptos" w:cs="Aptos" w:asciiTheme="minorHAnsi" w:hAnsiTheme="minorHAnsi"/>
              </w:rPr>
              <w:t>ormalization processor</w:t>
            </w:r>
            <w:r w:rsidRPr="001B5A15" w:rsidR="00661943">
              <w:rPr>
                <w:rFonts w:eastAsia="Aptos" w:cs="Aptos" w:asciiTheme="minorHAnsi" w:hAnsiTheme="minorHAnsi"/>
              </w:rPr>
              <w:t>, which is</w:t>
            </w:r>
            <w:r w:rsidRPr="001B5A15" w:rsidR="00386135">
              <w:rPr>
                <w:rFonts w:eastAsia="Aptos" w:cs="Aptos" w:asciiTheme="minorHAnsi" w:hAnsiTheme="minorHAnsi"/>
              </w:rPr>
              <w:t xml:space="preserve"> a</w:t>
            </w:r>
            <w:r w:rsidRPr="001B5A15">
              <w:rPr>
                <w:rFonts w:eastAsia="Aptos" w:cs="Aptos" w:asciiTheme="minorHAnsi" w:hAnsiTheme="minorHAnsi"/>
              </w:rPr>
              <w:t xml:space="preserve"> score-based processor that normalizes and combines document scores from multiple query clauses, rescoring the documents using the selected normalization and combination techniques</w:t>
            </w:r>
            <w:r w:rsidRPr="001B5A15" w:rsidR="00386135">
              <w:rPr>
                <w:rFonts w:eastAsia="Aptos" w:cs="Aptos" w:asciiTheme="minorHAnsi" w:hAnsiTheme="minorHAnsi"/>
              </w:rPr>
              <w:t>.</w:t>
            </w:r>
            <w:r w:rsidRPr="001B5A15" w:rsidR="00E42995">
              <w:rPr>
                <w:rFonts w:eastAsia="Aptos" w:cs="Aptos" w:asciiTheme="minorHAnsi" w:hAnsiTheme="minorHAnsi"/>
              </w:rPr>
              <w:t xml:space="preserve"> Then there’s the </w:t>
            </w:r>
            <w:r w:rsidRPr="001B5A15">
              <w:rPr>
                <w:rFonts w:eastAsia="Aptos" w:cs="Aptos" w:asciiTheme="minorHAnsi" w:hAnsiTheme="minorHAnsi"/>
              </w:rPr>
              <w:t>score ranker processor: A rank-based processor that uses rank fusion to combine and re</w:t>
            </w:r>
            <w:r w:rsidRPr="001B5A15" w:rsidR="00A34C36">
              <w:rPr>
                <w:rFonts w:eastAsia="Aptos" w:cs="Aptos" w:asciiTheme="minorHAnsi" w:hAnsiTheme="minorHAnsi"/>
              </w:rPr>
              <w:t>-</w:t>
            </w:r>
            <w:r w:rsidRPr="001B5A15">
              <w:rPr>
                <w:rFonts w:eastAsia="Aptos" w:cs="Aptos" w:asciiTheme="minorHAnsi" w:hAnsiTheme="minorHAnsi"/>
              </w:rPr>
              <w:t>rank documents from multiple query clauses.</w:t>
            </w:r>
            <w:r w:rsidRPr="001B5A15" w:rsidR="00E758D2">
              <w:rPr>
                <w:rFonts w:asciiTheme="minorHAnsi" w:hAnsiTheme="minorHAnsi"/>
              </w:rPr>
              <w:br/>
            </w:r>
            <w:r w:rsidRPr="001B5A15" w:rsidR="00E758D2">
              <w:rPr>
                <w:rFonts w:eastAsia="Aptos" w:cs="Aptos" w:asciiTheme="minorHAnsi" w:hAnsiTheme="minorHAnsi"/>
              </w:rPr>
              <w:t>This produces results that are more robust, more accurate, and more resilient</w:t>
            </w:r>
            <w:r w:rsidRPr="001B5A15" w:rsidR="00A34C36">
              <w:rPr>
                <w:rFonts w:eastAsia="Aptos" w:cs="Aptos" w:asciiTheme="minorHAnsi" w:hAnsiTheme="minorHAnsi"/>
              </w:rPr>
              <w:t xml:space="preserve">, </w:t>
            </w:r>
            <w:r w:rsidRPr="001B5A15" w:rsidR="00E758D2">
              <w:rPr>
                <w:rFonts w:eastAsia="Aptos" w:cs="Aptos" w:asciiTheme="minorHAnsi" w:hAnsiTheme="minorHAnsi"/>
              </w:rPr>
              <w:t>even when users provide vague or poorly worded queries</w:t>
            </w:r>
            <w:r w:rsidRPr="001B5A15" w:rsidR="0006709F">
              <w:rPr>
                <w:rFonts w:eastAsia="Aptos" w:cs="Aptos" w:asciiTheme="minorHAnsi" w:hAnsiTheme="minorHAnsi"/>
              </w:rPr>
              <w:t xml:space="preserve">: using a </w:t>
            </w:r>
            <w:r w:rsidRPr="001B5A15" w:rsidR="00E758D2">
              <w:rPr>
                <w:rFonts w:eastAsia="Aptos" w:cs="Aptos" w:asciiTheme="minorHAnsi" w:hAnsiTheme="minorHAnsi"/>
              </w:rPr>
              <w:t>fusion processor to blend results</w:t>
            </w:r>
            <w:r w:rsidRPr="001B5A15" w:rsidR="0006709F">
              <w:rPr>
                <w:rFonts w:eastAsia="Aptos" w:cs="Aptos" w:asciiTheme="minorHAnsi" w:hAnsiTheme="minorHAnsi"/>
              </w:rPr>
              <w:t xml:space="preserve"> fro</w:t>
            </w:r>
            <w:r w:rsidRPr="001B5A15" w:rsidR="00F851F4">
              <w:rPr>
                <w:rFonts w:eastAsia="Aptos" w:cs="Aptos" w:asciiTheme="minorHAnsi" w:hAnsiTheme="minorHAnsi"/>
              </w:rPr>
              <w:t>m different types of search</w:t>
            </w:r>
            <w:r w:rsidRPr="001B5A15" w:rsidR="00E758D2">
              <w:rPr>
                <w:rFonts w:eastAsia="Aptos" w:cs="Aptos" w:asciiTheme="minorHAnsi" w:hAnsiTheme="minorHAnsi"/>
              </w:rPr>
              <w:t>.</w:t>
            </w:r>
          </w:p>
          <w:p w:rsidRPr="001B5A15" w:rsidR="007005BC" w:rsidP="007005BC" w:rsidRDefault="007005BC" w14:paraId="0D0E04C2" w14:textId="77777777">
            <w:pPr>
              <w:rPr>
                <w:rFonts w:eastAsia="Aptos" w:cs="Aptos" w:asciiTheme="minorHAnsi" w:hAnsiTheme="minorHAnsi"/>
              </w:rPr>
            </w:pPr>
          </w:p>
        </w:tc>
        <w:tc>
          <w:tcPr>
            <w:tcW w:w="2114" w:type="dxa"/>
            <w:tcMar>
              <w:left w:w="105" w:type="dxa"/>
              <w:right w:w="105" w:type="dxa"/>
            </w:tcMar>
          </w:tcPr>
          <w:p w:rsidRPr="0076632F" w:rsidR="0076632F" w:rsidP="0076632F" w:rsidRDefault="0076632F" w14:paraId="43990210" w14:textId="77777777">
            <w:pPr>
              <w:rPr>
                <w:rFonts w:ascii="Aptos" w:hAnsi="Aptos" w:eastAsia="Aptos" w:cs="Aptos"/>
              </w:rPr>
            </w:pPr>
            <w:r w:rsidRPr="0076632F">
              <w:rPr>
                <w:rFonts w:ascii="Aptos" w:hAnsi="Aptos" w:eastAsia="Aptos" w:cs="Aptos"/>
              </w:rPr>
              <w:t xml:space="preserve">  Two result lists labeled </w:t>
            </w:r>
            <w:r w:rsidRPr="0076632F">
              <w:rPr>
                <w:rFonts w:ascii="Aptos" w:hAnsi="Aptos" w:eastAsia="Aptos" w:cs="Aptos"/>
                <w:i/>
                <w:iCs/>
              </w:rPr>
              <w:t>Semantic Only</w:t>
            </w:r>
            <w:r w:rsidRPr="0076632F">
              <w:rPr>
                <w:rFonts w:ascii="Aptos" w:hAnsi="Aptos" w:eastAsia="Aptos" w:cs="Aptos"/>
              </w:rPr>
              <w:t xml:space="preserve"> and </w:t>
            </w:r>
            <w:r w:rsidRPr="0076632F">
              <w:rPr>
                <w:rFonts w:ascii="Aptos" w:hAnsi="Aptos" w:eastAsia="Aptos" w:cs="Aptos"/>
                <w:i/>
                <w:iCs/>
              </w:rPr>
              <w:t>Lexical Only</w:t>
            </w:r>
            <w:r w:rsidRPr="0076632F">
              <w:rPr>
                <w:rFonts w:ascii="Aptos" w:hAnsi="Aptos" w:eastAsia="Aptos" w:cs="Aptos"/>
              </w:rPr>
              <w:t xml:space="preserve"> </w:t>
            </w:r>
          </w:p>
          <w:p w:rsidRPr="0076632F" w:rsidR="0076632F" w:rsidP="0076632F" w:rsidRDefault="0076632F" w14:paraId="5FF0EA37" w14:textId="77777777">
            <w:pPr>
              <w:rPr>
                <w:rFonts w:ascii="Aptos" w:hAnsi="Aptos" w:eastAsia="Aptos" w:cs="Aptos"/>
              </w:rPr>
            </w:pPr>
            <w:r w:rsidRPr="0076632F">
              <w:rPr>
                <w:rFonts w:ascii="Aptos" w:hAnsi="Aptos" w:eastAsia="Aptos" w:cs="Aptos"/>
              </w:rPr>
              <w:t xml:space="preserve">  Poor matches highlighted </w:t>
            </w:r>
          </w:p>
          <w:p w:rsidRPr="0076632F" w:rsidR="0076632F" w:rsidP="0076632F" w:rsidRDefault="0076632F" w14:paraId="385627FB" w14:textId="77777777">
            <w:pPr>
              <w:rPr>
                <w:rFonts w:ascii="Aptos" w:hAnsi="Aptos" w:eastAsia="Aptos" w:cs="Aptos"/>
              </w:rPr>
            </w:pPr>
            <w:r w:rsidRPr="0076632F">
              <w:rPr>
                <w:rFonts w:ascii="Aptos" w:hAnsi="Aptos" w:eastAsia="Aptos" w:cs="Aptos"/>
              </w:rPr>
              <w:t xml:space="preserve">  Third list labeled </w:t>
            </w:r>
            <w:r w:rsidRPr="0076632F">
              <w:rPr>
                <w:rFonts w:ascii="Aptos" w:hAnsi="Aptos" w:eastAsia="Aptos" w:cs="Aptos"/>
                <w:i/>
                <w:iCs/>
              </w:rPr>
              <w:t>Hybrid = Best Results</w:t>
            </w:r>
            <w:r w:rsidRPr="0076632F">
              <w:rPr>
                <w:rFonts w:ascii="Aptos" w:hAnsi="Aptos" w:eastAsia="Aptos" w:cs="Aptos"/>
              </w:rPr>
              <w:t xml:space="preserve"> with improvements glowing </w:t>
            </w:r>
          </w:p>
          <w:p w:rsidRPr="0076632F" w:rsidR="0076632F" w:rsidP="0076632F" w:rsidRDefault="0076632F" w14:paraId="5C48A684" w14:textId="77777777">
            <w:pPr>
              <w:rPr>
                <w:rFonts w:ascii="Aptos" w:hAnsi="Aptos" w:eastAsia="Aptos" w:cs="Aptos"/>
              </w:rPr>
            </w:pPr>
            <w:r w:rsidRPr="0076632F">
              <w:rPr>
                <w:rFonts w:ascii="Aptos" w:hAnsi="Aptos" w:eastAsia="Aptos" w:cs="Aptos"/>
              </w:rPr>
              <w:t xml:space="preserve">  Overlay: </w:t>
            </w:r>
            <w:r w:rsidRPr="0076632F">
              <w:rPr>
                <w:rFonts w:ascii="Aptos" w:hAnsi="Aptos" w:eastAsia="Aptos" w:cs="Aptos"/>
                <w:b/>
                <w:bCs/>
              </w:rPr>
              <w:t>Accuracy + Precision = Hybrid Retrieval</w:t>
            </w:r>
          </w:p>
          <w:p w:rsidRPr="007005BC" w:rsidR="007005BC" w:rsidRDefault="007005BC" w14:paraId="6DD94D48" w14:textId="77777777">
            <w:pPr>
              <w:rPr>
                <w:rFonts w:ascii="Aptos" w:hAnsi="Aptos" w:eastAsia="Aptos" w:cs="Aptos"/>
              </w:rPr>
            </w:pPr>
          </w:p>
        </w:tc>
        <w:tc>
          <w:tcPr>
            <w:tcW w:w="1515" w:type="dxa"/>
          </w:tcPr>
          <w:p w:rsidRPr="007005BC" w:rsidR="007005BC" w:rsidRDefault="007005BC" w14:paraId="4476B5F2" w14:textId="77777777">
            <w:pPr>
              <w:rPr>
                <w:rFonts w:ascii="Aptos" w:hAnsi="Aptos" w:eastAsia="Aptos" w:cs="Aptos"/>
              </w:rPr>
            </w:pPr>
          </w:p>
        </w:tc>
      </w:tr>
      <w:tr w:rsidR="00A56B18" w:rsidTr="7230D001" w14:paraId="3D965B8D" w14:textId="77777777">
        <w:trPr>
          <w:trHeight w:val="190"/>
        </w:trPr>
        <w:tc>
          <w:tcPr>
            <w:tcW w:w="1224" w:type="dxa"/>
          </w:tcPr>
          <w:p w:rsidR="0076632F" w:rsidRDefault="00015F85" w14:paraId="26786FE6" w14:textId="6F291D5F">
            <w:pPr>
              <w:rPr>
                <w:rFonts w:ascii="Aptos" w:hAnsi="Aptos" w:eastAsia="Aptos" w:cs="Aptos"/>
              </w:rPr>
            </w:pPr>
            <w:commentRangeStart w:id="225"/>
            <w:commentRangeStart w:id="226"/>
            <w:commentRangeStart w:id="227"/>
            <w:r>
              <w:rPr>
                <w:rFonts w:ascii="Aptos" w:hAnsi="Aptos" w:eastAsia="Aptos" w:cs="Aptos"/>
              </w:rPr>
              <w:t>Sparse vs Dense Embeddings</w:t>
            </w:r>
            <w:commentRangeEnd w:id="225"/>
            <w:r w:rsidR="0018546D">
              <w:rPr>
                <w:rStyle w:val="CommentReference"/>
                <w:rFonts w:ascii="Aptos" w:hAnsi="Aptos" w:eastAsia="Aptos" w:cs="Aptos"/>
                <w:sz w:val="24"/>
                <w:szCs w:val="24"/>
              </w:rPr>
              <w:commentReference w:id="225"/>
            </w:r>
            <w:commentRangeEnd w:id="226"/>
            <w:r>
              <w:rPr>
                <w:rStyle w:val="CommentReference"/>
              </w:rPr>
              <w:commentReference w:id="226"/>
            </w:r>
            <w:commentRangeEnd w:id="227"/>
            <w:r>
              <w:rPr>
                <w:rStyle w:val="CommentReference"/>
              </w:rPr>
              <w:commentReference w:id="227"/>
            </w:r>
          </w:p>
        </w:tc>
        <w:tc>
          <w:tcPr>
            <w:tcW w:w="961" w:type="dxa"/>
          </w:tcPr>
          <w:p w:rsidRPr="007005BC" w:rsidR="0076632F" w:rsidRDefault="0076632F" w14:paraId="756981C6" w14:textId="77777777">
            <w:pPr>
              <w:rPr>
                <w:rFonts w:ascii="Aptos" w:hAnsi="Aptos" w:eastAsia="Aptos" w:cs="Aptos"/>
              </w:rPr>
            </w:pPr>
          </w:p>
        </w:tc>
        <w:tc>
          <w:tcPr>
            <w:tcW w:w="3389" w:type="dxa"/>
            <w:tcMar>
              <w:left w:w="105" w:type="dxa"/>
              <w:right w:w="105" w:type="dxa"/>
            </w:tcMar>
          </w:tcPr>
          <w:p w:rsidR="007806A1" w:rsidP="00015F85" w:rsidRDefault="00595A42" w14:paraId="10E1EED9" w14:textId="77777777">
            <w:pPr>
              <w:rPr>
                <w:rFonts w:ascii="Aptos" w:hAnsi="Aptos" w:eastAsia="Aptos" w:cs="Aptos"/>
              </w:rPr>
            </w:pPr>
            <w:r>
              <w:rPr>
                <w:rFonts w:ascii="Aptos" w:hAnsi="Aptos" w:eastAsia="Aptos" w:cs="Aptos"/>
              </w:rPr>
              <w:t>Now, let’s talk embeddings</w:t>
            </w:r>
            <w:r w:rsidR="007806A1">
              <w:rPr>
                <w:rFonts w:ascii="Aptos" w:hAnsi="Aptos" w:eastAsia="Aptos" w:cs="Aptos"/>
              </w:rPr>
              <w:t xml:space="preserve">. </w:t>
            </w:r>
          </w:p>
          <w:p w:rsidR="001F4E80" w:rsidP="00015F85" w:rsidRDefault="001F4E80" w14:paraId="2B592E2D" w14:textId="77777777">
            <w:pPr>
              <w:rPr>
                <w:rFonts w:ascii="Aptos" w:hAnsi="Aptos" w:eastAsia="Aptos" w:cs="Aptos"/>
              </w:rPr>
            </w:pPr>
          </w:p>
          <w:p w:rsidRPr="00F0120F" w:rsidR="00002086" w:rsidP="00015F85" w:rsidRDefault="00F0120F" w14:paraId="70DBF0F9" w14:textId="7EA9DC9A">
            <w:pPr>
              <w:rPr>
                <w:rFonts w:eastAsia="Aptos" w:cs="Aptos" w:asciiTheme="minorHAnsi" w:hAnsiTheme="minorHAnsi"/>
              </w:rPr>
            </w:pPr>
            <w:r w:rsidRPr="00F0120F">
              <w:rPr>
                <w:rFonts w:cs="Segoe UI" w:asciiTheme="minorHAnsi" w:hAnsiTheme="minorHAnsi"/>
                <w:color w:val="1D2534"/>
                <w:shd w:val="clear" w:color="auto" w:fill="FFFFFF"/>
              </w:rPr>
              <w:t>Think of dense embeddings as a high-res photo capturing every detail, while sparse embeddings are like a minimalist sketch—focused, efficient, and perfect for keyword-like retrieval.</w:t>
            </w:r>
            <w:r w:rsidRPr="00F0120F">
              <w:rPr>
                <w:rStyle w:val="apple-converted-space"/>
                <w:rFonts w:cs="Segoe UI" w:asciiTheme="minorHAnsi" w:hAnsiTheme="minorHAnsi" w:eastAsiaTheme="majorEastAsia"/>
                <w:color w:val="1D2534"/>
                <w:shd w:val="clear" w:color="auto" w:fill="FFFFFF"/>
              </w:rPr>
              <w:t> </w:t>
            </w:r>
          </w:p>
          <w:p w:rsidR="00002086" w:rsidP="00015F85" w:rsidRDefault="00002086" w14:paraId="015D82DF" w14:textId="77777777">
            <w:pPr>
              <w:rPr>
                <w:rFonts w:ascii="Aptos" w:hAnsi="Aptos" w:eastAsia="Aptos" w:cs="Aptos"/>
              </w:rPr>
            </w:pPr>
          </w:p>
          <w:p w:rsidR="00F0120F" w:rsidP="00015F85" w:rsidRDefault="00F0120F" w14:paraId="30C55B4F" w14:textId="77777777">
            <w:pPr>
              <w:rPr>
                <w:rFonts w:ascii="Aptos" w:hAnsi="Aptos" w:eastAsia="Aptos" w:cs="Aptos"/>
              </w:rPr>
            </w:pPr>
          </w:p>
          <w:p w:rsidRPr="00497397" w:rsidR="00015F85" w:rsidP="00015F85" w:rsidRDefault="00015F85" w14:paraId="0E777392" w14:textId="174D3BC2">
            <w:pPr>
              <w:rPr>
                <w:rFonts w:ascii="Aptos" w:hAnsi="Aptos" w:eastAsia="Aptos" w:cs="Aptos"/>
              </w:rPr>
            </w:pPr>
            <w:r w:rsidRPr="00015F85">
              <w:rPr>
                <w:rFonts w:ascii="Aptos" w:hAnsi="Aptos" w:eastAsia="Aptos" w:cs="Aptos"/>
              </w:rPr>
              <w:t xml:space="preserve">Hybrid search in OpenSearch often </w:t>
            </w:r>
            <w:r w:rsidRPr="00497397">
              <w:rPr>
                <w:rFonts w:ascii="Aptos" w:hAnsi="Aptos" w:eastAsia="Aptos" w:cs="Aptos"/>
              </w:rPr>
              <w:t>uses sparse embeddings, because sparse vectors integrate naturally with keyword scoring.</w:t>
            </w:r>
          </w:p>
          <w:p w:rsidRPr="00497397" w:rsidR="00015F85" w:rsidP="00015F85" w:rsidRDefault="00015F85" w14:paraId="17994F61" w14:textId="7305F8DE">
            <w:pPr>
              <w:rPr>
                <w:rFonts w:ascii="Aptos" w:hAnsi="Aptos" w:eastAsia="Aptos" w:cs="Aptos"/>
              </w:rPr>
            </w:pPr>
            <w:r w:rsidRPr="00497397">
              <w:rPr>
                <w:rFonts w:ascii="Aptos" w:hAnsi="Aptos" w:eastAsia="Aptos" w:cs="Aptos"/>
              </w:rPr>
              <w:t>Dense vectors power semantic search by representing meaning in a continuous vector space. But OpenSearch’s sparse embeddings work differently</w:t>
            </w:r>
            <w:r w:rsidRPr="6EFAF2AF" w:rsidR="00CA67A8">
              <w:rPr>
                <w:rFonts w:ascii="Aptos" w:hAnsi="Aptos" w:eastAsia="Aptos" w:cs="Aptos"/>
              </w:rPr>
              <w:t>:</w:t>
            </w:r>
            <w:r w:rsidR="00CA67A8">
              <w:rPr>
                <w:rFonts w:ascii="Aptos" w:hAnsi="Aptos" w:eastAsia="Aptos" w:cs="Aptos"/>
              </w:rPr>
              <w:t xml:space="preserve"> </w:t>
            </w:r>
            <w:r w:rsidRPr="00497397">
              <w:rPr>
                <w:rFonts w:ascii="Aptos" w:hAnsi="Aptos" w:eastAsia="Aptos" w:cs="Aptos"/>
              </w:rPr>
              <w:t>they create highly dimensional vectors where most values are zero. Sparse vectors encode token</w:t>
            </w:r>
            <w:r w:rsidRPr="07D947A2" w:rsidR="52FAFCAB">
              <w:rPr>
                <w:rFonts w:ascii="Aptos" w:hAnsi="Aptos" w:eastAsia="Aptos" w:cs="Aptos"/>
              </w:rPr>
              <w:t>-</w:t>
            </w:r>
            <w:r w:rsidRPr="07D947A2" w:rsidR="7EACED44">
              <w:rPr>
                <w:rFonts w:ascii="Aptos" w:hAnsi="Aptos" w:eastAsia="Aptos" w:cs="Aptos"/>
              </w:rPr>
              <w:t>level importance, making them extremely efficient for keyword</w:t>
            </w:r>
            <w:r w:rsidRPr="07D947A2" w:rsidR="71EFD7D5">
              <w:rPr>
                <w:rFonts w:ascii="Aptos" w:hAnsi="Aptos" w:eastAsia="Aptos" w:cs="Aptos"/>
              </w:rPr>
              <w:t>-</w:t>
            </w:r>
            <w:r w:rsidRPr="07D947A2" w:rsidR="7EACED44">
              <w:rPr>
                <w:rFonts w:ascii="Aptos" w:hAnsi="Aptos" w:eastAsia="Aptos" w:cs="Aptos"/>
              </w:rPr>
              <w:t>like retrieval</w:t>
            </w:r>
            <w:r w:rsidRPr="6EFAF2AF" w:rsidR="7EACED44">
              <w:rPr>
                <w:rFonts w:ascii="Aptos" w:hAnsi="Aptos" w:eastAsia="Aptos" w:cs="Aptos"/>
              </w:rPr>
              <w:t>.</w:t>
            </w:r>
            <w:r w:rsidRPr="6EFAF2AF">
              <w:rPr>
                <w:rFonts w:ascii="Aptos" w:hAnsi="Aptos" w:eastAsia="Aptos" w:cs="Aptos"/>
              </w:rPr>
              <w:t>level importance, making them extremely efficient for keywordlike retrieval</w:t>
            </w:r>
            <w:r w:rsidRPr="07D947A2" w:rsidR="7EACED44">
              <w:rPr>
                <w:rFonts w:ascii="Aptos" w:hAnsi="Aptos" w:eastAsia="Aptos" w:cs="Aptos"/>
              </w:rPr>
              <w:t>.</w:t>
            </w:r>
            <w:r w:rsidRPr="00497397">
              <w:rPr>
                <w:rFonts w:ascii="Aptos" w:hAnsi="Aptos" w:eastAsia="Aptos" w:cs="Aptos"/>
              </w:rPr>
              <w:noBreakHyphen/>
            </w:r>
            <w:r w:rsidRPr="00497397">
              <w:rPr>
                <w:rFonts w:ascii="Aptos" w:hAnsi="Aptos" w:eastAsia="Aptos" w:cs="Aptos"/>
              </w:rPr>
              <w:t>level importance, making them extremely efficient for keyword</w:t>
            </w:r>
            <w:r w:rsidRPr="00497397">
              <w:rPr>
                <w:rFonts w:ascii="Aptos" w:hAnsi="Aptos" w:eastAsia="Aptos" w:cs="Aptos"/>
              </w:rPr>
              <w:noBreakHyphen/>
            </w:r>
            <w:r w:rsidRPr="00497397">
              <w:rPr>
                <w:rFonts w:ascii="Aptos" w:hAnsi="Aptos" w:eastAsia="Aptos" w:cs="Aptos"/>
              </w:rPr>
              <w:t>like retrieval.</w:t>
            </w:r>
          </w:p>
          <w:p w:rsidRPr="00497397" w:rsidR="001A3FA7" w:rsidP="00015F85" w:rsidRDefault="001A3FA7" w14:paraId="7AABC331" w14:textId="77777777">
            <w:pPr>
              <w:rPr>
                <w:rFonts w:ascii="Aptos" w:hAnsi="Aptos" w:eastAsia="Aptos" w:cs="Aptos"/>
              </w:rPr>
            </w:pPr>
          </w:p>
          <w:p w:rsidR="00CF54AF" w:rsidP="00015F85" w:rsidRDefault="00015F85" w14:paraId="3B074D25" w14:textId="77777777">
            <w:pPr>
              <w:rPr>
                <w:rFonts w:ascii="Aptos" w:hAnsi="Aptos" w:eastAsia="Aptos" w:cs="Aptos"/>
              </w:rPr>
            </w:pPr>
            <w:r w:rsidRPr="00497397">
              <w:rPr>
                <w:rFonts w:ascii="Aptos" w:hAnsi="Aptos" w:eastAsia="Aptos" w:cs="Aptos"/>
              </w:rPr>
              <w:t>The OpenSearch documentation clarifies that sparse vectors can be used in an inverted</w:t>
            </w:r>
            <w:r w:rsidRPr="07D947A2" w:rsidR="239B28C7">
              <w:rPr>
                <w:rFonts w:ascii="Aptos" w:hAnsi="Aptos" w:eastAsia="Aptos" w:cs="Aptos"/>
              </w:rPr>
              <w:t>-</w:t>
            </w:r>
            <w:r w:rsidRPr="00497397">
              <w:rPr>
                <w:rFonts w:ascii="Aptos" w:hAnsi="Aptos" w:eastAsia="Aptos" w:cs="Aptos"/>
              </w:rPr>
              <w:t>index form, making neural sparse search “as efficient as BM25” while still offering semantic benefits.</w:t>
            </w:r>
          </w:p>
          <w:p w:rsidR="00015F85" w:rsidP="00015F85" w:rsidRDefault="00015F85" w14:paraId="6F86FD93" w14:textId="057D8295">
            <w:pPr>
              <w:rPr>
                <w:rFonts w:ascii="Aptos" w:hAnsi="Aptos" w:eastAsia="Aptos" w:cs="Aptos"/>
              </w:rPr>
            </w:pPr>
            <w:r>
              <w:rPr>
                <w:rFonts w:eastAsia="Aptos"/>
              </w:rPr>
              <w:br/>
            </w:r>
            <w:r w:rsidRPr="00015F85">
              <w:rPr>
                <w:rFonts w:ascii="Aptos" w:hAnsi="Aptos" w:eastAsia="Aptos" w:cs="Aptos"/>
              </w:rPr>
              <w:t>This makes sparse embeddings a natural bridge between lexical and neural scoring, perfect for hybrid pipeline</w:t>
            </w:r>
            <w:r w:rsidR="006923AD">
              <w:rPr>
                <w:rFonts w:ascii="Aptos" w:hAnsi="Aptos" w:eastAsia="Aptos" w:cs="Aptos"/>
              </w:rPr>
              <w:t>s</w:t>
            </w:r>
            <w:r w:rsidR="000138B4">
              <w:rPr>
                <w:rFonts w:ascii="Aptos" w:hAnsi="Aptos" w:eastAsia="Aptos" w:cs="Aptos"/>
              </w:rPr>
              <w:t xml:space="preserve">. </w:t>
            </w:r>
            <w:r w:rsidRPr="6EFAF2AF">
              <w:rPr>
                <w:rFonts w:ascii="Aptos" w:hAnsi="Aptos" w:eastAsia="Aptos" w:cs="Aptos"/>
              </w:rPr>
              <w:t>index form, making neural sparse search “as efficient as BM25” while still offering semantic benefits.</w:t>
            </w:r>
            <w:r w:rsidRPr="00497397">
              <w:rPr>
                <w:rFonts w:ascii="Aptos" w:hAnsi="Aptos" w:eastAsia="Aptos" w:cs="Aptos"/>
              </w:rPr>
              <w:noBreakHyphen/>
            </w:r>
            <w:r w:rsidRPr="00497397">
              <w:rPr>
                <w:rFonts w:ascii="Aptos" w:hAnsi="Aptos" w:eastAsia="Aptos" w:cs="Aptos"/>
              </w:rPr>
              <w:t>index form, making neural sparse search “as efficient as BM25” while still offering semantic benefits.</w:t>
            </w:r>
          </w:p>
          <w:p w:rsidR="00E609EE" w:rsidP="00015F85" w:rsidRDefault="00E609EE" w14:paraId="2F78F6C2" w14:textId="77777777">
            <w:pPr>
              <w:rPr>
                <w:rFonts w:ascii="Aptos" w:hAnsi="Aptos" w:eastAsia="Aptos" w:cs="Aptos"/>
              </w:rPr>
            </w:pPr>
          </w:p>
          <w:p w:rsidRPr="00015F85" w:rsidR="00E609EE" w:rsidP="00015F85" w:rsidRDefault="00E609EE" w14:paraId="4DED6E60" w14:textId="2051DCAA">
            <w:pPr>
              <w:rPr>
                <w:rFonts w:ascii="Aptos" w:hAnsi="Aptos" w:eastAsia="Aptos" w:cs="Aptos"/>
              </w:rPr>
            </w:pPr>
            <w:r>
              <w:rPr>
                <w:rFonts w:ascii="Aptos" w:hAnsi="Aptos" w:eastAsia="Aptos" w:cs="Aptos"/>
              </w:rPr>
              <w:t xml:space="preserve">Finally, keep in mind that dense </w:t>
            </w:r>
            <w:r w:rsidR="00446511">
              <w:rPr>
                <w:rFonts w:ascii="Aptos" w:hAnsi="Aptos" w:eastAsia="Aptos" w:cs="Aptos"/>
              </w:rPr>
              <w:t>searches use</w:t>
            </w:r>
            <w:r w:rsidDel="00B15F26" w:rsidR="00446511">
              <w:rPr>
                <w:rFonts w:ascii="Aptos" w:hAnsi="Aptos" w:eastAsia="Aptos" w:cs="Aptos"/>
              </w:rPr>
              <w:t xml:space="preserve"> </w:t>
            </w:r>
            <w:r w:rsidR="00446511">
              <w:rPr>
                <w:rFonts w:ascii="Aptos" w:hAnsi="Aptos" w:eastAsia="Aptos" w:cs="Aptos"/>
              </w:rPr>
              <w:t xml:space="preserve">Knn </w:t>
            </w:r>
            <w:r w:rsidR="00BA55E1">
              <w:rPr>
                <w:rFonts w:ascii="Aptos" w:hAnsi="Aptos" w:eastAsia="Aptos" w:cs="Aptos"/>
              </w:rPr>
              <w:t xml:space="preserve"> while </w:t>
            </w:r>
            <w:r w:rsidR="000E6050">
              <w:rPr>
                <w:rFonts w:ascii="Aptos" w:hAnsi="Aptos" w:eastAsia="Aptos" w:cs="Aptos"/>
              </w:rPr>
              <w:t xml:space="preserve">sparse searches use rank_features: this is because of the algorithm differences between </w:t>
            </w:r>
            <w:r w:rsidR="006923AD">
              <w:rPr>
                <w:rFonts w:ascii="Aptos" w:hAnsi="Aptos" w:eastAsia="Aptos" w:cs="Aptos"/>
              </w:rPr>
              <w:t xml:space="preserve">the different search methods: </w:t>
            </w:r>
            <w:r w:rsidR="00F147EE">
              <w:rPr>
                <w:rFonts w:ascii="Aptos" w:hAnsi="Aptos" w:eastAsia="Aptos" w:cs="Aptos"/>
              </w:rPr>
              <w:t>you need a ranking algorithm for hybrid search.</w:t>
            </w:r>
            <w:r w:rsidR="000E6050">
              <w:rPr>
                <w:rFonts w:ascii="Aptos" w:hAnsi="Aptos" w:eastAsia="Aptos" w:cs="Aptos"/>
              </w:rPr>
              <w:t xml:space="preserve"> </w:t>
            </w:r>
          </w:p>
          <w:p w:rsidRPr="00E758D2" w:rsidR="0076632F" w:rsidP="00E758D2" w:rsidRDefault="0076632F" w14:paraId="6BA4841C" w14:textId="77777777">
            <w:pPr>
              <w:rPr>
                <w:rFonts w:ascii="Aptos" w:hAnsi="Aptos" w:eastAsia="Aptos" w:cs="Aptos"/>
              </w:rPr>
            </w:pPr>
          </w:p>
        </w:tc>
        <w:tc>
          <w:tcPr>
            <w:tcW w:w="2114" w:type="dxa"/>
            <w:tcMar>
              <w:left w:w="105" w:type="dxa"/>
              <w:right w:w="105" w:type="dxa"/>
            </w:tcMar>
          </w:tcPr>
          <w:p w:rsidRPr="00AD6934" w:rsidR="00AD6934" w:rsidP="00AD6934" w:rsidRDefault="00AD6934" w14:paraId="212C2487" w14:textId="77777777">
            <w:pPr>
              <w:rPr>
                <w:rFonts w:ascii="Aptos" w:hAnsi="Aptos" w:eastAsia="Aptos" w:cs="Aptos"/>
              </w:rPr>
            </w:pPr>
            <w:r w:rsidRPr="00AD6934">
              <w:rPr>
                <w:rFonts w:ascii="Aptos" w:hAnsi="Aptos" w:eastAsia="Aptos" w:cs="Aptos"/>
              </w:rPr>
              <w:t>  Dense embedding: 768</w:t>
            </w:r>
            <w:r w:rsidRPr="00AD6934">
              <w:rPr>
                <w:rFonts w:ascii="Aptos" w:hAnsi="Aptos" w:eastAsia="Aptos" w:cs="Aptos"/>
              </w:rPr>
              <w:noBreakHyphen/>
            </w:r>
            <w:r w:rsidRPr="00AD6934">
              <w:rPr>
                <w:rFonts w:ascii="Aptos" w:hAnsi="Aptos" w:eastAsia="Aptos" w:cs="Aptos"/>
              </w:rPr>
              <w:t xml:space="preserve">dim grid filled with values </w:t>
            </w:r>
          </w:p>
          <w:p w:rsidRPr="00AD6934" w:rsidR="00F0120F" w:rsidP="00AD6934" w:rsidRDefault="00F0120F" w14:paraId="5B4BEEEE" w14:textId="77777777">
            <w:pPr>
              <w:rPr>
                <w:rFonts w:ascii="Aptos" w:hAnsi="Aptos" w:eastAsia="Aptos" w:cs="Aptos"/>
              </w:rPr>
            </w:pPr>
          </w:p>
          <w:p w:rsidRPr="00AD6934" w:rsidR="00AD6934" w:rsidP="00AD6934" w:rsidRDefault="00AD6934" w14:paraId="358220DE" w14:textId="77777777">
            <w:pPr>
              <w:rPr>
                <w:rFonts w:ascii="Aptos" w:hAnsi="Aptos" w:eastAsia="Aptos" w:cs="Aptos"/>
              </w:rPr>
            </w:pPr>
            <w:r w:rsidRPr="00AD6934">
              <w:rPr>
                <w:rFonts w:ascii="Aptos" w:hAnsi="Aptos" w:eastAsia="Aptos" w:cs="Aptos"/>
              </w:rPr>
              <w:t>  Sparse embedding: 50,000</w:t>
            </w:r>
            <w:r w:rsidRPr="00AD6934">
              <w:rPr>
                <w:rFonts w:ascii="Aptos" w:hAnsi="Aptos" w:eastAsia="Aptos" w:cs="Aptos"/>
              </w:rPr>
              <w:noBreakHyphen/>
            </w:r>
            <w:r w:rsidRPr="00AD6934">
              <w:rPr>
                <w:rFonts w:ascii="Aptos" w:hAnsi="Aptos" w:eastAsia="Aptos" w:cs="Aptos"/>
              </w:rPr>
              <w:t xml:space="preserve">dim grid with only a few cells illuminated </w:t>
            </w:r>
          </w:p>
          <w:p w:rsidRPr="00AD6934" w:rsidR="00F0120F" w:rsidP="00AD6934" w:rsidRDefault="00F0120F" w14:paraId="00B7F5B9" w14:textId="77777777">
            <w:pPr>
              <w:rPr>
                <w:rFonts w:ascii="Aptos" w:hAnsi="Aptos" w:eastAsia="Aptos" w:cs="Aptos"/>
              </w:rPr>
            </w:pPr>
          </w:p>
          <w:p w:rsidRPr="00AD6934" w:rsidR="00AD6934" w:rsidP="00AD6934" w:rsidRDefault="00AD6934" w14:paraId="5C33A59C" w14:textId="77777777">
            <w:pPr>
              <w:rPr>
                <w:rFonts w:ascii="Aptos" w:hAnsi="Aptos" w:eastAsia="Aptos" w:cs="Aptos"/>
              </w:rPr>
            </w:pPr>
            <w:r w:rsidRPr="00AD6934">
              <w:rPr>
                <w:rFonts w:ascii="Aptos" w:hAnsi="Aptos" w:eastAsia="Aptos" w:cs="Aptos"/>
              </w:rPr>
              <w:t xml:space="preserve">  Arrow linking sparse vectors → BM25 scoring </w:t>
            </w:r>
          </w:p>
          <w:p w:rsidR="00AD6934" w:rsidP="00AD6934" w:rsidRDefault="00AD6934" w14:paraId="44653E05" w14:textId="77777777">
            <w:pPr>
              <w:rPr>
                <w:rFonts w:ascii="Aptos" w:hAnsi="Aptos" w:eastAsia="Aptos" w:cs="Aptos"/>
                <w:i/>
                <w:iCs/>
              </w:rPr>
            </w:pPr>
            <w:r w:rsidRPr="00AD6934">
              <w:rPr>
                <w:rFonts w:ascii="Aptos" w:hAnsi="Aptos" w:eastAsia="Aptos" w:cs="Aptos"/>
              </w:rPr>
              <w:t xml:space="preserve">  Text label: </w:t>
            </w:r>
            <w:r w:rsidRPr="00AD6934">
              <w:rPr>
                <w:rFonts w:ascii="Aptos" w:hAnsi="Aptos" w:eastAsia="Aptos" w:cs="Aptos"/>
                <w:i/>
                <w:iCs/>
              </w:rPr>
              <w:t>“Sparse = Neural + Lexical Friendly”</w:t>
            </w:r>
          </w:p>
          <w:p w:rsidRPr="00AD6934" w:rsidR="002D6125" w:rsidP="00AD6934" w:rsidRDefault="002D6125" w14:paraId="21BACB55" w14:textId="45DA0240">
            <w:pPr>
              <w:rPr>
                <w:rFonts w:ascii="Aptos" w:hAnsi="Aptos" w:eastAsia="Aptos" w:cs="Aptos"/>
              </w:rPr>
            </w:pPr>
          </w:p>
          <w:p w:rsidRPr="0076632F" w:rsidR="0076632F" w:rsidP="0076632F" w:rsidRDefault="0076632F" w14:paraId="216D17B1" w14:textId="77777777">
            <w:pPr>
              <w:rPr>
                <w:rFonts w:ascii="Aptos" w:hAnsi="Aptos" w:eastAsia="Aptos" w:cs="Aptos"/>
              </w:rPr>
            </w:pPr>
          </w:p>
        </w:tc>
        <w:tc>
          <w:tcPr>
            <w:tcW w:w="1515" w:type="dxa"/>
          </w:tcPr>
          <w:p w:rsidRPr="007005BC" w:rsidR="0076632F" w:rsidRDefault="0076632F" w14:paraId="71329BF8" w14:textId="77777777">
            <w:pPr>
              <w:rPr>
                <w:rFonts w:ascii="Aptos" w:hAnsi="Aptos" w:eastAsia="Aptos" w:cs="Aptos"/>
              </w:rPr>
            </w:pPr>
          </w:p>
        </w:tc>
      </w:tr>
      <w:tr w:rsidR="00A56B18" w:rsidTr="7230D001" w14:paraId="627CB683" w14:textId="77777777">
        <w:trPr>
          <w:trHeight w:val="190"/>
        </w:trPr>
        <w:tc>
          <w:tcPr>
            <w:tcW w:w="1224" w:type="dxa"/>
          </w:tcPr>
          <w:p w:rsidRPr="002C45ED" w:rsidR="002C45ED" w:rsidP="002C45ED" w:rsidRDefault="002C45ED" w14:paraId="4C22B6C1" w14:textId="77777777">
            <w:pPr>
              <w:rPr>
                <w:rFonts w:ascii="Aptos" w:hAnsi="Aptos" w:eastAsia="Aptos" w:cs="Aptos"/>
              </w:rPr>
            </w:pPr>
            <w:r w:rsidRPr="002C45ED">
              <w:rPr>
                <w:rFonts w:ascii="Aptos" w:hAnsi="Aptos" w:eastAsia="Aptos" w:cs="Aptos"/>
              </w:rPr>
              <w:t>Real</w:t>
            </w:r>
            <w:r w:rsidRPr="002C45ED">
              <w:rPr>
                <w:rFonts w:ascii="Aptos" w:hAnsi="Aptos" w:eastAsia="Aptos" w:cs="Aptos"/>
              </w:rPr>
              <w:noBreakHyphen/>
            </w:r>
            <w:r w:rsidRPr="002C45ED">
              <w:rPr>
                <w:rFonts w:ascii="Aptos" w:hAnsi="Aptos" w:eastAsia="Aptos" w:cs="Aptos"/>
              </w:rPr>
              <w:t>World Scenarios</w:t>
            </w:r>
          </w:p>
          <w:p w:rsidR="00AD6934" w:rsidRDefault="00AD6934" w14:paraId="391531C6" w14:textId="77777777">
            <w:pPr>
              <w:rPr>
                <w:rFonts w:ascii="Aptos" w:hAnsi="Aptos" w:eastAsia="Aptos" w:cs="Aptos"/>
              </w:rPr>
            </w:pPr>
          </w:p>
        </w:tc>
        <w:tc>
          <w:tcPr>
            <w:tcW w:w="961" w:type="dxa"/>
          </w:tcPr>
          <w:p w:rsidRPr="007005BC" w:rsidR="00AD6934" w:rsidRDefault="00AD6934" w14:paraId="7D2343C8" w14:textId="77777777">
            <w:pPr>
              <w:rPr>
                <w:rFonts w:ascii="Aptos" w:hAnsi="Aptos" w:eastAsia="Aptos" w:cs="Aptos"/>
              </w:rPr>
            </w:pPr>
          </w:p>
        </w:tc>
        <w:tc>
          <w:tcPr>
            <w:tcW w:w="3389" w:type="dxa"/>
            <w:tcMar>
              <w:left w:w="105" w:type="dxa"/>
              <w:right w:w="105" w:type="dxa"/>
            </w:tcMar>
          </w:tcPr>
          <w:p w:rsidRPr="00497397" w:rsidR="00497397" w:rsidP="00497397" w:rsidRDefault="00497397" w14:paraId="4A323D35" w14:textId="7DFC2726">
            <w:pPr>
              <w:rPr>
                <w:rFonts w:ascii="Aptos" w:hAnsi="Aptos" w:eastAsia="Aptos" w:cs="Aptos"/>
              </w:rPr>
            </w:pPr>
            <w:r w:rsidRPr="00497397">
              <w:rPr>
                <w:rFonts w:ascii="Aptos" w:hAnsi="Aptos" w:eastAsia="Aptos" w:cs="Aptos"/>
              </w:rPr>
              <w:t xml:space="preserve">Hybrid search excels across a wide range of </w:t>
            </w:r>
            <w:r w:rsidRPr="6EFAF2AF" w:rsidR="12F3CDE3">
              <w:rPr>
                <w:rFonts w:ascii="Aptos" w:hAnsi="Aptos" w:eastAsia="Aptos" w:cs="Aptos"/>
              </w:rPr>
              <w:t>real</w:t>
            </w:r>
            <w:r w:rsidRPr="0A3F96E6" w:rsidR="12F3CDE3">
              <w:rPr>
                <w:rFonts w:ascii="Aptos" w:hAnsi="Aptos" w:eastAsia="Aptos" w:cs="Aptos"/>
              </w:rPr>
              <w:t>-world</w:t>
            </w:r>
            <w:r w:rsidRPr="0A3F96E6" w:rsidR="03972671">
              <w:rPr>
                <w:rFonts w:ascii="Aptos" w:hAnsi="Aptos" w:eastAsia="Aptos" w:cs="Aptos"/>
              </w:rPr>
              <w:t xml:space="preserve"> scenarios</w:t>
            </w:r>
            <w:r w:rsidRPr="6EFAF2AF" w:rsidR="03972671">
              <w:rPr>
                <w:rFonts w:ascii="Aptos" w:hAnsi="Aptos" w:eastAsia="Aptos" w:cs="Aptos"/>
              </w:rPr>
              <w:t>.</w:t>
            </w:r>
          </w:p>
          <w:p w:rsidR="00E35C8A" w:rsidP="00497397" w:rsidRDefault="00E35C8A" w14:paraId="6F6DDEBC" w14:textId="77777777">
            <w:pPr>
              <w:rPr>
                <w:rFonts w:ascii="Aptos" w:hAnsi="Aptos" w:eastAsia="Aptos" w:cs="Aptos"/>
              </w:rPr>
            </w:pPr>
          </w:p>
          <w:p w:rsidR="00302114" w:rsidP="00497397" w:rsidRDefault="00E35C8A" w14:paraId="380928EC" w14:textId="2F463F39">
            <w:pPr>
              <w:rPr>
                <w:rFonts w:ascii="Aptos" w:hAnsi="Aptos" w:eastAsia="Aptos" w:cs="Aptos"/>
              </w:rPr>
            </w:pPr>
            <w:r>
              <w:rPr>
                <w:rFonts w:ascii="Aptos" w:hAnsi="Aptos" w:eastAsia="Aptos" w:cs="Aptos"/>
              </w:rPr>
              <w:t xml:space="preserve">Picture this: </w:t>
            </w:r>
            <w:r w:rsidR="00D444CF">
              <w:rPr>
                <w:rFonts w:ascii="Aptos" w:hAnsi="Aptos" w:eastAsia="Aptos" w:cs="Aptos"/>
              </w:rPr>
              <w:t xml:space="preserve">You’ve built an e-commerce site, and a </w:t>
            </w:r>
            <w:r w:rsidRPr="00497397" w:rsidR="00497397">
              <w:rPr>
                <w:rFonts w:ascii="Aptos" w:hAnsi="Aptos" w:eastAsia="Aptos" w:cs="Aptos"/>
              </w:rPr>
              <w:t xml:space="preserve">user </w:t>
            </w:r>
            <w:r w:rsidR="00D444CF">
              <w:rPr>
                <w:rFonts w:ascii="Aptos" w:hAnsi="Aptos" w:eastAsia="Aptos" w:cs="Aptos"/>
              </w:rPr>
              <w:t>searches for</w:t>
            </w:r>
            <w:r w:rsidRPr="00497397" w:rsidR="00497397">
              <w:rPr>
                <w:rFonts w:ascii="Aptos" w:hAnsi="Aptos" w:eastAsia="Aptos" w:cs="Aptos"/>
              </w:rPr>
              <w:t xml:space="preserve"> “affordable lightweight waterproof jacket.”</w:t>
            </w:r>
            <w:r w:rsidR="00497397">
              <w:rPr>
                <w:rFonts w:eastAsia="Aptos"/>
              </w:rPr>
              <w:br/>
            </w:r>
            <w:r w:rsidRPr="00497397" w:rsidR="00497397">
              <w:rPr>
                <w:rFonts w:ascii="Aptos" w:hAnsi="Aptos" w:eastAsia="Aptos" w:cs="Aptos"/>
              </w:rPr>
              <w:t xml:space="preserve">Lexical search ensures terms like “waterproof” match exactly, while neural search understands “rain shell” or “outer layer.” Hybrid search </w:t>
            </w:r>
            <w:r w:rsidR="007F56E9">
              <w:rPr>
                <w:rFonts w:ascii="Aptos" w:hAnsi="Aptos" w:eastAsia="Aptos" w:cs="Aptos"/>
              </w:rPr>
              <w:t xml:space="preserve">then </w:t>
            </w:r>
            <w:r w:rsidRPr="00497397" w:rsidR="00497397">
              <w:rPr>
                <w:rFonts w:ascii="Aptos" w:hAnsi="Aptos" w:eastAsia="Aptos" w:cs="Aptos"/>
              </w:rPr>
              <w:t>merges both signals</w:t>
            </w:r>
            <w:r w:rsidR="008B6DA5">
              <w:rPr>
                <w:rFonts w:ascii="Aptos" w:hAnsi="Aptos" w:eastAsia="Aptos" w:cs="Aptos"/>
              </w:rPr>
              <w:t xml:space="preserve"> with a postprocessor</w:t>
            </w:r>
            <w:r w:rsidR="00302114">
              <w:rPr>
                <w:rFonts w:ascii="Aptos" w:hAnsi="Aptos" w:eastAsia="Aptos" w:cs="Aptos"/>
              </w:rPr>
              <w:t xml:space="preserve"> to deliver the perfect result</w:t>
            </w:r>
            <w:r w:rsidRPr="6EFAF2AF" w:rsidR="00497397">
              <w:rPr>
                <w:rFonts w:ascii="Aptos" w:hAnsi="Aptos" w:eastAsia="Aptos" w:cs="Aptos"/>
              </w:rPr>
              <w:t>.</w:t>
            </w:r>
          </w:p>
          <w:p w:rsidR="00302114" w:rsidP="00497397" w:rsidRDefault="00302114" w14:paraId="397B8AC3" w14:textId="77777777">
            <w:pPr>
              <w:rPr>
                <w:rFonts w:ascii="Aptos" w:hAnsi="Aptos" w:eastAsia="Aptos" w:cs="Aptos"/>
                <w:b/>
                <w:bCs/>
              </w:rPr>
            </w:pPr>
          </w:p>
          <w:p w:rsidRPr="00497397" w:rsidR="00497397" w:rsidP="00497397" w:rsidRDefault="00C8737E" w14:paraId="62AB54DB" w14:textId="61E0B593">
            <w:pPr>
              <w:rPr>
                <w:rFonts w:ascii="Aptos" w:hAnsi="Aptos" w:eastAsia="Aptos" w:cs="Aptos"/>
              </w:rPr>
            </w:pPr>
            <w:r w:rsidRPr="009A4968">
              <w:rPr>
                <w:rFonts w:ascii="Aptos" w:hAnsi="Aptos" w:eastAsia="Aptos" w:cs="Aptos"/>
              </w:rPr>
              <w:t>Or imagine a knowledge base quer</w:t>
            </w:r>
            <w:r w:rsidRPr="009A4968" w:rsidR="008B7FA6">
              <w:rPr>
                <w:rFonts w:ascii="Aptos" w:hAnsi="Aptos" w:eastAsia="Aptos" w:cs="Aptos"/>
              </w:rPr>
              <w:t>y</w:t>
            </w:r>
            <w:r w:rsidRPr="009A4968" w:rsidR="00497397">
              <w:rPr>
                <w:rFonts w:ascii="Aptos" w:hAnsi="Aptos" w:eastAsia="Aptos" w:cs="Aptos"/>
              </w:rPr>
              <w:t xml:space="preserve"> like</w:t>
            </w:r>
            <w:r w:rsidRPr="00497397" w:rsidR="00497397">
              <w:rPr>
                <w:rFonts w:ascii="Aptos" w:hAnsi="Aptos" w:eastAsia="Aptos" w:cs="Aptos"/>
              </w:rPr>
              <w:t xml:space="preserve"> “why won’t my cluster form quorum?” </w:t>
            </w:r>
            <w:r w:rsidRPr="00207979" w:rsidR="00207979">
              <w:rPr>
                <w:rFonts w:ascii="Aptos" w:hAnsi="Aptos" w:eastAsia="Aptos" w:cs="Aptos"/>
              </w:rPr>
              <w:t>Hybrid search combines precise vocabulary matching with contextual understanding to give you the answer you need. </w:t>
            </w:r>
          </w:p>
          <w:p w:rsidRPr="00497397" w:rsidR="00207979" w:rsidP="00497397" w:rsidRDefault="00207979" w14:paraId="38B1D678" w14:textId="77777777">
            <w:pPr>
              <w:rPr>
                <w:rFonts w:ascii="Aptos" w:hAnsi="Aptos" w:eastAsia="Aptos" w:cs="Aptos"/>
              </w:rPr>
            </w:pPr>
          </w:p>
          <w:p w:rsidRPr="00497397" w:rsidR="00497397" w:rsidP="00497397" w:rsidRDefault="00F96201" w14:paraId="61E33D2F" w14:textId="6C7277DB">
            <w:pPr>
              <w:rPr>
                <w:rFonts w:ascii="Aptos" w:hAnsi="Aptos" w:eastAsia="Aptos" w:cs="Aptos"/>
              </w:rPr>
            </w:pPr>
            <w:r w:rsidRPr="009A4968">
              <w:rPr>
                <w:rFonts w:ascii="Aptos" w:hAnsi="Aptos" w:eastAsia="Aptos" w:cs="Aptos"/>
              </w:rPr>
              <w:t xml:space="preserve">And lastly, we have </w:t>
            </w:r>
            <w:r w:rsidRPr="009A4968" w:rsidR="00497397">
              <w:rPr>
                <w:rFonts w:ascii="Aptos" w:hAnsi="Aptos" w:eastAsia="Aptos" w:cs="Aptos"/>
              </w:rPr>
              <w:t>RAG pipelines</w:t>
            </w:r>
            <w:r w:rsidRPr="009A4968">
              <w:rPr>
                <w:rFonts w:ascii="Aptos" w:hAnsi="Aptos" w:eastAsia="Aptos" w:cs="Aptos"/>
              </w:rPr>
              <w:t>.</w:t>
            </w:r>
            <w:r>
              <w:rPr>
                <w:rFonts w:ascii="Aptos" w:hAnsi="Aptos" w:eastAsia="Aptos" w:cs="Aptos"/>
                <w:b/>
                <w:bCs/>
              </w:rPr>
              <w:t xml:space="preserve"> </w:t>
            </w:r>
            <w:r w:rsidRPr="00497397" w:rsidR="00497397">
              <w:rPr>
                <w:rFonts w:ascii="Aptos" w:hAnsi="Aptos" w:eastAsia="Aptos" w:cs="Aptos"/>
              </w:rPr>
              <w:t xml:space="preserve">According to OpenSearch Serverless documentation, hybrid search combines BM25 keyword relevance with neural semantic scoring to strengthen retrieval pipelines. </w:t>
            </w:r>
          </w:p>
          <w:p w:rsidRPr="00497397" w:rsidR="00497397" w:rsidP="00497397" w:rsidRDefault="00497397" w14:paraId="65AF15EE" w14:textId="77777777">
            <w:pPr>
              <w:rPr>
                <w:rFonts w:ascii="Aptos" w:hAnsi="Aptos" w:eastAsia="Aptos" w:cs="Aptos"/>
              </w:rPr>
            </w:pPr>
            <w:r w:rsidRPr="00497397">
              <w:rPr>
                <w:rFonts w:ascii="Aptos" w:hAnsi="Aptos" w:eastAsia="Aptos" w:cs="Aptos"/>
              </w:rPr>
              <w:t>Hybrid retrieval is now a recommended approach for grounding LLMs with accurate, trustworthy context</w:t>
            </w:r>
          </w:p>
          <w:p w:rsidRPr="00015F85" w:rsidR="00AD6934" w:rsidP="00015F85" w:rsidRDefault="00AD6934" w14:paraId="4CEC3B1A" w14:textId="77777777">
            <w:pPr>
              <w:rPr>
                <w:rFonts w:ascii="Aptos" w:hAnsi="Aptos" w:eastAsia="Aptos" w:cs="Aptos"/>
              </w:rPr>
            </w:pPr>
          </w:p>
        </w:tc>
        <w:tc>
          <w:tcPr>
            <w:tcW w:w="2114" w:type="dxa"/>
            <w:tcMar>
              <w:left w:w="105" w:type="dxa"/>
              <w:right w:w="105" w:type="dxa"/>
            </w:tcMar>
          </w:tcPr>
          <w:p w:rsidR="00814248" w:rsidP="00A842B7" w:rsidRDefault="00814248" w14:paraId="75598495" w14:textId="77777777">
            <w:pPr>
              <w:rPr>
                <w:rFonts w:ascii="Aptos" w:hAnsi="Aptos" w:eastAsia="Aptos" w:cs="Aptos"/>
              </w:rPr>
            </w:pPr>
          </w:p>
          <w:p w:rsidR="008D148D" w:rsidP="00A842B7" w:rsidRDefault="008D148D" w14:paraId="6BF6DDC3" w14:textId="77777777">
            <w:pPr>
              <w:rPr>
                <w:rFonts w:ascii="Aptos" w:hAnsi="Aptos" w:eastAsia="Aptos" w:cs="Aptos"/>
              </w:rPr>
            </w:pPr>
          </w:p>
          <w:p w:rsidR="008D148D" w:rsidP="00A842B7" w:rsidRDefault="008D148D" w14:paraId="23487AAB" w14:textId="257DEE89">
            <w:pPr>
              <w:rPr>
                <w:rFonts w:ascii="Aptos" w:hAnsi="Aptos" w:eastAsia="Aptos" w:cs="Aptos"/>
              </w:rPr>
            </w:pPr>
            <w:r>
              <w:rPr>
                <w:rFonts w:ascii="Aptos" w:hAnsi="Aptos" w:eastAsia="Aptos" w:cs="Aptos"/>
              </w:rPr>
              <w:t xml:space="preserve">Scenario 1: </w:t>
            </w:r>
            <w:r w:rsidR="000337C5">
              <w:rPr>
                <w:rFonts w:ascii="Aptos" w:hAnsi="Aptos" w:eastAsia="Aptos" w:cs="Aptos"/>
              </w:rPr>
              <w:t>Show a website with the focus on a user search bar. We see “affordable lightweight waterproof jacket” being typed in</w:t>
            </w:r>
          </w:p>
          <w:p w:rsidR="00401763" w:rsidP="00A842B7" w:rsidRDefault="00401763" w14:paraId="6496E2B7" w14:textId="77777777">
            <w:pPr>
              <w:rPr>
                <w:rFonts w:ascii="Aptos" w:hAnsi="Aptos" w:eastAsia="Aptos" w:cs="Aptos"/>
              </w:rPr>
            </w:pPr>
          </w:p>
          <w:p w:rsidR="00401763" w:rsidP="00A842B7" w:rsidRDefault="00401763" w14:paraId="72F3DE7D" w14:textId="73C10CEA">
            <w:pPr>
              <w:rPr>
                <w:rFonts w:ascii="Aptos" w:hAnsi="Aptos" w:eastAsia="Aptos" w:cs="Aptos"/>
              </w:rPr>
            </w:pPr>
            <w:r>
              <w:rPr>
                <w:rFonts w:ascii="Aptos" w:hAnsi="Aptos" w:eastAsia="Aptos" w:cs="Aptos"/>
              </w:rPr>
              <w:t>We should see the results</w:t>
            </w:r>
            <w:r w:rsidR="002D1A5E">
              <w:rPr>
                <w:rFonts w:ascii="Aptos" w:hAnsi="Aptos" w:eastAsia="Aptos" w:cs="Aptos"/>
              </w:rPr>
              <w:t xml:space="preserve"> for </w:t>
            </w:r>
            <w:r w:rsidR="00AB4E9A">
              <w:rPr>
                <w:rFonts w:ascii="Aptos" w:hAnsi="Aptos" w:eastAsia="Aptos" w:cs="Aptos"/>
              </w:rPr>
              <w:t>outdoor rain jackets</w:t>
            </w:r>
          </w:p>
          <w:p w:rsidR="00814248" w:rsidP="00A842B7" w:rsidRDefault="00814248" w14:paraId="687A7533" w14:textId="77777777">
            <w:pPr>
              <w:rPr>
                <w:rFonts w:ascii="Aptos" w:hAnsi="Aptos" w:eastAsia="Aptos" w:cs="Aptos"/>
              </w:rPr>
            </w:pPr>
          </w:p>
          <w:p w:rsidR="00814248" w:rsidP="00A842B7" w:rsidRDefault="00814248" w14:paraId="3A59CD35" w14:textId="77777777">
            <w:pPr>
              <w:rPr>
                <w:rFonts w:ascii="Aptos" w:hAnsi="Aptos" w:eastAsia="Aptos" w:cs="Aptos"/>
              </w:rPr>
            </w:pPr>
          </w:p>
          <w:p w:rsidR="00814248" w:rsidP="00A842B7" w:rsidRDefault="00814248" w14:paraId="141766DF" w14:textId="77777777">
            <w:pPr>
              <w:rPr>
                <w:rFonts w:ascii="Aptos" w:hAnsi="Aptos" w:eastAsia="Aptos" w:cs="Aptos"/>
              </w:rPr>
            </w:pPr>
          </w:p>
          <w:p w:rsidR="00814248" w:rsidP="00A842B7" w:rsidRDefault="00814248" w14:paraId="7D854099" w14:textId="77777777">
            <w:pPr>
              <w:rPr>
                <w:rFonts w:ascii="Aptos" w:hAnsi="Aptos" w:eastAsia="Aptos" w:cs="Aptos"/>
              </w:rPr>
            </w:pPr>
          </w:p>
          <w:p w:rsidR="00814248" w:rsidP="00A842B7" w:rsidRDefault="00814248" w14:paraId="7C5ED181" w14:textId="77777777">
            <w:pPr>
              <w:rPr>
                <w:rFonts w:ascii="Aptos" w:hAnsi="Aptos" w:eastAsia="Aptos" w:cs="Aptos"/>
              </w:rPr>
            </w:pPr>
          </w:p>
          <w:p w:rsidR="00814248" w:rsidP="00A842B7" w:rsidRDefault="00814248" w14:paraId="579B9E63" w14:textId="77777777">
            <w:pPr>
              <w:rPr>
                <w:rFonts w:ascii="Aptos" w:hAnsi="Aptos" w:eastAsia="Aptos" w:cs="Aptos"/>
              </w:rPr>
            </w:pPr>
          </w:p>
          <w:p w:rsidR="00814248" w:rsidP="00A842B7" w:rsidRDefault="00814248" w14:paraId="22258DB0" w14:textId="77777777">
            <w:pPr>
              <w:rPr>
                <w:rFonts w:ascii="Aptos" w:hAnsi="Aptos" w:eastAsia="Aptos" w:cs="Aptos"/>
              </w:rPr>
            </w:pPr>
          </w:p>
          <w:p w:rsidR="00814248" w:rsidP="00A842B7" w:rsidRDefault="00814248" w14:paraId="020B60CB" w14:textId="77777777">
            <w:pPr>
              <w:rPr>
                <w:rFonts w:ascii="Aptos" w:hAnsi="Aptos" w:eastAsia="Aptos" w:cs="Aptos"/>
              </w:rPr>
            </w:pPr>
          </w:p>
          <w:p w:rsidR="00814248" w:rsidP="00A842B7" w:rsidRDefault="00814248" w14:paraId="0255D1CE" w14:textId="77777777">
            <w:pPr>
              <w:rPr>
                <w:rFonts w:ascii="Aptos" w:hAnsi="Aptos" w:eastAsia="Aptos" w:cs="Aptos"/>
              </w:rPr>
            </w:pPr>
          </w:p>
          <w:p w:rsidR="00814248" w:rsidP="00A842B7" w:rsidRDefault="00814248" w14:paraId="130CC153" w14:textId="77777777">
            <w:pPr>
              <w:rPr>
                <w:rFonts w:ascii="Aptos" w:hAnsi="Aptos" w:eastAsia="Aptos" w:cs="Aptos"/>
              </w:rPr>
            </w:pPr>
          </w:p>
          <w:p w:rsidR="00814248" w:rsidP="00A842B7" w:rsidRDefault="00814248" w14:paraId="0B8F0275" w14:textId="77777777">
            <w:pPr>
              <w:rPr>
                <w:rFonts w:ascii="Aptos" w:hAnsi="Aptos" w:eastAsia="Aptos" w:cs="Aptos"/>
              </w:rPr>
            </w:pPr>
          </w:p>
          <w:p w:rsidR="00814248" w:rsidP="00A842B7" w:rsidRDefault="00814248" w14:paraId="1AB4CD33" w14:textId="77777777">
            <w:pPr>
              <w:rPr>
                <w:rFonts w:ascii="Aptos" w:hAnsi="Aptos" w:eastAsia="Aptos" w:cs="Aptos"/>
              </w:rPr>
            </w:pPr>
          </w:p>
          <w:p w:rsidRPr="00A842B7" w:rsidR="00814248" w:rsidP="00A842B7" w:rsidRDefault="00814248" w14:paraId="5DF417D8" w14:textId="77777777">
            <w:pPr>
              <w:rPr>
                <w:rFonts w:ascii="Aptos" w:hAnsi="Aptos" w:eastAsia="Aptos" w:cs="Aptos"/>
              </w:rPr>
            </w:pPr>
          </w:p>
          <w:p w:rsidRPr="00A842B7" w:rsidR="00A842B7" w:rsidP="00A842B7" w:rsidRDefault="00A842B7" w14:paraId="6787AD81" w14:textId="77777777">
            <w:pPr>
              <w:rPr>
                <w:rFonts w:ascii="Aptos" w:hAnsi="Aptos" w:eastAsia="Aptos" w:cs="Aptos"/>
              </w:rPr>
            </w:pPr>
            <w:r w:rsidRPr="00A842B7">
              <w:rPr>
                <w:rFonts w:ascii="Aptos" w:hAnsi="Aptos" w:eastAsia="Aptos" w:cs="Aptos"/>
              </w:rPr>
              <w:t xml:space="preserve">  RAG pipeline diagram showing hybrid retrieval feeding the LLM </w:t>
            </w:r>
          </w:p>
          <w:p w:rsidRPr="00A842B7" w:rsidR="00A842B7" w:rsidP="00A842B7" w:rsidRDefault="00A842B7" w14:paraId="5B180933" w14:textId="77777777">
            <w:pPr>
              <w:rPr>
                <w:rFonts w:ascii="Aptos" w:hAnsi="Aptos" w:eastAsia="Aptos" w:cs="Aptos"/>
              </w:rPr>
            </w:pPr>
            <w:r w:rsidRPr="00A842B7">
              <w:rPr>
                <w:rFonts w:ascii="Aptos" w:hAnsi="Aptos" w:eastAsia="Aptos" w:cs="Aptos"/>
              </w:rPr>
              <w:t xml:space="preserve">  Label: </w:t>
            </w:r>
            <w:r w:rsidRPr="00A842B7">
              <w:rPr>
                <w:rFonts w:ascii="Aptos" w:hAnsi="Aptos" w:eastAsia="Aptos" w:cs="Aptos"/>
                <w:i/>
                <w:iCs/>
              </w:rPr>
              <w:t>Hybrid boosts grounding + precision</w:t>
            </w:r>
          </w:p>
          <w:p w:rsidRPr="00AD6934" w:rsidR="00AD6934" w:rsidP="00AD6934" w:rsidRDefault="00AD6934" w14:paraId="1DA44092" w14:textId="77777777">
            <w:pPr>
              <w:rPr>
                <w:rFonts w:ascii="Aptos" w:hAnsi="Aptos" w:eastAsia="Aptos" w:cs="Aptos"/>
              </w:rPr>
            </w:pPr>
          </w:p>
        </w:tc>
        <w:tc>
          <w:tcPr>
            <w:tcW w:w="1515" w:type="dxa"/>
          </w:tcPr>
          <w:p w:rsidRPr="007005BC" w:rsidR="00AD6934" w:rsidRDefault="00AD6934" w14:paraId="414DD8A3" w14:textId="77777777">
            <w:pPr>
              <w:rPr>
                <w:rFonts w:ascii="Aptos" w:hAnsi="Aptos" w:eastAsia="Aptos" w:cs="Aptos"/>
              </w:rPr>
            </w:pPr>
          </w:p>
        </w:tc>
      </w:tr>
      <w:tr w:rsidR="00A56B18" w:rsidTr="7230D001" w14:paraId="205A3992" w14:textId="77777777">
        <w:trPr>
          <w:trHeight w:val="190"/>
        </w:trPr>
        <w:tc>
          <w:tcPr>
            <w:tcW w:w="1224" w:type="dxa"/>
          </w:tcPr>
          <w:p w:rsidRPr="002C45ED" w:rsidR="002C45ED" w:rsidP="002C45ED" w:rsidRDefault="00350C09" w14:paraId="19DF0CA1" w14:textId="5B4BE316">
            <w:pPr>
              <w:rPr>
                <w:rFonts w:ascii="Aptos" w:hAnsi="Aptos" w:eastAsia="Aptos" w:cs="Aptos"/>
              </w:rPr>
            </w:pPr>
            <w:r>
              <w:rPr>
                <w:rFonts w:ascii="Aptos" w:hAnsi="Aptos" w:eastAsia="Aptos" w:cs="Aptos"/>
              </w:rPr>
              <w:t>How to build hybrid search in OpenSearch</w:t>
            </w:r>
          </w:p>
        </w:tc>
        <w:tc>
          <w:tcPr>
            <w:tcW w:w="961" w:type="dxa"/>
          </w:tcPr>
          <w:p w:rsidRPr="007005BC" w:rsidR="002C45ED" w:rsidRDefault="002C45ED" w14:paraId="1CF42A1F" w14:textId="77777777">
            <w:pPr>
              <w:rPr>
                <w:rFonts w:ascii="Aptos" w:hAnsi="Aptos" w:eastAsia="Aptos" w:cs="Aptos"/>
              </w:rPr>
            </w:pPr>
          </w:p>
        </w:tc>
        <w:tc>
          <w:tcPr>
            <w:tcW w:w="3389" w:type="dxa"/>
            <w:tcMar>
              <w:left w:w="105" w:type="dxa"/>
              <w:right w:w="105" w:type="dxa"/>
            </w:tcMar>
          </w:tcPr>
          <w:p w:rsidR="00DD22B1" w:rsidP="008C0C35" w:rsidRDefault="006511C4" w14:paraId="3F59F751" w14:textId="77777777">
            <w:pPr>
              <w:rPr>
                <w:rFonts w:ascii="Aptos" w:hAnsi="Aptos" w:eastAsia="Aptos" w:cs="Aptos"/>
              </w:rPr>
            </w:pPr>
            <w:r>
              <w:rPr>
                <w:rFonts w:ascii="Aptos" w:hAnsi="Aptos" w:eastAsia="Aptos" w:cs="Aptos"/>
              </w:rPr>
              <w:t>Already, now let’s get</w:t>
            </w:r>
            <w:r w:rsidR="005E095A">
              <w:rPr>
                <w:rFonts w:ascii="Aptos" w:hAnsi="Aptos" w:eastAsia="Aptos" w:cs="Aptos"/>
              </w:rPr>
              <w:t xml:space="preserve"> start building. </w:t>
            </w:r>
          </w:p>
          <w:p w:rsidR="00DD22B1" w:rsidP="008C0C35" w:rsidRDefault="00DD22B1" w14:paraId="1A15E19F" w14:textId="77777777">
            <w:pPr>
              <w:rPr>
                <w:rFonts w:ascii="Aptos" w:hAnsi="Aptos" w:eastAsia="Aptos" w:cs="Aptos"/>
              </w:rPr>
            </w:pPr>
          </w:p>
          <w:p w:rsidRPr="008C0C35" w:rsidR="008C0C35" w:rsidP="008C0C35" w:rsidRDefault="008C0C35" w14:paraId="400ACA23" w14:textId="7971B411">
            <w:pPr>
              <w:rPr>
                <w:rFonts w:ascii="Aptos" w:hAnsi="Aptos" w:eastAsia="Aptos" w:cs="Aptos"/>
              </w:rPr>
            </w:pPr>
            <w:r w:rsidRPr="008C0C35">
              <w:rPr>
                <w:rFonts w:ascii="Aptos" w:hAnsi="Aptos" w:eastAsia="Aptos" w:cs="Aptos"/>
              </w:rPr>
              <w:t xml:space="preserve">OpenSearch provides </w:t>
            </w:r>
            <w:r w:rsidRPr="008C0C35">
              <w:rPr>
                <w:rFonts w:ascii="Aptos" w:hAnsi="Aptos" w:eastAsia="Aptos" w:cs="Aptos"/>
                <w:b/>
                <w:bCs/>
              </w:rPr>
              <w:t>two main paths</w:t>
            </w:r>
            <w:r w:rsidRPr="008C0C35">
              <w:rPr>
                <w:rFonts w:ascii="Aptos" w:hAnsi="Aptos" w:eastAsia="Aptos" w:cs="Aptos"/>
              </w:rPr>
              <w:t xml:space="preserve">: an </w:t>
            </w:r>
            <w:r w:rsidRPr="008C0C35">
              <w:rPr>
                <w:rFonts w:ascii="Aptos" w:hAnsi="Aptos" w:eastAsia="Aptos" w:cs="Aptos"/>
                <w:b/>
                <w:bCs/>
              </w:rPr>
              <w:t>automated workflow</w:t>
            </w:r>
            <w:r w:rsidRPr="008C0C35">
              <w:rPr>
                <w:rFonts w:ascii="Aptos" w:hAnsi="Aptos" w:eastAsia="Aptos" w:cs="Aptos"/>
              </w:rPr>
              <w:t xml:space="preserve"> and a </w:t>
            </w:r>
            <w:r w:rsidRPr="008C0C35">
              <w:rPr>
                <w:rFonts w:ascii="Aptos" w:hAnsi="Aptos" w:eastAsia="Aptos" w:cs="Aptos"/>
                <w:b/>
                <w:bCs/>
              </w:rPr>
              <w:t>manual setup</w:t>
            </w:r>
            <w:r w:rsidRPr="008C0C35">
              <w:rPr>
                <w:rFonts w:ascii="Aptos" w:hAnsi="Aptos" w:eastAsia="Aptos" w:cs="Aptos"/>
              </w:rPr>
              <w:t>.</w:t>
            </w:r>
            <w:r w:rsidRPr="008C0C35">
              <w:rPr>
                <w:rFonts w:ascii="Aptos" w:hAnsi="Aptos" w:eastAsia="Aptos" w:cs="Aptos"/>
              </w:rPr>
              <w:br/>
            </w:r>
            <w:r w:rsidRPr="008C0C35">
              <w:rPr>
                <w:rFonts w:ascii="Aptos" w:hAnsi="Aptos" w:eastAsia="Aptos" w:cs="Aptos"/>
              </w:rPr>
              <w:t xml:space="preserve">In this course, we’ll follow the </w:t>
            </w:r>
            <w:r w:rsidRPr="008C0C35">
              <w:rPr>
                <w:rFonts w:ascii="Aptos" w:hAnsi="Aptos" w:eastAsia="Aptos" w:cs="Aptos"/>
                <w:b/>
                <w:bCs/>
              </w:rPr>
              <w:t>manual approach</w:t>
            </w:r>
            <w:r w:rsidRPr="008C0C35">
              <w:rPr>
                <w:rFonts w:ascii="Aptos" w:hAnsi="Aptos" w:eastAsia="Aptos" w:cs="Aptos"/>
              </w:rPr>
              <w:t xml:space="preserve"> so you understand each component</w:t>
            </w:r>
          </w:p>
          <w:p w:rsidRPr="00015F85" w:rsidR="002C45ED" w:rsidP="00015F85" w:rsidRDefault="002C45ED" w14:paraId="5E00B27D" w14:textId="77777777">
            <w:pPr>
              <w:rPr>
                <w:rFonts w:ascii="Aptos" w:hAnsi="Aptos" w:eastAsia="Aptos" w:cs="Aptos"/>
              </w:rPr>
            </w:pPr>
          </w:p>
        </w:tc>
        <w:tc>
          <w:tcPr>
            <w:tcW w:w="2114" w:type="dxa"/>
            <w:tcMar>
              <w:left w:w="105" w:type="dxa"/>
              <w:right w:w="105" w:type="dxa"/>
            </w:tcMar>
          </w:tcPr>
          <w:p w:rsidRPr="00AD6934" w:rsidR="002C45ED" w:rsidP="00AD6934" w:rsidRDefault="002C45ED" w14:paraId="5BCC4D56" w14:textId="77777777">
            <w:pPr>
              <w:rPr>
                <w:rFonts w:ascii="Aptos" w:hAnsi="Aptos" w:eastAsia="Aptos" w:cs="Aptos"/>
              </w:rPr>
            </w:pPr>
          </w:p>
        </w:tc>
        <w:tc>
          <w:tcPr>
            <w:tcW w:w="1515" w:type="dxa"/>
          </w:tcPr>
          <w:p w:rsidRPr="007005BC" w:rsidR="002C45ED" w:rsidRDefault="002C45ED" w14:paraId="47BFB39C" w14:textId="77777777">
            <w:pPr>
              <w:rPr>
                <w:rFonts w:ascii="Aptos" w:hAnsi="Aptos" w:eastAsia="Aptos" w:cs="Aptos"/>
              </w:rPr>
            </w:pPr>
          </w:p>
        </w:tc>
      </w:tr>
      <w:tr w:rsidR="00A56B18" w:rsidTr="7230D001" w14:paraId="3B556E33" w14:textId="77777777">
        <w:trPr>
          <w:trHeight w:val="190"/>
        </w:trPr>
        <w:tc>
          <w:tcPr>
            <w:tcW w:w="1224" w:type="dxa"/>
          </w:tcPr>
          <w:p w:rsidR="00B031D0" w:rsidP="002C45ED" w:rsidRDefault="006D5B3B" w14:paraId="693F4438" w14:textId="66D2C38A">
            <w:pPr>
              <w:rPr>
                <w:rFonts w:ascii="Aptos" w:hAnsi="Aptos" w:eastAsia="Aptos" w:cs="Aptos"/>
              </w:rPr>
            </w:pPr>
            <w:r>
              <w:rPr>
                <w:rFonts w:ascii="Aptos" w:hAnsi="Aptos" w:eastAsia="Aptos" w:cs="Aptos"/>
              </w:rPr>
              <w:t>Step 1: Enable Sparse Embeddings</w:t>
            </w:r>
          </w:p>
        </w:tc>
        <w:tc>
          <w:tcPr>
            <w:tcW w:w="961" w:type="dxa"/>
          </w:tcPr>
          <w:p w:rsidRPr="007005BC" w:rsidR="00B031D0" w:rsidRDefault="00B031D0" w14:paraId="3B28F541" w14:textId="77777777">
            <w:pPr>
              <w:rPr>
                <w:rFonts w:ascii="Aptos" w:hAnsi="Aptos" w:eastAsia="Aptos" w:cs="Aptos"/>
              </w:rPr>
            </w:pPr>
          </w:p>
        </w:tc>
        <w:tc>
          <w:tcPr>
            <w:tcW w:w="3389" w:type="dxa"/>
            <w:tcMar>
              <w:left w:w="105" w:type="dxa"/>
              <w:right w:w="105" w:type="dxa"/>
            </w:tcMar>
          </w:tcPr>
          <w:p w:rsidRPr="00DA0E99" w:rsidR="00DA0E99" w:rsidP="00DA0E99" w:rsidRDefault="00DA0E99" w14:paraId="4BC3008B" w14:textId="2205BA27">
            <w:pPr>
              <w:rPr>
                <w:rFonts w:ascii="Aptos" w:hAnsi="Aptos" w:eastAsia="Aptos" w:cs="Aptos"/>
              </w:rPr>
            </w:pPr>
            <w:r w:rsidRPr="00DA0E99">
              <w:rPr>
                <w:rFonts w:ascii="Aptos" w:hAnsi="Aptos" w:eastAsia="Aptos" w:cs="Aptos"/>
              </w:rPr>
              <w:t>First, set up the components for sparse embeddings. You'll register a sparse encoding model, create an ingest pipeline, and configure your index with a rank_features field type.</w:t>
            </w:r>
          </w:p>
          <w:p w:rsidR="001C496F" w:rsidP="006D5B3B" w:rsidRDefault="001C496F" w14:paraId="35D0B03C" w14:textId="77777777">
            <w:pPr>
              <w:rPr>
                <w:rFonts w:ascii="Aptos" w:hAnsi="Aptos" w:eastAsia="Aptos" w:cs="Aptos"/>
              </w:rPr>
            </w:pPr>
          </w:p>
          <w:p w:rsidRPr="006D5B3B" w:rsidR="006D5B3B" w:rsidP="006D5B3B" w:rsidRDefault="28FB60FB" w14:paraId="1585AA48" w14:textId="1AA48D62">
            <w:pPr>
              <w:rPr>
                <w:rFonts w:ascii="Aptos" w:hAnsi="Aptos" w:eastAsia="Aptos" w:cs="Aptos"/>
              </w:rPr>
            </w:pPr>
            <w:commentRangeStart w:id="230"/>
            <w:r w:rsidRPr="277B3C37">
              <w:rPr>
                <w:rFonts w:ascii="Aptos" w:hAnsi="Aptos" w:eastAsia="Aptos" w:cs="Aptos"/>
              </w:rPr>
              <w:t>These vectors are used in neural sparse search and can later be fused with BM25</w:t>
            </w:r>
            <w:commentRangeEnd w:id="230"/>
            <w:r w:rsidRPr="006D5B3B" w:rsidR="0018546D">
              <w:rPr>
                <w:rStyle w:val="CommentReference"/>
                <w:rFonts w:ascii="Aptos" w:hAnsi="Aptos" w:eastAsia="Aptos" w:cs="Aptos"/>
                <w:sz w:val="24"/>
                <w:szCs w:val="24"/>
              </w:rPr>
              <w:commentReference w:id="230"/>
            </w:r>
            <w:r w:rsidRPr="006D5B3B" w:rsidR="006D5B3B">
              <w:rPr>
                <w:rFonts w:ascii="Aptos" w:hAnsi="Aptos" w:eastAsia="Aptos" w:cs="Aptos"/>
              </w:rPr>
              <w:t>weighted vectors that OpenSearch stores using rank</w:t>
            </w:r>
            <w:r w:rsidRPr="0A3F96E6" w:rsidR="621624B1">
              <w:rPr>
                <w:rFonts w:ascii="Aptos" w:hAnsi="Aptos" w:eastAsia="Aptos" w:cs="Aptos"/>
              </w:rPr>
              <w:t>_</w:t>
            </w:r>
            <w:r w:rsidRPr="006D5B3B" w:rsidR="006D5B3B">
              <w:rPr>
                <w:rFonts w:ascii="Aptos" w:hAnsi="Aptos" w:eastAsia="Aptos" w:cs="Aptos"/>
              </w:rPr>
              <w:t xml:space="preserve">features or sparse vector fields. </w:t>
            </w:r>
            <w:r w:rsidRPr="6EFAF2AF" w:rsidR="68BB56D7">
              <w:rPr>
                <w:rFonts w:ascii="Aptos" w:hAnsi="Aptos" w:eastAsia="Aptos" w:cs="Aptos"/>
              </w:rPr>
              <w:t>These vectors are used in neural sparse search and can later be fused with BM25</w:t>
            </w:r>
            <w:r w:rsidRPr="6EFAF2AF" w:rsidR="006D5B3B">
              <w:rPr>
                <w:rFonts w:ascii="Aptos" w:hAnsi="Aptos" w:eastAsia="Aptos" w:cs="Aptos"/>
              </w:rPr>
              <w:t xml:space="preserve">weighted vectors that OpenSearch stores using rankfeatures or sparse vector fields. </w:t>
            </w:r>
            <w:r w:rsidRPr="0A3F96E6" w:rsidR="68BB56D7">
              <w:rPr>
                <w:rFonts w:ascii="Aptos" w:hAnsi="Aptos" w:eastAsia="Aptos" w:cs="Aptos"/>
              </w:rPr>
              <w:t>These vectors are used in neural sparse search and can later be fused with BM25</w:t>
            </w:r>
            <w:r w:rsidRPr="006D5B3B" w:rsidR="006D5B3B">
              <w:rPr>
                <w:rFonts w:ascii="Aptos" w:hAnsi="Aptos" w:eastAsia="Aptos" w:cs="Aptos"/>
              </w:rPr>
              <w:noBreakHyphen/>
            </w:r>
            <w:r w:rsidRPr="006D5B3B" w:rsidR="006D5B3B">
              <w:rPr>
                <w:rFonts w:ascii="Aptos" w:hAnsi="Aptos" w:eastAsia="Aptos" w:cs="Aptos"/>
              </w:rPr>
              <w:t>weighted vectors that OpenSearch stores using rank</w:t>
            </w:r>
            <w:r w:rsidRPr="006D5B3B" w:rsidR="006D5B3B">
              <w:rPr>
                <w:rFonts w:ascii="Aptos" w:hAnsi="Aptos" w:eastAsia="Aptos" w:cs="Aptos"/>
              </w:rPr>
              <w:noBreakHyphen/>
            </w:r>
            <w:r w:rsidRPr="006D5B3B" w:rsidR="006D5B3B">
              <w:rPr>
                <w:rFonts w:ascii="Aptos" w:hAnsi="Aptos" w:eastAsia="Aptos" w:cs="Aptos"/>
              </w:rPr>
              <w:t>features or sparse vector fields. These vectors are used in neural sparse search and can later be fused with BM25</w:t>
            </w:r>
          </w:p>
          <w:p w:rsidRPr="008C0C35" w:rsidR="00B031D0" w:rsidP="008C0C35" w:rsidRDefault="00B031D0" w14:paraId="2D55A172" w14:textId="77777777">
            <w:pPr>
              <w:rPr>
                <w:rFonts w:ascii="Aptos" w:hAnsi="Aptos" w:eastAsia="Aptos" w:cs="Aptos"/>
              </w:rPr>
            </w:pPr>
          </w:p>
        </w:tc>
        <w:tc>
          <w:tcPr>
            <w:tcW w:w="2114" w:type="dxa"/>
            <w:tcMar>
              <w:left w:w="105" w:type="dxa"/>
              <w:right w:w="105" w:type="dxa"/>
            </w:tcMar>
          </w:tcPr>
          <w:p w:rsidRPr="00DD3044" w:rsidR="00DD3044" w:rsidP="00DD3044" w:rsidRDefault="00DD3044" w14:paraId="15C47143" w14:textId="77777777">
            <w:pPr>
              <w:rPr>
                <w:rFonts w:ascii="Aptos" w:hAnsi="Aptos" w:eastAsia="Aptos" w:cs="Aptos"/>
              </w:rPr>
            </w:pPr>
            <w:r w:rsidRPr="00DD3044">
              <w:rPr>
                <w:rFonts w:ascii="Aptos" w:hAnsi="Aptos" w:eastAsia="Aptos" w:cs="Aptos"/>
              </w:rPr>
              <w:t xml:space="preserve">  REST mapping snippet highlighting "type": "sparse_vector" </w:t>
            </w:r>
          </w:p>
          <w:p w:rsidRPr="00DD3044" w:rsidR="00DD3044" w:rsidP="00DD3044" w:rsidRDefault="00DD3044" w14:paraId="2C39DA54" w14:textId="77777777">
            <w:pPr>
              <w:rPr>
                <w:rFonts w:ascii="Aptos" w:hAnsi="Aptos" w:eastAsia="Aptos" w:cs="Aptos"/>
              </w:rPr>
            </w:pPr>
            <w:r w:rsidRPr="00DD3044">
              <w:rPr>
                <w:rFonts w:ascii="Aptos" w:hAnsi="Aptos" w:eastAsia="Aptos" w:cs="Aptos"/>
              </w:rPr>
              <w:t>  Diagram: Text → Sparse Model → Sparse Embedding</w:t>
            </w:r>
          </w:p>
          <w:p w:rsidRPr="00AD6934" w:rsidR="00B031D0" w:rsidP="00AD6934" w:rsidRDefault="00B031D0" w14:paraId="491F5C4B" w14:textId="77777777">
            <w:pPr>
              <w:rPr>
                <w:rFonts w:ascii="Aptos" w:hAnsi="Aptos" w:eastAsia="Aptos" w:cs="Aptos"/>
              </w:rPr>
            </w:pPr>
          </w:p>
        </w:tc>
        <w:tc>
          <w:tcPr>
            <w:tcW w:w="1515" w:type="dxa"/>
          </w:tcPr>
          <w:p w:rsidRPr="007005BC" w:rsidR="00B031D0" w:rsidRDefault="00B031D0" w14:paraId="532486D5" w14:textId="77777777">
            <w:pPr>
              <w:rPr>
                <w:rFonts w:ascii="Aptos" w:hAnsi="Aptos" w:eastAsia="Aptos" w:cs="Aptos"/>
              </w:rPr>
            </w:pPr>
          </w:p>
        </w:tc>
      </w:tr>
      <w:tr w:rsidR="00A56B18" w:rsidTr="7230D001" w14:paraId="7644618D" w14:textId="77777777">
        <w:trPr>
          <w:trHeight w:val="190"/>
        </w:trPr>
        <w:tc>
          <w:tcPr>
            <w:tcW w:w="1224" w:type="dxa"/>
          </w:tcPr>
          <w:p w:rsidR="00DD3044" w:rsidP="002C45ED" w:rsidRDefault="00157FE9" w14:paraId="66A19C9A" w14:textId="7FC0D356">
            <w:pPr>
              <w:rPr>
                <w:rFonts w:ascii="Aptos" w:hAnsi="Aptos" w:eastAsia="Aptos" w:cs="Aptos"/>
              </w:rPr>
            </w:pPr>
            <w:r>
              <w:rPr>
                <w:rFonts w:ascii="Aptos" w:hAnsi="Aptos" w:eastAsia="Aptos" w:cs="Aptos"/>
              </w:rPr>
              <w:t>Step 2: Create a Sparse Vector Index</w:t>
            </w:r>
          </w:p>
        </w:tc>
        <w:tc>
          <w:tcPr>
            <w:tcW w:w="961" w:type="dxa"/>
          </w:tcPr>
          <w:p w:rsidRPr="007005BC" w:rsidR="00DD3044" w:rsidRDefault="00DD3044" w14:paraId="61019CC8" w14:textId="77777777">
            <w:pPr>
              <w:rPr>
                <w:rFonts w:ascii="Aptos" w:hAnsi="Aptos" w:eastAsia="Aptos" w:cs="Aptos"/>
              </w:rPr>
            </w:pPr>
          </w:p>
        </w:tc>
        <w:tc>
          <w:tcPr>
            <w:tcW w:w="3389" w:type="dxa"/>
            <w:tcMar>
              <w:left w:w="105" w:type="dxa"/>
              <w:right w:w="105" w:type="dxa"/>
            </w:tcMar>
          </w:tcPr>
          <w:p w:rsidRPr="00157FE9" w:rsidR="00157FE9" w:rsidP="00157FE9" w:rsidRDefault="00157FE9" w14:paraId="194E0000" w14:textId="77777777">
            <w:pPr>
              <w:rPr>
                <w:rFonts w:ascii="Aptos" w:hAnsi="Aptos" w:eastAsia="Aptos" w:cs="Aptos"/>
              </w:rPr>
            </w:pPr>
            <w:r w:rsidRPr="00157FE9">
              <w:rPr>
                <w:rFonts w:ascii="Aptos" w:hAnsi="Aptos" w:eastAsia="Aptos" w:cs="Aptos"/>
              </w:rPr>
              <w:t>Next, create an index containing both:</w:t>
            </w:r>
          </w:p>
          <w:p w:rsidRPr="002175DB" w:rsidR="00157FE9" w:rsidP="00157FE9" w:rsidRDefault="00157FE9" w14:paraId="6062C588" w14:textId="77777777">
            <w:pPr>
              <w:numPr>
                <w:ilvl w:val="0"/>
                <w:numId w:val="32"/>
              </w:numPr>
              <w:rPr>
                <w:rFonts w:ascii="Aptos" w:hAnsi="Aptos" w:eastAsia="Aptos" w:cs="Aptos"/>
              </w:rPr>
            </w:pPr>
            <w:r w:rsidRPr="00157FE9">
              <w:rPr>
                <w:rFonts w:ascii="Aptos" w:hAnsi="Aptos" w:eastAsia="Aptos" w:cs="Aptos"/>
              </w:rPr>
              <w:t xml:space="preserve">a </w:t>
            </w:r>
            <w:r w:rsidRPr="002175DB">
              <w:rPr>
                <w:rFonts w:ascii="Aptos" w:hAnsi="Aptos" w:eastAsia="Aptos" w:cs="Aptos"/>
              </w:rPr>
              <w:t>text field for BM25 scoring, and</w:t>
            </w:r>
          </w:p>
          <w:p w:rsidRPr="00157FE9" w:rsidR="00157FE9" w:rsidP="00157FE9" w:rsidRDefault="00157FE9" w14:paraId="4840E1D3" w14:textId="77777777">
            <w:pPr>
              <w:numPr>
                <w:ilvl w:val="0"/>
                <w:numId w:val="32"/>
              </w:numPr>
              <w:rPr>
                <w:rFonts w:ascii="Aptos" w:hAnsi="Aptos" w:eastAsia="Aptos" w:cs="Aptos"/>
              </w:rPr>
            </w:pPr>
            <w:r w:rsidRPr="002175DB">
              <w:rPr>
                <w:rFonts w:ascii="Aptos" w:hAnsi="Aptos" w:eastAsia="Aptos" w:cs="Aptos"/>
              </w:rPr>
              <w:t>a sparse embedding field for</w:t>
            </w:r>
            <w:r w:rsidRPr="00157FE9">
              <w:rPr>
                <w:rFonts w:ascii="Aptos" w:hAnsi="Aptos" w:eastAsia="Aptos" w:cs="Aptos"/>
              </w:rPr>
              <w:t xml:space="preserve"> neural sparse retrieval.</w:t>
            </w:r>
          </w:p>
          <w:p w:rsidRPr="00157FE9" w:rsidR="00157FE9" w:rsidP="00157FE9" w:rsidRDefault="00157FE9" w14:paraId="7C24394F" w14:textId="77777777">
            <w:pPr>
              <w:rPr>
                <w:rFonts w:ascii="Aptos" w:hAnsi="Aptos" w:eastAsia="Aptos" w:cs="Aptos"/>
              </w:rPr>
            </w:pPr>
            <w:r w:rsidRPr="00157FE9">
              <w:rPr>
                <w:rFonts w:ascii="Aptos" w:hAnsi="Aptos" w:eastAsia="Aptos" w:cs="Aptos"/>
              </w:rPr>
              <w:t>This dual structure mirrors OpenSearch’s recommended layout for hybrid search pipelines</w:t>
            </w:r>
          </w:p>
          <w:p w:rsidRPr="006D5B3B" w:rsidR="00DD3044" w:rsidP="006D5B3B" w:rsidRDefault="00DD3044" w14:paraId="15E88085" w14:textId="77777777">
            <w:pPr>
              <w:rPr>
                <w:rFonts w:ascii="Aptos" w:hAnsi="Aptos" w:eastAsia="Aptos" w:cs="Aptos"/>
              </w:rPr>
            </w:pPr>
          </w:p>
        </w:tc>
        <w:tc>
          <w:tcPr>
            <w:tcW w:w="2114" w:type="dxa"/>
            <w:tcMar>
              <w:left w:w="105" w:type="dxa"/>
              <w:right w:w="105" w:type="dxa"/>
            </w:tcMar>
          </w:tcPr>
          <w:p w:rsidRPr="002175DB" w:rsidR="002175DB" w:rsidP="002175DB" w:rsidRDefault="002175DB" w14:paraId="412CF214" w14:textId="77777777">
            <w:pPr>
              <w:rPr>
                <w:rFonts w:ascii="Aptos" w:hAnsi="Aptos" w:eastAsia="Aptos" w:cs="Aptos"/>
              </w:rPr>
            </w:pPr>
            <w:r w:rsidRPr="002175DB">
              <w:rPr>
                <w:rFonts w:ascii="Aptos" w:hAnsi="Aptos" w:eastAsia="Aptos" w:cs="Aptos"/>
              </w:rPr>
              <w:t xml:space="preserve">  Index blueprint with two columns: “text” and “sparse_vector” </w:t>
            </w:r>
          </w:p>
          <w:p w:rsidRPr="002175DB" w:rsidR="002175DB" w:rsidP="002175DB" w:rsidRDefault="002175DB" w14:paraId="744FAE59" w14:textId="77777777">
            <w:pPr>
              <w:rPr>
                <w:rFonts w:ascii="Aptos" w:hAnsi="Aptos" w:eastAsia="Aptos" w:cs="Aptos"/>
              </w:rPr>
            </w:pPr>
            <w:r w:rsidRPr="002175DB">
              <w:rPr>
                <w:rFonts w:ascii="Aptos" w:hAnsi="Aptos" w:eastAsia="Aptos" w:cs="Aptos"/>
              </w:rPr>
              <w:t>  Blueprints of shard distribution</w:t>
            </w:r>
          </w:p>
          <w:p w:rsidR="717C18C9" w:rsidP="277B3C37" w:rsidRDefault="717C18C9" w14:paraId="5FA06B64" w14:textId="2589B6FA">
            <w:pPr>
              <w:rPr>
                <w:rFonts w:ascii="Aptos" w:hAnsi="Aptos" w:eastAsia="Aptos" w:cs="Aptos"/>
              </w:rPr>
            </w:pPr>
            <w:commentRangeStart w:id="232"/>
            <w:r w:rsidRPr="277B3C37">
              <w:rPr>
                <w:rFonts w:ascii="Aptos" w:hAnsi="Aptos" w:eastAsia="Aptos" w:cs="Aptos"/>
              </w:rPr>
              <w:t>Suggestion:</w:t>
            </w:r>
            <w:commentRangeEnd w:id="232"/>
            <w:r w:rsidR="0018546D">
              <w:rPr>
                <w:rStyle w:val="CommentReference"/>
                <w:rFonts w:ascii="Aptos" w:hAnsi="Aptos" w:eastAsia="Aptos" w:cs="Aptos"/>
                <w:sz w:val="24"/>
                <w:szCs w:val="24"/>
              </w:rPr>
              <w:commentReference w:id="232"/>
            </w:r>
          </w:p>
          <w:p w:rsidRPr="000711BA" w:rsidR="000711BA" w:rsidP="000711BA" w:rsidRDefault="000711BA" w14:paraId="2160B1B4" w14:textId="77777777">
            <w:pPr>
              <w:rPr>
                <w:rFonts w:ascii="Aptos" w:hAnsi="Aptos" w:eastAsia="Aptos" w:cs="Aptos"/>
              </w:rPr>
            </w:pPr>
            <w:r w:rsidRPr="000711BA">
              <w:rPr>
                <w:rFonts w:ascii="Aptos" w:hAnsi="Aptos" w:eastAsia="Aptos" w:cs="Aptos"/>
              </w:rPr>
              <w:t xml:space="preserve">"PUT /my-nlp-index { "settings": { "default_pipeline": "nlp-ingest-pipeline-sparse" }, "mappings": { "_source": { "excludes": [ "passage_embedding" ] }, "properties": { "id": { "type": "text" }, "passage_embedding": { "type": "rank_features" }, "passage_text": { "type": "text" } } } }" </w:t>
            </w:r>
          </w:p>
          <w:p w:rsidRPr="00DD3044" w:rsidR="00DD3044" w:rsidP="00DD3044" w:rsidRDefault="00DD3044" w14:paraId="13973C52" w14:textId="77777777">
            <w:pPr>
              <w:rPr>
                <w:rFonts w:ascii="Aptos" w:hAnsi="Aptos" w:eastAsia="Aptos" w:cs="Aptos"/>
              </w:rPr>
            </w:pPr>
          </w:p>
        </w:tc>
        <w:tc>
          <w:tcPr>
            <w:tcW w:w="1515" w:type="dxa"/>
          </w:tcPr>
          <w:p w:rsidRPr="007005BC" w:rsidR="00DD3044" w:rsidRDefault="00DD3044" w14:paraId="2BF1CCA3" w14:textId="77777777">
            <w:pPr>
              <w:rPr>
                <w:rFonts w:ascii="Aptos" w:hAnsi="Aptos" w:eastAsia="Aptos" w:cs="Aptos"/>
              </w:rPr>
            </w:pPr>
          </w:p>
        </w:tc>
      </w:tr>
      <w:tr w:rsidR="00A56B18" w:rsidTr="7230D001" w14:paraId="6F7BC8FE" w14:textId="77777777">
        <w:trPr>
          <w:trHeight w:val="190"/>
        </w:trPr>
        <w:tc>
          <w:tcPr>
            <w:tcW w:w="1224" w:type="dxa"/>
          </w:tcPr>
          <w:p w:rsidR="00894345" w:rsidP="002C45ED" w:rsidRDefault="00894345" w14:paraId="6E73B639" w14:textId="7B1EF77F">
            <w:pPr>
              <w:rPr>
                <w:rFonts w:ascii="Aptos" w:hAnsi="Aptos" w:eastAsia="Aptos" w:cs="Aptos"/>
              </w:rPr>
            </w:pPr>
            <w:r>
              <w:rPr>
                <w:rFonts w:ascii="Aptos" w:hAnsi="Aptos" w:eastAsia="Aptos" w:cs="Aptos"/>
              </w:rPr>
              <w:t xml:space="preserve">Step </w:t>
            </w:r>
            <w:r w:rsidR="00FD3F09">
              <w:rPr>
                <w:rFonts w:ascii="Aptos" w:hAnsi="Aptos" w:eastAsia="Aptos" w:cs="Aptos"/>
              </w:rPr>
              <w:t>3</w:t>
            </w:r>
            <w:r>
              <w:rPr>
                <w:rFonts w:ascii="Aptos" w:hAnsi="Aptos" w:eastAsia="Aptos" w:cs="Aptos"/>
              </w:rPr>
              <w:t>: Register Sparse embedding model</w:t>
            </w:r>
          </w:p>
        </w:tc>
        <w:tc>
          <w:tcPr>
            <w:tcW w:w="961" w:type="dxa"/>
          </w:tcPr>
          <w:p w:rsidRPr="007005BC" w:rsidR="00894345" w:rsidRDefault="00894345" w14:paraId="68229188" w14:textId="77777777">
            <w:pPr>
              <w:rPr>
                <w:rFonts w:ascii="Aptos" w:hAnsi="Aptos" w:eastAsia="Aptos" w:cs="Aptos"/>
              </w:rPr>
            </w:pPr>
          </w:p>
        </w:tc>
        <w:tc>
          <w:tcPr>
            <w:tcW w:w="3389" w:type="dxa"/>
            <w:tcMar>
              <w:left w:w="105" w:type="dxa"/>
              <w:right w:w="105" w:type="dxa"/>
            </w:tcMar>
          </w:tcPr>
          <w:p w:rsidRPr="00894345" w:rsidR="00894345" w:rsidP="00894345" w:rsidRDefault="008455F7" w14:paraId="401A0B06" w14:textId="36E538BE">
            <w:pPr>
              <w:rPr>
                <w:rFonts w:ascii="Aptos" w:hAnsi="Aptos" w:eastAsia="Aptos" w:cs="Aptos"/>
              </w:rPr>
            </w:pPr>
            <w:r>
              <w:rPr>
                <w:rFonts w:ascii="Aptos" w:hAnsi="Aptos" w:eastAsia="Aptos" w:cs="Aptos"/>
              </w:rPr>
              <w:t>Then you must r</w:t>
            </w:r>
            <w:r w:rsidRPr="00894345" w:rsidR="00894345">
              <w:rPr>
                <w:rFonts w:ascii="Aptos" w:hAnsi="Aptos" w:eastAsia="Aptos" w:cs="Aptos"/>
              </w:rPr>
              <w:t>egister a sparse embedding model using ML Commons. Sparse vector models produce token</w:t>
            </w:r>
            <w:r w:rsidR="008E5EA7">
              <w:rPr>
                <w:rFonts w:ascii="Aptos" w:hAnsi="Aptos" w:eastAsia="Aptos" w:cs="Aptos"/>
              </w:rPr>
              <w:t xml:space="preserve"> to</w:t>
            </w:r>
            <w:r w:rsidR="00A2388B">
              <w:rPr>
                <w:rFonts w:ascii="Aptos" w:hAnsi="Aptos" w:eastAsia="Aptos" w:cs="Aptos"/>
              </w:rPr>
              <w:t xml:space="preserve"> </w:t>
            </w:r>
            <w:r w:rsidRPr="00894345" w:rsidR="00894345">
              <w:rPr>
                <w:rFonts w:ascii="Aptos" w:hAnsi="Aptos" w:eastAsia="Aptos" w:cs="Aptos"/>
              </w:rPr>
              <w:t>weight mappings aligned with OpenSearch’s neural sparse search design. OpenSearch supports automatic sparse embedding generation through ingest pipelines</w:t>
            </w:r>
          </w:p>
          <w:p w:rsidRPr="00157FE9" w:rsidR="00894345" w:rsidP="00157FE9" w:rsidRDefault="00894345" w14:paraId="1135ECBF" w14:textId="77777777">
            <w:pPr>
              <w:rPr>
                <w:rFonts w:ascii="Aptos" w:hAnsi="Aptos" w:eastAsia="Aptos" w:cs="Aptos"/>
              </w:rPr>
            </w:pPr>
          </w:p>
        </w:tc>
        <w:tc>
          <w:tcPr>
            <w:tcW w:w="2114" w:type="dxa"/>
            <w:tcMar>
              <w:left w:w="105" w:type="dxa"/>
              <w:right w:w="105" w:type="dxa"/>
            </w:tcMar>
          </w:tcPr>
          <w:p w:rsidRPr="00B63F21" w:rsidR="00B63F21" w:rsidP="00B63F21" w:rsidRDefault="00EC3DDD" w14:paraId="7CBD583C" w14:textId="77777777">
            <w:pPr>
              <w:rPr>
                <w:rFonts w:ascii="Aptos" w:hAnsi="Aptos" w:eastAsia="Aptos" w:cs="Aptos"/>
              </w:rPr>
            </w:pPr>
            <w:r w:rsidRPr="00EC3DDD">
              <w:rPr>
                <w:rFonts w:ascii="Aptos" w:hAnsi="Aptos" w:eastAsia="Aptos" w:cs="Aptos"/>
              </w:rPr>
              <w:t xml:space="preserve">  Ingest pipeline </w:t>
            </w:r>
            <w:r w:rsidRPr="00B63F21" w:rsidR="00B63F21">
              <w:rPr>
                <w:rFonts w:ascii="Aptos" w:hAnsi="Aptos" w:eastAsia="Aptos" w:cs="Aptos"/>
              </w:rPr>
              <w:t xml:space="preserve">  ML model lifecycle: Register → Deploy → Ready </w:t>
            </w:r>
          </w:p>
          <w:p w:rsidRPr="00B63F21" w:rsidR="00B63F21" w:rsidP="00B63F21" w:rsidRDefault="00B63F21" w14:paraId="06EEFC99" w14:textId="77777777">
            <w:pPr>
              <w:rPr>
                <w:rFonts w:ascii="Aptos" w:hAnsi="Aptos" w:eastAsia="Aptos" w:cs="Aptos"/>
              </w:rPr>
            </w:pPr>
            <w:r w:rsidRPr="00B63F21">
              <w:rPr>
                <w:rFonts w:ascii="Aptos" w:hAnsi="Aptos" w:eastAsia="Aptos" w:cs="Aptos"/>
              </w:rPr>
              <w:t>  Model ID tag next to pipeline</w:t>
            </w:r>
          </w:p>
          <w:p w:rsidRPr="00DD3044" w:rsidR="00894345" w:rsidP="00DD3044" w:rsidRDefault="00894345" w14:paraId="5CC802CC" w14:textId="77777777">
            <w:pPr>
              <w:rPr>
                <w:rFonts w:ascii="Aptos" w:hAnsi="Aptos" w:eastAsia="Aptos" w:cs="Aptos"/>
              </w:rPr>
            </w:pPr>
          </w:p>
        </w:tc>
        <w:tc>
          <w:tcPr>
            <w:tcW w:w="1515" w:type="dxa"/>
          </w:tcPr>
          <w:p w:rsidRPr="007005BC" w:rsidR="00894345" w:rsidRDefault="00894345" w14:paraId="00203AC8" w14:textId="77777777">
            <w:pPr>
              <w:rPr>
                <w:rFonts w:ascii="Aptos" w:hAnsi="Aptos" w:eastAsia="Aptos" w:cs="Aptos"/>
              </w:rPr>
            </w:pPr>
          </w:p>
        </w:tc>
      </w:tr>
      <w:tr w:rsidR="00A56B18" w:rsidTr="7230D001" w14:paraId="71D9A580" w14:textId="77777777">
        <w:trPr>
          <w:trHeight w:val="190"/>
        </w:trPr>
        <w:tc>
          <w:tcPr>
            <w:tcW w:w="1224" w:type="dxa"/>
          </w:tcPr>
          <w:p w:rsidR="006A3D0D" w:rsidP="002C45ED" w:rsidRDefault="006A3D0D" w14:paraId="73AFC236" w14:textId="053C0D84">
            <w:pPr>
              <w:rPr>
                <w:rFonts w:ascii="Aptos" w:hAnsi="Aptos" w:eastAsia="Aptos" w:cs="Aptos"/>
              </w:rPr>
            </w:pPr>
            <w:r>
              <w:rPr>
                <w:rFonts w:ascii="Aptos" w:hAnsi="Aptos" w:eastAsia="Aptos" w:cs="Aptos"/>
              </w:rPr>
              <w:t xml:space="preserve">Step </w:t>
            </w:r>
            <w:r w:rsidR="00FD3F09">
              <w:rPr>
                <w:rFonts w:ascii="Aptos" w:hAnsi="Aptos" w:eastAsia="Aptos" w:cs="Aptos"/>
              </w:rPr>
              <w:t>4</w:t>
            </w:r>
            <w:r>
              <w:rPr>
                <w:rFonts w:ascii="Aptos" w:hAnsi="Aptos" w:eastAsia="Aptos" w:cs="Aptos"/>
              </w:rPr>
              <w:t>: Create Ingest Pipeline</w:t>
            </w:r>
          </w:p>
        </w:tc>
        <w:tc>
          <w:tcPr>
            <w:tcW w:w="961" w:type="dxa"/>
          </w:tcPr>
          <w:p w:rsidRPr="007005BC" w:rsidR="006A3D0D" w:rsidRDefault="006A3D0D" w14:paraId="38BA8229" w14:textId="77777777">
            <w:pPr>
              <w:rPr>
                <w:rFonts w:ascii="Aptos" w:hAnsi="Aptos" w:eastAsia="Aptos" w:cs="Aptos"/>
              </w:rPr>
            </w:pPr>
          </w:p>
        </w:tc>
        <w:tc>
          <w:tcPr>
            <w:tcW w:w="3389" w:type="dxa"/>
            <w:tcMar>
              <w:left w:w="105" w:type="dxa"/>
              <w:right w:w="105" w:type="dxa"/>
            </w:tcMar>
          </w:tcPr>
          <w:p w:rsidRPr="006A3D0D" w:rsidR="006A3D0D" w:rsidP="006A3D0D" w:rsidRDefault="006A3D0D" w14:paraId="0D1CD79D" w14:textId="7A0CDF02">
            <w:pPr>
              <w:rPr>
                <w:rFonts w:ascii="Aptos" w:hAnsi="Aptos" w:eastAsia="Aptos" w:cs="Aptos"/>
              </w:rPr>
            </w:pPr>
            <w:r w:rsidRPr="006A3D0D">
              <w:rPr>
                <w:rFonts w:ascii="Aptos" w:hAnsi="Aptos" w:eastAsia="Aptos" w:cs="Aptos"/>
              </w:rPr>
              <w:t xml:space="preserve">Now create an ingest pipeline. </w:t>
            </w:r>
            <w:commentRangeStart w:id="234"/>
            <w:r w:rsidRPr="006A3D0D">
              <w:rPr>
                <w:rFonts w:ascii="Aptos" w:hAnsi="Aptos" w:eastAsia="Aptos" w:cs="Aptos"/>
              </w:rPr>
              <w:t xml:space="preserve">This pipeline uses a </w:t>
            </w:r>
            <w:r w:rsidR="000711BA">
              <w:rPr>
                <w:rFonts w:ascii="Aptos" w:hAnsi="Aptos" w:eastAsia="Aptos" w:cs="Aptos"/>
              </w:rPr>
              <w:t xml:space="preserve">sparse_encoding </w:t>
            </w:r>
            <w:r w:rsidRPr="006A3D0D">
              <w:rPr>
                <w:rFonts w:ascii="Aptos" w:hAnsi="Aptos" w:eastAsia="Aptos" w:cs="Aptos"/>
              </w:rPr>
              <w:t>processor that takes raw document text</w:t>
            </w:r>
            <w:commentRangeEnd w:id="234"/>
            <w:r w:rsidRPr="006A3D0D" w:rsidR="0018546D">
              <w:rPr>
                <w:rStyle w:val="CommentReference"/>
                <w:rFonts w:ascii="Aptos" w:hAnsi="Aptos" w:eastAsia="Aptos" w:cs="Aptos"/>
                <w:sz w:val="24"/>
                <w:szCs w:val="24"/>
              </w:rPr>
              <w:commentReference w:id="234"/>
            </w:r>
            <w:r w:rsidRPr="006A3D0D">
              <w:rPr>
                <w:rFonts w:ascii="Aptos" w:hAnsi="Aptos" w:eastAsia="Aptos" w:cs="Aptos"/>
              </w:rPr>
              <w:t xml:space="preserve"> and converts it into sparse embeddings at index time. This is the same pattern documented for hybrid workflows</w:t>
            </w:r>
          </w:p>
          <w:p w:rsidRPr="00894345" w:rsidR="006A3D0D" w:rsidP="00894345" w:rsidRDefault="006A3D0D" w14:paraId="66203223" w14:textId="77777777">
            <w:pPr>
              <w:rPr>
                <w:rFonts w:ascii="Aptos" w:hAnsi="Aptos" w:eastAsia="Aptos" w:cs="Aptos"/>
              </w:rPr>
            </w:pPr>
          </w:p>
        </w:tc>
        <w:tc>
          <w:tcPr>
            <w:tcW w:w="2114" w:type="dxa"/>
            <w:tcMar>
              <w:left w:w="105" w:type="dxa"/>
              <w:right w:w="105" w:type="dxa"/>
            </w:tcMar>
          </w:tcPr>
          <w:p w:rsidRPr="00203DFF" w:rsidR="00203DFF" w:rsidP="00203DFF" w:rsidRDefault="00203DFF" w14:paraId="09E9F2FF" w14:textId="77777777">
            <w:pPr>
              <w:rPr>
                <w:rFonts w:ascii="Aptos" w:hAnsi="Aptos" w:eastAsia="Aptos" w:cs="Aptos"/>
              </w:rPr>
            </w:pPr>
            <w:r w:rsidRPr="00203DFF">
              <w:rPr>
                <w:rFonts w:ascii="Aptos" w:hAnsi="Aptos" w:eastAsia="Aptos" w:cs="Aptos"/>
              </w:rPr>
              <w:t xml:space="preserve">  Ingest pipeline animation: Document → Text Embedding Processor → Sparse Vector </w:t>
            </w:r>
          </w:p>
          <w:p w:rsidRPr="00203DFF" w:rsidR="00203DFF" w:rsidP="00203DFF" w:rsidRDefault="00203DFF" w14:paraId="6F1BE365" w14:textId="77777777">
            <w:pPr>
              <w:rPr>
                <w:rFonts w:ascii="Aptos" w:hAnsi="Aptos" w:eastAsia="Aptos" w:cs="Aptos"/>
              </w:rPr>
            </w:pPr>
            <w:r w:rsidRPr="00203DFF">
              <w:rPr>
                <w:rFonts w:ascii="Aptos" w:hAnsi="Aptos" w:eastAsia="Aptos" w:cs="Aptos"/>
              </w:rPr>
              <w:t>  Highlight: "field_map": { "text": "sparse_embedding" }</w:t>
            </w:r>
          </w:p>
          <w:p w:rsidRPr="00DD3044" w:rsidR="006A3D0D" w:rsidP="00DD3044" w:rsidRDefault="006A3D0D" w14:paraId="7C306159" w14:textId="77777777">
            <w:pPr>
              <w:rPr>
                <w:rFonts w:ascii="Aptos" w:hAnsi="Aptos" w:eastAsia="Aptos" w:cs="Aptos"/>
              </w:rPr>
            </w:pPr>
          </w:p>
        </w:tc>
        <w:tc>
          <w:tcPr>
            <w:tcW w:w="1515" w:type="dxa"/>
          </w:tcPr>
          <w:p w:rsidRPr="007005BC" w:rsidR="006A3D0D" w:rsidRDefault="006A3D0D" w14:paraId="67137E1A" w14:textId="77777777">
            <w:pPr>
              <w:rPr>
                <w:rFonts w:ascii="Aptos" w:hAnsi="Aptos" w:eastAsia="Aptos" w:cs="Aptos"/>
              </w:rPr>
            </w:pPr>
          </w:p>
        </w:tc>
      </w:tr>
      <w:tr w:rsidR="00A56B18" w:rsidTr="7230D001" w14:paraId="3A9B5CFB" w14:textId="77777777">
        <w:trPr>
          <w:trHeight w:val="190"/>
        </w:trPr>
        <w:tc>
          <w:tcPr>
            <w:tcW w:w="1224" w:type="dxa"/>
          </w:tcPr>
          <w:p w:rsidR="00B63F21" w:rsidP="002C45ED" w:rsidRDefault="00330F19" w14:paraId="68036925" w14:textId="0B1F58AB">
            <w:pPr>
              <w:rPr>
                <w:rFonts w:ascii="Aptos" w:hAnsi="Aptos" w:eastAsia="Aptos" w:cs="Aptos"/>
              </w:rPr>
            </w:pPr>
            <w:r>
              <w:rPr>
                <w:rFonts w:ascii="Aptos" w:hAnsi="Aptos" w:eastAsia="Aptos" w:cs="Aptos"/>
              </w:rPr>
              <w:t xml:space="preserve">Step 5: </w:t>
            </w:r>
            <w:r w:rsidR="00F17B14">
              <w:rPr>
                <w:rFonts w:ascii="Aptos" w:hAnsi="Aptos" w:eastAsia="Aptos" w:cs="Aptos"/>
              </w:rPr>
              <w:t>Ingest Data</w:t>
            </w:r>
          </w:p>
        </w:tc>
        <w:tc>
          <w:tcPr>
            <w:tcW w:w="961" w:type="dxa"/>
          </w:tcPr>
          <w:p w:rsidRPr="007005BC" w:rsidR="00B63F21" w:rsidRDefault="00B63F21" w14:paraId="65E59585" w14:textId="77777777">
            <w:pPr>
              <w:rPr>
                <w:rFonts w:ascii="Aptos" w:hAnsi="Aptos" w:eastAsia="Aptos" w:cs="Aptos"/>
              </w:rPr>
            </w:pPr>
          </w:p>
        </w:tc>
        <w:tc>
          <w:tcPr>
            <w:tcW w:w="3389" w:type="dxa"/>
            <w:tcMar>
              <w:left w:w="105" w:type="dxa"/>
              <w:right w:w="105" w:type="dxa"/>
            </w:tcMar>
          </w:tcPr>
          <w:p w:rsidRPr="00FA4B04" w:rsidR="00FA4B04" w:rsidP="00FA4B04" w:rsidRDefault="00FA4B04" w14:paraId="69AE824C" w14:textId="5D0DC58D">
            <w:pPr>
              <w:rPr>
                <w:rFonts w:ascii="Aptos" w:hAnsi="Aptos" w:eastAsia="Aptos" w:cs="Aptos"/>
              </w:rPr>
            </w:pPr>
            <w:r w:rsidRPr="00FA4B04">
              <w:rPr>
                <w:rFonts w:ascii="Aptos" w:hAnsi="Aptos" w:eastAsia="Aptos" w:cs="Aptos"/>
              </w:rPr>
              <w:t>Next, bulk</w:t>
            </w:r>
            <w:r w:rsidRPr="0A3F96E6" w:rsidR="209E01AA">
              <w:rPr>
                <w:rFonts w:ascii="Aptos" w:hAnsi="Aptos" w:eastAsia="Aptos" w:cs="Aptos"/>
              </w:rPr>
              <w:t>_</w:t>
            </w:r>
            <w:r w:rsidRPr="00FA4B04">
              <w:rPr>
                <w:rFonts w:ascii="Aptos" w:hAnsi="Aptos" w:eastAsia="Aptos" w:cs="Aptos"/>
              </w:rPr>
              <w:t xml:space="preserve">ingest documents through the pipeline. </w:t>
            </w:r>
            <w:r w:rsidRPr="0A3F96E6" w:rsidR="21BC91E8">
              <w:rPr>
                <w:rFonts w:ascii="Aptos" w:hAnsi="Aptos" w:eastAsia="Aptos" w:cs="Aptos"/>
              </w:rPr>
              <w:t>OpenSearch will automatically generate both the lexical text field and the sparse embedding field</w:t>
            </w:r>
            <w:r w:rsidRPr="6EFAF2AF" w:rsidR="21BC91E8">
              <w:rPr>
                <w:rFonts w:ascii="Aptos" w:hAnsi="Aptos" w:eastAsia="Aptos" w:cs="Aptos"/>
              </w:rPr>
              <w:t>.</w:t>
            </w:r>
            <w:r w:rsidRPr="6EFAF2AF">
              <w:rPr>
                <w:rFonts w:ascii="Aptos" w:hAnsi="Aptos" w:eastAsia="Aptos" w:cs="Aptos"/>
              </w:rPr>
              <w:t xml:space="preserve">ingest documents through the pipeline. </w:t>
            </w:r>
          </w:p>
          <w:p w:rsidRPr="006A3D0D" w:rsidR="00B63F21" w:rsidP="006A3D0D" w:rsidRDefault="00B63F21" w14:paraId="33A5EA6E" w14:textId="77777777">
            <w:pPr>
              <w:rPr>
                <w:rFonts w:ascii="Aptos" w:hAnsi="Aptos" w:eastAsia="Aptos" w:cs="Aptos"/>
              </w:rPr>
            </w:pPr>
          </w:p>
        </w:tc>
        <w:tc>
          <w:tcPr>
            <w:tcW w:w="2114" w:type="dxa"/>
            <w:tcMar>
              <w:left w:w="105" w:type="dxa"/>
              <w:right w:w="105" w:type="dxa"/>
            </w:tcMar>
          </w:tcPr>
          <w:p w:rsidRPr="007176CB" w:rsidR="007176CB" w:rsidP="007176CB" w:rsidRDefault="007176CB" w14:paraId="70D031EA" w14:textId="77777777">
            <w:pPr>
              <w:rPr>
                <w:rFonts w:ascii="Aptos" w:hAnsi="Aptos" w:eastAsia="Aptos" w:cs="Aptos"/>
              </w:rPr>
            </w:pPr>
            <w:r w:rsidRPr="007176CB">
              <w:rPr>
                <w:rFonts w:ascii="Aptos" w:hAnsi="Aptos" w:eastAsia="Aptos" w:cs="Aptos"/>
              </w:rPr>
              <w:t xml:space="preserve">  Bulk API animation </w:t>
            </w:r>
          </w:p>
          <w:p w:rsidRPr="007176CB" w:rsidR="007176CB" w:rsidP="007176CB" w:rsidRDefault="007176CB" w14:paraId="7E17D48A" w14:textId="77777777">
            <w:pPr>
              <w:rPr>
                <w:rFonts w:ascii="Aptos" w:hAnsi="Aptos" w:eastAsia="Aptos" w:cs="Aptos"/>
              </w:rPr>
            </w:pPr>
            <w:r w:rsidRPr="007176CB">
              <w:rPr>
                <w:rFonts w:ascii="Aptos" w:hAnsi="Aptos" w:eastAsia="Aptos" w:cs="Aptos"/>
              </w:rPr>
              <w:t>  Documents flowing into the vector index</w:t>
            </w:r>
          </w:p>
          <w:p w:rsidRPr="00203DFF" w:rsidR="00B63F21" w:rsidP="00203DFF" w:rsidRDefault="00B63F21" w14:paraId="7F1F5300" w14:textId="77777777">
            <w:pPr>
              <w:rPr>
                <w:rFonts w:ascii="Aptos" w:hAnsi="Aptos" w:eastAsia="Aptos" w:cs="Aptos"/>
              </w:rPr>
            </w:pPr>
          </w:p>
        </w:tc>
        <w:tc>
          <w:tcPr>
            <w:tcW w:w="1515" w:type="dxa"/>
          </w:tcPr>
          <w:p w:rsidRPr="007005BC" w:rsidR="00B63F21" w:rsidRDefault="00B63F21" w14:paraId="6FC02D6B" w14:textId="77777777">
            <w:pPr>
              <w:rPr>
                <w:rFonts w:ascii="Aptos" w:hAnsi="Aptos" w:eastAsia="Aptos" w:cs="Aptos"/>
              </w:rPr>
            </w:pPr>
          </w:p>
        </w:tc>
      </w:tr>
      <w:tr w:rsidR="00A56B18" w:rsidTr="7230D001" w14:paraId="635A4309" w14:textId="77777777">
        <w:trPr>
          <w:trHeight w:val="190"/>
        </w:trPr>
        <w:tc>
          <w:tcPr>
            <w:tcW w:w="1224" w:type="dxa"/>
          </w:tcPr>
          <w:p w:rsidR="009811CA" w:rsidP="002C45ED" w:rsidRDefault="009811CA" w14:paraId="0F784661" w14:textId="77777777">
            <w:pPr>
              <w:rPr>
                <w:rFonts w:ascii="Aptos" w:hAnsi="Aptos" w:eastAsia="Aptos" w:cs="Aptos"/>
              </w:rPr>
            </w:pPr>
          </w:p>
        </w:tc>
        <w:tc>
          <w:tcPr>
            <w:tcW w:w="961" w:type="dxa"/>
          </w:tcPr>
          <w:p w:rsidRPr="007005BC" w:rsidR="009811CA" w:rsidRDefault="009811CA" w14:paraId="1430AA44" w14:textId="77777777">
            <w:pPr>
              <w:rPr>
                <w:rFonts w:ascii="Aptos" w:hAnsi="Aptos" w:eastAsia="Aptos" w:cs="Aptos"/>
              </w:rPr>
            </w:pPr>
          </w:p>
        </w:tc>
        <w:tc>
          <w:tcPr>
            <w:tcW w:w="3389" w:type="dxa"/>
            <w:tcMar>
              <w:left w:w="105" w:type="dxa"/>
              <w:right w:w="105" w:type="dxa"/>
            </w:tcMar>
          </w:tcPr>
          <w:p w:rsidRPr="00FA4B04" w:rsidR="009811CA" w:rsidP="00FA4B04" w:rsidRDefault="009811CA" w14:paraId="2A00C0EE" w14:textId="2177EFB2">
            <w:pPr>
              <w:rPr>
                <w:rFonts w:ascii="Aptos" w:hAnsi="Aptos" w:eastAsia="Aptos" w:cs="Aptos"/>
              </w:rPr>
            </w:pPr>
            <w:r>
              <w:rPr>
                <w:rFonts w:ascii="Aptos" w:hAnsi="Aptos" w:eastAsia="Aptos" w:cs="Aptos"/>
              </w:rPr>
              <w:t>You’ll need a postprocessor to handle merging the results from different search techniques</w:t>
            </w:r>
            <w:r w:rsidR="00FE1510">
              <w:rPr>
                <w:rFonts w:ascii="Aptos" w:hAnsi="Aptos" w:eastAsia="Aptos" w:cs="Aptos"/>
              </w:rPr>
              <w:t>. In this case, we’re adding a weight to each search’s ranking and taking the mean of the ranks.</w:t>
            </w:r>
          </w:p>
        </w:tc>
        <w:tc>
          <w:tcPr>
            <w:tcW w:w="2114" w:type="dxa"/>
            <w:tcMar>
              <w:left w:w="105" w:type="dxa"/>
              <w:right w:w="105" w:type="dxa"/>
            </w:tcMar>
          </w:tcPr>
          <w:p w:rsidRPr="007E5140" w:rsidR="007E5140" w:rsidP="007E5140" w:rsidRDefault="007E5140" w14:paraId="055EEBDE" w14:textId="77777777">
            <w:pPr>
              <w:rPr>
                <w:rFonts w:ascii="Aptos" w:hAnsi="Aptos" w:eastAsia="Aptos" w:cs="Aptos"/>
              </w:rPr>
            </w:pPr>
            <w:r w:rsidRPr="007E5140">
              <w:rPr>
                <w:rFonts w:ascii="Aptos" w:hAnsi="Aptos" w:eastAsia="Aptos" w:cs="Aptos"/>
              </w:rPr>
              <w:t>json</w:t>
            </w:r>
          </w:p>
          <w:p w:rsidRPr="007E5140" w:rsidR="007E5140" w:rsidP="007E5140" w:rsidRDefault="007E5140" w14:paraId="258B47D7" w14:textId="77777777">
            <w:pPr>
              <w:rPr>
                <w:rFonts w:ascii="Aptos" w:hAnsi="Aptos" w:eastAsia="Aptos" w:cs="Aptos"/>
              </w:rPr>
            </w:pPr>
            <w:r w:rsidRPr="007E5140">
              <w:rPr>
                <w:rFonts w:ascii="Aptos" w:hAnsi="Aptos" w:eastAsia="Aptos" w:cs="Aptos"/>
              </w:rPr>
              <w:t>PUT /_search/pipeline/nlp-search-pipeline</w:t>
            </w:r>
          </w:p>
          <w:p w:rsidRPr="007E5140" w:rsidR="007E5140" w:rsidP="007E5140" w:rsidRDefault="007E5140" w14:paraId="6B4FD2AD" w14:textId="77777777">
            <w:pPr>
              <w:rPr>
                <w:rFonts w:ascii="Aptos" w:hAnsi="Aptos" w:eastAsia="Aptos" w:cs="Aptos"/>
              </w:rPr>
            </w:pPr>
            <w:r w:rsidRPr="007E5140">
              <w:rPr>
                <w:rFonts w:ascii="Aptos" w:hAnsi="Aptos" w:eastAsia="Aptos" w:cs="Aptos"/>
              </w:rPr>
              <w:t>{</w:t>
            </w:r>
          </w:p>
          <w:p w:rsidRPr="007E5140" w:rsidR="007E5140" w:rsidP="007E5140" w:rsidRDefault="007E5140" w14:paraId="7052334D" w14:textId="77777777">
            <w:pPr>
              <w:rPr>
                <w:rFonts w:ascii="Aptos" w:hAnsi="Aptos" w:eastAsia="Aptos" w:cs="Aptos"/>
              </w:rPr>
            </w:pPr>
            <w:r w:rsidRPr="007E5140">
              <w:rPr>
                <w:rFonts w:ascii="Aptos" w:hAnsi="Aptos" w:eastAsia="Aptos" w:cs="Aptos"/>
              </w:rPr>
              <w:t>"description": "Post processor for hybrid search",</w:t>
            </w:r>
          </w:p>
          <w:p w:rsidRPr="007E5140" w:rsidR="007E5140" w:rsidP="007E5140" w:rsidRDefault="007E5140" w14:paraId="1C8705F0" w14:textId="77777777">
            <w:pPr>
              <w:rPr>
                <w:rFonts w:ascii="Aptos" w:hAnsi="Aptos" w:eastAsia="Aptos" w:cs="Aptos"/>
              </w:rPr>
            </w:pPr>
            <w:r w:rsidRPr="007E5140">
              <w:rPr>
                <w:rFonts w:ascii="Aptos" w:hAnsi="Aptos" w:eastAsia="Aptos" w:cs="Aptos"/>
              </w:rPr>
              <w:t>"phase_results_processors": [</w:t>
            </w:r>
          </w:p>
          <w:p w:rsidRPr="007E5140" w:rsidR="007E5140" w:rsidP="007E5140" w:rsidRDefault="007E5140" w14:paraId="02FB907F" w14:textId="77777777">
            <w:pPr>
              <w:rPr>
                <w:rFonts w:ascii="Aptos" w:hAnsi="Aptos" w:eastAsia="Aptos" w:cs="Aptos"/>
              </w:rPr>
            </w:pPr>
            <w:r w:rsidRPr="007E5140">
              <w:rPr>
                <w:rFonts w:ascii="Aptos" w:hAnsi="Aptos" w:eastAsia="Aptos" w:cs="Aptos"/>
              </w:rPr>
              <w:t>{</w:t>
            </w:r>
          </w:p>
          <w:p w:rsidRPr="007E5140" w:rsidR="007E5140" w:rsidP="007E5140" w:rsidRDefault="007E5140" w14:paraId="07E3167B" w14:textId="77777777">
            <w:pPr>
              <w:rPr>
                <w:rFonts w:ascii="Aptos" w:hAnsi="Aptos" w:eastAsia="Aptos" w:cs="Aptos"/>
              </w:rPr>
            </w:pPr>
            <w:r w:rsidRPr="007E5140">
              <w:rPr>
                <w:rFonts w:ascii="Aptos" w:hAnsi="Aptos" w:eastAsia="Aptos" w:cs="Aptos"/>
              </w:rPr>
              <w:t>"normalization-processor": {</w:t>
            </w:r>
          </w:p>
          <w:p w:rsidRPr="007E5140" w:rsidR="007E5140" w:rsidP="007E5140" w:rsidRDefault="007E5140" w14:paraId="2DE224F5" w14:textId="77777777">
            <w:pPr>
              <w:rPr>
                <w:rFonts w:ascii="Aptos" w:hAnsi="Aptos" w:eastAsia="Aptos" w:cs="Aptos"/>
              </w:rPr>
            </w:pPr>
            <w:r w:rsidRPr="007E5140">
              <w:rPr>
                <w:rFonts w:ascii="Aptos" w:hAnsi="Aptos" w:eastAsia="Aptos" w:cs="Aptos"/>
              </w:rPr>
              <w:t>"normalization": { "technique": "min_max" },</w:t>
            </w:r>
          </w:p>
          <w:p w:rsidRPr="007E5140" w:rsidR="007E5140" w:rsidP="007E5140" w:rsidRDefault="007E5140" w14:paraId="57B0A548" w14:textId="77777777">
            <w:pPr>
              <w:rPr>
                <w:rFonts w:ascii="Aptos" w:hAnsi="Aptos" w:eastAsia="Aptos" w:cs="Aptos"/>
              </w:rPr>
            </w:pPr>
            <w:r w:rsidRPr="007E5140">
              <w:rPr>
                <w:rFonts w:ascii="Aptos" w:hAnsi="Aptos" w:eastAsia="Aptos" w:cs="Aptos"/>
              </w:rPr>
              <w:t xml:space="preserve">"combination": { </w:t>
            </w:r>
          </w:p>
          <w:p w:rsidRPr="007E5140" w:rsidR="007E5140" w:rsidP="007E5140" w:rsidRDefault="007E5140" w14:paraId="2EC1A764" w14:textId="77777777">
            <w:pPr>
              <w:rPr>
                <w:rFonts w:ascii="Aptos" w:hAnsi="Aptos" w:eastAsia="Aptos" w:cs="Aptos"/>
              </w:rPr>
            </w:pPr>
            <w:r w:rsidRPr="007E5140">
              <w:rPr>
                <w:rFonts w:ascii="Aptos" w:hAnsi="Aptos" w:eastAsia="Aptos" w:cs="Aptos"/>
              </w:rPr>
              <w:t>"technique": "arithmetic_mean",</w:t>
            </w:r>
          </w:p>
          <w:p w:rsidRPr="007E5140" w:rsidR="007E5140" w:rsidP="007E5140" w:rsidRDefault="007E5140" w14:paraId="563F7C98" w14:textId="77777777">
            <w:pPr>
              <w:rPr>
                <w:rFonts w:ascii="Aptos" w:hAnsi="Aptos" w:eastAsia="Aptos" w:cs="Aptos"/>
              </w:rPr>
            </w:pPr>
            <w:r w:rsidRPr="007E5140">
              <w:rPr>
                <w:rFonts w:ascii="Aptos" w:hAnsi="Aptos" w:eastAsia="Aptos" w:cs="Aptos"/>
              </w:rPr>
              <w:t>"parameters": { "weights": [0.3, 0.7] }</w:t>
            </w:r>
          </w:p>
          <w:p w:rsidRPr="007E5140" w:rsidR="007E5140" w:rsidP="007E5140" w:rsidRDefault="007E5140" w14:paraId="5C9BC82E" w14:textId="77777777">
            <w:pPr>
              <w:rPr>
                <w:rFonts w:ascii="Aptos" w:hAnsi="Aptos" w:eastAsia="Aptos" w:cs="Aptos"/>
              </w:rPr>
            </w:pPr>
            <w:r w:rsidRPr="007E5140">
              <w:rPr>
                <w:rFonts w:ascii="Aptos" w:hAnsi="Aptos" w:eastAsia="Aptos" w:cs="Aptos"/>
              </w:rPr>
              <w:t>}</w:t>
            </w:r>
          </w:p>
          <w:p w:rsidRPr="007E5140" w:rsidR="007E5140" w:rsidP="007E5140" w:rsidRDefault="007E5140" w14:paraId="5F5B7B4E" w14:textId="77777777">
            <w:pPr>
              <w:rPr>
                <w:rFonts w:ascii="Aptos" w:hAnsi="Aptos" w:eastAsia="Aptos" w:cs="Aptos"/>
              </w:rPr>
            </w:pPr>
            <w:r w:rsidRPr="007E5140">
              <w:rPr>
                <w:rFonts w:ascii="Aptos" w:hAnsi="Aptos" w:eastAsia="Aptos" w:cs="Aptos"/>
              </w:rPr>
              <w:t>}</w:t>
            </w:r>
          </w:p>
          <w:p w:rsidRPr="007E5140" w:rsidR="007E5140" w:rsidP="007E5140" w:rsidRDefault="007E5140" w14:paraId="53963D12" w14:textId="77777777">
            <w:pPr>
              <w:rPr>
                <w:rFonts w:ascii="Aptos" w:hAnsi="Aptos" w:eastAsia="Aptos" w:cs="Aptos"/>
              </w:rPr>
            </w:pPr>
            <w:r w:rsidRPr="007E5140">
              <w:rPr>
                <w:rFonts w:ascii="Aptos" w:hAnsi="Aptos" w:eastAsia="Aptos" w:cs="Aptos"/>
              </w:rPr>
              <w:t>}</w:t>
            </w:r>
          </w:p>
          <w:p w:rsidRPr="007E5140" w:rsidR="007E5140" w:rsidP="007E5140" w:rsidRDefault="007E5140" w14:paraId="45B1BE4B" w14:textId="77777777">
            <w:pPr>
              <w:rPr>
                <w:rFonts w:ascii="Aptos" w:hAnsi="Aptos" w:eastAsia="Aptos" w:cs="Aptos"/>
              </w:rPr>
            </w:pPr>
            <w:r w:rsidRPr="007E5140">
              <w:rPr>
                <w:rFonts w:ascii="Aptos" w:hAnsi="Aptos" w:eastAsia="Aptos" w:cs="Aptos"/>
              </w:rPr>
              <w:t>]</w:t>
            </w:r>
          </w:p>
          <w:p w:rsidRPr="007E5140" w:rsidR="007E5140" w:rsidP="007E5140" w:rsidRDefault="007E5140" w14:paraId="4EDE2C85" w14:textId="77777777">
            <w:pPr>
              <w:rPr>
                <w:rFonts w:ascii="Aptos" w:hAnsi="Aptos" w:eastAsia="Aptos" w:cs="Aptos"/>
              </w:rPr>
            </w:pPr>
            <w:r w:rsidRPr="007E5140">
              <w:rPr>
                <w:rFonts w:ascii="Aptos" w:hAnsi="Aptos" w:eastAsia="Aptos" w:cs="Aptos"/>
              </w:rPr>
              <w:t>}</w:t>
            </w:r>
          </w:p>
          <w:p w:rsidRPr="007176CB" w:rsidR="009811CA" w:rsidP="007176CB" w:rsidRDefault="009811CA" w14:paraId="79F63636" w14:textId="77777777">
            <w:pPr>
              <w:rPr>
                <w:rFonts w:ascii="Aptos" w:hAnsi="Aptos" w:eastAsia="Aptos" w:cs="Aptos"/>
              </w:rPr>
            </w:pPr>
          </w:p>
        </w:tc>
        <w:tc>
          <w:tcPr>
            <w:tcW w:w="1515" w:type="dxa"/>
          </w:tcPr>
          <w:p w:rsidRPr="007005BC" w:rsidR="009811CA" w:rsidRDefault="009811CA" w14:paraId="758AA7F4" w14:textId="77777777">
            <w:pPr>
              <w:rPr>
                <w:rFonts w:ascii="Aptos" w:hAnsi="Aptos" w:eastAsia="Aptos" w:cs="Aptos"/>
              </w:rPr>
            </w:pPr>
          </w:p>
        </w:tc>
      </w:tr>
      <w:tr w:rsidR="00A56B18" w:rsidTr="7230D001" w14:paraId="5929A68B" w14:textId="77777777">
        <w:trPr>
          <w:trHeight w:val="190"/>
        </w:trPr>
        <w:tc>
          <w:tcPr>
            <w:tcW w:w="1224" w:type="dxa"/>
          </w:tcPr>
          <w:p w:rsidR="007176CB" w:rsidP="002C45ED" w:rsidRDefault="007176CB" w14:paraId="65D0E539" w14:textId="6BCF794F">
            <w:pPr>
              <w:rPr>
                <w:rFonts w:ascii="Aptos" w:hAnsi="Aptos" w:eastAsia="Aptos" w:cs="Aptos"/>
              </w:rPr>
            </w:pPr>
            <w:r>
              <w:rPr>
                <w:rFonts w:ascii="Aptos" w:hAnsi="Aptos" w:eastAsia="Aptos" w:cs="Aptos"/>
              </w:rPr>
              <w:t xml:space="preserve">Step 6: </w:t>
            </w:r>
            <w:r w:rsidR="00943DF8">
              <w:rPr>
                <w:rFonts w:ascii="Aptos" w:hAnsi="Aptos" w:eastAsia="Aptos" w:cs="Aptos"/>
              </w:rPr>
              <w:t>Run Hybrid Search Query</w:t>
            </w:r>
          </w:p>
        </w:tc>
        <w:tc>
          <w:tcPr>
            <w:tcW w:w="961" w:type="dxa"/>
          </w:tcPr>
          <w:p w:rsidRPr="007005BC" w:rsidR="007176CB" w:rsidRDefault="007176CB" w14:paraId="19F6A61C" w14:textId="77777777">
            <w:pPr>
              <w:rPr>
                <w:rFonts w:ascii="Aptos" w:hAnsi="Aptos" w:eastAsia="Aptos" w:cs="Aptos"/>
              </w:rPr>
            </w:pPr>
          </w:p>
        </w:tc>
        <w:tc>
          <w:tcPr>
            <w:tcW w:w="3389" w:type="dxa"/>
            <w:tcMar>
              <w:left w:w="105" w:type="dxa"/>
              <w:right w:w="105" w:type="dxa"/>
            </w:tcMar>
          </w:tcPr>
          <w:p w:rsidRPr="00D74C8C" w:rsidR="00D74C8C" w:rsidP="00D74C8C" w:rsidRDefault="00D74C8C" w14:paraId="01692F66" w14:textId="2924628C">
            <w:pPr>
              <w:rPr>
                <w:rFonts w:ascii="Aptos" w:hAnsi="Aptos" w:eastAsia="Aptos" w:cs="Aptos"/>
              </w:rPr>
            </w:pPr>
            <w:r w:rsidRPr="00D74C8C">
              <w:rPr>
                <w:rFonts w:ascii="Aptos" w:hAnsi="Aptos" w:eastAsia="Aptos" w:cs="Aptos"/>
              </w:rPr>
              <w:t>Finally, run a hybrid search query. OpenSearch allows you to combine a lexical BM25 query with neural or sparse q</w:t>
            </w:r>
            <w:r w:rsidRPr="00153C86">
              <w:rPr>
                <w:rFonts w:ascii="Aptos" w:hAnsi="Aptos" w:eastAsia="Aptos" w:cs="Aptos"/>
              </w:rPr>
              <w:t>ueries using the hybrid clause. Hybrid pipelines then use either score normalization or rank</w:t>
            </w:r>
            <w:r w:rsidRPr="0A3F96E6" w:rsidR="2FAD694D">
              <w:rPr>
                <w:rFonts w:ascii="Aptos" w:hAnsi="Aptos" w:eastAsia="Aptos" w:cs="Aptos"/>
              </w:rPr>
              <w:t>_</w:t>
            </w:r>
            <w:r w:rsidRPr="0A3F96E6" w:rsidR="0C3BC9F0">
              <w:rPr>
                <w:rFonts w:ascii="Aptos" w:hAnsi="Aptos" w:eastAsia="Aptos" w:cs="Aptos"/>
              </w:rPr>
              <w:t xml:space="preserve">fusion processors to merge the results. </w:t>
            </w:r>
            <w:r w:rsidRPr="6A3051FD">
              <w:rPr>
                <w:rFonts w:ascii="Aptos" w:hAnsi="Aptos" w:eastAsia="Aptos" w:cs="Aptos"/>
              </w:rPr>
              <w:t xml:space="preserve">fusion processors to merge the results. </w:t>
            </w:r>
            <w:r w:rsidRPr="00153C86">
              <w:rPr>
                <w:rFonts w:ascii="Aptos" w:hAnsi="Aptos" w:eastAsia="Aptos" w:cs="Aptos"/>
              </w:rPr>
              <w:noBreakHyphen/>
            </w:r>
            <w:r w:rsidRPr="00153C86">
              <w:rPr>
                <w:rFonts w:ascii="Aptos" w:hAnsi="Aptos" w:eastAsia="Aptos" w:cs="Aptos"/>
              </w:rPr>
              <w:t xml:space="preserve">fusion processors to merge the results. </w:t>
            </w:r>
          </w:p>
          <w:p w:rsidRPr="00D74C8C" w:rsidR="00D74C8C" w:rsidP="00D74C8C" w:rsidRDefault="00D74C8C" w14:paraId="3B4C1706" w14:textId="77777777">
            <w:pPr>
              <w:rPr>
                <w:rFonts w:ascii="Aptos" w:hAnsi="Aptos" w:eastAsia="Aptos" w:cs="Aptos"/>
              </w:rPr>
            </w:pPr>
            <w:r w:rsidRPr="00D74C8C">
              <w:rPr>
                <w:rFonts w:ascii="Aptos" w:hAnsi="Aptos" w:eastAsia="Aptos" w:cs="Aptos"/>
              </w:rPr>
              <w:t>This produces a blended ranking that reflects both semantic similarity and keyword precision.</w:t>
            </w:r>
          </w:p>
          <w:p w:rsidRPr="00FA4B04" w:rsidR="007176CB" w:rsidP="00FA4B04" w:rsidRDefault="007176CB" w14:paraId="264F30F4" w14:textId="77777777">
            <w:pPr>
              <w:rPr>
                <w:rFonts w:ascii="Aptos" w:hAnsi="Aptos" w:eastAsia="Aptos" w:cs="Aptos"/>
              </w:rPr>
            </w:pPr>
          </w:p>
        </w:tc>
        <w:tc>
          <w:tcPr>
            <w:tcW w:w="2114" w:type="dxa"/>
            <w:tcMar>
              <w:left w:w="105" w:type="dxa"/>
              <w:right w:w="105" w:type="dxa"/>
            </w:tcMar>
          </w:tcPr>
          <w:p w:rsidRPr="0069136A" w:rsidR="0069136A" w:rsidP="0069136A" w:rsidRDefault="0069136A" w14:paraId="6F05E7A3" w14:textId="77777777">
            <w:pPr>
              <w:rPr>
                <w:rFonts w:ascii="Aptos" w:hAnsi="Aptos" w:eastAsia="Aptos" w:cs="Aptos"/>
              </w:rPr>
            </w:pPr>
            <w:r w:rsidRPr="0069136A">
              <w:rPr>
                <w:rFonts w:ascii="Aptos" w:hAnsi="Aptos" w:eastAsia="Aptos" w:cs="Aptos"/>
              </w:rPr>
              <w:t xml:space="preserve">  Hybrid query diagram showing: </w:t>
            </w:r>
          </w:p>
          <w:p w:rsidRPr="0069136A" w:rsidR="0069136A" w:rsidP="0069136A" w:rsidRDefault="0069136A" w14:paraId="509450A0" w14:textId="77777777">
            <w:pPr>
              <w:numPr>
                <w:ilvl w:val="0"/>
                <w:numId w:val="33"/>
              </w:numPr>
              <w:rPr>
                <w:rFonts w:ascii="Aptos" w:hAnsi="Aptos" w:eastAsia="Aptos" w:cs="Aptos"/>
              </w:rPr>
            </w:pPr>
            <w:r w:rsidRPr="0069136A">
              <w:rPr>
                <w:rFonts w:ascii="Aptos" w:hAnsi="Aptos" w:eastAsia="Aptos" w:cs="Aptos"/>
              </w:rPr>
              <w:t>Lexical branch → BM25</w:t>
            </w:r>
          </w:p>
          <w:p w:rsidRPr="0069136A" w:rsidR="0069136A" w:rsidP="0069136A" w:rsidRDefault="0069136A" w14:paraId="64E5E011" w14:textId="77777777">
            <w:pPr>
              <w:numPr>
                <w:ilvl w:val="0"/>
                <w:numId w:val="33"/>
              </w:numPr>
              <w:rPr>
                <w:rFonts w:ascii="Aptos" w:hAnsi="Aptos" w:eastAsia="Aptos" w:cs="Aptos"/>
              </w:rPr>
            </w:pPr>
            <w:r w:rsidRPr="0069136A">
              <w:rPr>
                <w:rFonts w:ascii="Aptos" w:hAnsi="Aptos" w:eastAsia="Aptos" w:cs="Aptos"/>
              </w:rPr>
              <w:t>Neural sparse branch → Sparse Similarity</w:t>
            </w:r>
          </w:p>
          <w:p w:rsidRPr="0069136A" w:rsidR="0069136A" w:rsidP="0069136A" w:rsidRDefault="0069136A" w14:paraId="61D1D320" w14:textId="77777777">
            <w:pPr>
              <w:numPr>
                <w:ilvl w:val="0"/>
                <w:numId w:val="33"/>
              </w:numPr>
              <w:rPr>
                <w:rFonts w:ascii="Aptos" w:hAnsi="Aptos" w:eastAsia="Aptos" w:cs="Aptos"/>
              </w:rPr>
            </w:pPr>
            <w:r w:rsidRPr="0069136A">
              <w:rPr>
                <w:rFonts w:ascii="Aptos" w:hAnsi="Aptos" w:eastAsia="Aptos" w:cs="Aptos"/>
              </w:rPr>
              <w:t>Merged into a single ranked list</w:t>
            </w:r>
          </w:p>
          <w:p w:rsidRPr="0069136A" w:rsidR="0069136A" w:rsidP="0069136A" w:rsidRDefault="0069136A" w14:paraId="499D627E" w14:textId="77777777">
            <w:pPr>
              <w:rPr>
                <w:rFonts w:ascii="Aptos" w:hAnsi="Aptos" w:eastAsia="Aptos" w:cs="Aptos"/>
              </w:rPr>
            </w:pPr>
            <w:r w:rsidRPr="0069136A">
              <w:rPr>
                <w:rFonts w:ascii="Aptos" w:hAnsi="Aptos" w:eastAsia="Aptos" w:cs="Aptos"/>
              </w:rPr>
              <w:t xml:space="preserve">  Label: </w:t>
            </w:r>
            <w:r w:rsidRPr="0069136A">
              <w:rPr>
                <w:rFonts w:ascii="Aptos" w:hAnsi="Aptos" w:eastAsia="Aptos" w:cs="Aptos"/>
                <w:i/>
                <w:iCs/>
              </w:rPr>
              <w:t>Hybrid Relevance Score</w:t>
            </w:r>
          </w:p>
          <w:p w:rsidRPr="007176CB" w:rsidR="007176CB" w:rsidP="007176CB" w:rsidRDefault="007176CB" w14:paraId="4715BDA2" w14:textId="77777777">
            <w:pPr>
              <w:rPr>
                <w:rFonts w:ascii="Aptos" w:hAnsi="Aptos" w:eastAsia="Aptos" w:cs="Aptos"/>
              </w:rPr>
            </w:pPr>
          </w:p>
        </w:tc>
        <w:tc>
          <w:tcPr>
            <w:tcW w:w="1515" w:type="dxa"/>
          </w:tcPr>
          <w:p w:rsidRPr="007005BC" w:rsidR="007176CB" w:rsidRDefault="007176CB" w14:paraId="2818C426" w14:textId="77777777">
            <w:pPr>
              <w:rPr>
                <w:rFonts w:ascii="Aptos" w:hAnsi="Aptos" w:eastAsia="Aptos" w:cs="Aptos"/>
              </w:rPr>
            </w:pPr>
          </w:p>
        </w:tc>
      </w:tr>
      <w:tr w:rsidR="00A56B18" w:rsidTr="7230D001" w14:paraId="4DC8D6FF" w14:textId="77777777">
        <w:trPr>
          <w:trHeight w:val="190"/>
        </w:trPr>
        <w:tc>
          <w:tcPr>
            <w:tcW w:w="1224" w:type="dxa"/>
          </w:tcPr>
          <w:p w:rsidR="003B198B" w:rsidP="003B198B" w:rsidRDefault="003B198B" w14:paraId="525341E4" w14:textId="3539EFE7">
            <w:pPr>
              <w:jc w:val="center"/>
              <w:rPr>
                <w:rFonts w:ascii="Aptos" w:hAnsi="Aptos" w:eastAsia="Aptos" w:cs="Aptos"/>
              </w:rPr>
            </w:pPr>
            <w:r>
              <w:rPr>
                <w:rFonts w:ascii="Aptos" w:hAnsi="Aptos" w:eastAsia="Aptos" w:cs="Aptos"/>
              </w:rPr>
              <w:t>Conclusion</w:t>
            </w:r>
          </w:p>
        </w:tc>
        <w:tc>
          <w:tcPr>
            <w:tcW w:w="961" w:type="dxa"/>
          </w:tcPr>
          <w:p w:rsidRPr="007005BC" w:rsidR="003B198B" w:rsidRDefault="003B198B" w14:paraId="5F139C1F" w14:textId="77777777">
            <w:pPr>
              <w:rPr>
                <w:rFonts w:ascii="Aptos" w:hAnsi="Aptos" w:eastAsia="Aptos" w:cs="Aptos"/>
              </w:rPr>
            </w:pPr>
          </w:p>
        </w:tc>
        <w:tc>
          <w:tcPr>
            <w:tcW w:w="3389" w:type="dxa"/>
            <w:tcMar>
              <w:left w:w="105" w:type="dxa"/>
              <w:right w:w="105" w:type="dxa"/>
            </w:tcMar>
          </w:tcPr>
          <w:p w:rsidRPr="003B198B" w:rsidR="003B198B" w:rsidP="003B198B" w:rsidRDefault="003B198B" w14:paraId="3FF578ED" w14:textId="2B9B2C70">
            <w:pPr>
              <w:rPr>
                <w:rFonts w:ascii="Aptos" w:hAnsi="Aptos" w:eastAsia="Aptos" w:cs="Aptos"/>
              </w:rPr>
            </w:pPr>
            <w:r w:rsidRPr="003B198B">
              <w:rPr>
                <w:rFonts w:ascii="Aptos" w:hAnsi="Aptos" w:eastAsia="Aptos" w:cs="Aptos"/>
              </w:rPr>
              <w:t>Hybrid search gives you the best of both worlds</w:t>
            </w:r>
            <w:r w:rsidR="008B6DA5">
              <w:rPr>
                <w:rFonts w:ascii="Aptos" w:hAnsi="Aptos" w:eastAsia="Aptos" w:cs="Aptos"/>
              </w:rPr>
              <w:t xml:space="preserve">: </w:t>
            </w:r>
            <w:r w:rsidRPr="003B198B">
              <w:rPr>
                <w:rFonts w:ascii="Aptos" w:hAnsi="Aptos" w:eastAsia="Aptos" w:cs="Aptos"/>
              </w:rPr>
              <w:t xml:space="preserve">semantic understanding from neural embeddings and precision from lexical retrieval. OpenSearch implements hybrid search through ingest pipelines, sparse vector models, and search pipelines that merge neural and keyword relevance. </w:t>
            </w:r>
          </w:p>
          <w:p w:rsidRPr="003B198B" w:rsidR="003B198B" w:rsidP="003B198B" w:rsidRDefault="003B198B" w14:paraId="472CE634" w14:textId="3355532F">
            <w:pPr>
              <w:rPr>
                <w:rFonts w:ascii="Aptos" w:hAnsi="Aptos" w:eastAsia="Aptos" w:cs="Aptos"/>
              </w:rPr>
            </w:pPr>
            <w:r w:rsidRPr="003B198B">
              <w:rPr>
                <w:rFonts w:ascii="Aptos" w:hAnsi="Aptos" w:eastAsia="Aptos" w:cs="Aptos"/>
              </w:rPr>
              <w:t xml:space="preserve">With this foundation, you’re ready for the next lesson, where we’ll build a hybrid search pipeline </w:t>
            </w:r>
            <w:r w:rsidRPr="7BA34811" w:rsidR="4F2C5F51">
              <w:rPr>
                <w:rFonts w:ascii="Aptos" w:hAnsi="Aptos" w:eastAsia="Aptos" w:cs="Aptos"/>
              </w:rPr>
              <w:t>end</w:t>
            </w:r>
            <w:r w:rsidRPr="0A3F96E6" w:rsidR="4F2C5F51">
              <w:rPr>
                <w:rFonts w:ascii="Aptos" w:hAnsi="Aptos" w:eastAsia="Aptos" w:cs="Aptos"/>
              </w:rPr>
              <w:t>-to-end</w:t>
            </w:r>
            <w:r w:rsidRPr="0A3F96E6" w:rsidR="7E3E419D">
              <w:rPr>
                <w:rFonts w:ascii="Aptos" w:hAnsi="Aptos" w:eastAsia="Aptos" w:cs="Aptos"/>
              </w:rPr>
              <w:t xml:space="preserve"> and explore advanced techniques like reciprocal rank fusion</w:t>
            </w:r>
            <w:r w:rsidRPr="7BA34811" w:rsidR="7E3E419D">
              <w:rPr>
                <w:rFonts w:ascii="Aptos" w:hAnsi="Aptos" w:eastAsia="Aptos" w:cs="Aptos"/>
              </w:rPr>
              <w:t>.</w:t>
            </w:r>
            <w:r w:rsidRPr="7BA34811">
              <w:rPr>
                <w:rFonts w:ascii="Aptos" w:hAnsi="Aptos" w:eastAsia="Aptos" w:cs="Aptos"/>
              </w:rPr>
              <w:t>toend and explore advanced techniques like reciprocal rank fusion</w:t>
            </w:r>
            <w:r w:rsidRPr="0A3F96E6" w:rsidR="7E3E419D">
              <w:rPr>
                <w:rFonts w:ascii="Aptos" w:hAnsi="Aptos" w:eastAsia="Aptos" w:cs="Aptos"/>
              </w:rPr>
              <w:t>.</w:t>
            </w:r>
            <w:r w:rsidRPr="003B198B">
              <w:rPr>
                <w:rFonts w:ascii="Aptos" w:hAnsi="Aptos" w:eastAsia="Aptos" w:cs="Aptos"/>
              </w:rPr>
              <w:noBreakHyphen/>
            </w:r>
            <w:r w:rsidRPr="003B198B">
              <w:rPr>
                <w:rFonts w:ascii="Aptos" w:hAnsi="Aptos" w:eastAsia="Aptos" w:cs="Aptos"/>
              </w:rPr>
              <w:t>to</w:t>
            </w:r>
            <w:r w:rsidRPr="003B198B">
              <w:rPr>
                <w:rFonts w:ascii="Aptos" w:hAnsi="Aptos" w:eastAsia="Aptos" w:cs="Aptos"/>
              </w:rPr>
              <w:noBreakHyphen/>
            </w:r>
            <w:r w:rsidRPr="003B198B">
              <w:rPr>
                <w:rFonts w:ascii="Aptos" w:hAnsi="Aptos" w:eastAsia="Aptos" w:cs="Aptos"/>
              </w:rPr>
              <w:t>end and explore advanced techniques like reciprocal rank fusion.</w:t>
            </w:r>
          </w:p>
          <w:p w:rsidRPr="00D74C8C" w:rsidR="003B198B" w:rsidP="00D74C8C" w:rsidRDefault="003B198B" w14:paraId="0E59385E" w14:textId="77777777">
            <w:pPr>
              <w:rPr>
                <w:rFonts w:ascii="Aptos" w:hAnsi="Aptos" w:eastAsia="Aptos" w:cs="Aptos"/>
              </w:rPr>
            </w:pPr>
          </w:p>
        </w:tc>
        <w:tc>
          <w:tcPr>
            <w:tcW w:w="2114" w:type="dxa"/>
            <w:tcMar>
              <w:left w:w="105" w:type="dxa"/>
              <w:right w:w="105" w:type="dxa"/>
            </w:tcMar>
          </w:tcPr>
          <w:p w:rsidRPr="006C10B7" w:rsidR="006C10B7" w:rsidP="006C10B7" w:rsidRDefault="006C10B7" w14:paraId="54EAD91E" w14:textId="77777777">
            <w:pPr>
              <w:rPr>
                <w:rFonts w:ascii="Aptos" w:hAnsi="Aptos" w:eastAsia="Aptos" w:cs="Aptos"/>
              </w:rPr>
            </w:pPr>
            <w:r w:rsidRPr="006C10B7">
              <w:rPr>
                <w:rFonts w:ascii="Aptos" w:hAnsi="Aptos" w:eastAsia="Aptos" w:cs="Aptos"/>
              </w:rPr>
              <w:t xml:space="preserve">  Checklist: Sparse Vectors ✓ BM25 ✓ Hybrid Query ✓ </w:t>
            </w:r>
          </w:p>
          <w:p w:rsidRPr="006C10B7" w:rsidR="006C10B7" w:rsidP="006C10B7" w:rsidRDefault="006C10B7" w14:paraId="50982B0A" w14:textId="77777777">
            <w:pPr>
              <w:rPr>
                <w:rFonts w:ascii="Aptos" w:hAnsi="Aptos" w:eastAsia="Aptos" w:cs="Aptos"/>
              </w:rPr>
            </w:pPr>
            <w:r w:rsidRPr="006C10B7">
              <w:rPr>
                <w:rFonts w:ascii="Aptos" w:hAnsi="Aptos" w:eastAsia="Aptos" w:cs="Aptos"/>
              </w:rPr>
              <w:t xml:space="preserve">  Transition to: </w:t>
            </w:r>
            <w:r w:rsidRPr="006C10B7">
              <w:rPr>
                <w:rFonts w:ascii="Aptos" w:hAnsi="Aptos" w:eastAsia="Aptos" w:cs="Aptos"/>
                <w:i/>
                <w:iCs/>
              </w:rPr>
              <w:t>Lesson 3</w:t>
            </w:r>
            <w:r w:rsidRPr="006C10B7">
              <w:rPr>
                <w:rFonts w:ascii="Aptos" w:hAnsi="Aptos" w:eastAsia="Aptos" w:cs="Aptos"/>
                <w:i/>
                <w:iCs/>
              </w:rPr>
              <w:noBreakHyphen/>
            </w:r>
            <w:r w:rsidRPr="006C10B7">
              <w:rPr>
                <w:rFonts w:ascii="Aptos" w:hAnsi="Aptos" w:eastAsia="Aptos" w:cs="Aptos"/>
                <w:i/>
                <w:iCs/>
              </w:rPr>
              <w:t>2 — Building a Hybrid Search Pipeline</w:t>
            </w:r>
          </w:p>
          <w:p w:rsidRPr="0069136A" w:rsidR="003B198B" w:rsidP="0069136A" w:rsidRDefault="003B198B" w14:paraId="0FD41F3B" w14:textId="77777777">
            <w:pPr>
              <w:rPr>
                <w:rFonts w:ascii="Aptos" w:hAnsi="Aptos" w:eastAsia="Aptos" w:cs="Aptos"/>
              </w:rPr>
            </w:pPr>
          </w:p>
        </w:tc>
        <w:tc>
          <w:tcPr>
            <w:tcW w:w="1515" w:type="dxa"/>
          </w:tcPr>
          <w:p w:rsidRPr="007005BC" w:rsidR="003B198B" w:rsidRDefault="003B198B" w14:paraId="57BECCEF" w14:textId="77777777">
            <w:pPr>
              <w:rPr>
                <w:rFonts w:ascii="Aptos" w:hAnsi="Aptos" w:eastAsia="Aptos" w:cs="Aptos"/>
              </w:rPr>
            </w:pPr>
          </w:p>
        </w:tc>
      </w:tr>
    </w:tbl>
    <w:p w:rsidR="00515C16" w:rsidRDefault="00515C16" w14:paraId="41AEB609" w14:textId="77777777"/>
    <w:p w:rsidR="00690F98" w:rsidP="00690F98" w:rsidRDefault="00690F98" w14:paraId="35FD8344" w14:textId="4CFA5570">
      <w:bookmarkStart w:name="_Toc1238362523" w:id="236"/>
      <w:bookmarkStart w:name="_Toc690080122" w:id="237"/>
      <w:bookmarkStart w:name="_Toc1719959937" w:id="238"/>
      <w:bookmarkStart w:name="_Toc746615191" w:id="239"/>
      <w:commentRangeStart w:id="240"/>
      <w:r w:rsidRPr="1316214E">
        <w:rPr>
          <w:rStyle w:val="Heading2Char"/>
        </w:rPr>
        <w:t xml:space="preserve">Lesson </w:t>
      </w:r>
      <w:r>
        <w:rPr>
          <w:rStyle w:val="Heading2Char"/>
        </w:rPr>
        <w:t>3</w:t>
      </w:r>
      <w:r w:rsidRPr="1316214E">
        <w:rPr>
          <w:rStyle w:val="Heading2Char"/>
        </w:rPr>
        <w:t>-</w:t>
      </w:r>
      <w:r>
        <w:rPr>
          <w:rStyle w:val="Heading2Char"/>
        </w:rPr>
        <w:t>2</w:t>
      </w:r>
      <w:commentRangeEnd w:id="240"/>
      <w:r w:rsidR="0018546D">
        <w:rPr>
          <w:rStyle w:val="CommentReference"/>
          <w:rFonts w:asciiTheme="majorHAnsi" w:hAnsiTheme="majorHAnsi" w:eastAsiaTheme="majorEastAsia" w:cstheme="majorBidi"/>
          <w:color w:val="0F4761" w:themeColor="accent1" w:themeShade="BF"/>
          <w:sz w:val="32"/>
          <w:szCs w:val="32"/>
        </w:rPr>
        <w:commentReference w:id="240"/>
      </w:r>
      <w:r>
        <w:rPr>
          <w:rStyle w:val="Heading2Char"/>
        </w:rPr>
        <w:t>:</w:t>
      </w:r>
      <w:r w:rsidRPr="00323AB0">
        <w:rPr>
          <w:rStyle w:val="Heading2Char"/>
        </w:rPr>
        <w:t xml:space="preserve"> </w:t>
      </w:r>
      <w:r>
        <w:rPr>
          <w:rStyle w:val="Heading2Char"/>
        </w:rPr>
        <w:t xml:space="preserve">Creating </w:t>
      </w:r>
      <w:r w:rsidR="008C0780">
        <w:rPr>
          <w:rStyle w:val="Heading2Char"/>
        </w:rPr>
        <w:t>y</w:t>
      </w:r>
      <w:r>
        <w:rPr>
          <w:rStyle w:val="Heading2Char"/>
        </w:rPr>
        <w:t>our own</w:t>
      </w:r>
      <w:r w:rsidRPr="00323AB0">
        <w:rPr>
          <w:rStyle w:val="Heading2Char"/>
        </w:rPr>
        <w:t xml:space="preserve"> </w:t>
      </w:r>
      <w:r w:rsidR="008C0780">
        <w:rPr>
          <w:rStyle w:val="Heading2Char"/>
        </w:rPr>
        <w:t>h</w:t>
      </w:r>
      <w:r w:rsidRPr="00323AB0">
        <w:rPr>
          <w:rStyle w:val="Heading2Char"/>
        </w:rPr>
        <w:t xml:space="preserve">ybrid </w:t>
      </w:r>
      <w:r w:rsidR="008C0780">
        <w:rPr>
          <w:rStyle w:val="Heading2Char"/>
        </w:rPr>
        <w:t>s</w:t>
      </w:r>
      <w:r w:rsidRPr="00323AB0">
        <w:rPr>
          <w:rStyle w:val="Heading2Char"/>
        </w:rPr>
        <w:t>earch</w:t>
      </w:r>
      <w:r>
        <w:rPr>
          <w:rStyle w:val="Heading2Char"/>
        </w:rPr>
        <w:t xml:space="preserve"> in OpenSearch</w:t>
      </w:r>
      <w:bookmarkEnd w:id="236"/>
      <w:bookmarkEnd w:id="237"/>
      <w:bookmarkEnd w:id="238"/>
      <w:bookmarkEnd w:id="239"/>
      <w:r>
        <w:t xml:space="preserve"> </w:t>
      </w:r>
    </w:p>
    <w:p w:rsidR="00690F98" w:rsidP="00690F98" w:rsidRDefault="00B33426" w14:paraId="59A19BB2" w14:textId="69AE2ABB">
      <w:r>
        <w:t>D</w:t>
      </w:r>
      <w:r w:rsidR="00690F98">
        <w:t xml:space="preserve">escription: </w:t>
      </w:r>
      <w:r w:rsidRPr="186E01E4" w:rsidR="54768137">
        <w:rPr>
          <w:rFonts w:ascii="system-ui" w:hAnsi="system-ui" w:eastAsia="system-ui" w:cs="system-ui"/>
          <w:i/>
          <w:iCs/>
          <w:color w:val="333333"/>
          <w:sz w:val="19"/>
          <w:szCs w:val="19"/>
        </w:rPr>
        <w:t xml:space="preserve"> Build a working hybrid search pipeline step by step. You'll create a sparse vector index, register a sparse embedding model using ML Commons, set up an ingest pipeline, configure a normalization postprocessor to merge BM25 and neural scores, and run a hybrid query against</w:t>
      </w:r>
      <w:ins w:author="Yancey, Michelle" w:date="2026-04-03T17:08:00Z" w16du:dateUtc="2026-04-03T21:08:00Z" w:id="242">
        <w:r w:rsidR="00EE4D3C">
          <w:rPr>
            <w:rFonts w:ascii="system-ui" w:hAnsi="system-ui" w:eastAsia="system-ui" w:cs="system-ui"/>
            <w:i/>
            <w:iCs/>
            <w:color w:val="333333"/>
            <w:sz w:val="19"/>
            <w:szCs w:val="19"/>
          </w:rPr>
          <w:t xml:space="preserve"> a sample</w:t>
        </w:r>
      </w:ins>
      <w:del w:author="Yancey, Michelle" w:date="2026-04-03T17:08:00Z" w16du:dateUtc="2026-04-03T21:08:00Z" w:id="243">
        <w:r w:rsidRPr="186E01E4" w:rsidDel="00EE4D3C" w:rsidR="54768137">
          <w:rPr>
            <w:rFonts w:ascii="system-ui" w:hAnsi="system-ui" w:eastAsia="system-ui" w:cs="system-ui"/>
            <w:i/>
            <w:iCs/>
            <w:color w:val="333333"/>
            <w:sz w:val="19"/>
            <w:szCs w:val="19"/>
          </w:rPr>
          <w:delText xml:space="preserve"> the</w:delText>
        </w:r>
      </w:del>
      <w:r w:rsidRPr="186E01E4" w:rsidR="54768137">
        <w:rPr>
          <w:rFonts w:ascii="system-ui" w:hAnsi="system-ui" w:eastAsia="system-ui" w:cs="system-ui"/>
          <w:i/>
          <w:iCs/>
          <w:color w:val="333333"/>
          <w:sz w:val="19"/>
          <w:szCs w:val="19"/>
        </w:rPr>
        <w:t xml:space="preserve"> bookstore dataset. Each step includes the exact REST API calls you need.</w:t>
      </w:r>
    </w:p>
    <w:tbl>
      <w:tblPr>
        <w:tblStyle w:val="TableGrid"/>
        <w:tblW w:w="0" w:type="auto"/>
        <w:tblLook w:val="06A0" w:firstRow="1" w:lastRow="0" w:firstColumn="1" w:lastColumn="0" w:noHBand="1" w:noVBand="1"/>
      </w:tblPr>
      <w:tblGrid>
        <w:gridCol w:w="3116"/>
        <w:gridCol w:w="3118"/>
        <w:gridCol w:w="3116"/>
      </w:tblGrid>
      <w:tr w:rsidR="00384AC1" w:rsidTr="7581D4C8" w14:paraId="4F267F65" w14:textId="77777777">
        <w:trPr>
          <w:trHeight w:val="300"/>
        </w:trPr>
        <w:tc>
          <w:tcPr>
            <w:tcW w:w="3120" w:type="dxa"/>
          </w:tcPr>
          <w:p w:rsidR="00690F98" w:rsidRDefault="00690F98" w14:paraId="27DEED42" w14:textId="77777777">
            <w:pPr>
              <w:rPr>
                <w:color w:val="EE0000"/>
              </w:rPr>
            </w:pPr>
            <w:r w:rsidRPr="7E660D2E">
              <w:rPr>
                <w:color w:val="EE0000"/>
              </w:rPr>
              <w:t>Reviewer</w:t>
            </w:r>
          </w:p>
        </w:tc>
        <w:tc>
          <w:tcPr>
            <w:tcW w:w="3120" w:type="dxa"/>
          </w:tcPr>
          <w:p w:rsidR="00690F98" w:rsidRDefault="00690F98" w14:paraId="2E40BE8A" w14:textId="77777777">
            <w:pPr>
              <w:rPr>
                <w:color w:val="EE0000"/>
              </w:rPr>
            </w:pPr>
            <w:r w:rsidRPr="7E660D2E">
              <w:rPr>
                <w:color w:val="EE0000"/>
              </w:rPr>
              <w:t>Approved? Date?</w:t>
            </w:r>
          </w:p>
        </w:tc>
        <w:tc>
          <w:tcPr>
            <w:tcW w:w="3120" w:type="dxa"/>
          </w:tcPr>
          <w:p w:rsidR="00690F98" w:rsidRDefault="00690F98" w14:paraId="04DA8B81" w14:textId="77777777">
            <w:pPr>
              <w:rPr>
                <w:color w:val="EE0000"/>
              </w:rPr>
            </w:pPr>
            <w:r w:rsidRPr="7E660D2E">
              <w:rPr>
                <w:color w:val="EE0000"/>
              </w:rPr>
              <w:t>Additional comments if any</w:t>
            </w:r>
          </w:p>
        </w:tc>
      </w:tr>
      <w:tr w:rsidR="00384AC1" w:rsidTr="7581D4C8" w14:paraId="3F03A0C3" w14:textId="77777777">
        <w:trPr>
          <w:trHeight w:val="300"/>
        </w:trPr>
        <w:tc>
          <w:tcPr>
            <w:tcW w:w="3120" w:type="dxa"/>
          </w:tcPr>
          <w:p w:rsidR="00690F98" w:rsidRDefault="00690F98" w14:paraId="12F233FD" w14:textId="77777777">
            <w:pPr>
              <w:rPr>
                <w:color w:val="EE0000"/>
              </w:rPr>
            </w:pPr>
            <w:r w:rsidRPr="7E660D2E">
              <w:rPr>
                <w:color w:val="EE0000"/>
              </w:rPr>
              <w:t>Brian</w:t>
            </w:r>
          </w:p>
        </w:tc>
        <w:tc>
          <w:tcPr>
            <w:tcW w:w="3120" w:type="dxa"/>
          </w:tcPr>
          <w:p w:rsidR="00690F98" w:rsidRDefault="3AAAF8F1" w14:paraId="70C132C5" w14:textId="01B01569">
            <w:r>
              <w:t xml:space="preserve">Approved </w:t>
            </w:r>
            <w:r w:rsidR="202D8E3E">
              <w:t>2/</w:t>
            </w:r>
            <w:r w:rsidR="3ABE2A57">
              <w:t>6</w:t>
            </w:r>
            <w:r w:rsidR="202D8E3E">
              <w:t>/26</w:t>
            </w:r>
          </w:p>
        </w:tc>
        <w:tc>
          <w:tcPr>
            <w:tcW w:w="3120" w:type="dxa"/>
          </w:tcPr>
          <w:p w:rsidR="00690F98" w:rsidRDefault="00690F98" w14:paraId="3EC5A2CE" w14:textId="0AA1BEDC">
            <w:pPr>
              <w:rPr>
                <w:color w:val="EE0000"/>
              </w:rPr>
            </w:pPr>
          </w:p>
        </w:tc>
      </w:tr>
      <w:tr w:rsidR="00384AC1" w:rsidTr="7581D4C8" w14:paraId="4480D24F" w14:textId="77777777">
        <w:trPr>
          <w:trHeight w:val="300"/>
        </w:trPr>
        <w:tc>
          <w:tcPr>
            <w:tcW w:w="3120" w:type="dxa"/>
          </w:tcPr>
          <w:p w:rsidR="00690F98" w:rsidRDefault="00690F98" w14:paraId="093B3036" w14:textId="77777777">
            <w:pPr>
              <w:rPr>
                <w:color w:val="EE0000"/>
              </w:rPr>
            </w:pPr>
            <w:r w:rsidRPr="7E660D2E">
              <w:rPr>
                <w:color w:val="EE0000"/>
              </w:rPr>
              <w:t>Alex or Muneer</w:t>
            </w:r>
          </w:p>
        </w:tc>
        <w:tc>
          <w:tcPr>
            <w:tcW w:w="3120" w:type="dxa"/>
          </w:tcPr>
          <w:p w:rsidR="00690F98" w:rsidRDefault="2923852C" w14:paraId="3EB53327" w14:textId="7712C6E8">
            <w:pPr>
              <w:rPr>
                <w:color w:val="EE0000"/>
              </w:rPr>
            </w:pPr>
            <w:r w:rsidRPr="7581D4C8">
              <w:rPr>
                <w:color w:val="EE0000"/>
              </w:rPr>
              <w:t>Muneer – Approved with some comments.09/02/2025</w:t>
            </w:r>
          </w:p>
        </w:tc>
        <w:tc>
          <w:tcPr>
            <w:tcW w:w="3120" w:type="dxa"/>
          </w:tcPr>
          <w:p w:rsidR="00690F98" w:rsidRDefault="2923852C" w14:paraId="48782719" w14:textId="75B80459">
            <w:pPr>
              <w:rPr>
                <w:color w:val="EE0000"/>
              </w:rPr>
            </w:pPr>
            <w:r w:rsidRPr="7581D4C8">
              <w:rPr>
                <w:color w:val="EE0000"/>
              </w:rPr>
              <w:t>I suggest Alex also review this.</w:t>
            </w:r>
          </w:p>
        </w:tc>
      </w:tr>
      <w:tr w:rsidR="00384AC1" w:rsidTr="7581D4C8" w14:paraId="6869BD37" w14:textId="77777777">
        <w:trPr>
          <w:trHeight w:val="300"/>
        </w:trPr>
        <w:tc>
          <w:tcPr>
            <w:tcW w:w="3120" w:type="dxa"/>
          </w:tcPr>
          <w:p w:rsidR="00690F98" w:rsidRDefault="00690F98" w14:paraId="1D10ED94" w14:textId="77777777">
            <w:pPr>
              <w:rPr>
                <w:color w:val="EE0000"/>
              </w:rPr>
            </w:pPr>
            <w:r w:rsidRPr="7E660D2E">
              <w:rPr>
                <w:color w:val="EE0000"/>
              </w:rPr>
              <w:t>Michelle</w:t>
            </w:r>
          </w:p>
        </w:tc>
        <w:tc>
          <w:tcPr>
            <w:tcW w:w="3120" w:type="dxa"/>
          </w:tcPr>
          <w:p w:rsidR="00690F98" w:rsidRDefault="00B94A0E" w14:paraId="2D77082E" w14:textId="7A9EB683">
            <w:pPr>
              <w:rPr>
                <w:color w:val="EE0000"/>
              </w:rPr>
            </w:pPr>
            <w:r>
              <w:rPr>
                <w:color w:val="EE0000"/>
              </w:rPr>
              <w:t>Approved 2/12/26</w:t>
            </w:r>
          </w:p>
        </w:tc>
        <w:tc>
          <w:tcPr>
            <w:tcW w:w="3120" w:type="dxa"/>
          </w:tcPr>
          <w:p w:rsidR="00690F98" w:rsidRDefault="00B94A0E" w14:paraId="4A819624" w14:textId="0DACB310">
            <w:pPr>
              <w:rPr>
                <w:color w:val="EE0000"/>
              </w:rPr>
            </w:pPr>
            <w:r>
              <w:rPr>
                <w:color w:val="EE0000"/>
              </w:rPr>
              <w:t>Made edits directly, mostly tone and transitions</w:t>
            </w:r>
          </w:p>
        </w:tc>
      </w:tr>
    </w:tbl>
    <w:p w:rsidR="00690F98" w:rsidP="00690F98" w:rsidRDefault="00690F98" w14:paraId="3B8CD487" w14:textId="77777777">
      <w:pPr>
        <w:rPr>
          <w:color w:val="EE0000"/>
        </w:rPr>
      </w:pPr>
    </w:p>
    <w:tbl>
      <w:tblPr>
        <w:tblStyle w:val="TableGrid"/>
        <w:tblW w:w="9489"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35"/>
        <w:gridCol w:w="810"/>
        <w:gridCol w:w="2205"/>
        <w:gridCol w:w="3270"/>
        <w:gridCol w:w="1569"/>
      </w:tblGrid>
      <w:tr w:rsidR="002947AD" w:rsidTr="4AFA5E52" w14:paraId="50A7E560" w14:textId="77777777">
        <w:trPr>
          <w:trHeight w:val="190"/>
        </w:trPr>
        <w:tc>
          <w:tcPr>
            <w:tcW w:w="1635" w:type="dxa"/>
          </w:tcPr>
          <w:p w:rsidRPr="4FEA59C1" w:rsidR="00690F98" w:rsidRDefault="00690F98" w14:paraId="24C207F3" w14:textId="3CA81E26">
            <w:pPr>
              <w:rPr>
                <w:rFonts w:ascii="Aptos" w:hAnsi="Aptos" w:eastAsia="Aptos" w:cs="Aptos"/>
                <w:b/>
                <w:bCs/>
              </w:rPr>
            </w:pPr>
            <w:commentRangeStart w:id="244"/>
            <w:r>
              <w:rPr>
                <w:rFonts w:ascii="Aptos" w:hAnsi="Aptos" w:eastAsia="Aptos" w:cs="Aptos"/>
                <w:b/>
                <w:bCs/>
              </w:rPr>
              <w:t>Chapter Title</w:t>
            </w:r>
            <w:commentRangeEnd w:id="244"/>
            <w:r w:rsidRPr="4FEA59C1" w:rsidR="0018546D">
              <w:rPr>
                <w:rStyle w:val="CommentReference"/>
                <w:rFonts w:ascii="Aptos" w:hAnsi="Aptos" w:eastAsia="Aptos" w:cs="Aptos"/>
                <w:b/>
                <w:bCs/>
                <w:sz w:val="24"/>
                <w:szCs w:val="24"/>
              </w:rPr>
              <w:commentReference w:id="244"/>
            </w:r>
          </w:p>
        </w:tc>
        <w:tc>
          <w:tcPr>
            <w:tcW w:w="810" w:type="dxa"/>
          </w:tcPr>
          <w:p w:rsidRPr="4FEA59C1" w:rsidR="00690F98" w:rsidRDefault="00690F98" w14:paraId="42B7C500" w14:textId="77777777">
            <w:pPr>
              <w:rPr>
                <w:rFonts w:ascii="Aptos" w:hAnsi="Aptos" w:eastAsia="Aptos" w:cs="Aptos"/>
                <w:b/>
                <w:bCs/>
              </w:rPr>
            </w:pPr>
            <w:r>
              <w:rPr>
                <w:rFonts w:ascii="Aptos" w:hAnsi="Aptos" w:eastAsia="Aptos" w:cs="Aptos"/>
                <w:b/>
                <w:bCs/>
              </w:rPr>
              <w:t>Time estimate</w:t>
            </w:r>
          </w:p>
        </w:tc>
        <w:tc>
          <w:tcPr>
            <w:tcW w:w="2205" w:type="dxa"/>
            <w:tcMar>
              <w:left w:w="105" w:type="dxa"/>
              <w:right w:w="105" w:type="dxa"/>
            </w:tcMar>
          </w:tcPr>
          <w:p w:rsidR="00690F98" w:rsidRDefault="00690F98" w14:paraId="1F0D7508" w14:textId="77777777">
            <w:pPr>
              <w:rPr>
                <w:rFonts w:ascii="Aptos" w:hAnsi="Aptos" w:eastAsia="Aptos" w:cs="Aptos"/>
              </w:rPr>
            </w:pPr>
            <w:r w:rsidRPr="4FEA59C1">
              <w:rPr>
                <w:rFonts w:ascii="Aptos" w:hAnsi="Aptos" w:eastAsia="Aptos" w:cs="Aptos"/>
                <w:b/>
                <w:bCs/>
              </w:rPr>
              <w:t>Voice Over</w:t>
            </w:r>
          </w:p>
        </w:tc>
        <w:tc>
          <w:tcPr>
            <w:tcW w:w="3270" w:type="dxa"/>
            <w:tcMar>
              <w:left w:w="105" w:type="dxa"/>
              <w:right w:w="105" w:type="dxa"/>
            </w:tcMar>
          </w:tcPr>
          <w:p w:rsidR="00690F98" w:rsidRDefault="00690F98" w14:paraId="624F7A30" w14:textId="77777777">
            <w:pPr>
              <w:rPr>
                <w:rFonts w:ascii="Aptos" w:hAnsi="Aptos" w:eastAsia="Aptos" w:cs="Aptos"/>
              </w:rPr>
            </w:pPr>
            <w:r w:rsidRPr="4FEA59C1">
              <w:rPr>
                <w:rFonts w:ascii="Aptos" w:hAnsi="Aptos" w:eastAsia="Aptos" w:cs="Aptos"/>
                <w:b/>
                <w:bCs/>
              </w:rPr>
              <w:t>Visuals</w:t>
            </w:r>
          </w:p>
        </w:tc>
        <w:tc>
          <w:tcPr>
            <w:tcW w:w="1569" w:type="dxa"/>
          </w:tcPr>
          <w:p w:rsidRPr="4FEA59C1" w:rsidR="00690F98" w:rsidRDefault="00690F98" w14:paraId="1E0F6BD1" w14:textId="77777777">
            <w:pPr>
              <w:rPr>
                <w:rFonts w:ascii="Aptos" w:hAnsi="Aptos" w:eastAsia="Aptos" w:cs="Aptos"/>
                <w:b/>
                <w:bCs/>
              </w:rPr>
            </w:pPr>
            <w:r>
              <w:rPr>
                <w:rFonts w:ascii="Aptos" w:hAnsi="Aptos" w:eastAsia="Aptos" w:cs="Aptos"/>
                <w:b/>
                <w:bCs/>
              </w:rPr>
              <w:t>Chapter resources</w:t>
            </w:r>
          </w:p>
        </w:tc>
      </w:tr>
      <w:tr w:rsidR="002947AD" w:rsidTr="4AFA5E52" w14:paraId="10C81E74" w14:textId="77777777">
        <w:trPr>
          <w:trHeight w:val="190"/>
        </w:trPr>
        <w:tc>
          <w:tcPr>
            <w:tcW w:w="1635" w:type="dxa"/>
          </w:tcPr>
          <w:p w:rsidRPr="00030C0A" w:rsidR="00690F98" w:rsidRDefault="00C355F9" w14:paraId="37C6FA49" w14:textId="49E5A8A1">
            <w:pPr>
              <w:rPr>
                <w:rFonts w:ascii="Aptos" w:hAnsi="Aptos" w:eastAsia="Aptos" w:cs="Aptos"/>
              </w:rPr>
            </w:pPr>
            <w:r>
              <w:rPr>
                <w:rFonts w:ascii="Aptos" w:hAnsi="Aptos" w:eastAsia="Aptos" w:cs="Aptos"/>
              </w:rPr>
              <w:t>Introduction</w:t>
            </w:r>
          </w:p>
        </w:tc>
        <w:tc>
          <w:tcPr>
            <w:tcW w:w="810" w:type="dxa"/>
          </w:tcPr>
          <w:p w:rsidRPr="00030C0A" w:rsidR="00690F98" w:rsidRDefault="00690F98" w14:paraId="677C9DB5" w14:textId="77777777">
            <w:pPr>
              <w:rPr>
                <w:rFonts w:ascii="Aptos" w:hAnsi="Aptos" w:eastAsia="Aptos" w:cs="Aptos"/>
              </w:rPr>
            </w:pPr>
          </w:p>
        </w:tc>
        <w:tc>
          <w:tcPr>
            <w:tcW w:w="2205" w:type="dxa"/>
            <w:tcMar>
              <w:left w:w="105" w:type="dxa"/>
              <w:right w:w="105" w:type="dxa"/>
            </w:tcMar>
          </w:tcPr>
          <w:p w:rsidR="00690F98" w:rsidRDefault="00030C0A" w14:paraId="6940F7E0" w14:textId="77777777">
            <w:pPr>
              <w:rPr>
                <w:rFonts w:ascii="Aptos" w:hAnsi="Aptos" w:eastAsia="Aptos" w:cs="Aptos"/>
              </w:rPr>
            </w:pPr>
            <w:r w:rsidRPr="00030C0A">
              <w:rPr>
                <w:rFonts w:ascii="Aptos" w:hAnsi="Aptos" w:eastAsia="Aptos" w:cs="Aptos"/>
              </w:rPr>
              <w:t>In this lesson, we'll walk you through the steps to configure and implement a hybrid search that combines both neural and lexical search techniques, providing you with a powerful tool for enhancing search accuracy and relevance</w:t>
            </w:r>
            <w:r w:rsidR="008023DB">
              <w:rPr>
                <w:rFonts w:ascii="Aptos" w:hAnsi="Aptos" w:eastAsia="Aptos" w:cs="Aptos"/>
              </w:rPr>
              <w:t xml:space="preserve">. </w:t>
            </w:r>
          </w:p>
          <w:p w:rsidR="00494AE0" w:rsidRDefault="00494AE0" w14:paraId="447E2324" w14:textId="77777777">
            <w:pPr>
              <w:rPr>
                <w:rFonts w:ascii="Aptos" w:hAnsi="Aptos" w:eastAsia="Aptos" w:cs="Aptos"/>
              </w:rPr>
            </w:pPr>
          </w:p>
          <w:p w:rsidRPr="00030C0A" w:rsidR="00690F98" w:rsidRDefault="00494AE0" w14:paraId="32BB04C4" w14:textId="4A082F22">
            <w:pPr>
              <w:rPr>
                <w:rFonts w:ascii="Aptos" w:hAnsi="Aptos" w:eastAsia="Aptos" w:cs="Aptos"/>
              </w:rPr>
            </w:pPr>
            <w:r>
              <w:rPr>
                <w:rFonts w:ascii="Aptos" w:hAnsi="Aptos" w:eastAsia="Aptos" w:cs="Aptos"/>
              </w:rPr>
              <w:t xml:space="preserve">By the end, you’ll have a powerful tool to enhance search accuracy and relevance in your projects. Let’s get started. </w:t>
            </w:r>
          </w:p>
        </w:tc>
        <w:tc>
          <w:tcPr>
            <w:tcW w:w="3270" w:type="dxa"/>
            <w:tcMar>
              <w:left w:w="105" w:type="dxa"/>
              <w:right w:w="105" w:type="dxa"/>
            </w:tcMar>
          </w:tcPr>
          <w:p w:rsidR="00690F98" w:rsidP="00030C0A" w:rsidRDefault="00030C0A" w14:paraId="391018AE" w14:textId="77777777">
            <w:pPr>
              <w:pStyle w:val="ListParagraph"/>
              <w:numPr>
                <w:ilvl w:val="0"/>
                <w:numId w:val="3"/>
              </w:numPr>
              <w:rPr>
                <w:rFonts w:ascii="Aptos" w:hAnsi="Aptos" w:eastAsia="Aptos" w:cs="Aptos"/>
              </w:rPr>
            </w:pPr>
            <w:r>
              <w:rPr>
                <w:rFonts w:ascii="Aptos" w:hAnsi="Aptos" w:eastAsia="Aptos" w:cs="Aptos"/>
              </w:rPr>
              <w:t xml:space="preserve">Show the list of steps from the last video, </w:t>
            </w:r>
            <w:r w:rsidR="00CC6F3A">
              <w:rPr>
                <w:rFonts w:ascii="Aptos" w:hAnsi="Aptos" w:eastAsia="Aptos" w:cs="Aptos"/>
              </w:rPr>
              <w:t>highlighting each step in order:</w:t>
            </w:r>
          </w:p>
          <w:p w:rsidR="00B37823" w:rsidP="00B37823" w:rsidRDefault="00CC6F3A" w14:paraId="3580D581" w14:textId="77777777">
            <w:pPr>
              <w:pStyle w:val="ListParagraph"/>
              <w:numPr>
                <w:ilvl w:val="2"/>
                <w:numId w:val="34"/>
              </w:numPr>
              <w:spacing w:after="160" w:line="278" w:lineRule="auto"/>
            </w:pPr>
            <w:r>
              <w:rPr>
                <w:rFonts w:ascii="Aptos" w:hAnsi="Aptos" w:eastAsia="Aptos" w:cs="Aptos"/>
              </w:rPr>
              <w:t xml:space="preserve"> </w:t>
            </w:r>
            <w:r w:rsidR="00B37823">
              <w:t>Configure OpenSearch to allow sparse embeddings via REST API</w:t>
            </w:r>
          </w:p>
          <w:p w:rsidR="00B37823" w:rsidP="00B37823" w:rsidRDefault="00B37823" w14:paraId="2A8B824B" w14:textId="77777777">
            <w:pPr>
              <w:pStyle w:val="ListParagraph"/>
              <w:numPr>
                <w:ilvl w:val="2"/>
                <w:numId w:val="34"/>
              </w:numPr>
              <w:spacing w:after="160" w:line="278" w:lineRule="auto"/>
            </w:pPr>
            <w:r>
              <w:t>Create index for sparse vectors</w:t>
            </w:r>
          </w:p>
          <w:p w:rsidR="00B37823" w:rsidP="00B37823" w:rsidRDefault="00B37823" w14:paraId="45123536" w14:textId="77777777">
            <w:pPr>
              <w:pStyle w:val="ListParagraph"/>
              <w:numPr>
                <w:ilvl w:val="2"/>
                <w:numId w:val="34"/>
              </w:numPr>
              <w:spacing w:after="160" w:line="278" w:lineRule="auto"/>
            </w:pPr>
            <w:r>
              <w:t>Register ML model that produces sparse indexes</w:t>
            </w:r>
          </w:p>
          <w:p w:rsidR="00B37823" w:rsidP="00B37823" w:rsidRDefault="00B37823" w14:paraId="66903AC5" w14:textId="77777777">
            <w:pPr>
              <w:pStyle w:val="ListParagraph"/>
              <w:numPr>
                <w:ilvl w:val="2"/>
                <w:numId w:val="34"/>
              </w:numPr>
              <w:spacing w:after="160" w:line="278" w:lineRule="auto"/>
            </w:pPr>
            <w:r>
              <w:t>Create ingest pipeline for data</w:t>
            </w:r>
          </w:p>
          <w:p w:rsidR="00B37823" w:rsidP="00B37823" w:rsidRDefault="00B37823" w14:paraId="462B95D2" w14:textId="77777777">
            <w:pPr>
              <w:pStyle w:val="ListParagraph"/>
              <w:numPr>
                <w:ilvl w:val="2"/>
                <w:numId w:val="34"/>
              </w:numPr>
              <w:spacing w:after="160" w:line="278" w:lineRule="auto"/>
            </w:pPr>
            <w:r>
              <w:t>Add some data</w:t>
            </w:r>
          </w:p>
          <w:p w:rsidRPr="00B26018" w:rsidR="00690F98" w:rsidP="00B26018" w:rsidRDefault="00B37823" w14:paraId="4BB2AF24" w14:textId="458E5851">
            <w:pPr>
              <w:pStyle w:val="ListParagraph"/>
              <w:numPr>
                <w:ilvl w:val="2"/>
                <w:numId w:val="34"/>
              </w:numPr>
              <w:spacing w:after="160" w:line="278" w:lineRule="auto"/>
            </w:pPr>
            <w:r>
              <w:t>Run a hybrid lex/neural search via REST API</w:t>
            </w:r>
          </w:p>
        </w:tc>
        <w:tc>
          <w:tcPr>
            <w:tcW w:w="1569" w:type="dxa"/>
          </w:tcPr>
          <w:p w:rsidRPr="00030C0A" w:rsidR="00690F98" w:rsidRDefault="00690F98" w14:paraId="20F5CD0D" w14:textId="77777777">
            <w:pPr>
              <w:rPr>
                <w:rFonts w:ascii="Aptos" w:hAnsi="Aptos" w:eastAsia="Aptos" w:cs="Aptos"/>
              </w:rPr>
            </w:pPr>
          </w:p>
        </w:tc>
      </w:tr>
      <w:tr w:rsidR="002947AD" w:rsidTr="4AFA5E52" w14:paraId="11942C7F" w14:textId="77777777">
        <w:trPr>
          <w:trHeight w:val="190"/>
        </w:trPr>
        <w:tc>
          <w:tcPr>
            <w:tcW w:w="1635" w:type="dxa"/>
          </w:tcPr>
          <w:p w:rsidRPr="00030C0A" w:rsidR="00B26018" w:rsidRDefault="009509C9" w14:paraId="12BBD72B" w14:textId="7067F6C9">
            <w:pPr>
              <w:rPr>
                <w:rFonts w:ascii="Aptos" w:hAnsi="Aptos" w:eastAsia="Aptos" w:cs="Aptos"/>
              </w:rPr>
            </w:pPr>
            <w:r>
              <w:rPr>
                <w:rFonts w:ascii="Aptos" w:hAnsi="Aptos" w:eastAsia="Aptos" w:cs="Aptos"/>
              </w:rPr>
              <w:t>Creating sparse vector index</w:t>
            </w:r>
          </w:p>
        </w:tc>
        <w:tc>
          <w:tcPr>
            <w:tcW w:w="810" w:type="dxa"/>
          </w:tcPr>
          <w:p w:rsidRPr="00030C0A" w:rsidR="00B26018" w:rsidRDefault="00B26018" w14:paraId="4B3A4950" w14:textId="77777777">
            <w:pPr>
              <w:rPr>
                <w:rFonts w:ascii="Aptos" w:hAnsi="Aptos" w:eastAsia="Aptos" w:cs="Aptos"/>
              </w:rPr>
            </w:pPr>
          </w:p>
        </w:tc>
        <w:tc>
          <w:tcPr>
            <w:tcW w:w="2205" w:type="dxa"/>
            <w:tcMar>
              <w:left w:w="105" w:type="dxa"/>
              <w:right w:w="105" w:type="dxa"/>
            </w:tcMar>
          </w:tcPr>
          <w:p w:rsidRPr="00030C0A" w:rsidR="00B26018" w:rsidRDefault="00005FA3" w14:paraId="161B60DA" w14:textId="0AD8809A">
            <w:pPr>
              <w:rPr>
                <w:rFonts w:ascii="Aptos" w:hAnsi="Aptos" w:eastAsia="Aptos" w:cs="Aptos"/>
              </w:rPr>
            </w:pPr>
            <w:r>
              <w:rPr>
                <w:rFonts w:ascii="Aptos" w:hAnsi="Aptos" w:eastAsia="Aptos" w:cs="Aptos"/>
              </w:rPr>
              <w:t>Step 1:</w:t>
            </w:r>
            <w:r w:rsidRPr="00546CB2" w:rsidR="00546CB2">
              <w:rPr>
                <w:rFonts w:ascii="Aptos" w:hAnsi="Aptos" w:eastAsia="Aptos" w:cs="Aptos"/>
              </w:rPr>
              <w:t xml:space="preserve"> we'll create an index for sparse vectors. </w:t>
            </w:r>
            <w:r w:rsidR="00546CB2">
              <w:rPr>
                <w:rFonts w:ascii="Aptos" w:hAnsi="Aptos" w:eastAsia="Aptos" w:cs="Aptos"/>
              </w:rPr>
              <w:t xml:space="preserve">This is what allows </w:t>
            </w:r>
            <w:r w:rsidR="0064265A">
              <w:rPr>
                <w:rFonts w:ascii="Aptos" w:hAnsi="Aptos" w:eastAsia="Aptos" w:cs="Aptos"/>
              </w:rPr>
              <w:t xml:space="preserve">the sparse side of hybrid search. </w:t>
            </w:r>
            <w:r w:rsidRPr="00546CB2" w:rsidR="00546CB2">
              <w:rPr>
                <w:rFonts w:ascii="Aptos" w:hAnsi="Aptos" w:eastAsia="Aptos" w:cs="Aptos"/>
              </w:rPr>
              <w:t>Here's an example of how to do this using the REST API. This configuration sets up the index to store both text data and vector embeddings</w:t>
            </w:r>
            <w:r w:rsidR="0064265A">
              <w:rPr>
                <w:rFonts w:ascii="Aptos" w:hAnsi="Aptos" w:eastAsia="Aptos" w:cs="Aptos"/>
              </w:rPr>
              <w:t xml:space="preserve">, perfect for </w:t>
            </w:r>
            <w:r w:rsidR="00CD3BD4">
              <w:rPr>
                <w:rFonts w:ascii="Aptos" w:hAnsi="Aptos" w:eastAsia="Aptos" w:cs="Aptos"/>
              </w:rPr>
              <w:t>a hybrid search application</w:t>
            </w:r>
            <w:r w:rsidRPr="00546CB2" w:rsidR="00546CB2">
              <w:rPr>
                <w:rFonts w:ascii="Aptos" w:hAnsi="Aptos" w:eastAsia="Aptos" w:cs="Aptos"/>
              </w:rPr>
              <w:t>"</w:t>
            </w:r>
          </w:p>
        </w:tc>
        <w:tc>
          <w:tcPr>
            <w:tcW w:w="3270" w:type="dxa"/>
            <w:tcMar>
              <w:left w:w="105" w:type="dxa"/>
              <w:right w:w="105" w:type="dxa"/>
            </w:tcMar>
          </w:tcPr>
          <w:p w:rsidR="00B26018" w:rsidP="00B26018" w:rsidRDefault="00CD3BD4" w14:paraId="44B74DA7" w14:textId="77777777">
            <w:pPr>
              <w:rPr>
                <w:rFonts w:ascii="Aptos" w:hAnsi="Aptos" w:eastAsia="Aptos" w:cs="Aptos"/>
              </w:rPr>
            </w:pPr>
            <w:r>
              <w:rPr>
                <w:rFonts w:ascii="Aptos" w:hAnsi="Aptos" w:eastAsia="Aptos" w:cs="Aptos"/>
              </w:rPr>
              <w:t>Terminal running curl script:</w:t>
            </w:r>
          </w:p>
          <w:p w:rsidR="00CD3BD4" w:rsidP="00B26018" w:rsidRDefault="00CD3BD4" w14:paraId="52659C35" w14:textId="77777777">
            <w:pPr>
              <w:rPr>
                <w:rFonts w:ascii="Aptos" w:hAnsi="Aptos" w:eastAsia="Aptos" w:cs="Aptos"/>
              </w:rPr>
            </w:pPr>
          </w:p>
          <w:p w:rsidRPr="00B26018" w:rsidR="00CD3BD4" w:rsidP="277B3C37" w:rsidRDefault="00CD3BD4" w14:paraId="1EE2B60B" w14:textId="01EBF326">
            <w:pPr>
              <w:rPr>
                <w:rFonts w:ascii="Aptos" w:hAnsi="Aptos" w:eastAsia="Aptos" w:cs="Aptos"/>
              </w:rPr>
            </w:pPr>
          </w:p>
          <w:p w:rsidRPr="00B26018" w:rsidR="00CD3BD4" w:rsidP="00CD3BD4" w:rsidRDefault="3F4FAD79" w14:paraId="335F360E" w14:textId="7E148F9E">
            <w:r w:rsidRPr="277B3C37">
              <w:rPr>
                <w:rFonts w:ascii="Aptos" w:hAnsi="Aptos" w:eastAsia="Aptos" w:cs="Aptos"/>
              </w:rPr>
              <w:t xml:space="preserve">PUT /bookstore-hybrid-search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"settings"</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"default_pipeline"</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98C379"/>
              </w:rPr>
              <w:t>"sparse-ingest-pipeline"</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"mappings"</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"properties"</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"text"</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"type"</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98C379"/>
              </w:rPr>
              <w:t>"text"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"passage_embedding"</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E06C75"/>
              </w:rPr>
              <w:t>"type"</w:t>
            </w:r>
            <w:r w:rsidRPr="277B3C37">
              <w:rPr>
                <w:rFonts w:ascii="Aptos" w:hAnsi="Aptos" w:eastAsia="Aptos" w:cs="Aptos"/>
                <w:color w:val="61AFEF"/>
              </w:rPr>
              <w:t>:</w:t>
            </w:r>
            <w:r w:rsidRPr="277B3C37">
              <w:rPr>
                <w:rFonts w:ascii="Aptos" w:hAnsi="Aptos" w:eastAsia="Aptos" w:cs="Aptos"/>
              </w:rPr>
              <w:t xml:space="preserve"> </w:t>
            </w:r>
            <w:r w:rsidRPr="277B3C37">
              <w:rPr>
                <w:rFonts w:ascii="Aptos" w:hAnsi="Aptos" w:eastAsia="Aptos" w:cs="Aptos"/>
                <w:color w:val="98C379"/>
              </w:rPr>
              <w:t>"rank_features"</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ABB2BF"/>
              </w:rPr>
              <w:t>}</w:t>
            </w:r>
            <w:r w:rsidRPr="277B3C37">
              <w:rPr>
                <w:rFonts w:ascii="Aptos" w:hAnsi="Aptos" w:eastAsia="Aptos" w:cs="Aptos"/>
              </w:rPr>
              <w:t xml:space="preserve"> </w:t>
            </w:r>
            <w:r w:rsidRPr="277B3C37">
              <w:rPr>
                <w:rFonts w:ascii="Aptos" w:hAnsi="Aptos" w:eastAsia="Aptos" w:cs="Aptos"/>
                <w:color w:val="ABB2BF"/>
              </w:rPr>
              <w:t>}</w:t>
            </w:r>
          </w:p>
        </w:tc>
        <w:tc>
          <w:tcPr>
            <w:tcW w:w="1569" w:type="dxa"/>
          </w:tcPr>
          <w:p w:rsidRPr="00030C0A" w:rsidR="00B26018" w:rsidRDefault="00B26018" w14:paraId="66A98D07" w14:textId="77777777">
            <w:pPr>
              <w:rPr>
                <w:rFonts w:ascii="Aptos" w:hAnsi="Aptos" w:eastAsia="Aptos" w:cs="Aptos"/>
              </w:rPr>
            </w:pPr>
          </w:p>
        </w:tc>
      </w:tr>
      <w:tr w:rsidR="002947AD" w:rsidTr="4AFA5E52" w14:paraId="310F305F" w14:textId="77777777">
        <w:trPr>
          <w:trHeight w:val="190"/>
        </w:trPr>
        <w:tc>
          <w:tcPr>
            <w:tcW w:w="1635" w:type="dxa"/>
          </w:tcPr>
          <w:p w:rsidRPr="00030C0A" w:rsidR="008B156E" w:rsidRDefault="00177071" w14:paraId="26395DDB" w14:textId="68C080F9">
            <w:pPr>
              <w:rPr>
                <w:rFonts w:ascii="Aptos" w:hAnsi="Aptos" w:eastAsia="Aptos" w:cs="Aptos"/>
              </w:rPr>
            </w:pPr>
            <w:r>
              <w:rPr>
                <w:rFonts w:ascii="Aptos" w:hAnsi="Aptos" w:eastAsia="Aptos" w:cs="Aptos"/>
              </w:rPr>
              <w:t>Registering an ML model</w:t>
            </w:r>
          </w:p>
        </w:tc>
        <w:tc>
          <w:tcPr>
            <w:tcW w:w="810" w:type="dxa"/>
          </w:tcPr>
          <w:p w:rsidRPr="00030C0A" w:rsidR="008B156E" w:rsidRDefault="008B156E" w14:paraId="01D274A0" w14:textId="77777777">
            <w:pPr>
              <w:rPr>
                <w:rFonts w:ascii="Aptos" w:hAnsi="Aptos" w:eastAsia="Aptos" w:cs="Aptos"/>
              </w:rPr>
            </w:pPr>
          </w:p>
        </w:tc>
        <w:tc>
          <w:tcPr>
            <w:tcW w:w="2205" w:type="dxa"/>
            <w:tcMar>
              <w:left w:w="105" w:type="dxa"/>
              <w:right w:w="105" w:type="dxa"/>
            </w:tcMar>
          </w:tcPr>
          <w:p w:rsidRPr="00546CB2" w:rsidR="008B156E" w:rsidRDefault="00AB3561" w14:paraId="01D0DE58" w14:textId="329D7225">
            <w:pPr>
              <w:rPr>
                <w:rFonts w:ascii="Aptos" w:hAnsi="Aptos" w:eastAsia="Aptos" w:cs="Aptos"/>
              </w:rPr>
            </w:pPr>
            <w:r>
              <w:rPr>
                <w:rFonts w:ascii="Aptos" w:hAnsi="Aptos" w:eastAsia="Aptos" w:cs="Aptos"/>
              </w:rPr>
              <w:t>“</w:t>
            </w:r>
            <w:r w:rsidRPr="00AB3561">
              <w:rPr>
                <w:rFonts w:ascii="Aptos" w:hAnsi="Aptos" w:eastAsia="Aptos" w:cs="Aptos"/>
              </w:rPr>
              <w:t>Now</w:t>
            </w:r>
            <w:r w:rsidR="00AD55FA">
              <w:rPr>
                <w:rFonts w:ascii="Aptos" w:hAnsi="Aptos" w:eastAsia="Aptos" w:cs="Aptos"/>
              </w:rPr>
              <w:t xml:space="preserve"> for step 2</w:t>
            </w:r>
            <w:r w:rsidRPr="00AB3561">
              <w:rPr>
                <w:rFonts w:ascii="Aptos" w:hAnsi="Aptos" w:eastAsia="Aptos" w:cs="Aptos"/>
              </w:rPr>
              <w:t>, register</w:t>
            </w:r>
            <w:r w:rsidR="001D20F0">
              <w:rPr>
                <w:rFonts w:ascii="Aptos" w:hAnsi="Aptos" w:eastAsia="Aptos" w:cs="Aptos"/>
              </w:rPr>
              <w:t>ing</w:t>
            </w:r>
            <w:r w:rsidRPr="00AB3561">
              <w:rPr>
                <w:rFonts w:ascii="Aptos" w:hAnsi="Aptos" w:eastAsia="Aptos" w:cs="Aptos"/>
              </w:rPr>
              <w:t xml:space="preserve"> an ML model that produces sparse indexes</w:t>
            </w:r>
            <w:r w:rsidR="00105CAB">
              <w:rPr>
                <w:rFonts w:ascii="Aptos" w:hAnsi="Aptos" w:eastAsia="Aptos" w:cs="Aptos"/>
              </w:rPr>
              <w:t xml:space="preserve">. For our training, we’ll be </w:t>
            </w:r>
            <w:r w:rsidRPr="00AB3561">
              <w:rPr>
                <w:rFonts w:ascii="Aptos" w:hAnsi="Aptos" w:eastAsia="Aptos" w:cs="Aptos"/>
              </w:rPr>
              <w:t xml:space="preserve"> using the ML Commons plugin. This plugin automates the lifecycle management of ML models, making it easier to deploy and manage them."</w:t>
            </w:r>
          </w:p>
        </w:tc>
        <w:tc>
          <w:tcPr>
            <w:tcW w:w="3270" w:type="dxa"/>
            <w:tcMar>
              <w:left w:w="105" w:type="dxa"/>
              <w:right w:w="105" w:type="dxa"/>
            </w:tcMar>
          </w:tcPr>
          <w:p w:rsidR="008B156E" w:rsidP="00B26018" w:rsidRDefault="008A2C7A" w14:paraId="32FDE41E" w14:textId="77777777">
            <w:pPr>
              <w:rPr>
                <w:rFonts w:ascii="Aptos" w:hAnsi="Aptos" w:eastAsia="Aptos" w:cs="Aptos"/>
              </w:rPr>
            </w:pPr>
            <w:r>
              <w:rPr>
                <w:rFonts w:ascii="Aptos" w:hAnsi="Aptos" w:eastAsia="Aptos" w:cs="Aptos"/>
              </w:rPr>
              <w:t>Terminal running cURL command:</w:t>
            </w:r>
          </w:p>
          <w:p w:rsidRPr="008A2C7A" w:rsidR="008A2C7A" w:rsidP="008A2C7A" w:rsidRDefault="008A2C7A" w14:paraId="4656F6C5" w14:textId="77777777">
            <w:pPr>
              <w:rPr>
                <w:rFonts w:ascii="Aptos" w:hAnsi="Aptos" w:eastAsia="Aptos" w:cs="Aptos"/>
              </w:rPr>
            </w:pPr>
            <w:r w:rsidRPr="008A2C7A">
              <w:rPr>
                <w:rFonts w:ascii="Aptos" w:hAnsi="Aptos" w:eastAsia="Aptos" w:cs="Aptos"/>
              </w:rPr>
              <w:t>POST /_plugins/_ml/models/_register</w:t>
            </w:r>
          </w:p>
          <w:p w:rsidRPr="008A2C7A" w:rsidR="008A2C7A" w:rsidP="008A2C7A" w:rsidRDefault="008A2C7A" w14:paraId="1145C281" w14:textId="77777777">
            <w:pPr>
              <w:rPr>
                <w:rFonts w:ascii="Aptos" w:hAnsi="Aptos" w:eastAsia="Aptos" w:cs="Aptos"/>
              </w:rPr>
            </w:pPr>
            <w:r w:rsidRPr="008A2C7A">
              <w:rPr>
                <w:rFonts w:ascii="Aptos" w:hAnsi="Aptos" w:eastAsia="Aptos" w:cs="Aptos"/>
              </w:rPr>
              <w:t>{</w:t>
            </w:r>
          </w:p>
          <w:p w:rsidRPr="008A2C7A" w:rsidR="008A2C7A" w:rsidP="008A2C7A" w:rsidRDefault="008A2C7A" w14:paraId="3C4387A9" w14:textId="77777777">
            <w:pPr>
              <w:rPr>
                <w:rFonts w:ascii="Aptos" w:hAnsi="Aptos" w:eastAsia="Aptos" w:cs="Aptos"/>
              </w:rPr>
            </w:pPr>
            <w:r w:rsidRPr="008A2C7A">
              <w:rPr>
                <w:rFonts w:ascii="Aptos" w:hAnsi="Aptos" w:eastAsia="Aptos" w:cs="Aptos"/>
              </w:rPr>
              <w:t xml:space="preserve">  "name": "sparse-vector-model",</w:t>
            </w:r>
          </w:p>
          <w:p w:rsidRPr="008A2C7A" w:rsidR="008A2C7A" w:rsidP="008A2C7A" w:rsidRDefault="008A2C7A" w14:paraId="05B82C19" w14:textId="77777777">
            <w:pPr>
              <w:rPr>
                <w:rFonts w:ascii="Aptos" w:hAnsi="Aptos" w:eastAsia="Aptos" w:cs="Aptos"/>
              </w:rPr>
            </w:pPr>
            <w:r w:rsidRPr="008A2C7A">
              <w:rPr>
                <w:rFonts w:ascii="Aptos" w:hAnsi="Aptos" w:eastAsia="Aptos" w:cs="Aptos"/>
              </w:rPr>
              <w:t xml:space="preserve">  "version": "1.0",</w:t>
            </w:r>
          </w:p>
          <w:p w:rsidRPr="008A2C7A" w:rsidR="008A2C7A" w:rsidP="008A2C7A" w:rsidRDefault="008A2C7A" w14:paraId="05807C6C" w14:textId="2504DD4D">
            <w:pPr>
              <w:rPr>
                <w:rFonts w:ascii="Aptos" w:hAnsi="Aptos" w:eastAsia="Aptos" w:cs="Aptos"/>
              </w:rPr>
            </w:pPr>
            <w:r w:rsidRPr="008A2C7A">
              <w:rPr>
                <w:rFonts w:ascii="Aptos" w:hAnsi="Aptos" w:eastAsia="Aptos" w:cs="Aptos"/>
              </w:rPr>
              <w:t xml:space="preserve">  "u</w:t>
            </w:r>
            <w:commentRangeStart w:id="245"/>
            <w:commentRangeStart w:id="246"/>
            <w:commentRangeStart w:id="247"/>
            <w:commentRangeStart w:id="248"/>
            <w:r w:rsidRPr="008A2C7A">
              <w:rPr>
                <w:rFonts w:ascii="Aptos" w:hAnsi="Aptos" w:eastAsia="Aptos" w:cs="Aptos"/>
              </w:rPr>
              <w:t>rl": "</w:t>
            </w:r>
            <w:r w:rsidR="00754C30">
              <w:t xml:space="preserve"> </w:t>
            </w:r>
            <w:r w:rsidRPr="00754C30" w:rsidR="00754C30">
              <w:rPr>
                <w:rFonts w:ascii="Aptos" w:hAnsi="Aptos" w:eastAsia="Aptos" w:cs="Aptos"/>
              </w:rPr>
              <w:t>https://huggingface.co/distilbert/distilbert-base-uncased</w:t>
            </w:r>
            <w:r w:rsidRPr="008A2C7A">
              <w:rPr>
                <w:rFonts w:ascii="Aptos" w:hAnsi="Aptos" w:eastAsia="Aptos" w:cs="Aptos"/>
              </w:rPr>
              <w:t>"</w:t>
            </w:r>
            <w:commentRangeEnd w:id="245"/>
            <w:r w:rsidRPr="008A2C7A" w:rsidR="0018546D">
              <w:rPr>
                <w:rStyle w:val="CommentReference"/>
                <w:rFonts w:ascii="Aptos" w:hAnsi="Aptos" w:eastAsia="Aptos" w:cs="Aptos"/>
                <w:sz w:val="24"/>
                <w:szCs w:val="24"/>
              </w:rPr>
              <w:commentReference w:id="245"/>
            </w:r>
            <w:commentRangeEnd w:id="246"/>
            <w:r>
              <w:rPr>
                <w:rStyle w:val="CommentReference"/>
              </w:rPr>
              <w:commentReference w:id="246"/>
            </w:r>
            <w:commentRangeEnd w:id="247"/>
            <w:r>
              <w:rPr>
                <w:rStyle w:val="CommentReference"/>
              </w:rPr>
              <w:commentReference w:id="247"/>
            </w:r>
            <w:commentRangeEnd w:id="248"/>
            <w:r>
              <w:rPr>
                <w:rStyle w:val="CommentReference"/>
              </w:rPr>
              <w:commentReference w:id="248"/>
            </w:r>
          </w:p>
          <w:p w:rsidR="008A2C7A" w:rsidP="008A2C7A" w:rsidRDefault="008A2C7A" w14:paraId="44EE7CA2" w14:textId="2D31FDB2">
            <w:pPr>
              <w:rPr>
                <w:rFonts w:ascii="Aptos" w:hAnsi="Aptos" w:eastAsia="Aptos" w:cs="Aptos"/>
              </w:rPr>
            </w:pPr>
            <w:r w:rsidRPr="008A2C7A">
              <w:rPr>
                <w:rFonts w:ascii="Aptos" w:hAnsi="Aptos" w:eastAsia="Aptos" w:cs="Aptos"/>
              </w:rPr>
              <w:t>}</w:t>
            </w:r>
          </w:p>
        </w:tc>
        <w:tc>
          <w:tcPr>
            <w:tcW w:w="1569" w:type="dxa"/>
          </w:tcPr>
          <w:p w:rsidRPr="00030C0A" w:rsidR="008B156E" w:rsidRDefault="008B156E" w14:paraId="0C303934" w14:textId="77777777">
            <w:pPr>
              <w:rPr>
                <w:rFonts w:ascii="Aptos" w:hAnsi="Aptos" w:eastAsia="Aptos" w:cs="Aptos"/>
              </w:rPr>
            </w:pPr>
          </w:p>
        </w:tc>
      </w:tr>
      <w:tr w:rsidR="002947AD" w:rsidTr="4AFA5E52" w14:paraId="7FE538D0" w14:textId="77777777">
        <w:trPr>
          <w:trHeight w:val="190"/>
        </w:trPr>
        <w:tc>
          <w:tcPr>
            <w:tcW w:w="1635" w:type="dxa"/>
          </w:tcPr>
          <w:p w:rsidRPr="00030C0A" w:rsidR="008A2C7A" w:rsidRDefault="00177071" w14:paraId="1DD659B2" w14:textId="5C7384BD">
            <w:pPr>
              <w:rPr>
                <w:rFonts w:ascii="Aptos" w:hAnsi="Aptos" w:eastAsia="Aptos" w:cs="Aptos"/>
              </w:rPr>
            </w:pPr>
            <w:r>
              <w:rPr>
                <w:rFonts w:ascii="Aptos" w:hAnsi="Aptos" w:eastAsia="Aptos" w:cs="Aptos"/>
              </w:rPr>
              <w:t>Adding data to the index</w:t>
            </w:r>
          </w:p>
        </w:tc>
        <w:tc>
          <w:tcPr>
            <w:tcW w:w="810" w:type="dxa"/>
          </w:tcPr>
          <w:p w:rsidRPr="00030C0A" w:rsidR="008A2C7A" w:rsidRDefault="008A2C7A" w14:paraId="433BD044" w14:textId="77777777">
            <w:pPr>
              <w:rPr>
                <w:rFonts w:ascii="Aptos" w:hAnsi="Aptos" w:eastAsia="Aptos" w:cs="Aptos"/>
              </w:rPr>
            </w:pPr>
          </w:p>
        </w:tc>
        <w:tc>
          <w:tcPr>
            <w:tcW w:w="2205" w:type="dxa"/>
            <w:tcMar>
              <w:left w:w="105" w:type="dxa"/>
              <w:right w:w="105" w:type="dxa"/>
            </w:tcMar>
          </w:tcPr>
          <w:p w:rsidR="008A2C7A" w:rsidRDefault="00FD7B6A" w14:paraId="68B188EF" w14:textId="18AA8036">
            <w:pPr>
              <w:rPr>
                <w:rFonts w:ascii="Aptos" w:hAnsi="Aptos" w:eastAsia="Aptos" w:cs="Aptos"/>
              </w:rPr>
            </w:pPr>
            <w:r w:rsidRPr="00FD7B6A">
              <w:rPr>
                <w:rFonts w:ascii="Aptos" w:hAnsi="Aptos" w:eastAsia="Aptos" w:cs="Aptos"/>
              </w:rPr>
              <w:t>With the ingest pipeline in place, we can now add data to the index. Here's an example of how to do this using the bulk insert API.</w:t>
            </w:r>
          </w:p>
        </w:tc>
        <w:tc>
          <w:tcPr>
            <w:tcW w:w="3270" w:type="dxa"/>
            <w:tcMar>
              <w:left w:w="105" w:type="dxa"/>
              <w:right w:w="105" w:type="dxa"/>
            </w:tcMar>
          </w:tcPr>
          <w:p w:rsidR="00FD7B6A" w:rsidP="004612C7" w:rsidRDefault="00F67C4D" w14:paraId="7DDF168E" w14:textId="2925A820">
            <w:pPr>
              <w:rPr>
                <w:rFonts w:ascii="Aptos" w:hAnsi="Aptos" w:eastAsia="Aptos" w:cs="Aptos"/>
              </w:rPr>
            </w:pPr>
            <w:r>
              <w:rPr>
                <w:rFonts w:ascii="Aptos" w:hAnsi="Aptos" w:eastAsia="Aptos" w:cs="Aptos"/>
              </w:rPr>
              <w:t xml:space="preserve">Scripts running to bulk insert bookstore information into their OpenSearch </w:t>
            </w:r>
            <w:r w:rsidR="00DD4C30">
              <w:rPr>
                <w:rFonts w:ascii="Aptos" w:hAnsi="Aptos" w:eastAsia="Aptos" w:cs="Aptos"/>
              </w:rPr>
              <w:t xml:space="preserve">instance. </w:t>
            </w:r>
          </w:p>
        </w:tc>
        <w:tc>
          <w:tcPr>
            <w:tcW w:w="1569" w:type="dxa"/>
          </w:tcPr>
          <w:p w:rsidRPr="00030C0A" w:rsidR="008A2C7A" w:rsidRDefault="00DD4C30" w14:paraId="72714EB4" w14:textId="4218F3A7">
            <w:pPr>
              <w:rPr>
                <w:rFonts w:ascii="Aptos" w:hAnsi="Aptos" w:eastAsia="Aptos" w:cs="Aptos"/>
              </w:rPr>
            </w:pPr>
            <w:r>
              <w:rPr>
                <w:rFonts w:ascii="Aptos" w:hAnsi="Aptos" w:eastAsia="Aptos" w:cs="Aptos"/>
              </w:rPr>
              <w:t>Script to bulk insert; fake book data</w:t>
            </w:r>
          </w:p>
        </w:tc>
      </w:tr>
      <w:tr w:rsidR="002947AD" w:rsidTr="4AFA5E52" w14:paraId="79CC790C" w14:textId="77777777">
        <w:trPr>
          <w:trHeight w:val="190"/>
        </w:trPr>
        <w:tc>
          <w:tcPr>
            <w:tcW w:w="1635" w:type="dxa"/>
          </w:tcPr>
          <w:p w:rsidRPr="00030C0A" w:rsidR="009811CA" w:rsidRDefault="00177071" w14:paraId="3ABCFCEE" w14:textId="72E0EA99">
            <w:pPr>
              <w:rPr>
                <w:rFonts w:ascii="Aptos" w:hAnsi="Aptos" w:eastAsia="Aptos" w:cs="Aptos"/>
              </w:rPr>
            </w:pPr>
            <w:r>
              <w:rPr>
                <w:rFonts w:ascii="Aptos" w:hAnsi="Aptos" w:eastAsia="Aptos" w:cs="Aptos"/>
              </w:rPr>
              <w:t>Postprocessor for combining results</w:t>
            </w:r>
          </w:p>
        </w:tc>
        <w:tc>
          <w:tcPr>
            <w:tcW w:w="810" w:type="dxa"/>
          </w:tcPr>
          <w:p w:rsidRPr="00030C0A" w:rsidR="009811CA" w:rsidRDefault="009811CA" w14:paraId="7F401A30" w14:textId="77777777">
            <w:pPr>
              <w:rPr>
                <w:rFonts w:ascii="Aptos" w:hAnsi="Aptos" w:eastAsia="Aptos" w:cs="Aptos"/>
              </w:rPr>
            </w:pPr>
          </w:p>
        </w:tc>
        <w:tc>
          <w:tcPr>
            <w:tcW w:w="2205" w:type="dxa"/>
            <w:tcMar>
              <w:left w:w="105" w:type="dxa"/>
              <w:right w:w="105" w:type="dxa"/>
            </w:tcMar>
          </w:tcPr>
          <w:p w:rsidR="009811CA" w:rsidRDefault="00D42AAB" w14:paraId="7FEBCAE6" w14:textId="6B3C22B7">
            <w:pPr>
              <w:rPr>
                <w:rFonts w:ascii="Aptos" w:hAnsi="Aptos" w:eastAsia="Aptos" w:cs="Aptos"/>
              </w:rPr>
            </w:pPr>
            <w:r>
              <w:rPr>
                <w:rFonts w:ascii="Aptos" w:hAnsi="Aptos" w:eastAsia="Aptos" w:cs="Aptos"/>
              </w:rPr>
              <w:t>For step 3</w:t>
            </w:r>
            <w:commentRangeStart w:id="251"/>
            <w:r w:rsidR="009811CA">
              <w:rPr>
                <w:rFonts w:ascii="Aptos" w:hAnsi="Aptos" w:eastAsia="Aptos" w:cs="Aptos"/>
              </w:rPr>
              <w:t>, we need to tell OpenSearch how to combine the different search results with a postprocessor. This will run once all the results have been gathered from all sources.</w:t>
            </w:r>
            <w:commentRangeEnd w:id="251"/>
            <w:r w:rsidR="0018546D">
              <w:rPr>
                <w:rStyle w:val="CommentReference"/>
                <w:rFonts w:ascii="Aptos" w:hAnsi="Aptos" w:eastAsia="Aptos" w:cs="Aptos"/>
                <w:sz w:val="24"/>
                <w:szCs w:val="24"/>
              </w:rPr>
              <w:commentReference w:id="251"/>
            </w:r>
          </w:p>
          <w:p w:rsidR="00333B43" w:rsidRDefault="00333B43" w14:paraId="409DC180" w14:textId="77777777">
            <w:pPr>
              <w:rPr>
                <w:rFonts w:ascii="Aptos" w:hAnsi="Aptos" w:eastAsia="Aptos" w:cs="Aptos"/>
              </w:rPr>
            </w:pPr>
          </w:p>
          <w:p w:rsidRPr="00FD7B6A" w:rsidR="009811CA" w:rsidRDefault="005A169E" w14:paraId="59399A93" w14:textId="19522223">
            <w:pPr>
              <w:rPr>
                <w:rFonts w:ascii="Aptos" w:hAnsi="Aptos" w:eastAsia="Aptos" w:cs="Aptos"/>
              </w:rPr>
            </w:pPr>
            <w:r>
              <w:rPr>
                <w:rFonts w:ascii="Aptos" w:hAnsi="Aptos" w:eastAsia="Aptos" w:cs="Aptos"/>
              </w:rPr>
              <w:t xml:space="preserve">This is done using Search pipelines: </w:t>
            </w:r>
            <w:r w:rsidR="00F5420F">
              <w:rPr>
                <w:rFonts w:ascii="Aptos" w:hAnsi="Aptos" w:eastAsia="Aptos" w:cs="Aptos"/>
              </w:rPr>
              <w:t>we have used these before with ingest pipelines. These transform data as it enters or leaves the OpenSearch API in order to package it correctly.</w:t>
            </w:r>
          </w:p>
        </w:tc>
        <w:tc>
          <w:tcPr>
            <w:tcW w:w="3270" w:type="dxa"/>
            <w:tcMar>
              <w:left w:w="105" w:type="dxa"/>
              <w:right w:w="105" w:type="dxa"/>
            </w:tcMar>
          </w:tcPr>
          <w:p w:rsidRPr="009811CA" w:rsidR="009811CA" w:rsidP="009811CA" w:rsidRDefault="009811CA" w14:paraId="309EEF7C" w14:textId="77777777">
            <w:pPr>
              <w:rPr>
                <w:rFonts w:ascii="Aptos" w:hAnsi="Aptos" w:eastAsia="Aptos" w:cs="Aptos"/>
              </w:rPr>
            </w:pPr>
            <w:r w:rsidRPr="009811CA">
              <w:rPr>
                <w:rFonts w:ascii="Aptos" w:hAnsi="Aptos" w:eastAsia="Aptos" w:cs="Aptos"/>
              </w:rPr>
              <w:t>json</w:t>
            </w:r>
          </w:p>
          <w:p w:rsidRPr="009811CA" w:rsidR="009811CA" w:rsidP="009811CA" w:rsidRDefault="009811CA" w14:paraId="5C5647CE" w14:textId="77777777">
            <w:pPr>
              <w:rPr>
                <w:rFonts w:ascii="Aptos" w:hAnsi="Aptos" w:eastAsia="Aptos" w:cs="Aptos"/>
              </w:rPr>
            </w:pPr>
            <w:r w:rsidRPr="009811CA">
              <w:rPr>
                <w:rFonts w:ascii="Aptos" w:hAnsi="Aptos" w:eastAsia="Aptos" w:cs="Aptos"/>
              </w:rPr>
              <w:t>PUT /_search/pipeline/hybrid-search-pipeline</w:t>
            </w:r>
          </w:p>
          <w:p w:rsidRPr="009811CA" w:rsidR="009811CA" w:rsidP="009811CA" w:rsidRDefault="009811CA" w14:paraId="750D88EB" w14:textId="77777777">
            <w:pPr>
              <w:rPr>
                <w:rFonts w:ascii="Aptos" w:hAnsi="Aptos" w:eastAsia="Aptos" w:cs="Aptos"/>
              </w:rPr>
            </w:pPr>
            <w:r w:rsidRPr="009811CA">
              <w:rPr>
                <w:rFonts w:ascii="Aptos" w:hAnsi="Aptos" w:eastAsia="Aptos" w:cs="Aptos"/>
              </w:rPr>
              <w:t>{</w:t>
            </w:r>
          </w:p>
          <w:p w:rsidRPr="009811CA" w:rsidR="009811CA" w:rsidP="009811CA" w:rsidRDefault="009811CA" w14:paraId="234A8C78" w14:textId="77777777">
            <w:pPr>
              <w:rPr>
                <w:rFonts w:ascii="Aptos" w:hAnsi="Aptos" w:eastAsia="Aptos" w:cs="Aptos"/>
              </w:rPr>
            </w:pPr>
            <w:r w:rsidRPr="009811CA">
              <w:rPr>
                <w:rFonts w:ascii="Aptos" w:hAnsi="Aptos" w:eastAsia="Aptos" w:cs="Aptos"/>
              </w:rPr>
              <w:t>"description": "Post processor for hybrid search",</w:t>
            </w:r>
          </w:p>
          <w:p w:rsidRPr="009811CA" w:rsidR="009811CA" w:rsidP="009811CA" w:rsidRDefault="009811CA" w14:paraId="7DFB9D0C" w14:textId="77777777">
            <w:pPr>
              <w:rPr>
                <w:rFonts w:ascii="Aptos" w:hAnsi="Aptos" w:eastAsia="Aptos" w:cs="Aptos"/>
              </w:rPr>
            </w:pPr>
            <w:r w:rsidRPr="009811CA">
              <w:rPr>
                <w:rFonts w:ascii="Aptos" w:hAnsi="Aptos" w:eastAsia="Aptos" w:cs="Aptos"/>
              </w:rPr>
              <w:t>"phase_results_processors": [</w:t>
            </w:r>
          </w:p>
          <w:p w:rsidRPr="009811CA" w:rsidR="009811CA" w:rsidP="009811CA" w:rsidRDefault="009811CA" w14:paraId="38C4E42C" w14:textId="77777777">
            <w:pPr>
              <w:rPr>
                <w:rFonts w:ascii="Aptos" w:hAnsi="Aptos" w:eastAsia="Aptos" w:cs="Aptos"/>
              </w:rPr>
            </w:pPr>
            <w:r w:rsidRPr="009811CA">
              <w:rPr>
                <w:rFonts w:ascii="Aptos" w:hAnsi="Aptos" w:eastAsia="Aptos" w:cs="Aptos"/>
              </w:rPr>
              <w:t>{</w:t>
            </w:r>
          </w:p>
          <w:p w:rsidRPr="009811CA" w:rsidR="009811CA" w:rsidP="009811CA" w:rsidRDefault="009811CA" w14:paraId="74724DEA" w14:textId="77777777">
            <w:pPr>
              <w:rPr>
                <w:rFonts w:ascii="Aptos" w:hAnsi="Aptos" w:eastAsia="Aptos" w:cs="Aptos"/>
              </w:rPr>
            </w:pPr>
            <w:r w:rsidRPr="009811CA">
              <w:rPr>
                <w:rFonts w:ascii="Aptos" w:hAnsi="Aptos" w:eastAsia="Aptos" w:cs="Aptos"/>
              </w:rPr>
              <w:t>"normalization-processor": {</w:t>
            </w:r>
          </w:p>
          <w:p w:rsidRPr="009811CA" w:rsidR="009811CA" w:rsidP="009811CA" w:rsidRDefault="009811CA" w14:paraId="6023F35B" w14:textId="77777777">
            <w:pPr>
              <w:rPr>
                <w:rFonts w:ascii="Aptos" w:hAnsi="Aptos" w:eastAsia="Aptos" w:cs="Aptos"/>
              </w:rPr>
            </w:pPr>
            <w:r w:rsidRPr="009811CA">
              <w:rPr>
                <w:rFonts w:ascii="Aptos" w:hAnsi="Aptos" w:eastAsia="Aptos" w:cs="Aptos"/>
              </w:rPr>
              <w:t>"normalization": { "technique": "min_max" },</w:t>
            </w:r>
          </w:p>
          <w:p w:rsidRPr="009811CA" w:rsidR="009811CA" w:rsidP="009811CA" w:rsidRDefault="009811CA" w14:paraId="5E3BD2E2" w14:textId="77777777">
            <w:pPr>
              <w:rPr>
                <w:rFonts w:ascii="Aptos" w:hAnsi="Aptos" w:eastAsia="Aptos" w:cs="Aptos"/>
              </w:rPr>
            </w:pPr>
            <w:r w:rsidRPr="009811CA">
              <w:rPr>
                <w:rFonts w:ascii="Aptos" w:hAnsi="Aptos" w:eastAsia="Aptos" w:cs="Aptos"/>
              </w:rPr>
              <w:t>"combination": { "technique": "arithmetic_mean" }</w:t>
            </w:r>
          </w:p>
          <w:p w:rsidRPr="009811CA" w:rsidR="009811CA" w:rsidP="009811CA" w:rsidRDefault="009811CA" w14:paraId="3816065D" w14:textId="77777777">
            <w:pPr>
              <w:rPr>
                <w:rFonts w:ascii="Aptos" w:hAnsi="Aptos" w:eastAsia="Aptos" w:cs="Aptos"/>
              </w:rPr>
            </w:pPr>
            <w:r w:rsidRPr="009811CA">
              <w:rPr>
                <w:rFonts w:ascii="Aptos" w:hAnsi="Aptos" w:eastAsia="Aptos" w:cs="Aptos"/>
              </w:rPr>
              <w:t>}</w:t>
            </w:r>
          </w:p>
          <w:p w:rsidRPr="009811CA" w:rsidR="009811CA" w:rsidP="009811CA" w:rsidRDefault="009811CA" w14:paraId="3FFEE498" w14:textId="77777777">
            <w:pPr>
              <w:rPr>
                <w:rFonts w:ascii="Aptos" w:hAnsi="Aptos" w:eastAsia="Aptos" w:cs="Aptos"/>
              </w:rPr>
            </w:pPr>
            <w:r w:rsidRPr="009811CA">
              <w:rPr>
                <w:rFonts w:ascii="Aptos" w:hAnsi="Aptos" w:eastAsia="Aptos" w:cs="Aptos"/>
              </w:rPr>
              <w:t>}</w:t>
            </w:r>
          </w:p>
          <w:p w:rsidRPr="009811CA" w:rsidR="009811CA" w:rsidP="009811CA" w:rsidRDefault="009811CA" w14:paraId="309467A6" w14:textId="77777777">
            <w:pPr>
              <w:rPr>
                <w:rFonts w:ascii="Aptos" w:hAnsi="Aptos" w:eastAsia="Aptos" w:cs="Aptos"/>
              </w:rPr>
            </w:pPr>
            <w:r w:rsidRPr="009811CA">
              <w:rPr>
                <w:rFonts w:ascii="Aptos" w:hAnsi="Aptos" w:eastAsia="Aptos" w:cs="Aptos"/>
              </w:rPr>
              <w:t>]</w:t>
            </w:r>
          </w:p>
          <w:p w:rsidRPr="009811CA" w:rsidR="009811CA" w:rsidP="009811CA" w:rsidRDefault="009811CA" w14:paraId="48590945" w14:textId="77777777">
            <w:pPr>
              <w:rPr>
                <w:rFonts w:ascii="Aptos" w:hAnsi="Aptos" w:eastAsia="Aptos" w:cs="Aptos"/>
              </w:rPr>
            </w:pPr>
            <w:r w:rsidRPr="009811CA">
              <w:rPr>
                <w:rFonts w:ascii="Aptos" w:hAnsi="Aptos" w:eastAsia="Aptos" w:cs="Aptos"/>
              </w:rPr>
              <w:t>}</w:t>
            </w:r>
          </w:p>
          <w:p w:rsidR="009811CA" w:rsidP="004612C7" w:rsidRDefault="009811CA" w14:paraId="11EBCC0D" w14:textId="77777777">
            <w:pPr>
              <w:rPr>
                <w:rFonts w:ascii="Aptos" w:hAnsi="Aptos" w:eastAsia="Aptos" w:cs="Aptos"/>
              </w:rPr>
            </w:pPr>
          </w:p>
        </w:tc>
        <w:tc>
          <w:tcPr>
            <w:tcW w:w="1569" w:type="dxa"/>
          </w:tcPr>
          <w:p w:rsidR="009811CA" w:rsidRDefault="009811CA" w14:paraId="1DFFCF9D" w14:textId="77777777">
            <w:pPr>
              <w:rPr>
                <w:rFonts w:ascii="Aptos" w:hAnsi="Aptos" w:eastAsia="Aptos" w:cs="Aptos"/>
              </w:rPr>
            </w:pPr>
          </w:p>
        </w:tc>
      </w:tr>
      <w:tr w:rsidR="002947AD" w:rsidTr="4AFA5E52" w14:paraId="7E5D51CE" w14:textId="77777777">
        <w:trPr>
          <w:trHeight w:val="190"/>
        </w:trPr>
        <w:tc>
          <w:tcPr>
            <w:tcW w:w="1635" w:type="dxa"/>
          </w:tcPr>
          <w:p w:rsidRPr="00030C0A" w:rsidR="004612C7" w:rsidRDefault="00177071" w14:paraId="3F353F24" w14:textId="5E1EC1DB">
            <w:pPr>
              <w:rPr>
                <w:rFonts w:ascii="Aptos" w:hAnsi="Aptos" w:eastAsia="Aptos" w:cs="Aptos"/>
              </w:rPr>
            </w:pPr>
            <w:r>
              <w:rPr>
                <w:rFonts w:ascii="Aptos" w:hAnsi="Aptos" w:eastAsia="Aptos" w:cs="Aptos"/>
              </w:rPr>
              <w:t>Run hybrid search</w:t>
            </w:r>
          </w:p>
        </w:tc>
        <w:tc>
          <w:tcPr>
            <w:tcW w:w="810" w:type="dxa"/>
          </w:tcPr>
          <w:p w:rsidRPr="00030C0A" w:rsidR="004612C7" w:rsidRDefault="004612C7" w14:paraId="78C429DC" w14:textId="77777777">
            <w:pPr>
              <w:rPr>
                <w:rFonts w:ascii="Aptos" w:hAnsi="Aptos" w:eastAsia="Aptos" w:cs="Aptos"/>
              </w:rPr>
            </w:pPr>
          </w:p>
        </w:tc>
        <w:tc>
          <w:tcPr>
            <w:tcW w:w="2205" w:type="dxa"/>
            <w:tcMar>
              <w:left w:w="105" w:type="dxa"/>
              <w:right w:w="105" w:type="dxa"/>
            </w:tcMar>
          </w:tcPr>
          <w:p w:rsidRPr="00FD7B6A" w:rsidR="004612C7" w:rsidRDefault="00042D4F" w14:paraId="1886CF57" w14:textId="740884D5">
            <w:pPr>
              <w:rPr>
                <w:rFonts w:ascii="Aptos" w:hAnsi="Aptos" w:eastAsia="Aptos" w:cs="Aptos"/>
              </w:rPr>
            </w:pPr>
            <w:r>
              <w:rPr>
                <w:rFonts w:ascii="Aptos" w:hAnsi="Aptos" w:eastAsia="Aptos" w:cs="Aptos"/>
              </w:rPr>
              <w:t>And f</w:t>
            </w:r>
            <w:r w:rsidRPr="00793C3E" w:rsidR="00793C3E">
              <w:rPr>
                <w:rFonts w:ascii="Aptos" w:hAnsi="Aptos" w:eastAsia="Aptos" w:cs="Aptos"/>
              </w:rPr>
              <w:t>inally, we'll run a hybrid search. This query combines both lexical and neural search techniques to provide accurate and relevant results.</w:t>
            </w:r>
          </w:p>
        </w:tc>
        <w:tc>
          <w:tcPr>
            <w:tcW w:w="3270" w:type="dxa"/>
            <w:tcMar>
              <w:left w:w="105" w:type="dxa"/>
              <w:right w:w="105" w:type="dxa"/>
            </w:tcMar>
          </w:tcPr>
          <w:p w:rsidR="004612C7" w:rsidP="00B26018" w:rsidRDefault="00793C3E" w14:paraId="2EB45630" w14:textId="77777777">
            <w:pPr>
              <w:rPr>
                <w:rFonts w:ascii="Aptos" w:hAnsi="Aptos" w:eastAsia="Aptos" w:cs="Aptos"/>
              </w:rPr>
            </w:pPr>
            <w:r>
              <w:rPr>
                <w:rFonts w:ascii="Aptos" w:hAnsi="Aptos" w:eastAsia="Aptos" w:cs="Aptos"/>
              </w:rPr>
              <w:t>“”</w:t>
            </w:r>
          </w:p>
          <w:p w:rsidR="00793C3E" w:rsidP="00B26018" w:rsidRDefault="00793C3E" w14:paraId="63EEBC46" w14:textId="77777777">
            <w:pPr>
              <w:rPr>
                <w:rFonts w:ascii="Aptos" w:hAnsi="Aptos" w:eastAsia="Aptos" w:cs="Aptos"/>
              </w:rPr>
            </w:pPr>
          </w:p>
          <w:p w:rsidRPr="000B2794" w:rsidR="000B2794" w:rsidP="000B2794" w:rsidRDefault="000B2794" w14:paraId="78C33047" w14:textId="77777777">
            <w:pPr>
              <w:rPr>
                <w:rFonts w:ascii="Aptos" w:hAnsi="Aptos" w:eastAsia="Aptos" w:cs="Aptos"/>
              </w:rPr>
            </w:pPr>
            <w:r w:rsidRPr="000B2794">
              <w:rPr>
                <w:rFonts w:ascii="Aptos" w:hAnsi="Aptos" w:eastAsia="Aptos" w:cs="Aptos"/>
              </w:rPr>
              <w:t>GET /my-nlp-index/_search?search_pipeline=nlp-search-pipeline</w:t>
            </w:r>
          </w:p>
          <w:p w:rsidRPr="000B2794" w:rsidR="000B2794" w:rsidP="000B2794" w:rsidRDefault="000B2794" w14:paraId="7320144B" w14:textId="77777777">
            <w:pPr>
              <w:rPr>
                <w:rFonts w:ascii="Aptos" w:hAnsi="Aptos" w:eastAsia="Aptos" w:cs="Aptos"/>
              </w:rPr>
            </w:pPr>
            <w:r w:rsidRPr="000B2794">
              <w:rPr>
                <w:rFonts w:ascii="Aptos" w:hAnsi="Aptos" w:eastAsia="Aptos" w:cs="Aptos"/>
              </w:rPr>
              <w:t>{</w:t>
            </w:r>
          </w:p>
          <w:p w:rsidRPr="000B2794" w:rsidR="000B2794" w:rsidP="000B2794" w:rsidRDefault="000B2794" w14:paraId="30B76EDE" w14:textId="77777777">
            <w:pPr>
              <w:rPr>
                <w:rFonts w:ascii="Aptos" w:hAnsi="Aptos" w:eastAsia="Aptos" w:cs="Aptos"/>
              </w:rPr>
            </w:pPr>
            <w:r w:rsidRPr="000B2794">
              <w:rPr>
                <w:rFonts w:ascii="Aptos" w:hAnsi="Aptos" w:eastAsia="Aptos" w:cs="Aptos"/>
              </w:rPr>
              <w:t> "_source": {</w:t>
            </w:r>
          </w:p>
          <w:p w:rsidRPr="000B2794" w:rsidR="000B2794" w:rsidP="000B2794" w:rsidRDefault="000B2794" w14:paraId="08250A9A" w14:textId="77777777">
            <w:pPr>
              <w:rPr>
                <w:rFonts w:ascii="Aptos" w:hAnsi="Aptos" w:eastAsia="Aptos" w:cs="Aptos"/>
              </w:rPr>
            </w:pPr>
            <w:r w:rsidRPr="000B2794">
              <w:rPr>
                <w:rFonts w:ascii="Aptos" w:hAnsi="Aptos" w:eastAsia="Aptos" w:cs="Aptos"/>
              </w:rPr>
              <w:t>  "exclude": [</w:t>
            </w:r>
          </w:p>
          <w:p w:rsidRPr="000B2794" w:rsidR="000B2794" w:rsidP="000B2794" w:rsidRDefault="000B2794" w14:paraId="10146228" w14:textId="77777777">
            <w:pPr>
              <w:rPr>
                <w:rFonts w:ascii="Aptos" w:hAnsi="Aptos" w:eastAsia="Aptos" w:cs="Aptos"/>
              </w:rPr>
            </w:pPr>
            <w:r w:rsidRPr="000B2794">
              <w:rPr>
                <w:rFonts w:ascii="Aptos" w:hAnsi="Aptos" w:eastAsia="Aptos" w:cs="Aptos"/>
              </w:rPr>
              <w:t>   "passage_embedding"</w:t>
            </w:r>
          </w:p>
          <w:p w:rsidRPr="000B2794" w:rsidR="000B2794" w:rsidP="000B2794" w:rsidRDefault="000B2794" w14:paraId="79065273" w14:textId="77777777">
            <w:pPr>
              <w:rPr>
                <w:rFonts w:ascii="Aptos" w:hAnsi="Aptos" w:eastAsia="Aptos" w:cs="Aptos"/>
              </w:rPr>
            </w:pPr>
            <w:r w:rsidRPr="000B2794">
              <w:rPr>
                <w:rFonts w:ascii="Aptos" w:hAnsi="Aptos" w:eastAsia="Aptos" w:cs="Aptos"/>
              </w:rPr>
              <w:t>  ]</w:t>
            </w:r>
          </w:p>
          <w:p w:rsidRPr="000B2794" w:rsidR="000B2794" w:rsidP="000B2794" w:rsidRDefault="000B2794" w14:paraId="0295EF48" w14:textId="77777777">
            <w:pPr>
              <w:rPr>
                <w:rFonts w:ascii="Aptos" w:hAnsi="Aptos" w:eastAsia="Aptos" w:cs="Aptos"/>
              </w:rPr>
            </w:pPr>
            <w:r w:rsidRPr="000B2794">
              <w:rPr>
                <w:rFonts w:ascii="Aptos" w:hAnsi="Aptos" w:eastAsia="Aptos" w:cs="Aptos"/>
              </w:rPr>
              <w:t> },</w:t>
            </w:r>
          </w:p>
          <w:p w:rsidRPr="000B2794" w:rsidR="000B2794" w:rsidP="000B2794" w:rsidRDefault="000B2794" w14:paraId="4D09470A" w14:textId="77777777">
            <w:pPr>
              <w:rPr>
                <w:rFonts w:ascii="Aptos" w:hAnsi="Aptos" w:eastAsia="Aptos" w:cs="Aptos"/>
              </w:rPr>
            </w:pPr>
            <w:r w:rsidRPr="000B2794">
              <w:rPr>
                <w:rFonts w:ascii="Aptos" w:hAnsi="Aptos" w:eastAsia="Aptos" w:cs="Aptos"/>
              </w:rPr>
              <w:t> "query": {</w:t>
            </w:r>
          </w:p>
          <w:p w:rsidRPr="000B2794" w:rsidR="000B2794" w:rsidP="000B2794" w:rsidRDefault="000B2794" w14:paraId="77F73914" w14:textId="77777777">
            <w:pPr>
              <w:rPr>
                <w:rFonts w:ascii="Aptos" w:hAnsi="Aptos" w:eastAsia="Aptos" w:cs="Aptos"/>
              </w:rPr>
            </w:pPr>
            <w:r w:rsidRPr="000B2794">
              <w:rPr>
                <w:rFonts w:ascii="Aptos" w:hAnsi="Aptos" w:eastAsia="Aptos" w:cs="Aptos"/>
              </w:rPr>
              <w:t>  "hybrid": {</w:t>
            </w:r>
          </w:p>
          <w:p w:rsidRPr="000B2794" w:rsidR="000B2794" w:rsidP="000B2794" w:rsidRDefault="000B2794" w14:paraId="62559B11" w14:textId="77777777">
            <w:pPr>
              <w:rPr>
                <w:rFonts w:ascii="Aptos" w:hAnsi="Aptos" w:eastAsia="Aptos" w:cs="Aptos"/>
              </w:rPr>
            </w:pPr>
            <w:r w:rsidRPr="000B2794">
              <w:rPr>
                <w:rFonts w:ascii="Aptos" w:hAnsi="Aptos" w:eastAsia="Aptos" w:cs="Aptos"/>
              </w:rPr>
              <w:t>   "queries": [</w:t>
            </w:r>
          </w:p>
          <w:p w:rsidRPr="000B2794" w:rsidR="000B2794" w:rsidP="000B2794" w:rsidRDefault="000B2794" w14:paraId="092ABD1C" w14:textId="77777777">
            <w:pPr>
              <w:rPr>
                <w:rFonts w:ascii="Aptos" w:hAnsi="Aptos" w:eastAsia="Aptos" w:cs="Aptos"/>
              </w:rPr>
            </w:pPr>
            <w:r w:rsidRPr="000B2794">
              <w:rPr>
                <w:rFonts w:ascii="Aptos" w:hAnsi="Aptos" w:eastAsia="Aptos" w:cs="Aptos"/>
              </w:rPr>
              <w:t>    {</w:t>
            </w:r>
          </w:p>
          <w:p w:rsidRPr="000B2794" w:rsidR="000B2794" w:rsidP="000B2794" w:rsidRDefault="000B2794" w14:paraId="47A59E28" w14:textId="77777777">
            <w:pPr>
              <w:rPr>
                <w:rFonts w:ascii="Aptos" w:hAnsi="Aptos" w:eastAsia="Aptos" w:cs="Aptos"/>
              </w:rPr>
            </w:pPr>
            <w:r w:rsidRPr="000B2794">
              <w:rPr>
                <w:rFonts w:ascii="Aptos" w:hAnsi="Aptos" w:eastAsia="Aptos" w:cs="Aptos"/>
              </w:rPr>
              <w:t>     "match": {</w:t>
            </w:r>
          </w:p>
          <w:p w:rsidRPr="000B2794" w:rsidR="000B2794" w:rsidP="000B2794" w:rsidRDefault="000B2794" w14:paraId="37B14D35" w14:textId="77777777">
            <w:pPr>
              <w:rPr>
                <w:rFonts w:ascii="Aptos" w:hAnsi="Aptos" w:eastAsia="Aptos" w:cs="Aptos"/>
              </w:rPr>
            </w:pPr>
            <w:r w:rsidRPr="000B2794">
              <w:rPr>
                <w:rFonts w:ascii="Aptos" w:hAnsi="Aptos" w:eastAsia="Aptos" w:cs="Aptos"/>
              </w:rPr>
              <w:t>      "passage_text": {</w:t>
            </w:r>
          </w:p>
          <w:p w:rsidRPr="000B2794" w:rsidR="000B2794" w:rsidP="000B2794" w:rsidRDefault="000B2794" w14:paraId="27EBBA94" w14:textId="77777777">
            <w:pPr>
              <w:rPr>
                <w:rFonts w:ascii="Aptos" w:hAnsi="Aptos" w:eastAsia="Aptos" w:cs="Aptos"/>
              </w:rPr>
            </w:pPr>
            <w:r w:rsidRPr="000B2794">
              <w:rPr>
                <w:rFonts w:ascii="Aptos" w:hAnsi="Aptos" w:eastAsia="Aptos" w:cs="Aptos"/>
              </w:rPr>
              <w:t>       "query": "Hi world"</w:t>
            </w:r>
          </w:p>
          <w:p w:rsidRPr="000B2794" w:rsidR="000B2794" w:rsidP="000B2794" w:rsidRDefault="000B2794" w14:paraId="19618ED1" w14:textId="77777777">
            <w:pPr>
              <w:rPr>
                <w:rFonts w:ascii="Aptos" w:hAnsi="Aptos" w:eastAsia="Aptos" w:cs="Aptos"/>
              </w:rPr>
            </w:pPr>
            <w:r w:rsidRPr="000B2794">
              <w:rPr>
                <w:rFonts w:ascii="Aptos" w:hAnsi="Aptos" w:eastAsia="Aptos" w:cs="Aptos"/>
              </w:rPr>
              <w:t>      }</w:t>
            </w:r>
          </w:p>
          <w:p w:rsidRPr="000B2794" w:rsidR="000B2794" w:rsidP="000B2794" w:rsidRDefault="000B2794" w14:paraId="4EB0B39A" w14:textId="77777777">
            <w:pPr>
              <w:rPr>
                <w:rFonts w:ascii="Aptos" w:hAnsi="Aptos" w:eastAsia="Aptos" w:cs="Aptos"/>
              </w:rPr>
            </w:pPr>
            <w:r w:rsidRPr="000B2794">
              <w:rPr>
                <w:rFonts w:ascii="Aptos" w:hAnsi="Aptos" w:eastAsia="Aptos" w:cs="Aptos"/>
              </w:rPr>
              <w:t>     }</w:t>
            </w:r>
          </w:p>
          <w:p w:rsidRPr="000B2794" w:rsidR="000B2794" w:rsidP="000B2794" w:rsidRDefault="000B2794" w14:paraId="6BE70651" w14:textId="77777777">
            <w:pPr>
              <w:rPr>
                <w:rFonts w:ascii="Aptos" w:hAnsi="Aptos" w:eastAsia="Aptos" w:cs="Aptos"/>
              </w:rPr>
            </w:pPr>
            <w:r w:rsidRPr="000B2794">
              <w:rPr>
                <w:rFonts w:ascii="Aptos" w:hAnsi="Aptos" w:eastAsia="Aptos" w:cs="Aptos"/>
              </w:rPr>
              <w:t>    },</w:t>
            </w:r>
          </w:p>
          <w:p w:rsidRPr="000B2794" w:rsidR="000B2794" w:rsidP="000B2794" w:rsidRDefault="000B2794" w14:paraId="18EA366F" w14:textId="77777777">
            <w:pPr>
              <w:rPr>
                <w:rFonts w:ascii="Aptos" w:hAnsi="Aptos" w:eastAsia="Aptos" w:cs="Aptos"/>
              </w:rPr>
            </w:pPr>
            <w:r w:rsidRPr="000B2794">
              <w:rPr>
                <w:rFonts w:ascii="Aptos" w:hAnsi="Aptos" w:eastAsia="Aptos" w:cs="Aptos"/>
              </w:rPr>
              <w:t>    {</w:t>
            </w:r>
          </w:p>
          <w:p w:rsidRPr="000B2794" w:rsidR="000B2794" w:rsidP="000B2794" w:rsidRDefault="000B2794" w14:paraId="6C36EE1A" w14:textId="77777777">
            <w:pPr>
              <w:rPr>
                <w:rFonts w:ascii="Aptos" w:hAnsi="Aptos" w:eastAsia="Aptos" w:cs="Aptos"/>
              </w:rPr>
            </w:pPr>
            <w:r w:rsidRPr="000B2794">
              <w:rPr>
                <w:rFonts w:ascii="Aptos" w:hAnsi="Aptos" w:eastAsia="Aptos" w:cs="Aptos"/>
              </w:rPr>
              <w:t>     "neural": {</w:t>
            </w:r>
          </w:p>
          <w:p w:rsidRPr="000B2794" w:rsidR="000B2794" w:rsidP="000B2794" w:rsidRDefault="000B2794" w14:paraId="12595AFA" w14:textId="77777777">
            <w:pPr>
              <w:rPr>
                <w:rFonts w:ascii="Aptos" w:hAnsi="Aptos" w:eastAsia="Aptos" w:cs="Aptos"/>
              </w:rPr>
            </w:pPr>
            <w:r w:rsidRPr="000B2794">
              <w:rPr>
                <w:rFonts w:ascii="Aptos" w:hAnsi="Aptos" w:eastAsia="Aptos" w:cs="Aptos"/>
              </w:rPr>
              <w:t>      "passage_embedding": {</w:t>
            </w:r>
          </w:p>
          <w:p w:rsidRPr="000B2794" w:rsidR="000B2794" w:rsidP="000B2794" w:rsidRDefault="000B2794" w14:paraId="0903E24B" w14:textId="77777777">
            <w:pPr>
              <w:rPr>
                <w:rFonts w:ascii="Aptos" w:hAnsi="Aptos" w:eastAsia="Aptos" w:cs="Aptos"/>
              </w:rPr>
            </w:pPr>
            <w:r w:rsidRPr="000B2794">
              <w:rPr>
                <w:rFonts w:ascii="Aptos" w:hAnsi="Aptos" w:eastAsia="Aptos" w:cs="Aptos"/>
              </w:rPr>
              <w:t>       "query_text": "Hi world",</w:t>
            </w:r>
          </w:p>
          <w:p w:rsidRPr="000B2794" w:rsidR="000B2794" w:rsidP="000B2794" w:rsidRDefault="000B2794" w14:paraId="750D16EF" w14:textId="77777777">
            <w:pPr>
              <w:rPr>
                <w:rFonts w:ascii="Aptos" w:hAnsi="Aptos" w:eastAsia="Aptos" w:cs="Aptos"/>
              </w:rPr>
            </w:pPr>
            <w:r w:rsidRPr="000B2794">
              <w:rPr>
                <w:rFonts w:ascii="Aptos" w:hAnsi="Aptos" w:eastAsia="Aptos" w:cs="Aptos"/>
              </w:rPr>
              <w:t>       "model_id": "aVeif4oB5Vm0Tdw8zYO2",</w:t>
            </w:r>
          </w:p>
          <w:p w:rsidRPr="000B2794" w:rsidR="000B2794" w:rsidP="000B2794" w:rsidRDefault="000B2794" w14:paraId="1235B7CD" w14:textId="77777777">
            <w:pPr>
              <w:rPr>
                <w:rFonts w:ascii="Aptos" w:hAnsi="Aptos" w:eastAsia="Aptos" w:cs="Aptos"/>
              </w:rPr>
            </w:pPr>
            <w:r w:rsidRPr="000B2794">
              <w:rPr>
                <w:rFonts w:ascii="Aptos" w:hAnsi="Aptos" w:eastAsia="Aptos" w:cs="Aptos"/>
              </w:rPr>
              <w:t>       "k": 5</w:t>
            </w:r>
          </w:p>
          <w:p w:rsidRPr="000B2794" w:rsidR="000B2794" w:rsidP="000B2794" w:rsidRDefault="000B2794" w14:paraId="31D8F962" w14:textId="77777777">
            <w:pPr>
              <w:rPr>
                <w:rFonts w:ascii="Aptos" w:hAnsi="Aptos" w:eastAsia="Aptos" w:cs="Aptos"/>
              </w:rPr>
            </w:pPr>
            <w:r w:rsidRPr="000B2794">
              <w:rPr>
                <w:rFonts w:ascii="Aptos" w:hAnsi="Aptos" w:eastAsia="Aptos" w:cs="Aptos"/>
              </w:rPr>
              <w:t>      }</w:t>
            </w:r>
          </w:p>
          <w:p w:rsidRPr="000B2794" w:rsidR="000B2794" w:rsidP="000B2794" w:rsidRDefault="000B2794" w14:paraId="6BE3EA22" w14:textId="77777777">
            <w:pPr>
              <w:rPr>
                <w:rFonts w:ascii="Aptos" w:hAnsi="Aptos" w:eastAsia="Aptos" w:cs="Aptos"/>
              </w:rPr>
            </w:pPr>
            <w:r w:rsidRPr="000B2794">
              <w:rPr>
                <w:rFonts w:ascii="Aptos" w:hAnsi="Aptos" w:eastAsia="Aptos" w:cs="Aptos"/>
              </w:rPr>
              <w:t>     }</w:t>
            </w:r>
          </w:p>
          <w:p w:rsidRPr="000B2794" w:rsidR="000B2794" w:rsidP="000B2794" w:rsidRDefault="000B2794" w14:paraId="219A09C6" w14:textId="77777777">
            <w:pPr>
              <w:rPr>
                <w:rFonts w:ascii="Aptos" w:hAnsi="Aptos" w:eastAsia="Aptos" w:cs="Aptos"/>
              </w:rPr>
            </w:pPr>
            <w:r w:rsidRPr="000B2794">
              <w:rPr>
                <w:rFonts w:ascii="Aptos" w:hAnsi="Aptos" w:eastAsia="Aptos" w:cs="Aptos"/>
              </w:rPr>
              <w:t>    }</w:t>
            </w:r>
          </w:p>
          <w:p w:rsidRPr="000B2794" w:rsidR="000B2794" w:rsidP="000B2794" w:rsidRDefault="000B2794" w14:paraId="2D75A84E" w14:textId="77777777">
            <w:pPr>
              <w:rPr>
                <w:rFonts w:ascii="Aptos" w:hAnsi="Aptos" w:eastAsia="Aptos" w:cs="Aptos"/>
              </w:rPr>
            </w:pPr>
            <w:r w:rsidRPr="000B2794">
              <w:rPr>
                <w:rFonts w:ascii="Aptos" w:hAnsi="Aptos" w:eastAsia="Aptos" w:cs="Aptos"/>
              </w:rPr>
              <w:t>   ]</w:t>
            </w:r>
          </w:p>
          <w:p w:rsidRPr="000B2794" w:rsidR="000B2794" w:rsidP="000B2794" w:rsidRDefault="000B2794" w14:paraId="15C674BB" w14:textId="77777777">
            <w:pPr>
              <w:rPr>
                <w:rFonts w:ascii="Aptos" w:hAnsi="Aptos" w:eastAsia="Aptos" w:cs="Aptos"/>
              </w:rPr>
            </w:pPr>
            <w:r w:rsidRPr="000B2794">
              <w:rPr>
                <w:rFonts w:ascii="Aptos" w:hAnsi="Aptos" w:eastAsia="Aptos" w:cs="Aptos"/>
              </w:rPr>
              <w:t>  }</w:t>
            </w:r>
          </w:p>
          <w:p w:rsidRPr="000B2794" w:rsidR="000B2794" w:rsidP="000B2794" w:rsidRDefault="000B2794" w14:paraId="7978ECD7" w14:textId="77777777">
            <w:pPr>
              <w:rPr>
                <w:rFonts w:ascii="Aptos" w:hAnsi="Aptos" w:eastAsia="Aptos" w:cs="Aptos"/>
              </w:rPr>
            </w:pPr>
            <w:r w:rsidRPr="000B2794">
              <w:rPr>
                <w:rFonts w:ascii="Aptos" w:hAnsi="Aptos" w:eastAsia="Aptos" w:cs="Aptos"/>
              </w:rPr>
              <w:t> }</w:t>
            </w:r>
          </w:p>
          <w:p w:rsidRPr="000B2794" w:rsidR="000B2794" w:rsidP="000B2794" w:rsidRDefault="000B2794" w14:paraId="2F22FC2D" w14:textId="77777777">
            <w:pPr>
              <w:rPr>
                <w:rFonts w:ascii="Aptos" w:hAnsi="Aptos" w:eastAsia="Aptos" w:cs="Aptos"/>
              </w:rPr>
            </w:pPr>
            <w:r w:rsidRPr="000B2794">
              <w:rPr>
                <w:rFonts w:ascii="Aptos" w:hAnsi="Aptos" w:eastAsia="Aptos" w:cs="Aptos"/>
              </w:rPr>
              <w:t>}</w:t>
            </w:r>
          </w:p>
          <w:p w:rsidR="00793C3E" w:rsidP="00793C3E" w:rsidRDefault="00793C3E" w14:paraId="06CCFE2C" w14:textId="39F4A0A2">
            <w:pPr>
              <w:rPr>
                <w:rFonts w:ascii="Aptos" w:hAnsi="Aptos" w:eastAsia="Aptos" w:cs="Aptos"/>
              </w:rPr>
            </w:pPr>
          </w:p>
        </w:tc>
        <w:tc>
          <w:tcPr>
            <w:tcW w:w="1569" w:type="dxa"/>
          </w:tcPr>
          <w:p w:rsidRPr="00030C0A" w:rsidR="004612C7" w:rsidRDefault="004612C7" w14:paraId="013F8EFE" w14:textId="77777777">
            <w:pPr>
              <w:rPr>
                <w:rFonts w:ascii="Aptos" w:hAnsi="Aptos" w:eastAsia="Aptos" w:cs="Aptos"/>
              </w:rPr>
            </w:pPr>
          </w:p>
        </w:tc>
      </w:tr>
      <w:tr w:rsidR="002947AD" w:rsidTr="4AFA5E52" w14:paraId="41BAAEC5" w14:textId="77777777">
        <w:trPr>
          <w:trHeight w:val="190"/>
        </w:trPr>
        <w:tc>
          <w:tcPr>
            <w:tcW w:w="1635" w:type="dxa"/>
          </w:tcPr>
          <w:p w:rsidRPr="00030C0A" w:rsidR="0040279A" w:rsidRDefault="00177071" w14:paraId="381C6C99" w14:textId="1B8575B9">
            <w:pPr>
              <w:rPr>
                <w:rFonts w:ascii="Aptos" w:hAnsi="Aptos" w:eastAsia="Aptos" w:cs="Aptos"/>
              </w:rPr>
            </w:pPr>
            <w:r>
              <w:rPr>
                <w:rFonts w:ascii="Aptos" w:hAnsi="Aptos" w:eastAsia="Aptos" w:cs="Aptos"/>
              </w:rPr>
              <w:t>Conclusion</w:t>
            </w:r>
          </w:p>
        </w:tc>
        <w:tc>
          <w:tcPr>
            <w:tcW w:w="810" w:type="dxa"/>
          </w:tcPr>
          <w:p w:rsidRPr="00030C0A" w:rsidR="0040279A" w:rsidRDefault="0040279A" w14:paraId="357F0AEA" w14:textId="77777777">
            <w:pPr>
              <w:rPr>
                <w:rFonts w:ascii="Aptos" w:hAnsi="Aptos" w:eastAsia="Aptos" w:cs="Aptos"/>
              </w:rPr>
            </w:pPr>
          </w:p>
        </w:tc>
        <w:tc>
          <w:tcPr>
            <w:tcW w:w="2205" w:type="dxa"/>
            <w:tcMar>
              <w:left w:w="105" w:type="dxa"/>
              <w:right w:w="105" w:type="dxa"/>
            </w:tcMar>
          </w:tcPr>
          <w:p w:rsidR="0040279A" w:rsidRDefault="0040279A" w14:paraId="65D28AF9" w14:textId="49F073DB">
            <w:pPr>
              <w:rPr>
                <w:rFonts w:ascii="Aptos" w:hAnsi="Aptos" w:eastAsia="Aptos" w:cs="Aptos"/>
              </w:rPr>
            </w:pPr>
            <w:r w:rsidRPr="0040279A">
              <w:rPr>
                <w:rFonts w:ascii="Aptos" w:hAnsi="Aptos" w:eastAsia="Aptos" w:cs="Aptos"/>
              </w:rPr>
              <w:t xml:space="preserve">In this </w:t>
            </w:r>
            <w:r w:rsidR="001D401F">
              <w:rPr>
                <w:rFonts w:ascii="Aptos" w:hAnsi="Aptos" w:eastAsia="Aptos" w:cs="Aptos"/>
              </w:rPr>
              <w:t>lesson</w:t>
            </w:r>
            <w:r w:rsidRPr="0040279A">
              <w:rPr>
                <w:rFonts w:ascii="Aptos" w:hAnsi="Aptos" w:eastAsia="Aptos" w:cs="Aptos"/>
              </w:rPr>
              <w:t>, we've covered the steps to build and implement a hybrid search in OpenSearch. By combining neural and lexical search techniques, you can enhance the accuracy and relevance of your search results. Try it yourself and see the difference hybrid search can make in your projects.</w:t>
            </w:r>
            <w:r>
              <w:rPr>
                <w:rFonts w:ascii="Aptos" w:hAnsi="Aptos" w:eastAsia="Aptos" w:cs="Aptos"/>
              </w:rPr>
              <w:t xml:space="preserve"> In the next lesson, we’ll talk about </w:t>
            </w:r>
            <w:r w:rsidR="00775A26">
              <w:rPr>
                <w:rFonts w:ascii="Aptos" w:hAnsi="Aptos" w:eastAsia="Aptos" w:cs="Aptos"/>
              </w:rPr>
              <w:t>Reciprocal Rank Fusion and how it can improve hybrid search result accuracy.</w:t>
            </w:r>
          </w:p>
        </w:tc>
        <w:tc>
          <w:tcPr>
            <w:tcW w:w="3270" w:type="dxa"/>
            <w:tcMar>
              <w:left w:w="105" w:type="dxa"/>
              <w:right w:w="105" w:type="dxa"/>
            </w:tcMar>
          </w:tcPr>
          <w:p w:rsidR="0040279A" w:rsidP="00B26018" w:rsidRDefault="0040279A" w14:paraId="592A55BC" w14:textId="3834696C">
            <w:pPr>
              <w:rPr>
                <w:rFonts w:ascii="Aptos" w:hAnsi="Aptos" w:eastAsia="Aptos" w:cs="Aptos"/>
              </w:rPr>
            </w:pPr>
            <w:r>
              <w:rPr>
                <w:rFonts w:ascii="Aptos" w:hAnsi="Aptos" w:eastAsia="Aptos" w:cs="Aptos"/>
              </w:rPr>
              <w:t>Show the result of the hybrid search against bookstore data</w:t>
            </w:r>
          </w:p>
        </w:tc>
        <w:tc>
          <w:tcPr>
            <w:tcW w:w="1569" w:type="dxa"/>
          </w:tcPr>
          <w:p w:rsidRPr="00030C0A" w:rsidR="0040279A" w:rsidRDefault="0040279A" w14:paraId="482800FC" w14:textId="77777777">
            <w:pPr>
              <w:rPr>
                <w:rFonts w:ascii="Aptos" w:hAnsi="Aptos" w:eastAsia="Aptos" w:cs="Aptos"/>
              </w:rPr>
            </w:pPr>
          </w:p>
        </w:tc>
      </w:tr>
    </w:tbl>
    <w:p w:rsidR="00690F98" w:rsidRDefault="00690F98" w14:paraId="0C766B42" w14:textId="77777777"/>
    <w:p w:rsidR="00B81A84" w:rsidP="00B81A84" w:rsidRDefault="00B81A84" w14:paraId="1A5CAF4C" w14:textId="349D7EB4">
      <w:bookmarkStart w:name="_Toc701138700" w:id="253"/>
      <w:bookmarkStart w:name="_Toc55875799" w:id="254"/>
      <w:bookmarkStart w:name="_Toc173146981" w:id="255"/>
      <w:bookmarkStart w:name="_Toc742629671" w:id="256"/>
      <w:r w:rsidRPr="1316214E">
        <w:rPr>
          <w:rStyle w:val="Heading2Char"/>
        </w:rPr>
        <w:t xml:space="preserve">Lesson </w:t>
      </w:r>
      <w:r>
        <w:rPr>
          <w:rStyle w:val="Heading2Char"/>
        </w:rPr>
        <w:t>3</w:t>
      </w:r>
      <w:r w:rsidRPr="1316214E">
        <w:rPr>
          <w:rStyle w:val="Heading2Char"/>
        </w:rPr>
        <w:t>-</w:t>
      </w:r>
      <w:r>
        <w:rPr>
          <w:rStyle w:val="Heading2Char"/>
        </w:rPr>
        <w:t>3:</w:t>
      </w:r>
      <w:r w:rsidRPr="00323AB0">
        <w:rPr>
          <w:rStyle w:val="Heading2Char"/>
        </w:rPr>
        <w:t xml:space="preserve"> </w:t>
      </w:r>
      <w:commentRangeStart w:id="257"/>
      <w:commentRangeStart w:id="258"/>
      <w:commentRangeStart w:id="259"/>
      <w:r w:rsidRPr="186E01E4" w:rsidR="00EB1C36">
        <w:rPr>
          <w:rStyle w:val="Heading2Char"/>
        </w:rPr>
        <w:t>Enhan</w:t>
      </w:r>
      <w:r w:rsidRPr="186E01E4" w:rsidR="5C87829C">
        <w:rPr>
          <w:rStyle w:val="Heading2Char"/>
        </w:rPr>
        <w:t>cing</w:t>
      </w:r>
      <w:r w:rsidR="00EB1C36">
        <w:rPr>
          <w:rStyle w:val="Heading2Char"/>
        </w:rPr>
        <w:t xml:space="preserve"> search accuracy with </w:t>
      </w:r>
      <w:r w:rsidR="000E63C5">
        <w:rPr>
          <w:rStyle w:val="Heading2Char"/>
        </w:rPr>
        <w:t>Reciprocal Rank Fusion</w:t>
      </w:r>
      <w:bookmarkEnd w:id="253"/>
      <w:bookmarkEnd w:id="254"/>
      <w:bookmarkEnd w:id="255"/>
      <w:bookmarkEnd w:id="256"/>
      <w:r>
        <w:t xml:space="preserve"> </w:t>
      </w:r>
      <w:commentRangeEnd w:id="257"/>
      <w:r w:rsidR="0080276F">
        <w:rPr>
          <w:rStyle w:val="CommentReference"/>
          <w:sz w:val="24"/>
          <w:szCs w:val="24"/>
        </w:rPr>
        <w:commentReference w:id="257"/>
      </w:r>
      <w:commentRangeEnd w:id="258"/>
      <w:r>
        <w:rPr>
          <w:rStyle w:val="CommentReference"/>
        </w:rPr>
        <w:commentReference w:id="258"/>
      </w:r>
      <w:commentRangeEnd w:id="259"/>
      <w:r>
        <w:rPr>
          <w:rStyle w:val="CommentReference"/>
        </w:rPr>
        <w:commentReference w:id="259"/>
      </w:r>
    </w:p>
    <w:p w:rsidRPr="00ED0DEC" w:rsidR="00B81A84" w:rsidP="00B81A84" w:rsidRDefault="00924E3A" w14:paraId="70BDB10D" w14:textId="0E9C06C6">
      <w:pPr>
        <w:rPr>
          <w:rFonts w:ascii="system-ui" w:hAnsi="system-ui" w:eastAsia="system-ui" w:cs="system-ui"/>
          <w:i/>
          <w:color w:val="333333"/>
          <w:sz w:val="19"/>
          <w:szCs w:val="19"/>
          <w:rPrChange w:author="Yancey, Michelle" w:date="2026-04-03T17:09:00Z" w16du:dateUtc="2026-04-03T21:09:00Z" w:id="262">
            <w:rPr/>
          </w:rPrChange>
        </w:rPr>
      </w:pPr>
      <w:r>
        <w:t>D</w:t>
      </w:r>
      <w:r w:rsidR="00B81A84">
        <w:t xml:space="preserve">escription: </w:t>
      </w:r>
      <w:del w:author="Yancey, Michelle" w:date="2026-04-03T17:09:00Z" w16du:dateUtc="2026-04-03T21:09:00Z" w:id="263">
        <w:r w:rsidRPr="186E01E4" w:rsidDel="00ED0DEC">
          <w:rPr>
            <w:rFonts w:ascii="system-ui" w:hAnsi="system-ui" w:eastAsia="system-ui" w:cs="system-ui"/>
            <w:i/>
            <w:color w:val="333333"/>
            <w:sz w:val="19"/>
            <w:szCs w:val="19"/>
          </w:rPr>
          <w:delText xml:space="preserve"> </w:delText>
        </w:r>
      </w:del>
      <w:ins w:author="Yancey, Michelle" w:date="2026-04-03T17:09:00Z" w:id="264">
        <w:r w:rsidRPr="00ED0DEC" w:rsidR="00ED0DEC">
          <w:rPr>
            <w:rFonts w:ascii="system-ui" w:hAnsi="system-ui" w:eastAsia="system-ui" w:cs="system-ui"/>
            <w:i/>
            <w:color w:val="333333"/>
            <w:sz w:val="19"/>
            <w:szCs w:val="19"/>
          </w:rPr>
          <w:t>Learn how Reciprocal Rank Fusion (RRF) improves hybrid search by combining ranked results from multiple retrieval methods. This lesson explains how RRF works, when it outperforms score</w:t>
        </w:r>
        <w:r w:rsidRPr="00ED0DEC" w:rsidR="00ED0DEC">
          <w:rPr>
            <w:rFonts w:ascii="system-ui" w:hAnsi="system-ui" w:eastAsia="system-ui" w:cs="system-ui"/>
            <w:i/>
            <w:color w:val="333333"/>
            <w:sz w:val="19"/>
            <w:szCs w:val="19"/>
          </w:rPr>
          <w:noBreakHyphen/>
        </w:r>
        <w:r w:rsidRPr="00ED0DEC" w:rsidR="00ED0DEC">
          <w:rPr>
            <w:rFonts w:ascii="system-ui" w:hAnsi="system-ui" w:eastAsia="system-ui" w:cs="system-ui"/>
            <w:i/>
            <w:color w:val="333333"/>
            <w:sz w:val="19"/>
            <w:szCs w:val="19"/>
          </w:rPr>
          <w:t>based normalization, and how to enable it in OpenSearch</w:t>
        </w:r>
      </w:ins>
      <w:ins w:author="Yancey, Michelle" w:date="2026-04-03T17:09:00Z" w16du:dateUtc="2026-04-03T21:09:00Z" w:id="265">
        <w:r w:rsidR="00ED0DEC">
          <w:rPr>
            <w:rFonts w:ascii="system-ui" w:hAnsi="system-ui" w:eastAsia="system-ui" w:cs="system-ui"/>
            <w:i/>
            <w:color w:val="333333"/>
            <w:sz w:val="19"/>
            <w:szCs w:val="19"/>
          </w:rPr>
          <w:t xml:space="preserve"> </w:t>
        </w:r>
      </w:ins>
      <w:del w:author="Yancey, Michelle" w:date="2026-04-03T17:09:00Z" w16du:dateUtc="2026-04-03T21:09:00Z" w:id="266">
        <w:r w:rsidRPr="186E01E4" w:rsidDel="00ED0DEC">
          <w:rPr>
            <w:rFonts w:ascii="system-ui" w:hAnsi="system-ui" w:eastAsia="system-ui" w:cs="system-ui"/>
            <w:i/>
            <w:color w:val="333333"/>
            <w:sz w:val="19"/>
            <w:szCs w:val="19"/>
          </w:rPr>
          <w:delText xml:space="preserve">Reciprocal Rank Fusion </w:delText>
        </w:r>
        <w:r w:rsidRPr="186E01E4" w:rsidDel="00ED0DEC" w:rsidR="0695F4C5">
          <w:rPr>
            <w:rFonts w:ascii="system-ui" w:hAnsi="system-ui" w:eastAsia="system-ui" w:cs="system-ui"/>
            <w:i/>
            <w:iCs/>
            <w:color w:val="333333"/>
            <w:sz w:val="19"/>
            <w:szCs w:val="19"/>
          </w:rPr>
          <w:delText>is</w:delText>
        </w:r>
        <w:r w:rsidRPr="186E01E4" w:rsidDel="00ED0DEC">
          <w:rPr>
            <w:rFonts w:ascii="system-ui" w:hAnsi="system-ui" w:eastAsia="system-ui" w:cs="system-ui"/>
            <w:i/>
            <w:color w:val="333333"/>
            <w:sz w:val="19"/>
            <w:szCs w:val="19"/>
          </w:rPr>
          <w:delText xml:space="preserve"> a </w:delText>
        </w:r>
        <w:r w:rsidRPr="186E01E4" w:rsidDel="00ED0DEC" w:rsidR="0695F4C5">
          <w:rPr>
            <w:rFonts w:ascii="system-ui" w:hAnsi="system-ui" w:eastAsia="system-ui" w:cs="system-ui"/>
            <w:i/>
            <w:iCs/>
            <w:color w:val="333333"/>
            <w:sz w:val="19"/>
            <w:szCs w:val="19"/>
          </w:rPr>
          <w:delText>rank-based</w:delText>
        </w:r>
        <w:r w:rsidRPr="186E01E4" w:rsidDel="00ED0DEC">
          <w:rPr>
            <w:rFonts w:ascii="system-ui" w:hAnsi="system-ui" w:eastAsia="system-ui" w:cs="system-ui"/>
            <w:i/>
            <w:color w:val="333333"/>
            <w:sz w:val="19"/>
            <w:szCs w:val="19"/>
          </w:rPr>
          <w:delText xml:space="preserve"> technique for combining results from multiple </w:delText>
        </w:r>
        <w:r w:rsidRPr="186E01E4" w:rsidDel="00ED0DEC" w:rsidR="0695F4C5">
          <w:rPr>
            <w:rFonts w:ascii="system-ui" w:hAnsi="system-ui" w:eastAsia="system-ui" w:cs="system-ui"/>
            <w:i/>
            <w:iCs/>
            <w:color w:val="333333"/>
            <w:sz w:val="19"/>
            <w:szCs w:val="19"/>
          </w:rPr>
          <w:delText xml:space="preserve">search </w:delText>
        </w:r>
        <w:r w:rsidRPr="186E01E4" w:rsidDel="00ED0DEC">
          <w:rPr>
            <w:rFonts w:ascii="system-ui" w:hAnsi="system-ui" w:eastAsia="system-ui" w:cs="system-ui"/>
            <w:i/>
            <w:color w:val="333333"/>
            <w:sz w:val="19"/>
            <w:szCs w:val="19"/>
          </w:rPr>
          <w:delText xml:space="preserve">algorithms into </w:delText>
        </w:r>
        <w:r w:rsidRPr="186E01E4" w:rsidDel="00ED0DEC" w:rsidR="0695F4C5">
          <w:rPr>
            <w:rFonts w:ascii="system-ui" w:hAnsi="system-ui" w:eastAsia="system-ui" w:cs="system-ui"/>
            <w:i/>
            <w:iCs/>
            <w:color w:val="333333"/>
            <w:sz w:val="19"/>
            <w:szCs w:val="19"/>
          </w:rPr>
          <w:delText>one more</w:delText>
        </w:r>
        <w:r w:rsidRPr="186E01E4" w:rsidDel="00ED0DEC">
          <w:rPr>
            <w:rFonts w:ascii="system-ui" w:hAnsi="system-ui" w:eastAsia="system-ui" w:cs="system-ui"/>
            <w:i/>
            <w:color w:val="333333"/>
            <w:sz w:val="19"/>
            <w:szCs w:val="19"/>
          </w:rPr>
          <w:delText xml:space="preserve"> accurate </w:delText>
        </w:r>
        <w:r w:rsidRPr="186E01E4" w:rsidDel="00ED0DEC" w:rsidR="0695F4C5">
          <w:rPr>
            <w:rFonts w:ascii="system-ui" w:hAnsi="system-ui" w:eastAsia="system-ui" w:cs="system-ui"/>
            <w:i/>
            <w:iCs/>
            <w:color w:val="333333"/>
            <w:sz w:val="19"/>
            <w:szCs w:val="19"/>
          </w:rPr>
          <w:delText xml:space="preserve">ranked list. This lesson covers how the RRF formula works, applies it to the bookstore hybrid pipeline, and compares it to score-based normalization. You'll also learn when each approach is the better fit and how to enable RRF in OpenSearch </w:delText>
        </w:r>
      </w:del>
      <w:r w:rsidRPr="186E01E4" w:rsidR="0695F4C5">
        <w:rPr>
          <w:rFonts w:ascii="system-ui" w:hAnsi="system-ui" w:eastAsia="system-ui" w:cs="system-ui"/>
          <w:i/>
          <w:iCs/>
          <w:color w:val="333333"/>
          <w:sz w:val="19"/>
          <w:szCs w:val="19"/>
        </w:rPr>
        <w:t>using the score-ranker processor.</w:t>
      </w:r>
    </w:p>
    <w:tbl>
      <w:tblPr>
        <w:tblStyle w:val="TableGrid"/>
        <w:tblW w:w="0" w:type="auto"/>
        <w:tblLook w:val="06A0" w:firstRow="1" w:lastRow="0" w:firstColumn="1" w:lastColumn="0" w:noHBand="1" w:noVBand="1"/>
      </w:tblPr>
      <w:tblGrid>
        <w:gridCol w:w="3116"/>
        <w:gridCol w:w="3118"/>
        <w:gridCol w:w="3116"/>
      </w:tblGrid>
      <w:tr w:rsidR="00384AC1" w:rsidTr="7581D4C8" w14:paraId="2F0FABDE" w14:textId="77777777">
        <w:trPr>
          <w:trHeight w:val="300"/>
        </w:trPr>
        <w:tc>
          <w:tcPr>
            <w:tcW w:w="3120" w:type="dxa"/>
          </w:tcPr>
          <w:p w:rsidR="00B81A84" w:rsidRDefault="00B81A84" w14:paraId="383E33A3" w14:textId="77777777">
            <w:pPr>
              <w:rPr>
                <w:color w:val="EE0000"/>
              </w:rPr>
            </w:pPr>
            <w:r w:rsidRPr="7E660D2E">
              <w:rPr>
                <w:color w:val="EE0000"/>
              </w:rPr>
              <w:t>Reviewer</w:t>
            </w:r>
          </w:p>
        </w:tc>
        <w:tc>
          <w:tcPr>
            <w:tcW w:w="3120" w:type="dxa"/>
          </w:tcPr>
          <w:p w:rsidR="00B81A84" w:rsidRDefault="00B81A84" w14:paraId="454FCE0E" w14:textId="77777777">
            <w:pPr>
              <w:rPr>
                <w:color w:val="EE0000"/>
              </w:rPr>
            </w:pPr>
            <w:r w:rsidRPr="7E660D2E">
              <w:rPr>
                <w:color w:val="EE0000"/>
              </w:rPr>
              <w:t>Approved? Date?</w:t>
            </w:r>
          </w:p>
        </w:tc>
        <w:tc>
          <w:tcPr>
            <w:tcW w:w="3120" w:type="dxa"/>
          </w:tcPr>
          <w:p w:rsidR="00B81A84" w:rsidRDefault="00B81A84" w14:paraId="21A0C0C3" w14:textId="77777777">
            <w:pPr>
              <w:rPr>
                <w:color w:val="EE0000"/>
              </w:rPr>
            </w:pPr>
            <w:r w:rsidRPr="7E660D2E">
              <w:rPr>
                <w:color w:val="EE0000"/>
              </w:rPr>
              <w:t>Additional comments if any</w:t>
            </w:r>
          </w:p>
        </w:tc>
      </w:tr>
      <w:tr w:rsidR="00384AC1" w:rsidTr="7581D4C8" w14:paraId="7D4F87C2" w14:textId="77777777">
        <w:trPr>
          <w:trHeight w:val="300"/>
        </w:trPr>
        <w:tc>
          <w:tcPr>
            <w:tcW w:w="3120" w:type="dxa"/>
          </w:tcPr>
          <w:p w:rsidR="00B81A84" w:rsidRDefault="00B81A84" w14:paraId="074131E1" w14:textId="77777777">
            <w:pPr>
              <w:rPr>
                <w:color w:val="EE0000"/>
              </w:rPr>
            </w:pPr>
            <w:r w:rsidRPr="7E660D2E">
              <w:rPr>
                <w:color w:val="EE0000"/>
              </w:rPr>
              <w:t>Brian</w:t>
            </w:r>
          </w:p>
        </w:tc>
        <w:tc>
          <w:tcPr>
            <w:tcW w:w="3120" w:type="dxa"/>
          </w:tcPr>
          <w:p w:rsidR="00B81A84" w:rsidRDefault="5EB81E3A" w14:paraId="6B232A20" w14:textId="6D3E0DDD">
            <w:r>
              <w:t>2/5/26</w:t>
            </w:r>
          </w:p>
        </w:tc>
        <w:tc>
          <w:tcPr>
            <w:tcW w:w="3120" w:type="dxa"/>
          </w:tcPr>
          <w:p w:rsidR="00B81A84" w:rsidRDefault="5EB81E3A" w14:paraId="3F13FFF7" w14:textId="187F5BF9">
            <w:pPr>
              <w:rPr>
                <w:color w:val="EE0000"/>
              </w:rPr>
            </w:pPr>
            <w:r w:rsidRPr="212E8198">
              <w:rPr>
                <w:color w:val="EE0000"/>
              </w:rPr>
              <w:t>Added comments for Kass</w:t>
            </w:r>
          </w:p>
        </w:tc>
      </w:tr>
      <w:tr w:rsidR="00384AC1" w:rsidTr="7581D4C8" w14:paraId="4F177AF8" w14:textId="77777777">
        <w:trPr>
          <w:trHeight w:val="300"/>
        </w:trPr>
        <w:tc>
          <w:tcPr>
            <w:tcW w:w="3120" w:type="dxa"/>
          </w:tcPr>
          <w:p w:rsidR="00B81A84" w:rsidRDefault="00B81A84" w14:paraId="6F18264B" w14:textId="77777777">
            <w:pPr>
              <w:rPr>
                <w:color w:val="EE0000"/>
              </w:rPr>
            </w:pPr>
            <w:r w:rsidRPr="7E660D2E">
              <w:rPr>
                <w:color w:val="EE0000"/>
              </w:rPr>
              <w:t>Alex or Muneer</w:t>
            </w:r>
          </w:p>
        </w:tc>
        <w:tc>
          <w:tcPr>
            <w:tcW w:w="3120" w:type="dxa"/>
          </w:tcPr>
          <w:p w:rsidR="00B81A84" w:rsidRDefault="61775DAD" w14:paraId="0C81FF2A" w14:textId="395C489F">
            <w:pPr>
              <w:rPr>
                <w:color w:val="EE0000"/>
              </w:rPr>
            </w:pPr>
            <w:r w:rsidRPr="7581D4C8">
              <w:rPr>
                <w:color w:val="EE0000"/>
              </w:rPr>
              <w:t>Muneer – Approved with some comments.09/02/2025</w:t>
            </w:r>
          </w:p>
        </w:tc>
        <w:tc>
          <w:tcPr>
            <w:tcW w:w="3120" w:type="dxa"/>
          </w:tcPr>
          <w:p w:rsidR="00B81A84" w:rsidRDefault="00B81A84" w14:paraId="7226A1BB" w14:textId="77777777">
            <w:pPr>
              <w:rPr>
                <w:color w:val="EE0000"/>
              </w:rPr>
            </w:pPr>
          </w:p>
        </w:tc>
      </w:tr>
      <w:tr w:rsidR="00384AC1" w:rsidTr="7581D4C8" w14:paraId="1A466076" w14:textId="77777777">
        <w:trPr>
          <w:trHeight w:val="300"/>
        </w:trPr>
        <w:tc>
          <w:tcPr>
            <w:tcW w:w="3120" w:type="dxa"/>
          </w:tcPr>
          <w:p w:rsidR="00B81A84" w:rsidRDefault="00B81A84" w14:paraId="52D555A2" w14:textId="77777777">
            <w:pPr>
              <w:rPr>
                <w:color w:val="EE0000"/>
              </w:rPr>
            </w:pPr>
            <w:r w:rsidRPr="7E660D2E">
              <w:rPr>
                <w:color w:val="EE0000"/>
              </w:rPr>
              <w:t>Michelle</w:t>
            </w:r>
          </w:p>
        </w:tc>
        <w:tc>
          <w:tcPr>
            <w:tcW w:w="3120" w:type="dxa"/>
          </w:tcPr>
          <w:p w:rsidR="00B81A84" w:rsidRDefault="004176E4" w14:paraId="5D430403" w14:textId="27191B70">
            <w:pPr>
              <w:rPr>
                <w:color w:val="EE0000"/>
              </w:rPr>
            </w:pPr>
            <w:r>
              <w:rPr>
                <w:color w:val="EE0000"/>
              </w:rPr>
              <w:t xml:space="preserve">Approved </w:t>
            </w:r>
            <w:r w:rsidR="00346CA6">
              <w:rPr>
                <w:color w:val="EE0000"/>
              </w:rPr>
              <w:t>02/12/2026</w:t>
            </w:r>
          </w:p>
        </w:tc>
        <w:tc>
          <w:tcPr>
            <w:tcW w:w="3120" w:type="dxa"/>
          </w:tcPr>
          <w:p w:rsidR="00B81A84" w:rsidRDefault="00B81A84" w14:paraId="6EFDD0F6" w14:textId="77777777">
            <w:pPr>
              <w:rPr>
                <w:color w:val="EE0000"/>
              </w:rPr>
            </w:pPr>
          </w:p>
        </w:tc>
      </w:tr>
    </w:tbl>
    <w:p w:rsidR="00B81A84" w:rsidP="00B81A84" w:rsidRDefault="00B81A84" w14:paraId="18EF4258" w14:textId="77777777">
      <w:pPr>
        <w:rPr>
          <w:color w:val="EE0000"/>
        </w:rPr>
      </w:pPr>
    </w:p>
    <w:tbl>
      <w:tblPr>
        <w:tblStyle w:val="TableGrid"/>
        <w:tblW w:w="9271"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514"/>
        <w:gridCol w:w="1189"/>
        <w:gridCol w:w="3597"/>
        <w:gridCol w:w="2971"/>
      </w:tblGrid>
      <w:tr w:rsidR="00B81A84" w:rsidTr="00C431CC" w14:paraId="18D002FE" w14:textId="77777777">
        <w:trPr>
          <w:trHeight w:val="190"/>
        </w:trPr>
        <w:tc>
          <w:tcPr>
            <w:tcW w:w="1514" w:type="dxa"/>
          </w:tcPr>
          <w:p w:rsidRPr="4FEA59C1" w:rsidR="00B81A84" w:rsidRDefault="00B81A84" w14:paraId="2DD0FBA4" w14:textId="77777777">
            <w:pPr>
              <w:rPr>
                <w:rFonts w:ascii="Aptos" w:hAnsi="Aptos" w:eastAsia="Aptos" w:cs="Aptos"/>
                <w:b/>
                <w:bCs/>
              </w:rPr>
            </w:pPr>
            <w:r>
              <w:rPr>
                <w:rFonts w:ascii="Aptos" w:hAnsi="Aptos" w:eastAsia="Aptos" w:cs="Aptos"/>
                <w:b/>
                <w:bCs/>
              </w:rPr>
              <w:t>Chapter Title</w:t>
            </w:r>
          </w:p>
        </w:tc>
        <w:tc>
          <w:tcPr>
            <w:tcW w:w="1189" w:type="dxa"/>
          </w:tcPr>
          <w:p w:rsidRPr="4FEA59C1" w:rsidR="00B81A84" w:rsidRDefault="00B81A84" w14:paraId="45529BF8" w14:textId="77777777">
            <w:pPr>
              <w:rPr>
                <w:rFonts w:ascii="Aptos" w:hAnsi="Aptos" w:eastAsia="Aptos" w:cs="Aptos"/>
                <w:b/>
                <w:bCs/>
              </w:rPr>
            </w:pPr>
            <w:r>
              <w:rPr>
                <w:rFonts w:ascii="Aptos" w:hAnsi="Aptos" w:eastAsia="Aptos" w:cs="Aptos"/>
                <w:b/>
                <w:bCs/>
              </w:rPr>
              <w:t>Time estimate</w:t>
            </w:r>
          </w:p>
        </w:tc>
        <w:tc>
          <w:tcPr>
            <w:tcW w:w="3597" w:type="dxa"/>
            <w:tcMar>
              <w:left w:w="105" w:type="dxa"/>
              <w:right w:w="105" w:type="dxa"/>
            </w:tcMar>
          </w:tcPr>
          <w:p w:rsidR="00B81A84" w:rsidRDefault="00B81A84" w14:paraId="0D364753" w14:textId="77777777">
            <w:pPr>
              <w:rPr>
                <w:rFonts w:ascii="Aptos" w:hAnsi="Aptos" w:eastAsia="Aptos" w:cs="Aptos"/>
              </w:rPr>
            </w:pPr>
            <w:r w:rsidRPr="4FEA59C1">
              <w:rPr>
                <w:rFonts w:ascii="Aptos" w:hAnsi="Aptos" w:eastAsia="Aptos" w:cs="Aptos"/>
                <w:b/>
                <w:bCs/>
              </w:rPr>
              <w:t>Voice Over</w:t>
            </w:r>
          </w:p>
        </w:tc>
        <w:tc>
          <w:tcPr>
            <w:tcW w:w="2971" w:type="dxa"/>
            <w:tcMar>
              <w:left w:w="105" w:type="dxa"/>
              <w:right w:w="105" w:type="dxa"/>
            </w:tcMar>
          </w:tcPr>
          <w:p w:rsidR="00B81A84" w:rsidRDefault="00B81A84" w14:paraId="765AE08A" w14:textId="77777777">
            <w:pPr>
              <w:rPr>
                <w:rFonts w:ascii="Aptos" w:hAnsi="Aptos" w:eastAsia="Aptos" w:cs="Aptos"/>
              </w:rPr>
            </w:pPr>
            <w:r w:rsidRPr="4FEA59C1">
              <w:rPr>
                <w:rFonts w:ascii="Aptos" w:hAnsi="Aptos" w:eastAsia="Aptos" w:cs="Aptos"/>
                <w:b/>
                <w:bCs/>
              </w:rPr>
              <w:t>Visuals</w:t>
            </w:r>
          </w:p>
        </w:tc>
      </w:tr>
      <w:tr w:rsidRPr="00E304AB" w:rsidR="00E304AB" w:rsidTr="00C431CC" w14:paraId="5B6762BA" w14:textId="77777777">
        <w:trPr>
          <w:trHeight w:val="190"/>
        </w:trPr>
        <w:tc>
          <w:tcPr>
            <w:tcW w:w="1514" w:type="dxa"/>
          </w:tcPr>
          <w:p w:rsidRPr="00E304AB" w:rsidR="00E304AB" w:rsidRDefault="00177071" w14:paraId="44870A8D" w14:textId="4572D344">
            <w:pPr>
              <w:rPr>
                <w:rFonts w:ascii="Aptos" w:hAnsi="Aptos" w:eastAsia="Aptos" w:cs="Aptos"/>
              </w:rPr>
            </w:pPr>
            <w:r>
              <w:rPr>
                <w:rFonts w:ascii="Aptos" w:hAnsi="Aptos" w:eastAsia="Aptos" w:cs="Aptos"/>
              </w:rPr>
              <w:t>Introduction</w:t>
            </w:r>
          </w:p>
        </w:tc>
        <w:tc>
          <w:tcPr>
            <w:tcW w:w="1189" w:type="dxa"/>
          </w:tcPr>
          <w:p w:rsidRPr="00E304AB" w:rsidR="00E304AB" w:rsidRDefault="00E304AB" w14:paraId="0BAC9BDE" w14:textId="77777777">
            <w:pPr>
              <w:rPr>
                <w:rFonts w:ascii="Aptos" w:hAnsi="Aptos" w:eastAsia="Aptos" w:cs="Aptos"/>
              </w:rPr>
            </w:pPr>
          </w:p>
        </w:tc>
        <w:tc>
          <w:tcPr>
            <w:tcW w:w="3597" w:type="dxa"/>
            <w:tcMar>
              <w:left w:w="105" w:type="dxa"/>
              <w:right w:w="105" w:type="dxa"/>
            </w:tcMar>
          </w:tcPr>
          <w:p w:rsidR="00C431CC" w:rsidRDefault="00C431CC" w14:paraId="2149732C" w14:textId="77777777">
            <w:pPr>
              <w:rPr>
                <w:rFonts w:ascii="Aptos" w:hAnsi="Aptos" w:eastAsia="Aptos" w:cs="Aptos"/>
              </w:rPr>
            </w:pPr>
            <w:r>
              <w:rPr>
                <w:rFonts w:ascii="Aptos" w:hAnsi="Aptos" w:eastAsia="Aptos" w:cs="Aptos"/>
              </w:rPr>
              <w:t>Welcome to the final</w:t>
            </w:r>
            <w:r w:rsidR="00E304AB">
              <w:rPr>
                <w:rFonts w:ascii="Aptos" w:hAnsi="Aptos" w:eastAsia="Aptos" w:cs="Aptos"/>
              </w:rPr>
              <w:t xml:space="preserve"> lesson</w:t>
            </w:r>
            <w:r>
              <w:rPr>
                <w:rFonts w:ascii="Aptos" w:hAnsi="Aptos" w:eastAsia="Aptos" w:cs="Aptos"/>
              </w:rPr>
              <w:t xml:space="preserve"> of Chapter 3. Today</w:t>
            </w:r>
            <w:r w:rsidR="00E304AB">
              <w:rPr>
                <w:rFonts w:ascii="Aptos" w:hAnsi="Aptos" w:eastAsia="Aptos" w:cs="Aptos"/>
              </w:rPr>
              <w:t xml:space="preserve">, we’ll cover reciprocal rank fusion, or RRF, in OpenSearch. </w:t>
            </w:r>
          </w:p>
          <w:p w:rsidR="00C431CC" w:rsidRDefault="00C431CC" w14:paraId="7CA6050D" w14:textId="77777777">
            <w:pPr>
              <w:rPr>
                <w:rFonts w:ascii="Aptos" w:hAnsi="Aptos" w:eastAsia="Aptos" w:cs="Aptos"/>
              </w:rPr>
            </w:pPr>
          </w:p>
          <w:p w:rsidR="009D17C0" w:rsidRDefault="00B60276" w14:paraId="198A9F9C" w14:textId="447918C3">
            <w:pPr>
              <w:rPr>
                <w:rFonts w:ascii="Aptos" w:hAnsi="Aptos" w:eastAsia="Aptos" w:cs="Aptos"/>
              </w:rPr>
            </w:pPr>
            <w:r w:rsidRPr="00B60276">
              <w:rPr>
                <w:rFonts w:ascii="Aptos" w:hAnsi="Aptos" w:eastAsia="Aptos" w:cs="Aptos"/>
              </w:rPr>
              <w:t xml:space="preserve">Reciprocal Rank Fusion is a powerful technique used to </w:t>
            </w:r>
            <w:r w:rsidRPr="002B75E4" w:rsidR="002B75E4">
              <w:rPr>
                <w:rFonts w:ascii="Aptos" w:hAnsi="Aptos" w:eastAsia="Aptos" w:cs="Aptos"/>
              </w:rPr>
              <w:t>combining</w:t>
            </w:r>
            <w:r w:rsidRPr="00B60276">
              <w:rPr>
                <w:rFonts w:ascii="Aptos" w:hAnsi="Aptos" w:eastAsia="Aptos" w:cs="Aptos"/>
              </w:rPr>
              <w:t xml:space="preserve"> search results from multiple algorithms</w:t>
            </w:r>
            <w:r w:rsidRPr="002B75E4" w:rsidR="002B75E4">
              <w:rPr>
                <w:rFonts w:ascii="Aptos" w:hAnsi="Aptos" w:eastAsia="Aptos" w:cs="Aptos"/>
              </w:rPr>
              <w:t xml:space="preserve"> to create</w:t>
            </w:r>
            <w:r w:rsidRPr="00B60276">
              <w:rPr>
                <w:rFonts w:ascii="Aptos" w:hAnsi="Aptos" w:eastAsia="Aptos" w:cs="Aptos"/>
              </w:rPr>
              <w:t xml:space="preserve"> a single, more accurate ranking. </w:t>
            </w:r>
          </w:p>
          <w:p w:rsidR="009D17C0" w:rsidRDefault="009D17C0" w14:paraId="5B145F4F" w14:textId="77777777">
            <w:pPr>
              <w:rPr>
                <w:rFonts w:ascii="Aptos" w:hAnsi="Aptos" w:eastAsia="Aptos" w:cs="Aptos"/>
              </w:rPr>
            </w:pPr>
          </w:p>
          <w:p w:rsidR="002B75E4" w:rsidRDefault="002B75E4" w14:paraId="39EC38B5" w14:textId="02B225F2">
            <w:pPr>
              <w:rPr>
                <w:rFonts w:ascii="Aptos" w:hAnsi="Aptos" w:eastAsia="Aptos" w:cs="Aptos"/>
              </w:rPr>
            </w:pPr>
            <w:r>
              <w:rPr>
                <w:rFonts w:ascii="Aptos" w:hAnsi="Aptos" w:eastAsia="Aptos" w:cs="Aptos"/>
              </w:rPr>
              <w:t xml:space="preserve">If you’re working on AI-driven search systems or RAG models, this is a technique you’ll want in your toolkit. </w:t>
            </w:r>
          </w:p>
          <w:p w:rsidRPr="00E304AB" w:rsidR="00E304AB" w:rsidRDefault="00E304AB" w14:paraId="77E4428D" w14:textId="75201165">
            <w:pPr>
              <w:rPr>
                <w:rFonts w:ascii="Aptos" w:hAnsi="Aptos" w:eastAsia="Aptos" w:cs="Aptos"/>
              </w:rPr>
            </w:pPr>
          </w:p>
        </w:tc>
        <w:tc>
          <w:tcPr>
            <w:tcW w:w="2971" w:type="dxa"/>
            <w:tcMar>
              <w:left w:w="105" w:type="dxa"/>
              <w:right w:w="105" w:type="dxa"/>
            </w:tcMar>
          </w:tcPr>
          <w:p w:rsidR="00E304AB" w:rsidRDefault="00B52794" w14:paraId="12D0689A" w14:textId="77777777">
            <w:pPr>
              <w:rPr>
                <w:rFonts w:ascii="Aptos" w:hAnsi="Aptos" w:eastAsia="Aptos" w:cs="Aptos"/>
              </w:rPr>
            </w:pPr>
            <w:r>
              <w:rPr>
                <w:rFonts w:ascii="Aptos" w:hAnsi="Aptos" w:eastAsia="Aptos" w:cs="Aptos"/>
              </w:rPr>
              <w:t xml:space="preserve">Introduction to </w:t>
            </w:r>
            <w:r w:rsidR="002D21AD">
              <w:rPr>
                <w:rFonts w:ascii="Aptos" w:hAnsi="Aptos" w:eastAsia="Aptos" w:cs="Aptos"/>
              </w:rPr>
              <w:t>Reciprocal Rank Fusion</w:t>
            </w:r>
          </w:p>
          <w:p w:rsidR="002D21AD" w:rsidRDefault="002D21AD" w14:paraId="7FFC0051" w14:textId="77777777">
            <w:pPr>
              <w:rPr>
                <w:rFonts w:ascii="Aptos" w:hAnsi="Aptos" w:eastAsia="Aptos" w:cs="Aptos"/>
              </w:rPr>
            </w:pPr>
          </w:p>
          <w:p w:rsidR="002D21AD" w:rsidP="002D21AD" w:rsidRDefault="002D21AD" w14:paraId="4C8B17DD" w14:textId="77777777">
            <w:pPr>
              <w:pStyle w:val="ListParagraph"/>
              <w:numPr>
                <w:ilvl w:val="0"/>
                <w:numId w:val="34"/>
              </w:numPr>
              <w:rPr>
                <w:rFonts w:ascii="Aptos" w:hAnsi="Aptos" w:eastAsia="Aptos" w:cs="Aptos"/>
              </w:rPr>
            </w:pPr>
            <w:r>
              <w:rPr>
                <w:rFonts w:ascii="Aptos" w:hAnsi="Aptos" w:eastAsia="Aptos" w:cs="Aptos"/>
              </w:rPr>
              <w:t>What it is</w:t>
            </w:r>
          </w:p>
          <w:p w:rsidR="002D21AD" w:rsidP="002D21AD" w:rsidRDefault="002D21AD" w14:paraId="64C0DF17" w14:textId="77777777">
            <w:pPr>
              <w:pStyle w:val="ListParagraph"/>
              <w:numPr>
                <w:ilvl w:val="0"/>
                <w:numId w:val="34"/>
              </w:numPr>
              <w:rPr>
                <w:rFonts w:ascii="Aptos" w:hAnsi="Aptos" w:eastAsia="Aptos" w:cs="Aptos"/>
              </w:rPr>
            </w:pPr>
            <w:r>
              <w:rPr>
                <w:rFonts w:ascii="Aptos" w:hAnsi="Aptos" w:eastAsia="Aptos" w:cs="Aptos"/>
              </w:rPr>
              <w:t>Why you should use it</w:t>
            </w:r>
          </w:p>
          <w:p w:rsidR="002D21AD" w:rsidP="002D21AD" w:rsidRDefault="002D21AD" w14:paraId="27CE7A78" w14:textId="77777777">
            <w:pPr>
              <w:pStyle w:val="ListParagraph"/>
              <w:numPr>
                <w:ilvl w:val="0"/>
                <w:numId w:val="34"/>
              </w:numPr>
              <w:rPr>
                <w:rFonts w:ascii="Aptos" w:hAnsi="Aptos" w:eastAsia="Aptos" w:cs="Aptos"/>
              </w:rPr>
            </w:pPr>
            <w:r>
              <w:rPr>
                <w:rFonts w:ascii="Aptos" w:hAnsi="Aptos" w:eastAsia="Aptos" w:cs="Aptos"/>
              </w:rPr>
              <w:t>Tradeoffs</w:t>
            </w:r>
          </w:p>
          <w:p w:rsidRPr="002D21AD" w:rsidR="002D21AD" w:rsidP="002D21AD" w:rsidRDefault="002D21AD" w14:paraId="0ADA1030" w14:textId="5F8F08B4">
            <w:pPr>
              <w:pStyle w:val="ListParagraph"/>
              <w:numPr>
                <w:ilvl w:val="0"/>
                <w:numId w:val="34"/>
              </w:numPr>
              <w:rPr>
                <w:rFonts w:ascii="Aptos" w:hAnsi="Aptos" w:eastAsia="Aptos" w:cs="Aptos"/>
              </w:rPr>
            </w:pPr>
            <w:r>
              <w:rPr>
                <w:rFonts w:ascii="Aptos" w:hAnsi="Aptos" w:eastAsia="Aptos" w:cs="Aptos"/>
              </w:rPr>
              <w:t>Implementing RRF</w:t>
            </w:r>
          </w:p>
        </w:tc>
      </w:tr>
      <w:tr w:rsidRPr="00E304AB" w:rsidR="00D26DE4" w:rsidTr="00C431CC" w14:paraId="728394B9" w14:textId="77777777">
        <w:trPr>
          <w:trHeight w:val="190"/>
        </w:trPr>
        <w:tc>
          <w:tcPr>
            <w:tcW w:w="1514" w:type="dxa"/>
          </w:tcPr>
          <w:p w:rsidRPr="00E304AB" w:rsidR="00D26DE4" w:rsidRDefault="00177071" w14:paraId="1183321F" w14:textId="466B057F">
            <w:pPr>
              <w:rPr>
                <w:rFonts w:ascii="Aptos" w:hAnsi="Aptos" w:eastAsia="Aptos" w:cs="Aptos"/>
              </w:rPr>
            </w:pPr>
            <w:r>
              <w:rPr>
                <w:rFonts w:ascii="Aptos" w:hAnsi="Aptos" w:eastAsia="Aptos" w:cs="Aptos"/>
              </w:rPr>
              <w:t xml:space="preserve">What RRF is </w:t>
            </w:r>
            <w:r w:rsidR="002733DD">
              <w:rPr>
                <w:rFonts w:ascii="Aptos" w:hAnsi="Aptos" w:eastAsia="Aptos" w:cs="Aptos"/>
              </w:rPr>
              <w:t>and Why you could use it.</w:t>
            </w:r>
          </w:p>
        </w:tc>
        <w:tc>
          <w:tcPr>
            <w:tcW w:w="1189" w:type="dxa"/>
          </w:tcPr>
          <w:p w:rsidRPr="00E304AB" w:rsidR="00D26DE4" w:rsidRDefault="00D26DE4" w14:paraId="71268894" w14:textId="77777777">
            <w:pPr>
              <w:rPr>
                <w:rFonts w:ascii="Aptos" w:hAnsi="Aptos" w:eastAsia="Aptos" w:cs="Aptos"/>
              </w:rPr>
            </w:pPr>
          </w:p>
        </w:tc>
        <w:tc>
          <w:tcPr>
            <w:tcW w:w="3597" w:type="dxa"/>
            <w:tcMar>
              <w:left w:w="105" w:type="dxa"/>
              <w:right w:w="105" w:type="dxa"/>
            </w:tcMar>
          </w:tcPr>
          <w:p w:rsidR="007D3755" w:rsidRDefault="00952CB4" w14:paraId="2E5B9D7B" w14:textId="506707B2">
            <w:pPr>
              <w:rPr>
                <w:rFonts w:ascii="Aptos" w:hAnsi="Aptos" w:eastAsia="Aptos" w:cs="Aptos"/>
              </w:rPr>
            </w:pPr>
            <w:r>
              <w:rPr>
                <w:rFonts w:ascii="Aptos" w:hAnsi="Aptos" w:eastAsia="Aptos" w:cs="Aptos"/>
              </w:rPr>
              <w:t xml:space="preserve">Reciprocal Rank fusion is an advanced hybrid search technique that uses a formula, usually based on the reciprocal of the ranks of each item summed, to merge ranked results from multiple search algorithms. </w:t>
            </w:r>
            <w:r w:rsidR="000A17EE">
              <w:rPr>
                <w:rFonts w:ascii="Aptos" w:hAnsi="Aptos" w:eastAsia="Aptos" w:cs="Aptos"/>
              </w:rPr>
              <w:t>You could for instance use RRF with a hybrid lexical/neural search pair.</w:t>
            </w:r>
          </w:p>
          <w:p w:rsidR="00704129" w:rsidRDefault="00704129" w14:paraId="05CC9AFF" w14:textId="77777777">
            <w:pPr>
              <w:rPr>
                <w:rFonts w:ascii="Aptos" w:hAnsi="Aptos" w:eastAsia="Aptos" w:cs="Aptos"/>
              </w:rPr>
            </w:pPr>
          </w:p>
          <w:p w:rsidR="00704129" w:rsidRDefault="00704129" w14:paraId="1240EF05" w14:textId="4AC337E9">
            <w:pPr>
              <w:rPr>
                <w:rFonts w:ascii="Aptos" w:hAnsi="Aptos" w:eastAsia="Aptos" w:cs="Aptos"/>
              </w:rPr>
            </w:pPr>
            <w:r>
              <w:rPr>
                <w:rFonts w:ascii="Aptos" w:hAnsi="Aptos" w:eastAsia="Aptos" w:cs="Aptos"/>
              </w:rPr>
              <w:t>The formula on the screen shows a basic RRF calculation. Notice that the equation is a sum of the reciprocals of the ranks: the lower the rank</w:t>
            </w:r>
            <w:r w:rsidR="00A92172">
              <w:rPr>
                <w:rFonts w:ascii="Aptos" w:hAnsi="Aptos" w:eastAsia="Aptos" w:cs="Aptos"/>
              </w:rPr>
              <w:t xml:space="preserve"> in a certain search type, the less that result contributes to the documents’ overall rank.</w:t>
            </w:r>
          </w:p>
          <w:p w:rsidR="007D3755" w:rsidRDefault="007D3755" w14:paraId="426D7CBC" w14:textId="77777777">
            <w:pPr>
              <w:rPr>
                <w:rFonts w:ascii="Aptos" w:hAnsi="Aptos" w:eastAsia="Aptos" w:cs="Aptos"/>
              </w:rPr>
            </w:pPr>
          </w:p>
          <w:p w:rsidR="00D26DE4" w:rsidRDefault="007D3755" w14:paraId="6E52943E" w14:textId="15E281CE">
            <w:pPr>
              <w:rPr>
                <w:rFonts w:ascii="Aptos" w:hAnsi="Aptos" w:eastAsia="Aptos" w:cs="Aptos"/>
              </w:rPr>
            </w:pPr>
            <w:r w:rsidRPr="007D3755">
              <w:rPr>
                <w:rFonts w:ascii="Aptos" w:hAnsi="Aptos" w:eastAsia="Aptos" w:cs="Aptos"/>
              </w:rPr>
              <w:t>So, why use RRF? First, it improves the accuracy of search results by combining the best of multiple algorithms. Second, it helps in applications where high semantic accuracy is crucial, such as AI-driven search systems and RAG models</w:t>
            </w:r>
            <w:r w:rsidRPr="007D3755" w:rsidR="00C431CC">
              <w:rPr>
                <w:rFonts w:ascii="Aptos" w:hAnsi="Aptos" w:eastAsia="Aptos" w:cs="Aptos"/>
              </w:rPr>
              <w:t>.</w:t>
            </w:r>
          </w:p>
        </w:tc>
        <w:tc>
          <w:tcPr>
            <w:tcW w:w="2971" w:type="dxa"/>
            <w:tcMar>
              <w:left w:w="105" w:type="dxa"/>
              <w:right w:w="105" w:type="dxa"/>
            </w:tcMar>
          </w:tcPr>
          <w:p w:rsidR="00D26DE4" w:rsidRDefault="002D21AD" w14:paraId="5B673022" w14:textId="77777777">
            <w:pPr>
              <w:rPr>
                <w:rFonts w:ascii="Aptos" w:hAnsi="Aptos" w:eastAsia="Aptos" w:cs="Aptos"/>
              </w:rPr>
            </w:pPr>
            <w:commentRangeStart w:id="267"/>
            <w:r>
              <w:rPr>
                <w:rFonts w:ascii="Aptos" w:hAnsi="Aptos" w:eastAsia="Aptos" w:cs="Aptos"/>
              </w:rPr>
              <w:t>Show a sample calc of reciprocal rank fusion</w:t>
            </w:r>
            <w:commentRangeEnd w:id="267"/>
            <w:r w:rsidR="0018546D">
              <w:rPr>
                <w:rStyle w:val="CommentReference"/>
                <w:rFonts w:ascii="Aptos" w:hAnsi="Aptos" w:eastAsia="Aptos" w:cs="Aptos"/>
                <w:sz w:val="24"/>
                <w:szCs w:val="24"/>
              </w:rPr>
              <w:commentReference w:id="267"/>
            </w:r>
            <w:r w:rsidR="001107C3">
              <w:rPr>
                <w:rFonts w:ascii="Aptos" w:hAnsi="Aptos" w:eastAsia="Aptos" w:cs="Aptos"/>
              </w:rPr>
              <w:t>:</w:t>
            </w:r>
          </w:p>
          <w:p w:rsidR="001107C3" w:rsidRDefault="001107C3" w14:paraId="2C0C1235" w14:textId="77777777">
            <w:pPr>
              <w:rPr>
                <w:rFonts w:ascii="Aptos" w:hAnsi="Aptos" w:eastAsia="Aptos" w:cs="Aptos"/>
              </w:rPr>
            </w:pPr>
          </w:p>
          <w:p w:rsidR="001107C3" w:rsidRDefault="001107C3" w14:paraId="62126478" w14:textId="77777777">
            <w:pPr>
              <w:rPr>
                <w:rFonts w:ascii="Aptos" w:hAnsi="Aptos" w:eastAsia="Aptos" w:cs="Aptos"/>
              </w:rPr>
            </w:pPr>
            <w:r w:rsidRPr="001107C3">
              <w:rPr>
                <w:rFonts w:ascii="Aptos" w:hAnsi="Aptos" w:eastAsia="Aptos" w:cs="Aptos"/>
              </w:rPr>
              <w:t>rankScore(document_i) = sum((1/(k + query_1_rank), (1/(k + query_2_rank), ..., (1/(k + query_j_rank)))</w:t>
            </w:r>
          </w:p>
          <w:p w:rsidR="00342C92" w:rsidRDefault="00342C92" w14:paraId="1A164C37" w14:textId="77777777">
            <w:pPr>
              <w:rPr>
                <w:rFonts w:ascii="Aptos" w:hAnsi="Aptos" w:eastAsia="Aptos" w:cs="Aptos"/>
              </w:rPr>
            </w:pPr>
          </w:p>
          <w:p w:rsidR="00342C92" w:rsidRDefault="00342C92" w14:paraId="66B86D92" w14:textId="77777777">
            <w:pPr>
              <w:rPr>
                <w:rFonts w:ascii="Aptos" w:hAnsi="Aptos" w:eastAsia="Aptos" w:cs="Aptos"/>
              </w:rPr>
            </w:pPr>
            <w:r>
              <w:rPr>
                <w:rFonts w:ascii="Aptos" w:hAnsi="Aptos" w:eastAsia="Aptos" w:cs="Aptos"/>
              </w:rPr>
              <w:t xml:space="preserve">where k is a </w:t>
            </w:r>
            <w:r w:rsidR="00FA2DC3">
              <w:rPr>
                <w:rFonts w:ascii="Aptos" w:hAnsi="Aptos" w:eastAsia="Aptos" w:cs="Aptos"/>
              </w:rPr>
              <w:t xml:space="preserve">rank constant and query_j_rank </w:t>
            </w:r>
            <w:r w:rsidR="002C4386">
              <w:rPr>
                <w:rFonts w:ascii="Aptos" w:hAnsi="Aptos" w:eastAsia="Aptos" w:cs="Aptos"/>
              </w:rPr>
              <w:t>represents the rank of query result for search type j</w:t>
            </w:r>
            <w:r w:rsidR="00704129">
              <w:rPr>
                <w:rFonts w:ascii="Aptos" w:hAnsi="Aptos" w:eastAsia="Aptos" w:cs="Aptos"/>
              </w:rPr>
              <w:t>.</w:t>
            </w:r>
          </w:p>
          <w:p w:rsidRPr="00E304AB" w:rsidR="00704129" w:rsidRDefault="00704129" w14:paraId="710DFFBD" w14:textId="116EC59F">
            <w:pPr>
              <w:rPr>
                <w:rFonts w:ascii="Aptos" w:hAnsi="Aptos" w:eastAsia="Aptos" w:cs="Aptos"/>
              </w:rPr>
            </w:pPr>
          </w:p>
        </w:tc>
      </w:tr>
      <w:tr w:rsidRPr="00E304AB" w:rsidR="00692BD0" w:rsidTr="00C431CC" w14:paraId="0703E402" w14:textId="77777777">
        <w:trPr>
          <w:trHeight w:val="190"/>
        </w:trPr>
        <w:tc>
          <w:tcPr>
            <w:tcW w:w="1514" w:type="dxa"/>
          </w:tcPr>
          <w:p w:rsidRPr="00E304AB" w:rsidR="00692BD0" w:rsidRDefault="00DC16D5" w14:paraId="406C0912" w14:textId="16E0C3D4">
            <w:pPr>
              <w:rPr>
                <w:rFonts w:ascii="Aptos" w:hAnsi="Aptos" w:eastAsia="Aptos" w:cs="Aptos"/>
              </w:rPr>
            </w:pPr>
            <w:r>
              <w:rPr>
                <w:rFonts w:ascii="Aptos" w:hAnsi="Aptos" w:eastAsia="Aptos" w:cs="Aptos"/>
              </w:rPr>
              <w:t>RRF in the bookstore example</w:t>
            </w:r>
          </w:p>
        </w:tc>
        <w:tc>
          <w:tcPr>
            <w:tcW w:w="1189" w:type="dxa"/>
          </w:tcPr>
          <w:p w:rsidRPr="00E304AB" w:rsidR="00692BD0" w:rsidRDefault="00692BD0" w14:paraId="0BA4C911" w14:textId="77777777">
            <w:pPr>
              <w:rPr>
                <w:rFonts w:ascii="Aptos" w:hAnsi="Aptos" w:eastAsia="Aptos" w:cs="Aptos"/>
              </w:rPr>
            </w:pPr>
          </w:p>
        </w:tc>
        <w:tc>
          <w:tcPr>
            <w:tcW w:w="3597" w:type="dxa"/>
            <w:tcMar>
              <w:left w:w="105" w:type="dxa"/>
              <w:right w:w="105" w:type="dxa"/>
            </w:tcMar>
          </w:tcPr>
          <w:p w:rsidR="007661C9" w:rsidRDefault="00570DF8" w14:paraId="4BC23644" w14:textId="59660347">
            <w:pPr>
              <w:rPr>
                <w:rFonts w:ascii="Aptos" w:hAnsi="Aptos" w:eastAsia="Aptos" w:cs="Aptos"/>
              </w:rPr>
            </w:pPr>
            <w:r>
              <w:rPr>
                <w:rFonts w:ascii="Aptos" w:hAnsi="Aptos" w:eastAsia="Aptos" w:cs="Aptos"/>
              </w:rPr>
              <w:t xml:space="preserve">In our bookstore example, RRF could be used to fuse </w:t>
            </w:r>
            <w:r w:rsidR="00C93D4C">
              <w:rPr>
                <w:rFonts w:ascii="Aptos" w:hAnsi="Aptos" w:eastAsia="Aptos" w:cs="Aptos"/>
              </w:rPr>
              <w:t xml:space="preserve">the rankings from the hybrid search you implemented in the previous lesson. This would increase the accuracy of your search results by mathematically fusing the results from the </w:t>
            </w:r>
            <w:r w:rsidR="00730E50">
              <w:rPr>
                <w:rFonts w:ascii="Aptos" w:hAnsi="Aptos" w:eastAsia="Aptos" w:cs="Aptos"/>
              </w:rPr>
              <w:t xml:space="preserve">lexical and neural searches that </w:t>
            </w:r>
            <w:r w:rsidR="0077772B">
              <w:rPr>
                <w:rFonts w:ascii="Aptos" w:hAnsi="Aptos" w:eastAsia="Aptos" w:cs="Aptos"/>
              </w:rPr>
              <w:t xml:space="preserve">your bookstore’s </w:t>
            </w:r>
            <w:r w:rsidR="00730E50">
              <w:rPr>
                <w:rFonts w:ascii="Aptos" w:hAnsi="Aptos" w:eastAsia="Aptos" w:cs="Aptos"/>
              </w:rPr>
              <w:t>hybrid search APIs use</w:t>
            </w:r>
            <w:r w:rsidR="00C431CC">
              <w:rPr>
                <w:rFonts w:ascii="Aptos" w:hAnsi="Aptos" w:eastAsia="Aptos" w:cs="Aptos"/>
              </w:rPr>
              <w:t>.</w:t>
            </w:r>
          </w:p>
        </w:tc>
        <w:tc>
          <w:tcPr>
            <w:tcW w:w="2971" w:type="dxa"/>
            <w:tcMar>
              <w:left w:w="105" w:type="dxa"/>
              <w:right w:w="105" w:type="dxa"/>
            </w:tcMar>
          </w:tcPr>
          <w:p w:rsidRPr="00E304AB" w:rsidR="00692BD0" w:rsidRDefault="002D21AD" w14:paraId="74A8A52B" w14:textId="61BD89B2">
            <w:pPr>
              <w:rPr>
                <w:rFonts w:ascii="Aptos" w:hAnsi="Aptos" w:eastAsia="Aptos" w:cs="Aptos"/>
              </w:rPr>
            </w:pPr>
            <w:r>
              <w:rPr>
                <w:rFonts w:ascii="Aptos" w:hAnsi="Aptos" w:eastAsia="Aptos" w:cs="Aptos"/>
              </w:rPr>
              <w:t>Show graphically the two lists of results being merged together</w:t>
            </w:r>
          </w:p>
        </w:tc>
      </w:tr>
      <w:tr w:rsidRPr="00E304AB" w:rsidR="007661C9" w:rsidTr="00C431CC" w14:paraId="6A09A033" w14:textId="77777777">
        <w:trPr>
          <w:trHeight w:val="190"/>
        </w:trPr>
        <w:tc>
          <w:tcPr>
            <w:tcW w:w="1514" w:type="dxa"/>
          </w:tcPr>
          <w:p w:rsidRPr="00E304AB" w:rsidR="007661C9" w:rsidRDefault="00DC16D5" w14:paraId="61568F70" w14:textId="361BAE59">
            <w:pPr>
              <w:rPr>
                <w:rFonts w:ascii="Aptos" w:hAnsi="Aptos" w:eastAsia="Aptos" w:cs="Aptos"/>
              </w:rPr>
            </w:pPr>
            <w:r>
              <w:rPr>
                <w:rFonts w:ascii="Aptos" w:hAnsi="Aptos" w:eastAsia="Aptos" w:cs="Aptos"/>
              </w:rPr>
              <w:t>Tradeoffs to RRFs</w:t>
            </w:r>
          </w:p>
        </w:tc>
        <w:tc>
          <w:tcPr>
            <w:tcW w:w="1189" w:type="dxa"/>
          </w:tcPr>
          <w:p w:rsidRPr="00E304AB" w:rsidR="007661C9" w:rsidRDefault="007661C9" w14:paraId="50C9B43F" w14:textId="77777777">
            <w:pPr>
              <w:rPr>
                <w:rFonts w:ascii="Aptos" w:hAnsi="Aptos" w:eastAsia="Aptos" w:cs="Aptos"/>
              </w:rPr>
            </w:pPr>
          </w:p>
        </w:tc>
        <w:tc>
          <w:tcPr>
            <w:tcW w:w="3597" w:type="dxa"/>
            <w:tcMar>
              <w:left w:w="105" w:type="dxa"/>
              <w:right w:w="105" w:type="dxa"/>
            </w:tcMar>
          </w:tcPr>
          <w:p w:rsidR="007661C9" w:rsidRDefault="00F92B4F" w14:paraId="6514B8B0" w14:textId="308D55AC">
            <w:r>
              <w:rPr>
                <w:rFonts w:ascii="Aptos" w:hAnsi="Aptos" w:eastAsia="Aptos" w:cs="Aptos"/>
              </w:rPr>
              <w:t xml:space="preserve">Of course, like most </w:t>
            </w:r>
            <w:r w:rsidR="00832F96">
              <w:rPr>
                <w:rFonts w:ascii="Aptos" w:hAnsi="Aptos" w:eastAsia="Aptos" w:cs="Aptos"/>
              </w:rPr>
              <w:t xml:space="preserve">things, </w:t>
            </w:r>
            <w:r w:rsidRPr="212E8198" w:rsidR="7EC63CBA">
              <w:rPr>
                <w:rFonts w:ascii="Aptos" w:hAnsi="Aptos" w:eastAsia="Aptos" w:cs="Aptos"/>
              </w:rPr>
              <w:t xml:space="preserve">RRF </w:t>
            </w:r>
            <w:r w:rsidR="0071240C">
              <w:rPr>
                <w:rFonts w:ascii="Aptos" w:hAnsi="Aptos" w:eastAsia="Aptos" w:cs="Aptos"/>
              </w:rPr>
              <w:t>isn’t perfect. It</w:t>
            </w:r>
            <w:r w:rsidRPr="212E8198" w:rsidR="00C431CC">
              <w:rPr>
                <w:rFonts w:ascii="Aptos" w:hAnsi="Aptos" w:eastAsia="Aptos" w:cs="Aptos"/>
              </w:rPr>
              <w:t xml:space="preserve"> </w:t>
            </w:r>
            <w:r w:rsidRPr="212E8198" w:rsidR="7EC63CBA">
              <w:rPr>
                <w:rFonts w:ascii="Aptos" w:hAnsi="Aptos" w:eastAsia="Aptos" w:cs="Aptos"/>
              </w:rPr>
              <w:t>trades some precision for simplicity. Unlike score-based normalization, it doesn't require tuning weights with labeled data, it just works. If you have the resources to optimize weights, score-based methods may edge out RRF in accuracy. But for most use cases, RRF delivers strong results with minimal configuration.</w:t>
            </w:r>
          </w:p>
        </w:tc>
        <w:tc>
          <w:tcPr>
            <w:tcW w:w="2971" w:type="dxa"/>
            <w:tcMar>
              <w:left w:w="105" w:type="dxa"/>
              <w:right w:w="105" w:type="dxa"/>
            </w:tcMar>
          </w:tcPr>
          <w:p w:rsidRPr="00E304AB" w:rsidR="007661C9" w:rsidRDefault="00F338D0" w14:paraId="66FE360A" w14:textId="2D7CCE29">
            <w:pPr>
              <w:rPr>
                <w:rFonts w:ascii="Aptos" w:hAnsi="Aptos" w:eastAsia="Aptos" w:cs="Aptos"/>
              </w:rPr>
            </w:pPr>
            <w:r>
              <w:rPr>
                <w:rFonts w:ascii="Aptos" w:hAnsi="Aptos" w:eastAsia="Aptos" w:cs="Aptos"/>
              </w:rPr>
              <w:t>Meter with high CPU usage, resource cost</w:t>
            </w:r>
          </w:p>
        </w:tc>
      </w:tr>
      <w:tr w:rsidRPr="00E304AB" w:rsidR="0068238E" w:rsidTr="00C431CC" w14:paraId="2E4D84D7" w14:textId="77777777">
        <w:trPr>
          <w:trHeight w:val="190"/>
        </w:trPr>
        <w:tc>
          <w:tcPr>
            <w:tcW w:w="1514" w:type="dxa"/>
          </w:tcPr>
          <w:p w:rsidRPr="00E304AB" w:rsidR="0068238E" w:rsidRDefault="00051C43" w14:paraId="1D0E6A35" w14:textId="4A78B8FA">
            <w:pPr>
              <w:rPr>
                <w:rFonts w:ascii="Aptos" w:hAnsi="Aptos" w:eastAsia="Aptos" w:cs="Aptos"/>
              </w:rPr>
            </w:pPr>
            <w:r>
              <w:rPr>
                <w:rFonts w:ascii="Aptos" w:hAnsi="Aptos" w:eastAsia="Aptos" w:cs="Aptos"/>
              </w:rPr>
              <w:t>Steps to enable RRF in OpenSearch</w:t>
            </w:r>
          </w:p>
        </w:tc>
        <w:tc>
          <w:tcPr>
            <w:tcW w:w="1189" w:type="dxa"/>
          </w:tcPr>
          <w:p w:rsidRPr="00E304AB" w:rsidR="0068238E" w:rsidRDefault="0068238E" w14:paraId="4D0D3B56" w14:textId="77777777">
            <w:pPr>
              <w:rPr>
                <w:rFonts w:ascii="Aptos" w:hAnsi="Aptos" w:eastAsia="Aptos" w:cs="Aptos"/>
              </w:rPr>
            </w:pPr>
          </w:p>
        </w:tc>
        <w:tc>
          <w:tcPr>
            <w:tcW w:w="3597" w:type="dxa"/>
            <w:tcMar>
              <w:left w:w="105" w:type="dxa"/>
              <w:right w:w="105" w:type="dxa"/>
            </w:tcMar>
          </w:tcPr>
          <w:p w:rsidR="0068238E" w:rsidRDefault="00F336AF" w14:paraId="0FAA220B" w14:textId="32CD59A5">
            <w:pPr>
              <w:rPr>
                <w:rFonts w:ascii="Aptos" w:hAnsi="Aptos" w:eastAsia="Aptos" w:cs="Aptos"/>
              </w:rPr>
            </w:pPr>
            <w:r w:rsidRPr="00F336AF">
              <w:rPr>
                <w:rFonts w:ascii="Aptos" w:hAnsi="Aptos" w:eastAsia="Aptos" w:cs="Aptos"/>
              </w:rPr>
              <w:t>To enable</w:t>
            </w:r>
            <w:r w:rsidR="00051C43">
              <w:rPr>
                <w:rFonts w:ascii="Aptos" w:hAnsi="Aptos" w:eastAsia="Aptos" w:cs="Aptos"/>
              </w:rPr>
              <w:t xml:space="preserve"> RRF in OpenSearch</w:t>
            </w:r>
            <w:r w:rsidRPr="00F336AF">
              <w:rPr>
                <w:rFonts w:ascii="Aptos" w:hAnsi="Aptos" w:eastAsia="Aptos" w:cs="Aptos"/>
              </w:rPr>
              <w:t>, you’ll first</w:t>
            </w:r>
            <w:r w:rsidR="00051C43">
              <w:rPr>
                <w:rFonts w:ascii="Aptos" w:hAnsi="Aptos" w:eastAsia="Aptos" w:cs="Aptos"/>
              </w:rPr>
              <w:t xml:space="preserve"> define </w:t>
            </w:r>
            <w:r w:rsidR="006456A3">
              <w:rPr>
                <w:rFonts w:ascii="Aptos" w:hAnsi="Aptos" w:eastAsia="Aptos" w:cs="Aptos"/>
              </w:rPr>
              <w:t xml:space="preserve">a post-processor for hybrid search that uses RRF. </w:t>
            </w:r>
            <w:r w:rsidR="00DC6E56">
              <w:rPr>
                <w:rFonts w:ascii="Aptos" w:hAnsi="Aptos" w:eastAsia="Aptos" w:cs="Aptos"/>
              </w:rPr>
              <w:t>This can be done via the REST API.</w:t>
            </w:r>
          </w:p>
        </w:tc>
        <w:tc>
          <w:tcPr>
            <w:tcW w:w="2971" w:type="dxa"/>
            <w:tcMar>
              <w:left w:w="105" w:type="dxa"/>
              <w:right w:w="105" w:type="dxa"/>
            </w:tcMar>
          </w:tcPr>
          <w:p w:rsidRPr="00E304AB" w:rsidR="0068238E" w:rsidRDefault="0068238E" w14:paraId="0CE8C4A2" w14:textId="77777777">
            <w:pPr>
              <w:rPr>
                <w:rFonts w:ascii="Aptos" w:hAnsi="Aptos" w:eastAsia="Aptos" w:cs="Aptos"/>
              </w:rPr>
            </w:pPr>
          </w:p>
        </w:tc>
      </w:tr>
      <w:tr w:rsidRPr="00E304AB" w:rsidR="00262C5B" w:rsidTr="00C431CC" w14:paraId="15740B4F" w14:textId="77777777">
        <w:trPr>
          <w:trHeight w:val="190"/>
        </w:trPr>
        <w:tc>
          <w:tcPr>
            <w:tcW w:w="1514" w:type="dxa"/>
          </w:tcPr>
          <w:p w:rsidR="00262C5B" w:rsidRDefault="00262C5B" w14:paraId="3F96F0E6" w14:textId="77777777">
            <w:pPr>
              <w:rPr>
                <w:rFonts w:ascii="Aptos" w:hAnsi="Aptos" w:eastAsia="Aptos" w:cs="Aptos"/>
              </w:rPr>
            </w:pPr>
          </w:p>
        </w:tc>
        <w:tc>
          <w:tcPr>
            <w:tcW w:w="1189" w:type="dxa"/>
          </w:tcPr>
          <w:p w:rsidRPr="00E304AB" w:rsidR="00262C5B" w:rsidRDefault="00262C5B" w14:paraId="1CA48751" w14:textId="77777777">
            <w:pPr>
              <w:rPr>
                <w:rFonts w:ascii="Aptos" w:hAnsi="Aptos" w:eastAsia="Aptos" w:cs="Aptos"/>
              </w:rPr>
            </w:pPr>
          </w:p>
        </w:tc>
        <w:tc>
          <w:tcPr>
            <w:tcW w:w="3597" w:type="dxa"/>
            <w:tcMar>
              <w:left w:w="105" w:type="dxa"/>
              <w:right w:w="105" w:type="dxa"/>
            </w:tcMar>
          </w:tcPr>
          <w:p w:rsidR="00262C5B" w:rsidRDefault="00DA3E95" w14:paraId="6EE7E725" w14:textId="0D01151C">
            <w:pPr>
              <w:rPr>
                <w:rFonts w:ascii="Aptos" w:hAnsi="Aptos" w:eastAsia="Aptos" w:cs="Aptos"/>
              </w:rPr>
            </w:pPr>
            <w:r>
              <w:rPr>
                <w:rFonts w:ascii="Aptos" w:hAnsi="Aptos" w:eastAsia="Aptos" w:cs="Aptos"/>
              </w:rPr>
              <w:t xml:space="preserve">To set up your </w:t>
            </w:r>
            <w:r w:rsidRPr="4AFA5E52" w:rsidR="1DE2759A">
              <w:rPr>
                <w:rFonts w:ascii="Aptos" w:hAnsi="Aptos" w:eastAsia="Aptos" w:cs="Aptos"/>
              </w:rPr>
              <w:t>p</w:t>
            </w:r>
            <w:r w:rsidRPr="4AFA5E52" w:rsidR="5D9A57E7">
              <w:rPr>
                <w:rFonts w:ascii="Aptos" w:hAnsi="Aptos" w:eastAsia="Aptos" w:cs="Aptos"/>
              </w:rPr>
              <w:t>ost</w:t>
            </w:r>
            <w:commentRangeStart w:id="269"/>
            <w:r>
              <w:rPr>
                <w:rFonts w:ascii="Aptos" w:hAnsi="Aptos" w:eastAsia="Aptos" w:cs="Aptos"/>
              </w:rPr>
              <w:t>-processor</w:t>
            </w:r>
            <w:commentRangeEnd w:id="269"/>
            <w:r w:rsidR="0018546D">
              <w:rPr>
                <w:rStyle w:val="CommentReference"/>
                <w:rFonts w:ascii="Aptos" w:hAnsi="Aptos" w:eastAsia="Aptos" w:cs="Aptos"/>
                <w:sz w:val="24"/>
                <w:szCs w:val="24"/>
              </w:rPr>
              <w:commentReference w:id="269"/>
            </w:r>
            <w:r>
              <w:rPr>
                <w:rFonts w:ascii="Aptos" w:hAnsi="Aptos" w:eastAsia="Aptos" w:cs="Aptos"/>
              </w:rPr>
              <w:t>, you’ll need to make a PUT request to modify an existing search pipeline. This adds the post processor that handles the RRF ranking.</w:t>
            </w:r>
          </w:p>
        </w:tc>
        <w:tc>
          <w:tcPr>
            <w:tcW w:w="2971" w:type="dxa"/>
            <w:tcMar>
              <w:left w:w="105" w:type="dxa"/>
              <w:right w:w="105" w:type="dxa"/>
            </w:tcMar>
          </w:tcPr>
          <w:p w:rsidR="00262C5B" w:rsidP="00262C5B" w:rsidRDefault="00EC029F" w14:paraId="7B95A14B" w14:textId="3870F47F">
            <w:pPr>
              <w:rPr>
                <w:rFonts w:ascii="Aptos" w:hAnsi="Aptos" w:eastAsia="Aptos" w:cs="Aptos"/>
              </w:rPr>
            </w:pPr>
            <w:hyperlink w:history="1" r:id="rId15">
              <w:r w:rsidRPr="007A0987">
                <w:rPr>
                  <w:rStyle w:val="Hyperlink"/>
                  <w:rFonts w:ascii="Aptos" w:hAnsi="Aptos" w:eastAsia="Aptos" w:cs="Aptos"/>
                </w:rPr>
                <w:t>https://docs.opensearch.org/latest/search-plugins/search-pipelines/score-ranker-processor/</w:t>
              </w:r>
            </w:hyperlink>
          </w:p>
          <w:p w:rsidR="00EC029F" w:rsidP="00262C5B" w:rsidRDefault="00EC029F" w14:paraId="1AD27B19" w14:textId="77777777">
            <w:pPr>
              <w:rPr>
                <w:rFonts w:ascii="Aptos" w:hAnsi="Aptos" w:eastAsia="Aptos" w:cs="Aptos"/>
              </w:rPr>
            </w:pPr>
          </w:p>
          <w:p w:rsidRPr="00E83CFB" w:rsidR="00E83CFB" w:rsidP="00E83CFB" w:rsidRDefault="00E83CFB" w14:paraId="78B2AFC5" w14:textId="77777777">
            <w:pPr>
              <w:rPr>
                <w:rFonts w:ascii="Aptos" w:hAnsi="Aptos" w:eastAsia="Aptos" w:cs="Aptos"/>
              </w:rPr>
            </w:pPr>
            <w:r w:rsidRPr="00E83CFB">
              <w:rPr>
                <w:rFonts w:ascii="Aptos" w:hAnsi="Aptos" w:eastAsia="Aptos" w:cs="Aptos"/>
              </w:rPr>
              <w:t>PUT /_search/pipeline/&lt;rrf-pipeline&gt;</w:t>
            </w:r>
          </w:p>
          <w:p w:rsidRPr="00E83CFB" w:rsidR="00E83CFB" w:rsidP="00E83CFB" w:rsidRDefault="00E83CFB" w14:paraId="7A0E01D6" w14:textId="77777777">
            <w:pPr>
              <w:rPr>
                <w:rFonts w:ascii="Aptos" w:hAnsi="Aptos" w:eastAsia="Aptos" w:cs="Aptos"/>
              </w:rPr>
            </w:pPr>
            <w:r w:rsidRPr="00E83CFB">
              <w:rPr>
                <w:rFonts w:ascii="Aptos" w:hAnsi="Aptos" w:eastAsia="Aptos" w:cs="Aptos"/>
              </w:rPr>
              <w:t>{</w:t>
            </w:r>
          </w:p>
          <w:p w:rsidRPr="00E83CFB" w:rsidR="00E83CFB" w:rsidP="00E83CFB" w:rsidRDefault="00E83CFB" w14:paraId="066976E4" w14:textId="77777777">
            <w:pPr>
              <w:rPr>
                <w:rFonts w:ascii="Aptos" w:hAnsi="Aptos" w:eastAsia="Aptos" w:cs="Aptos"/>
              </w:rPr>
            </w:pPr>
            <w:r w:rsidRPr="00E83CFB">
              <w:rPr>
                <w:rFonts w:ascii="Aptos" w:hAnsi="Aptos" w:eastAsia="Aptos" w:cs="Aptos"/>
              </w:rPr>
              <w:t xml:space="preserve">  "description": "Post processor for hybrid RRF search",</w:t>
            </w:r>
          </w:p>
          <w:p w:rsidRPr="00E83CFB" w:rsidR="00E83CFB" w:rsidP="00E83CFB" w:rsidRDefault="00E83CFB" w14:paraId="1702BDF5" w14:textId="77777777">
            <w:pPr>
              <w:rPr>
                <w:rFonts w:ascii="Aptos" w:hAnsi="Aptos" w:eastAsia="Aptos" w:cs="Aptos"/>
              </w:rPr>
            </w:pPr>
            <w:r w:rsidRPr="00E83CFB">
              <w:rPr>
                <w:rFonts w:ascii="Aptos" w:hAnsi="Aptos" w:eastAsia="Aptos" w:cs="Aptos"/>
              </w:rPr>
              <w:t xml:space="preserve">  "phase_results_processors": [</w:t>
            </w:r>
          </w:p>
          <w:p w:rsidRPr="00E83CFB" w:rsidR="00E83CFB" w:rsidP="00E83CFB" w:rsidRDefault="00E83CFB" w14:paraId="5F3E0B29" w14:textId="77777777">
            <w:pPr>
              <w:rPr>
                <w:rFonts w:ascii="Aptos" w:hAnsi="Aptos" w:eastAsia="Aptos" w:cs="Aptos"/>
              </w:rPr>
            </w:pPr>
            <w:r w:rsidRPr="00E83CFB">
              <w:rPr>
                <w:rFonts w:ascii="Aptos" w:hAnsi="Aptos" w:eastAsia="Aptos" w:cs="Aptos"/>
              </w:rPr>
              <w:t xml:space="preserve">    {   </w:t>
            </w:r>
          </w:p>
          <w:p w:rsidRPr="00E83CFB" w:rsidR="00E83CFB" w:rsidP="00E83CFB" w:rsidRDefault="00E83CFB" w14:paraId="6A3F15B5" w14:textId="77777777">
            <w:pPr>
              <w:rPr>
                <w:rFonts w:ascii="Aptos" w:hAnsi="Aptos" w:eastAsia="Aptos" w:cs="Aptos"/>
              </w:rPr>
            </w:pPr>
            <w:r w:rsidRPr="00E83CFB">
              <w:rPr>
                <w:rFonts w:ascii="Aptos" w:hAnsi="Aptos" w:eastAsia="Aptos" w:cs="Aptos"/>
              </w:rPr>
              <w:t xml:space="preserve">     "score-ranker-processor": {</w:t>
            </w:r>
          </w:p>
          <w:p w:rsidRPr="00E83CFB" w:rsidR="00E83CFB" w:rsidP="00E83CFB" w:rsidRDefault="00E83CFB" w14:paraId="1130BD96" w14:textId="77777777">
            <w:pPr>
              <w:rPr>
                <w:rFonts w:ascii="Aptos" w:hAnsi="Aptos" w:eastAsia="Aptos" w:cs="Aptos"/>
              </w:rPr>
            </w:pPr>
            <w:r w:rsidRPr="00E83CFB">
              <w:rPr>
                <w:rFonts w:ascii="Aptos" w:hAnsi="Aptos" w:eastAsia="Aptos" w:cs="Aptos"/>
              </w:rPr>
              <w:t xml:space="preserve">       "combination": {</w:t>
            </w:r>
          </w:p>
          <w:p w:rsidRPr="00E83CFB" w:rsidR="00E83CFB" w:rsidP="00E83CFB" w:rsidRDefault="00E83CFB" w14:paraId="15E5EE80" w14:textId="77777777">
            <w:pPr>
              <w:rPr>
                <w:rFonts w:ascii="Aptos" w:hAnsi="Aptos" w:eastAsia="Aptos" w:cs="Aptos"/>
              </w:rPr>
            </w:pPr>
            <w:r w:rsidRPr="00E83CFB">
              <w:rPr>
                <w:rFonts w:ascii="Aptos" w:hAnsi="Aptos" w:eastAsia="Aptos" w:cs="Aptos"/>
              </w:rPr>
              <w:t xml:space="preserve">         "technique": "rrf",</w:t>
            </w:r>
          </w:p>
          <w:p w:rsidRPr="00E83CFB" w:rsidR="00E83CFB" w:rsidP="00E83CFB" w:rsidRDefault="00E83CFB" w14:paraId="30FB5129" w14:textId="77777777">
            <w:pPr>
              <w:rPr>
                <w:rFonts w:ascii="Aptos" w:hAnsi="Aptos" w:eastAsia="Aptos" w:cs="Aptos"/>
              </w:rPr>
            </w:pPr>
            <w:r w:rsidRPr="00E83CFB">
              <w:rPr>
                <w:rFonts w:ascii="Aptos" w:hAnsi="Aptos" w:eastAsia="Aptos" w:cs="Aptos"/>
              </w:rPr>
              <w:t xml:space="preserve">         "rank_constant": 40,</w:t>
            </w:r>
          </w:p>
          <w:p w:rsidRPr="00E83CFB" w:rsidR="00E83CFB" w:rsidP="00E83CFB" w:rsidRDefault="00E83CFB" w14:paraId="34654F43" w14:textId="77777777">
            <w:pPr>
              <w:rPr>
                <w:rFonts w:ascii="Aptos" w:hAnsi="Aptos" w:eastAsia="Aptos" w:cs="Aptos"/>
              </w:rPr>
            </w:pPr>
            <w:r w:rsidRPr="00E83CFB">
              <w:rPr>
                <w:rFonts w:ascii="Aptos" w:hAnsi="Aptos" w:eastAsia="Aptos" w:cs="Aptos"/>
              </w:rPr>
              <w:t xml:space="preserve">         "parameters": {</w:t>
            </w:r>
          </w:p>
          <w:p w:rsidRPr="00E83CFB" w:rsidR="00E83CFB" w:rsidP="00E83CFB" w:rsidRDefault="00E83CFB" w14:paraId="2D9E8E1D" w14:textId="77777777">
            <w:pPr>
              <w:rPr>
                <w:rFonts w:ascii="Aptos" w:hAnsi="Aptos" w:eastAsia="Aptos" w:cs="Aptos"/>
              </w:rPr>
            </w:pPr>
            <w:r w:rsidRPr="00E83CFB">
              <w:rPr>
                <w:rFonts w:ascii="Aptos" w:hAnsi="Aptos" w:eastAsia="Aptos" w:cs="Aptos"/>
              </w:rPr>
              <w:t xml:space="preserve">            "weights":[</w:t>
            </w:r>
          </w:p>
          <w:p w:rsidRPr="00E83CFB" w:rsidR="00E83CFB" w:rsidP="00E83CFB" w:rsidRDefault="00E83CFB" w14:paraId="36BEC108" w14:textId="77777777">
            <w:pPr>
              <w:rPr>
                <w:rFonts w:ascii="Aptos" w:hAnsi="Aptos" w:eastAsia="Aptos" w:cs="Aptos"/>
              </w:rPr>
            </w:pPr>
            <w:r w:rsidRPr="00E83CFB">
              <w:rPr>
                <w:rFonts w:ascii="Aptos" w:hAnsi="Aptos" w:eastAsia="Aptos" w:cs="Aptos"/>
              </w:rPr>
              <w:t xml:space="preserve">              0.7,</w:t>
            </w:r>
          </w:p>
          <w:p w:rsidRPr="00E83CFB" w:rsidR="00E83CFB" w:rsidP="00E83CFB" w:rsidRDefault="00E83CFB" w14:paraId="4F002938" w14:textId="77777777">
            <w:pPr>
              <w:rPr>
                <w:rFonts w:ascii="Aptos" w:hAnsi="Aptos" w:eastAsia="Aptos" w:cs="Aptos"/>
              </w:rPr>
            </w:pPr>
            <w:r w:rsidRPr="00E83CFB">
              <w:rPr>
                <w:rFonts w:ascii="Aptos" w:hAnsi="Aptos" w:eastAsia="Aptos" w:cs="Aptos"/>
              </w:rPr>
              <w:t xml:space="preserve">              0.3</w:t>
            </w:r>
          </w:p>
          <w:p w:rsidRPr="00E83CFB" w:rsidR="00E83CFB" w:rsidP="00E83CFB" w:rsidRDefault="00E83CFB" w14:paraId="543A36F7" w14:textId="77777777">
            <w:pPr>
              <w:rPr>
                <w:rFonts w:ascii="Aptos" w:hAnsi="Aptos" w:eastAsia="Aptos" w:cs="Aptos"/>
              </w:rPr>
            </w:pPr>
            <w:r w:rsidRPr="00E83CFB">
              <w:rPr>
                <w:rFonts w:ascii="Aptos" w:hAnsi="Aptos" w:eastAsia="Aptos" w:cs="Aptos"/>
              </w:rPr>
              <w:t xml:space="preserve">            ]</w:t>
            </w:r>
          </w:p>
          <w:p w:rsidRPr="00E83CFB" w:rsidR="00E83CFB" w:rsidP="00E83CFB" w:rsidRDefault="00E83CFB" w14:paraId="585B719A" w14:textId="77777777">
            <w:pPr>
              <w:rPr>
                <w:rFonts w:ascii="Aptos" w:hAnsi="Aptos" w:eastAsia="Aptos" w:cs="Aptos"/>
              </w:rPr>
            </w:pPr>
            <w:r w:rsidRPr="00E83CFB">
              <w:rPr>
                <w:rFonts w:ascii="Aptos" w:hAnsi="Aptos" w:eastAsia="Aptos" w:cs="Aptos"/>
              </w:rPr>
              <w:t xml:space="preserve">         }</w:t>
            </w:r>
          </w:p>
          <w:p w:rsidRPr="00E83CFB" w:rsidR="00E83CFB" w:rsidP="00E83CFB" w:rsidRDefault="00E83CFB" w14:paraId="472212E9" w14:textId="77777777">
            <w:pPr>
              <w:rPr>
                <w:rFonts w:ascii="Aptos" w:hAnsi="Aptos" w:eastAsia="Aptos" w:cs="Aptos"/>
              </w:rPr>
            </w:pPr>
            <w:r w:rsidRPr="00E83CFB">
              <w:rPr>
                <w:rFonts w:ascii="Aptos" w:hAnsi="Aptos" w:eastAsia="Aptos" w:cs="Aptos"/>
              </w:rPr>
              <w:t xml:space="preserve">       }</w:t>
            </w:r>
          </w:p>
          <w:p w:rsidRPr="00E83CFB" w:rsidR="00E83CFB" w:rsidP="00E83CFB" w:rsidRDefault="00E83CFB" w14:paraId="013C590D" w14:textId="77777777">
            <w:pPr>
              <w:rPr>
                <w:rFonts w:ascii="Aptos" w:hAnsi="Aptos" w:eastAsia="Aptos" w:cs="Aptos"/>
              </w:rPr>
            </w:pPr>
            <w:r w:rsidRPr="00E83CFB">
              <w:rPr>
                <w:rFonts w:ascii="Aptos" w:hAnsi="Aptos" w:eastAsia="Aptos" w:cs="Aptos"/>
              </w:rPr>
              <w:t xml:space="preserve">     }</w:t>
            </w:r>
          </w:p>
          <w:p w:rsidRPr="00E83CFB" w:rsidR="00E83CFB" w:rsidP="00E83CFB" w:rsidRDefault="00E83CFB" w14:paraId="03310A7D" w14:textId="77777777">
            <w:pPr>
              <w:rPr>
                <w:rFonts w:ascii="Aptos" w:hAnsi="Aptos" w:eastAsia="Aptos" w:cs="Aptos"/>
              </w:rPr>
            </w:pPr>
            <w:r w:rsidRPr="00E83CFB">
              <w:rPr>
                <w:rFonts w:ascii="Aptos" w:hAnsi="Aptos" w:eastAsia="Aptos" w:cs="Aptos"/>
              </w:rPr>
              <w:t xml:space="preserve">    }</w:t>
            </w:r>
          </w:p>
          <w:p w:rsidRPr="00E83CFB" w:rsidR="00E83CFB" w:rsidP="00E83CFB" w:rsidRDefault="00E83CFB" w14:paraId="0B6C0AD2" w14:textId="77777777">
            <w:pPr>
              <w:rPr>
                <w:rFonts w:ascii="Aptos" w:hAnsi="Aptos" w:eastAsia="Aptos" w:cs="Aptos"/>
              </w:rPr>
            </w:pPr>
            <w:r w:rsidRPr="00E83CFB">
              <w:rPr>
                <w:rFonts w:ascii="Aptos" w:hAnsi="Aptos" w:eastAsia="Aptos" w:cs="Aptos"/>
              </w:rPr>
              <w:t xml:space="preserve">  ]</w:t>
            </w:r>
          </w:p>
          <w:p w:rsidRPr="00E304AB" w:rsidR="00EC029F" w:rsidP="00E83CFB" w:rsidRDefault="00E83CFB" w14:paraId="519B6389" w14:textId="4AE7DC1C">
            <w:pPr>
              <w:rPr>
                <w:rFonts w:ascii="Aptos" w:hAnsi="Aptos" w:eastAsia="Aptos" w:cs="Aptos"/>
              </w:rPr>
            </w:pPr>
            <w:r w:rsidRPr="00E83CFB">
              <w:rPr>
                <w:rFonts w:ascii="Aptos" w:hAnsi="Aptos" w:eastAsia="Aptos" w:cs="Aptos"/>
              </w:rPr>
              <w:t>}</w:t>
            </w:r>
          </w:p>
        </w:tc>
      </w:tr>
      <w:tr w:rsidRPr="00E304AB" w:rsidR="00601F8E" w:rsidTr="00C431CC" w14:paraId="27F37882" w14:textId="77777777">
        <w:trPr>
          <w:trHeight w:val="190"/>
        </w:trPr>
        <w:tc>
          <w:tcPr>
            <w:tcW w:w="1514" w:type="dxa"/>
          </w:tcPr>
          <w:p w:rsidR="00601F8E" w:rsidRDefault="00601F8E" w14:paraId="6A4D7BF1" w14:textId="77777777">
            <w:pPr>
              <w:rPr>
                <w:rFonts w:ascii="Aptos" w:hAnsi="Aptos" w:eastAsia="Aptos" w:cs="Aptos"/>
              </w:rPr>
            </w:pPr>
          </w:p>
        </w:tc>
        <w:tc>
          <w:tcPr>
            <w:tcW w:w="1189" w:type="dxa"/>
          </w:tcPr>
          <w:p w:rsidRPr="00E304AB" w:rsidR="00601F8E" w:rsidRDefault="00601F8E" w14:paraId="3998C9C2" w14:textId="77777777">
            <w:pPr>
              <w:rPr>
                <w:rFonts w:ascii="Aptos" w:hAnsi="Aptos" w:eastAsia="Aptos" w:cs="Aptos"/>
              </w:rPr>
            </w:pPr>
          </w:p>
        </w:tc>
        <w:tc>
          <w:tcPr>
            <w:tcW w:w="3597" w:type="dxa"/>
            <w:tcMar>
              <w:left w:w="105" w:type="dxa"/>
              <w:right w:w="105" w:type="dxa"/>
            </w:tcMar>
          </w:tcPr>
          <w:p w:rsidR="00601F8E" w:rsidRDefault="001D3C5F" w14:paraId="3580DEF6" w14:textId="7C90A854">
            <w:pPr>
              <w:rPr>
                <w:rFonts w:ascii="Aptos" w:hAnsi="Aptos" w:eastAsia="Aptos" w:cs="Aptos"/>
              </w:rPr>
            </w:pPr>
            <w:r>
              <w:rPr>
                <w:rFonts w:ascii="Aptos" w:hAnsi="Aptos" w:eastAsia="Aptos" w:cs="Aptos"/>
              </w:rPr>
              <w:t>Then, you can run a search through the pipeline you just added the RRF post processor to.</w:t>
            </w:r>
            <w:r w:rsidR="00281027">
              <w:rPr>
                <w:rFonts w:ascii="Aptos" w:hAnsi="Aptos" w:eastAsia="Aptos" w:cs="Aptos"/>
              </w:rPr>
              <w:t xml:space="preserve"> This will rank and sort the various results together into one weighted list.</w:t>
            </w:r>
            <w:r>
              <w:rPr>
                <w:rFonts w:ascii="Aptos" w:hAnsi="Aptos" w:eastAsia="Aptos" w:cs="Aptos"/>
              </w:rPr>
              <w:t xml:space="preserve"> </w:t>
            </w:r>
          </w:p>
        </w:tc>
        <w:tc>
          <w:tcPr>
            <w:tcW w:w="2971" w:type="dxa"/>
            <w:tcMar>
              <w:left w:w="105" w:type="dxa"/>
              <w:right w:w="105" w:type="dxa"/>
            </w:tcMar>
          </w:tcPr>
          <w:p w:rsidR="00601F8E" w:rsidP="00262C5B" w:rsidRDefault="001D3C5F" w14:paraId="78CFA8C6" w14:textId="77777777">
            <w:pPr>
              <w:rPr>
                <w:rFonts w:ascii="Aptos" w:hAnsi="Aptos" w:eastAsia="Aptos" w:cs="Aptos"/>
              </w:rPr>
            </w:pPr>
            <w:r w:rsidRPr="001D3C5F">
              <w:rPr>
                <w:rFonts w:ascii="Aptos" w:hAnsi="Aptos" w:eastAsia="Aptos" w:cs="Aptos"/>
              </w:rPr>
              <w:t>opensearch.org/blog/introducing-reciprocal-rank-fusion-hybrid-search/</w:t>
            </w:r>
          </w:p>
          <w:p w:rsidR="001D3C5F" w:rsidP="00262C5B" w:rsidRDefault="001D3C5F" w14:paraId="521EC33C" w14:textId="77777777">
            <w:pPr>
              <w:rPr>
                <w:rFonts w:ascii="Aptos" w:hAnsi="Aptos" w:eastAsia="Aptos" w:cs="Aptos"/>
              </w:rPr>
            </w:pPr>
          </w:p>
          <w:p w:rsidRPr="00B57446" w:rsidR="00B57446" w:rsidP="00B57446" w:rsidRDefault="00B57446" w14:paraId="7D2F3B4B" w14:textId="77777777">
            <w:pPr>
              <w:rPr>
                <w:rFonts w:ascii="Aptos" w:hAnsi="Aptos" w:eastAsia="Aptos" w:cs="Aptos"/>
              </w:rPr>
            </w:pPr>
            <w:r w:rsidRPr="00B57446">
              <w:rPr>
                <w:rFonts w:ascii="Aptos" w:hAnsi="Aptos" w:eastAsia="Aptos" w:cs="Aptos"/>
              </w:rPr>
              <w:t>POST my_index/_search?search_pipeline=rrf-pipeline</w:t>
            </w:r>
          </w:p>
          <w:p w:rsidRPr="00B57446" w:rsidR="00B57446" w:rsidP="00B57446" w:rsidRDefault="00B57446" w14:paraId="1802A7A8" w14:textId="77777777">
            <w:pPr>
              <w:rPr>
                <w:rFonts w:ascii="Aptos" w:hAnsi="Aptos" w:eastAsia="Aptos" w:cs="Aptos"/>
              </w:rPr>
            </w:pPr>
            <w:r w:rsidRPr="00B57446">
              <w:rPr>
                <w:rFonts w:ascii="Aptos" w:hAnsi="Aptos" w:eastAsia="Aptos" w:cs="Aptos"/>
              </w:rPr>
              <w:t>{</w:t>
            </w:r>
          </w:p>
          <w:p w:rsidRPr="00B57446" w:rsidR="00B57446" w:rsidP="00B57446" w:rsidRDefault="00B57446" w14:paraId="38E691CD" w14:textId="77777777">
            <w:pPr>
              <w:rPr>
                <w:rFonts w:ascii="Aptos" w:hAnsi="Aptos" w:eastAsia="Aptos" w:cs="Aptos"/>
              </w:rPr>
            </w:pPr>
            <w:r w:rsidRPr="00B57446">
              <w:rPr>
                <w:rFonts w:ascii="Aptos" w:hAnsi="Aptos" w:eastAsia="Aptos" w:cs="Aptos"/>
              </w:rPr>
              <w:t xml:space="preserve">   "query": {</w:t>
            </w:r>
          </w:p>
          <w:p w:rsidRPr="00B57446" w:rsidR="00B57446" w:rsidP="00B57446" w:rsidRDefault="00B57446" w14:paraId="0074410A" w14:textId="77777777">
            <w:pPr>
              <w:rPr>
                <w:rFonts w:ascii="Aptos" w:hAnsi="Aptos" w:eastAsia="Aptos" w:cs="Aptos"/>
              </w:rPr>
            </w:pPr>
            <w:r w:rsidRPr="00B57446">
              <w:rPr>
                <w:rFonts w:ascii="Aptos" w:hAnsi="Aptos" w:eastAsia="Aptos" w:cs="Aptos"/>
              </w:rPr>
              <w:t xml:space="preserve">     "hybrid": [</w:t>
            </w:r>
          </w:p>
          <w:p w:rsidRPr="00B57446" w:rsidR="00B57446" w:rsidP="00B57446" w:rsidRDefault="00B57446" w14:paraId="06EFCEC3" w14:textId="77777777">
            <w:pPr>
              <w:rPr>
                <w:rFonts w:ascii="Aptos" w:hAnsi="Aptos" w:eastAsia="Aptos" w:cs="Aptos"/>
              </w:rPr>
            </w:pPr>
            <w:r w:rsidRPr="00B57446">
              <w:rPr>
                <w:rFonts w:ascii="Aptos" w:hAnsi="Aptos" w:eastAsia="Aptos" w:cs="Aptos"/>
              </w:rPr>
              <w:t xml:space="preserve">         {}, // First Query</w:t>
            </w:r>
          </w:p>
          <w:p w:rsidRPr="00B57446" w:rsidR="00B57446" w:rsidP="00B57446" w:rsidRDefault="00B57446" w14:paraId="38DBD62C" w14:textId="77777777">
            <w:pPr>
              <w:rPr>
                <w:rFonts w:ascii="Aptos" w:hAnsi="Aptos" w:eastAsia="Aptos" w:cs="Aptos"/>
              </w:rPr>
            </w:pPr>
            <w:r w:rsidRPr="00B57446">
              <w:rPr>
                <w:rFonts w:ascii="Aptos" w:hAnsi="Aptos" w:eastAsia="Aptos" w:cs="Aptos"/>
              </w:rPr>
              <w:t xml:space="preserve">         {}, // Second Query</w:t>
            </w:r>
          </w:p>
          <w:p w:rsidRPr="00B57446" w:rsidR="00B57446" w:rsidP="00B57446" w:rsidRDefault="00B57446" w14:paraId="64B43853" w14:textId="77777777">
            <w:pPr>
              <w:rPr>
                <w:rFonts w:ascii="Aptos" w:hAnsi="Aptos" w:eastAsia="Aptos" w:cs="Aptos"/>
              </w:rPr>
            </w:pPr>
            <w:r w:rsidRPr="00B57446">
              <w:rPr>
                <w:rFonts w:ascii="Aptos" w:hAnsi="Aptos" w:eastAsia="Aptos" w:cs="Aptos"/>
              </w:rPr>
              <w:t xml:space="preserve">         ... // Other Queries</w:t>
            </w:r>
          </w:p>
          <w:p w:rsidRPr="00B57446" w:rsidR="00B57446" w:rsidP="00B57446" w:rsidRDefault="00B57446" w14:paraId="70E1C4AE" w14:textId="77777777">
            <w:pPr>
              <w:rPr>
                <w:rFonts w:ascii="Aptos" w:hAnsi="Aptos" w:eastAsia="Aptos" w:cs="Aptos"/>
              </w:rPr>
            </w:pPr>
            <w:r w:rsidRPr="00B57446">
              <w:rPr>
                <w:rFonts w:ascii="Aptos" w:hAnsi="Aptos" w:eastAsia="Aptos" w:cs="Aptos"/>
              </w:rPr>
              <w:t xml:space="preserve">     ] </w:t>
            </w:r>
          </w:p>
          <w:p w:rsidRPr="00B57446" w:rsidR="00B57446" w:rsidP="00B57446" w:rsidRDefault="00B57446" w14:paraId="20434312" w14:textId="77777777">
            <w:pPr>
              <w:rPr>
                <w:rFonts w:ascii="Aptos" w:hAnsi="Aptos" w:eastAsia="Aptos" w:cs="Aptos"/>
              </w:rPr>
            </w:pPr>
            <w:r w:rsidRPr="00B57446">
              <w:rPr>
                <w:rFonts w:ascii="Aptos" w:hAnsi="Aptos" w:eastAsia="Aptos" w:cs="Aptos"/>
              </w:rPr>
              <w:t xml:space="preserve">   }</w:t>
            </w:r>
          </w:p>
          <w:p w:rsidRPr="00262C5B" w:rsidR="001D3C5F" w:rsidP="00B57446" w:rsidRDefault="00B57446" w14:paraId="2BF641C9" w14:textId="4F70C6C1">
            <w:pPr>
              <w:rPr>
                <w:rFonts w:ascii="Aptos" w:hAnsi="Aptos" w:eastAsia="Aptos" w:cs="Aptos"/>
              </w:rPr>
            </w:pPr>
            <w:r w:rsidRPr="00B57446">
              <w:rPr>
                <w:rFonts w:ascii="Aptos" w:hAnsi="Aptos" w:eastAsia="Aptos" w:cs="Aptos"/>
              </w:rPr>
              <w:t>}</w:t>
            </w:r>
          </w:p>
        </w:tc>
      </w:tr>
      <w:tr w:rsidRPr="00E304AB" w:rsidR="00D64D04" w:rsidTr="00C431CC" w14:paraId="3E87CC4B" w14:textId="77777777">
        <w:trPr>
          <w:trHeight w:val="190"/>
        </w:trPr>
        <w:tc>
          <w:tcPr>
            <w:tcW w:w="1514" w:type="dxa"/>
          </w:tcPr>
          <w:p w:rsidR="00D64D04" w:rsidRDefault="00D64D04" w14:paraId="1537E111" w14:textId="77777777">
            <w:pPr>
              <w:rPr>
                <w:rFonts w:ascii="Aptos" w:hAnsi="Aptos" w:eastAsia="Aptos" w:cs="Aptos"/>
              </w:rPr>
            </w:pPr>
          </w:p>
        </w:tc>
        <w:tc>
          <w:tcPr>
            <w:tcW w:w="1189" w:type="dxa"/>
          </w:tcPr>
          <w:p w:rsidRPr="00E304AB" w:rsidR="00D64D04" w:rsidRDefault="00D64D04" w14:paraId="1BC1F7DC" w14:textId="77777777">
            <w:pPr>
              <w:rPr>
                <w:rFonts w:ascii="Aptos" w:hAnsi="Aptos" w:eastAsia="Aptos" w:cs="Aptos"/>
              </w:rPr>
            </w:pPr>
          </w:p>
        </w:tc>
        <w:tc>
          <w:tcPr>
            <w:tcW w:w="3597" w:type="dxa"/>
            <w:tcMar>
              <w:left w:w="105" w:type="dxa"/>
              <w:right w:w="105" w:type="dxa"/>
            </w:tcMar>
          </w:tcPr>
          <w:p w:rsidR="00C431CC" w:rsidRDefault="00D64D04" w14:paraId="519D9232" w14:textId="77777777">
            <w:pPr>
              <w:rPr>
                <w:rFonts w:ascii="Aptos" w:hAnsi="Aptos" w:eastAsia="Aptos" w:cs="Aptos"/>
              </w:rPr>
            </w:pPr>
            <w:r>
              <w:rPr>
                <w:rFonts w:ascii="Aptos" w:hAnsi="Aptos" w:eastAsia="Aptos" w:cs="Aptos"/>
              </w:rPr>
              <w:t>In this video, we covered what RRF is, why you would use RRF, its tradeoffs, and how to implement RRF on your OpenSearch instance.</w:t>
            </w:r>
            <w:r w:rsidR="009324FA">
              <w:rPr>
                <w:rFonts w:ascii="Aptos" w:hAnsi="Aptos" w:eastAsia="Aptos" w:cs="Aptos"/>
              </w:rPr>
              <w:t xml:space="preserve"> You’ve now completed </w:t>
            </w:r>
            <w:r w:rsidR="00A4279F">
              <w:rPr>
                <w:rFonts w:ascii="Aptos" w:hAnsi="Aptos" w:eastAsia="Aptos" w:cs="Aptos"/>
              </w:rPr>
              <w:t xml:space="preserve">setting up and </w:t>
            </w:r>
            <w:r w:rsidR="00226AB0">
              <w:rPr>
                <w:rFonts w:ascii="Aptos" w:hAnsi="Aptos" w:eastAsia="Aptos" w:cs="Aptos"/>
              </w:rPr>
              <w:t>understanding RAG functionality in OpenSearch.</w:t>
            </w:r>
          </w:p>
          <w:p w:rsidR="003529F0" w:rsidRDefault="003529F0" w14:paraId="4DC08079" w14:textId="77777777">
            <w:pPr>
              <w:rPr>
                <w:rFonts w:ascii="Aptos" w:hAnsi="Aptos" w:eastAsia="Aptos" w:cs="Aptos"/>
              </w:rPr>
            </w:pPr>
          </w:p>
          <w:p w:rsidR="00D64D04" w:rsidRDefault="003529F0" w14:paraId="7B4E6C9D" w14:textId="0B2C6AE3">
            <w:pPr>
              <w:rPr>
                <w:rFonts w:ascii="Aptos" w:hAnsi="Aptos" w:eastAsia="Aptos" w:cs="Aptos"/>
              </w:rPr>
            </w:pPr>
            <w:r w:rsidRPr="009A5A7A">
              <w:rPr>
                <w:rFonts w:ascii="Aptos" w:hAnsi="Aptos" w:eastAsia="Aptos" w:cs="Aptos"/>
              </w:rPr>
              <w:t>In the next chapter</w:t>
            </w:r>
            <w:r w:rsidRPr="009A5A7A" w:rsidR="009A5A7A">
              <w:rPr>
                <w:rFonts w:ascii="Aptos" w:hAnsi="Aptos" w:eastAsia="Aptos" w:cs="Aptos"/>
              </w:rPr>
              <w:t>, we’ll cover RAG and agentic AI patterns in OpenSearch</w:t>
            </w:r>
          </w:p>
        </w:tc>
        <w:tc>
          <w:tcPr>
            <w:tcW w:w="2971" w:type="dxa"/>
            <w:tcMar>
              <w:left w:w="105" w:type="dxa"/>
              <w:right w:w="105" w:type="dxa"/>
            </w:tcMar>
          </w:tcPr>
          <w:p w:rsidRPr="001D3C5F" w:rsidR="00D64D04" w:rsidP="00262C5B" w:rsidRDefault="00D64D04" w14:paraId="0AA9BDFF" w14:textId="77777777">
            <w:pPr>
              <w:rPr>
                <w:rFonts w:ascii="Aptos" w:hAnsi="Aptos" w:eastAsia="Aptos" w:cs="Aptos"/>
              </w:rPr>
            </w:pPr>
          </w:p>
        </w:tc>
      </w:tr>
    </w:tbl>
    <w:p w:rsidR="000E34C9" w:rsidP="000E34C9" w:rsidRDefault="000E34C9" w14:paraId="2A0564B7" w14:textId="77777777">
      <w:pPr>
        <w:rPr>
          <w:color w:val="EE0000"/>
        </w:rPr>
      </w:pPr>
    </w:p>
    <w:p w:rsidR="00690F98" w:rsidRDefault="00690F98" w14:paraId="54514A78" w14:textId="77777777"/>
    <w:p w:rsidRPr="00942108" w:rsidR="005C6A86" w:rsidRDefault="005C6A86" w14:paraId="69C4D265" w14:textId="150BCF72">
      <w:pPr>
        <w:pStyle w:val="Heading1"/>
        <w:pPrChange w:author="Graf, Brian" w:date="2026-04-03T16:29:00Z" w16du:dateUtc="2026-04-03T20:29:00Z" w:id="271">
          <w:pPr/>
        </w:pPrChange>
      </w:pPr>
      <w:bookmarkStart w:name="_Toc2078129310" w:id="272"/>
      <w:bookmarkStart w:name="_Toc276685313" w:id="273"/>
      <w:bookmarkStart w:name="_Toc1032811204" w:id="274"/>
      <w:bookmarkStart w:name="_Toc1426108424" w:id="275"/>
      <w:commentRangeStart w:id="276"/>
      <w:commentRangeStart w:id="277"/>
      <w:commentRangeStart w:id="278"/>
      <w:r w:rsidRPr="186E01E4">
        <w:rPr>
          <w:rPrChange w:author="Graf, Brian" w:date="2026-04-03T16:29:00Z" w16du:dateUtc="2026-04-03T20:29:00Z" w:id="279">
            <w:rPr>
              <w:rStyle w:val="Heading1Char"/>
            </w:rPr>
          </w:rPrChange>
        </w:rPr>
        <w:t>Chapter 4</w:t>
      </w:r>
      <w:commentRangeStart w:id="280"/>
      <w:r w:rsidRPr="186E01E4">
        <w:rPr>
          <w:rPrChange w:author="Graf, Brian" w:date="2026-04-03T16:29:00Z" w16du:dateUtc="2026-04-03T20:29:00Z" w:id="281">
            <w:rPr>
              <w:rStyle w:val="Heading1Char"/>
            </w:rPr>
          </w:rPrChange>
        </w:rPr>
        <w:t>:</w:t>
      </w:r>
      <w:bookmarkEnd w:id="272"/>
      <w:bookmarkEnd w:id="273"/>
      <w:bookmarkEnd w:id="274"/>
      <w:commentRangeEnd w:id="278"/>
      <w:r w:rsidRPr="186E01E4" w:rsidR="0018546D">
        <w:rPr>
          <w:rStyle w:val="CommentReference"/>
          <w:sz w:val="40"/>
          <w:szCs w:val="40"/>
          <w:rPrChange w:author="Graf, Brian" w:date="2026-04-03T16:29:00Z" w16du:dateUtc="2026-04-03T20:29:00Z" w:id="282">
            <w:rPr>
              <w:rStyle w:val="CommentReference"/>
              <w:sz w:val="40"/>
              <w:szCs w:val="40"/>
            </w:rPr>
          </w:rPrChange>
        </w:rPr>
        <w:commentReference w:id="278"/>
      </w:r>
      <w:commentRangeEnd w:id="280"/>
      <w:r w:rsidRPr="186E01E4">
        <w:rPr>
          <w:rStyle w:val="CommentReference"/>
          <w:sz w:val="40"/>
          <w:szCs w:val="40"/>
          <w:rPrChange w:author="Graf, Brian" w:date="2026-04-03T16:29:00Z" w16du:dateUtc="2026-04-03T20:29:00Z" w:id="283">
            <w:rPr>
              <w:rStyle w:val="CommentReference"/>
              <w:sz w:val="40"/>
              <w:szCs w:val="40"/>
            </w:rPr>
          </w:rPrChange>
        </w:rPr>
        <w:commentReference w:id="280"/>
      </w:r>
      <w:r w:rsidRPr="186E01E4">
        <w:rPr>
          <w:rPrChange w:author="Graf, Brian" w:date="2026-04-03T16:29:00Z" w16du:dateUtc="2026-04-03T20:29:00Z" w:id="285">
            <w:rPr>
              <w:rStyle w:val="Heading1Char"/>
            </w:rPr>
          </w:rPrChange>
        </w:rPr>
        <w:t xml:space="preserve"> </w:t>
      </w:r>
      <w:commentRangeEnd w:id="276"/>
      <w:r w:rsidRPr="008B0AD0" w:rsidR="0050266B">
        <w:rPr>
          <w:rStyle w:val="CommentReference"/>
          <w:sz w:val="40"/>
          <w:szCs w:val="40"/>
        </w:rPr>
        <w:commentReference w:id="276"/>
      </w:r>
      <w:commentRangeEnd w:id="277"/>
      <w:r>
        <w:rPr>
          <w:rStyle w:val="CommentReference"/>
        </w:rPr>
        <w:commentReference w:id="277"/>
      </w:r>
      <w:r w:rsidRPr="008B0AD0" w:rsidR="008B0AD0">
        <w:t xml:space="preserve">Performance </w:t>
      </w:r>
      <w:r w:rsidR="008B0AD0">
        <w:t>m</w:t>
      </w:r>
      <w:r w:rsidRPr="008B0AD0" w:rsidR="008B0AD0">
        <w:t xml:space="preserve">eets </w:t>
      </w:r>
      <w:r w:rsidR="008B0AD0">
        <w:t>p</w:t>
      </w:r>
      <w:r w:rsidRPr="008B0AD0" w:rsidR="008B0AD0">
        <w:t xml:space="preserve">recision: RAG </w:t>
      </w:r>
      <w:r w:rsidR="008B0AD0">
        <w:t>o</w:t>
      </w:r>
      <w:r w:rsidRPr="008B0AD0" w:rsidR="008B0AD0">
        <w:t>ptimization in OpenSearch</w:t>
      </w:r>
      <w:bookmarkEnd w:id="275"/>
    </w:p>
    <w:p w:rsidRPr="006B6F0B" w:rsidR="006B6F0B" w:rsidP="006B6F0B" w:rsidRDefault="005C6A86" w14:paraId="4490FCDC" w14:textId="52AD31C8">
      <w:pPr>
        <w:rPr>
          <w:ins w:author="Yancey, Michelle" w:date="2026-04-03T17:12:00Z" w:id="288"/>
          <w:rFonts w:ascii="system-ui" w:hAnsi="system-ui" w:eastAsia="system-ui" w:cs="system-ui"/>
          <w:i/>
          <w:iCs/>
          <w:color w:val="333333"/>
          <w:sz w:val="19"/>
          <w:szCs w:val="19"/>
        </w:rPr>
      </w:pPr>
      <w:r>
        <w:t>Description:</w:t>
      </w:r>
      <w:r w:rsidR="00585368">
        <w:t xml:space="preserve"> </w:t>
      </w:r>
      <w:r w:rsidRPr="186E01E4" w:rsidR="06E9E964">
        <w:rPr>
          <w:rFonts w:ascii="system-ui" w:hAnsi="system-ui" w:eastAsia="system-ui" w:cs="system-ui"/>
          <w:i/>
          <w:iCs/>
          <w:color w:val="333333"/>
          <w:sz w:val="19"/>
          <w:szCs w:val="19"/>
        </w:rPr>
        <w:t xml:space="preserve"> </w:t>
      </w:r>
      <w:del w:author="Yancey, Michelle" w:date="2026-04-03T17:12:00Z" w16du:dateUtc="2026-04-03T21:12:00Z" w:id="289">
        <w:r w:rsidRPr="186E01E4" w:rsidDel="006B6F0B" w:rsidR="00F719E1">
          <w:rPr>
            <w:rFonts w:ascii="system-ui" w:hAnsi="system-ui" w:eastAsia="system-ui" w:cs="system-ui"/>
            <w:i/>
            <w:color w:val="333333"/>
            <w:sz w:val="19"/>
            <w:szCs w:val="19"/>
          </w:rPr>
          <w:delText>This chapter takes</w:delText>
        </w:r>
      </w:del>
      <w:ins w:author="Yancey, Michelle" w:date="2026-04-03T17:12:00Z" w16du:dateUtc="2026-04-03T21:12:00Z" w:id="290">
        <w:r w:rsidR="006B6F0B">
          <w:rPr>
            <w:rFonts w:ascii="system-ui" w:hAnsi="system-ui" w:eastAsia="system-ui" w:cs="system-ui"/>
            <w:i/>
            <w:color w:val="333333"/>
            <w:sz w:val="19"/>
            <w:szCs w:val="19"/>
          </w:rPr>
          <w:t>Take</w:t>
        </w:r>
      </w:ins>
      <w:r w:rsidRPr="186E01E4" w:rsidR="00F719E1">
        <w:rPr>
          <w:rFonts w:ascii="system-ui" w:hAnsi="system-ui" w:eastAsia="system-ui" w:cs="system-ui"/>
          <w:i/>
          <w:color w:val="333333"/>
          <w:sz w:val="19"/>
          <w:szCs w:val="19"/>
        </w:rPr>
        <w:t xml:space="preserve"> a working RAG </w:t>
      </w:r>
      <w:r w:rsidRPr="186E01E4" w:rsidR="06E9E964">
        <w:rPr>
          <w:rFonts w:ascii="system-ui" w:hAnsi="system-ui" w:eastAsia="system-ui" w:cs="system-ui"/>
          <w:i/>
          <w:iCs/>
          <w:color w:val="333333"/>
          <w:sz w:val="19"/>
          <w:szCs w:val="19"/>
        </w:rPr>
        <w:t>pipeline and makes it</w:t>
      </w:r>
      <w:r w:rsidRPr="186E01E4" w:rsidR="00F719E1">
        <w:rPr>
          <w:rFonts w:ascii="system-ui" w:hAnsi="system-ui" w:eastAsia="system-ui" w:cs="system-ui"/>
          <w:i/>
          <w:color w:val="333333"/>
          <w:sz w:val="19"/>
          <w:szCs w:val="19"/>
        </w:rPr>
        <w:t xml:space="preserve"> production-ready</w:t>
      </w:r>
      <w:r w:rsidRPr="186E01E4" w:rsidR="06E9E964">
        <w:rPr>
          <w:rFonts w:ascii="system-ui" w:hAnsi="system-ui" w:eastAsia="system-ui" w:cs="system-ui"/>
          <w:i/>
          <w:iCs/>
          <w:color w:val="333333"/>
          <w:sz w:val="19"/>
          <w:szCs w:val="19"/>
        </w:rPr>
        <w:t>,</w:t>
      </w:r>
      <w:r w:rsidRPr="186E01E4" w:rsidR="00F719E1">
        <w:rPr>
          <w:rFonts w:ascii="system-ui" w:hAnsi="system-ui" w:eastAsia="system-ui" w:cs="system-ui"/>
          <w:i/>
          <w:color w:val="333333"/>
          <w:sz w:val="19"/>
          <w:szCs w:val="19"/>
        </w:rPr>
        <w:t xml:space="preserve"> layer </w:t>
      </w:r>
      <w:r w:rsidRPr="186E01E4" w:rsidR="06E9E964">
        <w:rPr>
          <w:rFonts w:ascii="system-ui" w:hAnsi="system-ui" w:eastAsia="system-ui" w:cs="system-ui"/>
          <w:i/>
          <w:iCs/>
          <w:color w:val="333333"/>
          <w:sz w:val="19"/>
          <w:szCs w:val="19"/>
        </w:rPr>
        <w:t xml:space="preserve">by layer. </w:t>
      </w:r>
      <w:ins w:author="Yancey, Michelle" w:date="2026-04-03T17:12:00Z" w:id="291">
        <w:r w:rsidRPr="006B6F0B" w:rsidR="006B6F0B">
          <w:rPr>
            <w:rFonts w:ascii="system-ui" w:hAnsi="system-ui" w:eastAsia="system-ui" w:cs="system-ui"/>
            <w:i/>
            <w:iCs/>
            <w:color w:val="333333"/>
            <w:sz w:val="19"/>
            <w:szCs w:val="19"/>
          </w:rPr>
          <w:t>This chapter covers performance and accuracy tuning at the pipeline, index, and query levels, and introduces the OpenSearch MCP server for agent</w:t>
        </w:r>
        <w:r w:rsidRPr="006B6F0B" w:rsidR="006B6F0B">
          <w:rPr>
            <w:rFonts w:ascii="system-ui" w:hAnsi="system-ui" w:eastAsia="system-ui" w:cs="system-ui"/>
            <w:i/>
            <w:iCs/>
            <w:color w:val="333333"/>
            <w:sz w:val="19"/>
            <w:szCs w:val="19"/>
          </w:rPr>
          <w:noBreakHyphen/>
        </w:r>
        <w:r w:rsidRPr="006B6F0B" w:rsidR="006B6F0B">
          <w:rPr>
            <w:rFonts w:ascii="system-ui" w:hAnsi="system-ui" w:eastAsia="system-ui" w:cs="system-ui"/>
            <w:i/>
            <w:iCs/>
            <w:color w:val="333333"/>
            <w:sz w:val="19"/>
            <w:szCs w:val="19"/>
          </w:rPr>
          <w:t>based retrieval workflows.</w:t>
        </w:r>
      </w:ins>
    </w:p>
    <w:p w:rsidR="005C6A86" w:rsidP="005C6A86" w:rsidRDefault="06E9E964" w14:paraId="3EC85991" w14:textId="094160D6">
      <w:del w:author="Yancey, Michelle" w:date="2026-04-03T17:12:00Z" w16du:dateUtc="2026-04-03T21:12:00Z" w:id="292">
        <w:r w:rsidRPr="186E01E4" w:rsidDel="006B6F0B">
          <w:rPr>
            <w:rFonts w:ascii="system-ui" w:hAnsi="system-ui" w:eastAsia="system-ui" w:cs="system-ui"/>
            <w:i/>
            <w:iCs/>
            <w:color w:val="333333"/>
            <w:sz w:val="19"/>
            <w:szCs w:val="19"/>
          </w:rPr>
          <w:delText xml:space="preserve">You'll start with the performance and accuracy levers at the pipeline level, then move to index design decisions that are difficult to change later. From there, </w:delText>
        </w:r>
        <w:r w:rsidRPr="186E01E4" w:rsidDel="006B6F0B" w:rsidR="009B7A2F">
          <w:rPr>
            <w:rFonts w:ascii="system-ui" w:hAnsi="system-ui" w:eastAsia="system-ui" w:cs="system-ui"/>
            <w:i/>
            <w:color w:val="333333"/>
            <w:sz w:val="19"/>
            <w:szCs w:val="19"/>
          </w:rPr>
          <w:delText>query-level optimization</w:delText>
        </w:r>
        <w:r w:rsidRPr="186E01E4" w:rsidDel="006B6F0B">
          <w:rPr>
            <w:rFonts w:ascii="system-ui" w:hAnsi="system-ui" w:eastAsia="system-ui" w:cs="system-ui"/>
            <w:i/>
            <w:iCs/>
            <w:color w:val="333333"/>
            <w:sz w:val="19"/>
            <w:szCs w:val="19"/>
          </w:rPr>
          <w:delText xml:space="preserve"> delivers fast wins without re-indexing. The chapter closes by introducing</w:delText>
        </w:r>
        <w:r w:rsidRPr="186E01E4" w:rsidDel="006B6F0B" w:rsidR="000A5FE7">
          <w:rPr>
            <w:rFonts w:ascii="system-ui" w:hAnsi="system-ui" w:eastAsia="system-ui" w:cs="system-ui"/>
            <w:i/>
            <w:color w:val="333333"/>
            <w:sz w:val="19"/>
            <w:szCs w:val="19"/>
          </w:rPr>
          <w:delText xml:space="preserve"> the OpenSearch MCP server</w:delText>
        </w:r>
        <w:r w:rsidRPr="186E01E4" w:rsidDel="006B6F0B">
          <w:rPr>
            <w:rFonts w:ascii="system-ui" w:hAnsi="system-ui" w:eastAsia="system-ui" w:cs="system-ui"/>
            <w:i/>
            <w:iCs/>
            <w:color w:val="333333"/>
            <w:sz w:val="19"/>
            <w:szCs w:val="19"/>
          </w:rPr>
          <w:delText>, which is how AI agents connect to and interact with your cluster autonomously</w:delText>
        </w:r>
        <w:r w:rsidRPr="186E01E4" w:rsidDel="006B6F0B" w:rsidR="00585368">
          <w:rPr>
            <w:rFonts w:ascii="system-ui" w:hAnsi="system-ui" w:eastAsia="system-ui" w:cs="system-ui"/>
            <w:i/>
            <w:color w:val="333333"/>
            <w:sz w:val="19"/>
            <w:szCs w:val="19"/>
          </w:rPr>
          <w:delText>.</w:delText>
        </w:r>
      </w:del>
    </w:p>
    <w:p w:rsidR="0094702D" w:rsidP="005C6A86" w:rsidRDefault="0094702D" w14:paraId="7A96FCE3" w14:textId="77777777"/>
    <w:p w:rsidR="005C6A86" w:rsidP="005C6A86" w:rsidRDefault="005C6A86" w14:paraId="6D91F072" w14:textId="18E4E989">
      <w:bookmarkStart w:name="_Toc562759840" w:id="293"/>
      <w:bookmarkStart w:name="_Toc530952446" w:id="294"/>
      <w:bookmarkStart w:name="_Toc301036164" w:id="295"/>
      <w:commentRangeStart w:id="296"/>
      <w:r w:rsidRPr="1316214E">
        <w:rPr>
          <w:rStyle w:val="Heading2Char"/>
        </w:rPr>
        <w:t xml:space="preserve">Lesson </w:t>
      </w:r>
      <w:r>
        <w:rPr>
          <w:rStyle w:val="Heading2Char"/>
        </w:rPr>
        <w:t>4</w:t>
      </w:r>
      <w:r w:rsidRPr="1316214E">
        <w:rPr>
          <w:rStyle w:val="Heading2Char"/>
        </w:rPr>
        <w:t>-1</w:t>
      </w:r>
      <w:r>
        <w:rPr>
          <w:rStyle w:val="Heading2Char"/>
        </w:rPr>
        <w:t>:</w:t>
      </w:r>
      <w:commentRangeEnd w:id="296"/>
      <w:r w:rsidRPr="00323AB0" w:rsidR="0018546D">
        <w:rPr>
          <w:rStyle w:val="CommentReference"/>
          <w:rFonts w:asciiTheme="majorHAnsi" w:hAnsiTheme="majorHAnsi" w:eastAsiaTheme="majorEastAsia" w:cstheme="majorBidi"/>
          <w:color w:val="0F4761" w:themeColor="accent1" w:themeShade="BF"/>
          <w:sz w:val="32"/>
          <w:szCs w:val="32"/>
        </w:rPr>
        <w:commentReference w:id="296"/>
      </w:r>
      <w:r w:rsidRPr="00323AB0">
        <w:rPr>
          <w:rStyle w:val="Heading2Char"/>
        </w:rPr>
        <w:t xml:space="preserve"> </w:t>
      </w:r>
      <w:commentRangeStart w:id="297"/>
      <w:r w:rsidR="00C11C50">
        <w:rPr>
          <w:rStyle w:val="Heading2Char"/>
        </w:rPr>
        <w:t>Optimizing RAG Pipelines in OpenSearch</w:t>
      </w:r>
      <w:bookmarkEnd w:id="293"/>
      <w:bookmarkEnd w:id="294"/>
      <w:bookmarkEnd w:id="295"/>
      <w:commentRangeEnd w:id="297"/>
      <w:r>
        <w:rPr>
          <w:rStyle w:val="CommentReference"/>
          <w:sz w:val="24"/>
          <w:szCs w:val="24"/>
        </w:rPr>
        <w:commentReference w:id="297"/>
      </w:r>
      <w:commentRangeStart w:id="299"/>
      <w:commentRangeStart w:id="300"/>
      <w:r>
        <w:t xml:space="preserve"> </w:t>
      </w:r>
      <w:commentRangeEnd w:id="299"/>
      <w:r>
        <w:rPr>
          <w:rStyle w:val="CommentReference"/>
          <w:sz w:val="24"/>
          <w:szCs w:val="24"/>
        </w:rPr>
        <w:commentReference w:id="299"/>
      </w:r>
      <w:commentRangeEnd w:id="300"/>
      <w:r>
        <w:rPr>
          <w:rStyle w:val="CommentReference"/>
        </w:rPr>
        <w:commentReference w:id="300"/>
      </w:r>
    </w:p>
    <w:p w:rsidR="008B24EB" w:rsidP="008B24EB" w:rsidRDefault="00E30BFB" w14:paraId="2B52E0C5" w14:textId="01A962FD">
      <w:pPr>
        <w:spacing w:line="300" w:lineRule="atLeast"/>
        <w:rPr>
          <w:ins w:author="Yancey, Michelle" w:date="2026-04-03T17:15:00Z" w16du:dateUtc="2026-04-03T21:15:00Z" w:id="303"/>
          <w:rFonts w:ascii="Segoe UI" w:hAnsi="Segoe UI" w:cs="Segoe UI"/>
          <w:color w:val="000000"/>
          <w:sz w:val="21"/>
          <w:szCs w:val="21"/>
        </w:rPr>
      </w:pPr>
      <w:r>
        <w:t>D</w:t>
      </w:r>
      <w:r w:rsidR="005C6A86">
        <w:t xml:space="preserve">escription: </w:t>
      </w:r>
      <w:r w:rsidRPr="186E01E4" w:rsidR="1050FA79">
        <w:rPr>
          <w:rFonts w:ascii="system-ui" w:hAnsi="system-ui" w:eastAsia="system-ui" w:cs="system-ui"/>
          <w:i/>
          <w:iCs/>
          <w:color w:val="333333"/>
          <w:sz w:val="19"/>
          <w:szCs w:val="19"/>
        </w:rPr>
        <w:t xml:space="preserve"> </w:t>
      </w:r>
      <w:r w:rsidRPr="00015A21" w:rsidR="1050FA79">
        <w:rPr>
          <w:rFonts w:eastAsia="system-ui" w:cs="system-ui" w:asciiTheme="minorHAnsi" w:hAnsiTheme="minorHAnsi"/>
          <w:i/>
          <w:iCs/>
          <w:color w:val="333333"/>
          <w:sz w:val="20"/>
          <w:szCs w:val="20"/>
          <w:rPrChange w:author="Yancey, Michelle" w:date="2026-04-03T17:16:00Z" w16du:dateUtc="2026-04-03T21:16:00Z" w:id="304">
            <w:rPr>
              <w:rFonts w:ascii="system-ui" w:hAnsi="system-ui" w:eastAsia="system-ui" w:cs="system-ui"/>
              <w:i/>
              <w:iCs/>
              <w:color w:val="333333"/>
              <w:sz w:val="19"/>
              <w:szCs w:val="19"/>
            </w:rPr>
          </w:rPrChange>
        </w:rPr>
        <w:t xml:space="preserve">RAG optimization comes down to two levers: performance and accuracy. </w:t>
      </w:r>
      <w:ins w:author="Yancey, Michelle" w:date="2026-04-03T17:15:00Z" w16du:dateUtc="2026-04-03T21:15:00Z" w:id="305">
        <w:r w:rsidRPr="00015A21" w:rsidR="00B97054">
          <w:rPr>
            <w:rFonts w:cs="Segoe UI" w:asciiTheme="minorHAnsi" w:hAnsiTheme="minorHAnsi"/>
            <w:i/>
            <w:iCs/>
            <w:color w:val="000000"/>
            <w:sz w:val="20"/>
            <w:szCs w:val="20"/>
            <w:rPrChange w:author="Yancey, Michelle" w:date="2026-04-03T17:16:00Z" w16du:dateUtc="2026-04-03T21:16:00Z" w:id="306">
              <w:rPr>
                <w:rFonts w:ascii="Segoe UI" w:hAnsi="Segoe UI" w:cs="Segoe UI"/>
                <w:color w:val="000000"/>
                <w:sz w:val="21"/>
                <w:szCs w:val="21"/>
              </w:rPr>
            </w:rPrChange>
          </w:rPr>
          <w:t>This lesson shows where bottlenecks come from and how to improve retrieva</w:t>
        </w:r>
        <w:r w:rsidRPr="00015A21" w:rsidR="008B24EB">
          <w:rPr>
            <w:rFonts w:cs="Segoe UI" w:asciiTheme="minorHAnsi" w:hAnsiTheme="minorHAnsi"/>
            <w:i/>
            <w:iCs/>
            <w:color w:val="000000"/>
            <w:sz w:val="20"/>
            <w:szCs w:val="20"/>
            <w:rPrChange w:author="Yancey, Michelle" w:date="2026-04-03T17:16:00Z" w16du:dateUtc="2026-04-03T21:16:00Z" w:id="307">
              <w:rPr>
                <w:rFonts w:ascii="Segoe UI" w:hAnsi="Segoe UI" w:cs="Segoe UI"/>
                <w:color w:val="000000"/>
                <w:sz w:val="21"/>
                <w:szCs w:val="21"/>
              </w:rPr>
            </w:rPrChange>
          </w:rPr>
          <w:t>l with engine selection (Faiss vs Lucene), filtering strategies, caching, hybrid search, model choice, and reranking to improve end</w:t>
        </w:r>
        <w:r w:rsidRPr="00015A21" w:rsidR="008B24EB">
          <w:rPr>
            <w:rFonts w:cs="Segoe UI" w:asciiTheme="minorHAnsi" w:hAnsiTheme="minorHAnsi"/>
            <w:i/>
            <w:iCs/>
            <w:color w:val="000000"/>
            <w:sz w:val="20"/>
            <w:szCs w:val="20"/>
            <w:rPrChange w:author="Yancey, Michelle" w:date="2026-04-03T17:16:00Z" w16du:dateUtc="2026-04-03T21:16:00Z" w:id="308">
              <w:rPr>
                <w:rFonts w:ascii="Segoe UI" w:hAnsi="Segoe UI" w:cs="Segoe UI"/>
                <w:color w:val="000000"/>
                <w:sz w:val="21"/>
                <w:szCs w:val="21"/>
              </w:rPr>
            </w:rPrChange>
          </w:rPr>
          <w:noBreakHyphen/>
        </w:r>
        <w:r w:rsidRPr="00015A21" w:rsidR="008B24EB">
          <w:rPr>
            <w:rFonts w:cs="Segoe UI" w:asciiTheme="minorHAnsi" w:hAnsiTheme="minorHAnsi"/>
            <w:i/>
            <w:iCs/>
            <w:color w:val="000000"/>
            <w:sz w:val="20"/>
            <w:szCs w:val="20"/>
            <w:rPrChange w:author="Yancey, Michelle" w:date="2026-04-03T17:16:00Z" w16du:dateUtc="2026-04-03T21:16:00Z" w:id="308">
              <w:rPr>
                <w:rFonts w:ascii="Segoe UI" w:hAnsi="Segoe UI" w:cs="Segoe UI"/>
                <w:color w:val="000000"/>
                <w:sz w:val="21"/>
                <w:szCs w:val="21"/>
              </w:rPr>
            </w:rPrChange>
          </w:rPr>
          <w:t>to</w:t>
        </w:r>
        <w:r w:rsidRPr="00015A21" w:rsidR="008B24EB">
          <w:rPr>
            <w:rFonts w:cs="Segoe UI" w:asciiTheme="minorHAnsi" w:hAnsiTheme="minorHAnsi"/>
            <w:i/>
            <w:iCs/>
            <w:color w:val="000000"/>
            <w:sz w:val="20"/>
            <w:szCs w:val="20"/>
            <w:rPrChange w:author="Yancey, Michelle" w:date="2026-04-03T17:16:00Z" w16du:dateUtc="2026-04-03T21:16:00Z" w:id="309">
              <w:rPr>
                <w:rFonts w:ascii="Segoe UI" w:hAnsi="Segoe UI" w:cs="Segoe UI"/>
                <w:color w:val="000000"/>
                <w:sz w:val="21"/>
                <w:szCs w:val="21"/>
              </w:rPr>
            </w:rPrChange>
          </w:rPr>
          <w:noBreakHyphen/>
        </w:r>
        <w:r w:rsidRPr="00015A21" w:rsidR="008B24EB">
          <w:rPr>
            <w:rFonts w:cs="Segoe UI" w:asciiTheme="minorHAnsi" w:hAnsiTheme="minorHAnsi"/>
            <w:i/>
            <w:iCs/>
            <w:color w:val="000000"/>
            <w:sz w:val="20"/>
            <w:szCs w:val="20"/>
            <w:rPrChange w:author="Yancey, Michelle" w:date="2026-04-03T17:16:00Z" w16du:dateUtc="2026-04-03T21:16:00Z" w:id="309">
              <w:rPr>
                <w:rFonts w:ascii="Segoe UI" w:hAnsi="Segoe UI" w:cs="Segoe UI"/>
                <w:color w:val="000000"/>
                <w:sz w:val="21"/>
                <w:szCs w:val="21"/>
              </w:rPr>
            </w:rPrChange>
          </w:rPr>
          <w:t>end RAG results.</w:t>
        </w:r>
      </w:ins>
    </w:p>
    <w:p w:rsidR="005C6A86" w:rsidP="005C6A86" w:rsidRDefault="1050FA79" w14:paraId="12C24013" w14:textId="60B3B7E9">
      <w:del w:author="Yancey, Michelle" w:date="2026-04-03T17:16:00Z" w16du:dateUtc="2026-04-03T21:16:00Z" w:id="310">
        <w:r w:rsidRPr="186E01E4" w:rsidDel="00015A21">
          <w:rPr>
            <w:rFonts w:ascii="system-ui" w:hAnsi="system-ui" w:eastAsia="system-ui" w:cs="system-ui"/>
            <w:i/>
            <w:iCs/>
            <w:color w:val="333333"/>
            <w:sz w:val="19"/>
            <w:szCs w:val="19"/>
          </w:rPr>
          <w:delText>On the performance side, you'll compare Faiss and Lucene engines, tune result set size with pre-filtering, and leverage OpenSearch's three-tier caching system including the k-NN native memory cache. On the accuracy side, you'll implement hybrid search with score normalization, choose between general-purpose and domain-specific embedding models, and apply reranking to inject business logic into results.</w:delText>
        </w:r>
      </w:del>
    </w:p>
    <w:tbl>
      <w:tblPr>
        <w:tblStyle w:val="TableGrid"/>
        <w:tblW w:w="0" w:type="auto"/>
        <w:tblLook w:val="06A0" w:firstRow="1" w:lastRow="0" w:firstColumn="1" w:lastColumn="0" w:noHBand="1" w:noVBand="1"/>
      </w:tblPr>
      <w:tblGrid>
        <w:gridCol w:w="3116"/>
        <w:gridCol w:w="3117"/>
        <w:gridCol w:w="3117"/>
      </w:tblGrid>
      <w:tr w:rsidR="00D81473" w14:paraId="067FC597" w14:textId="77777777">
        <w:trPr>
          <w:trHeight w:val="300"/>
        </w:trPr>
        <w:tc>
          <w:tcPr>
            <w:tcW w:w="3120" w:type="dxa"/>
          </w:tcPr>
          <w:p w:rsidR="005C6A86" w:rsidRDefault="005C6A86" w14:paraId="4120D9B7" w14:textId="77777777">
            <w:pPr>
              <w:rPr>
                <w:color w:val="EE0000"/>
              </w:rPr>
            </w:pPr>
            <w:r w:rsidRPr="7E660D2E">
              <w:rPr>
                <w:color w:val="EE0000"/>
              </w:rPr>
              <w:t>Reviewer</w:t>
            </w:r>
          </w:p>
        </w:tc>
        <w:tc>
          <w:tcPr>
            <w:tcW w:w="3120" w:type="dxa"/>
          </w:tcPr>
          <w:p w:rsidR="005C6A86" w:rsidRDefault="005C6A86" w14:paraId="244D1FE4" w14:textId="77777777">
            <w:pPr>
              <w:rPr>
                <w:color w:val="EE0000"/>
              </w:rPr>
            </w:pPr>
            <w:r w:rsidRPr="7E660D2E">
              <w:rPr>
                <w:color w:val="EE0000"/>
              </w:rPr>
              <w:t>Approved? Date?</w:t>
            </w:r>
          </w:p>
        </w:tc>
        <w:tc>
          <w:tcPr>
            <w:tcW w:w="3120" w:type="dxa"/>
          </w:tcPr>
          <w:p w:rsidR="005C6A86" w:rsidRDefault="005C6A86" w14:paraId="3DCD4293" w14:textId="77777777">
            <w:pPr>
              <w:rPr>
                <w:color w:val="EE0000"/>
              </w:rPr>
            </w:pPr>
            <w:r w:rsidRPr="7E660D2E">
              <w:rPr>
                <w:color w:val="EE0000"/>
              </w:rPr>
              <w:t>Additional comments if any</w:t>
            </w:r>
          </w:p>
        </w:tc>
      </w:tr>
      <w:tr w:rsidR="00D81473" w14:paraId="3B191CAD" w14:textId="77777777">
        <w:trPr>
          <w:trHeight w:val="300"/>
        </w:trPr>
        <w:tc>
          <w:tcPr>
            <w:tcW w:w="3120" w:type="dxa"/>
          </w:tcPr>
          <w:p w:rsidR="005C6A86" w:rsidRDefault="005C6A86" w14:paraId="6ECBF091" w14:textId="77777777">
            <w:pPr>
              <w:rPr>
                <w:color w:val="EE0000"/>
              </w:rPr>
            </w:pPr>
            <w:r w:rsidRPr="7E660D2E">
              <w:rPr>
                <w:color w:val="EE0000"/>
              </w:rPr>
              <w:t>Brian</w:t>
            </w:r>
          </w:p>
        </w:tc>
        <w:tc>
          <w:tcPr>
            <w:tcW w:w="3120" w:type="dxa"/>
          </w:tcPr>
          <w:p w:rsidR="005C6A86" w:rsidRDefault="005C6A86" w14:paraId="763B0175" w14:textId="77777777">
            <w:r>
              <w:t xml:space="preserve"> </w:t>
            </w:r>
            <w:r w:rsidR="5C493DF2">
              <w:t>Reviewed 2/12 &amp; 2/17</w:t>
            </w:r>
            <w:r w:rsidR="00AE5A47">
              <w:t>, 2/23, 2/24</w:t>
            </w:r>
          </w:p>
          <w:p w:rsidR="005C6A86" w:rsidRDefault="00AE5A47" w14:paraId="20D8EC27" w14:textId="76F2B259">
            <w:r>
              <w:t>Approved 2/25</w:t>
            </w:r>
          </w:p>
        </w:tc>
        <w:tc>
          <w:tcPr>
            <w:tcW w:w="3120" w:type="dxa"/>
          </w:tcPr>
          <w:p w:rsidR="005C6A86" w:rsidRDefault="5C493DF2" w14:paraId="3CE86936" w14:textId="6690D00F">
            <w:pPr>
              <w:rPr>
                <w:color w:val="EE0000"/>
              </w:rPr>
            </w:pPr>
            <w:r w:rsidRPr="4B3D8123">
              <w:rPr>
                <w:color w:val="EE0000"/>
              </w:rPr>
              <w:t>Sent back with comments</w:t>
            </w:r>
          </w:p>
        </w:tc>
      </w:tr>
      <w:tr w:rsidR="00D81473" w14:paraId="1F1E8AD9" w14:textId="77777777">
        <w:trPr>
          <w:trHeight w:val="300"/>
        </w:trPr>
        <w:tc>
          <w:tcPr>
            <w:tcW w:w="3120" w:type="dxa"/>
          </w:tcPr>
          <w:p w:rsidR="005C6A86" w:rsidRDefault="005C6A86" w14:paraId="4D6DED71" w14:textId="623D903E">
            <w:pPr>
              <w:rPr>
                <w:color w:val="EE0000"/>
              </w:rPr>
            </w:pPr>
            <w:r w:rsidRPr="7E660D2E">
              <w:rPr>
                <w:color w:val="EE0000"/>
              </w:rPr>
              <w:t>Alex or Muneer</w:t>
            </w:r>
          </w:p>
        </w:tc>
        <w:tc>
          <w:tcPr>
            <w:tcW w:w="3120" w:type="dxa"/>
          </w:tcPr>
          <w:p w:rsidR="005C6A86" w:rsidRDefault="6A1289CE" w14:paraId="0D3AE4AA" w14:textId="09BCBE3B">
            <w:pPr>
              <w:rPr>
                <w:color w:val="EE0000"/>
              </w:rPr>
            </w:pPr>
            <w:r w:rsidRPr="11ED247F">
              <w:rPr>
                <w:color w:val="EE0000"/>
              </w:rPr>
              <w:t>Alex – Approved 2/27/26</w:t>
            </w:r>
          </w:p>
        </w:tc>
        <w:tc>
          <w:tcPr>
            <w:tcW w:w="3120" w:type="dxa"/>
          </w:tcPr>
          <w:p w:rsidR="005C6A86" w:rsidRDefault="005C6A86" w14:paraId="276314B7" w14:textId="6F35A1C6">
            <w:pPr>
              <w:rPr>
                <w:color w:val="EE0000"/>
              </w:rPr>
            </w:pPr>
          </w:p>
        </w:tc>
      </w:tr>
      <w:tr w:rsidR="00D81473" w14:paraId="23901D3A" w14:textId="77777777">
        <w:trPr>
          <w:trHeight w:val="300"/>
        </w:trPr>
        <w:tc>
          <w:tcPr>
            <w:tcW w:w="3120" w:type="dxa"/>
          </w:tcPr>
          <w:p w:rsidR="005C6A86" w:rsidRDefault="005C6A86" w14:paraId="71C15C8E" w14:textId="77777777">
            <w:pPr>
              <w:rPr>
                <w:color w:val="EE0000"/>
              </w:rPr>
            </w:pPr>
            <w:r w:rsidRPr="7E660D2E">
              <w:rPr>
                <w:color w:val="EE0000"/>
              </w:rPr>
              <w:t>Michelle</w:t>
            </w:r>
          </w:p>
        </w:tc>
        <w:tc>
          <w:tcPr>
            <w:tcW w:w="3120" w:type="dxa"/>
          </w:tcPr>
          <w:p w:rsidR="005C6A86" w:rsidRDefault="00B36142" w14:paraId="2208967E" w14:textId="0817C791">
            <w:pPr>
              <w:rPr>
                <w:color w:val="EE0000"/>
              </w:rPr>
            </w:pPr>
            <w:r>
              <w:rPr>
                <w:color w:val="EE0000"/>
              </w:rPr>
              <w:t xml:space="preserve">Approved </w:t>
            </w:r>
            <w:r w:rsidR="001A6F7B">
              <w:rPr>
                <w:color w:val="EE0000"/>
              </w:rPr>
              <w:t>March 2</w:t>
            </w:r>
          </w:p>
        </w:tc>
        <w:tc>
          <w:tcPr>
            <w:tcW w:w="3120" w:type="dxa"/>
          </w:tcPr>
          <w:p w:rsidR="005C6A86" w:rsidRDefault="001A6F7B" w14:paraId="3E82309F" w14:textId="6405A052">
            <w:pPr>
              <w:rPr>
                <w:color w:val="EE0000"/>
              </w:rPr>
            </w:pPr>
            <w:r>
              <w:rPr>
                <w:color w:val="EE0000"/>
              </w:rPr>
              <w:t>Changes tracked</w:t>
            </w:r>
          </w:p>
        </w:tc>
      </w:tr>
    </w:tbl>
    <w:p w:rsidR="005C6A86" w:rsidP="005C6A86" w:rsidRDefault="005C6A86" w14:paraId="6ABE0F43" w14:textId="77777777">
      <w:pPr>
        <w:rPr>
          <w:color w:val="EE0000"/>
        </w:rPr>
      </w:pPr>
    </w:p>
    <w:tbl>
      <w:tblPr>
        <w:tblStyle w:val="TableGrid"/>
        <w:tblpPr w:leftFromText="180" w:rightFromText="180" w:vertAnchor="text" w:tblpY="1"/>
        <w:tblOverlap w:val="never"/>
        <w:tblW w:w="935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53"/>
        <w:gridCol w:w="4729"/>
        <w:gridCol w:w="2970"/>
      </w:tblGrid>
      <w:tr w:rsidR="00DE025A" w:rsidTr="00EF4CD6" w14:paraId="3D99A05F" w14:textId="77777777">
        <w:trPr>
          <w:trHeight w:val="196"/>
        </w:trPr>
        <w:tc>
          <w:tcPr>
            <w:tcW w:w="1653" w:type="dxa"/>
          </w:tcPr>
          <w:p w:rsidRPr="4FEA59C1" w:rsidR="00DE025A" w:rsidRDefault="00DE025A" w14:paraId="185C6B56" w14:textId="77777777">
            <w:pPr>
              <w:rPr>
                <w:rFonts w:ascii="Aptos" w:hAnsi="Aptos" w:eastAsia="Aptos" w:cs="Aptos"/>
                <w:b/>
                <w:bCs/>
              </w:rPr>
            </w:pPr>
            <w:r>
              <w:rPr>
                <w:rFonts w:ascii="Aptos" w:hAnsi="Aptos" w:eastAsia="Aptos" w:cs="Aptos"/>
                <w:b/>
                <w:bCs/>
              </w:rPr>
              <w:t>Chapter Title</w:t>
            </w:r>
          </w:p>
        </w:tc>
        <w:tc>
          <w:tcPr>
            <w:tcW w:w="4729" w:type="dxa"/>
            <w:tcMar>
              <w:left w:w="105" w:type="dxa"/>
              <w:right w:w="105" w:type="dxa"/>
            </w:tcMar>
          </w:tcPr>
          <w:p w:rsidR="00DE025A" w:rsidRDefault="00DE025A" w14:paraId="74013A94" w14:textId="77777777">
            <w:pPr>
              <w:rPr>
                <w:rFonts w:ascii="Aptos" w:hAnsi="Aptos" w:eastAsia="Aptos" w:cs="Aptos"/>
              </w:rPr>
            </w:pPr>
            <w:commentRangeStart w:id="311"/>
            <w:r w:rsidRPr="4FEA59C1">
              <w:rPr>
                <w:rFonts w:ascii="Aptos" w:hAnsi="Aptos" w:eastAsia="Aptos" w:cs="Aptos"/>
                <w:b/>
                <w:bCs/>
              </w:rPr>
              <w:t>Voice Over</w:t>
            </w:r>
            <w:commentRangeEnd w:id="311"/>
            <w:r>
              <w:rPr>
                <w:rStyle w:val="CommentReference"/>
                <w:rFonts w:ascii="Aptos" w:hAnsi="Aptos" w:eastAsia="Aptos" w:cs="Aptos"/>
                <w:sz w:val="24"/>
                <w:szCs w:val="24"/>
              </w:rPr>
              <w:commentReference w:id="311"/>
            </w:r>
          </w:p>
        </w:tc>
        <w:tc>
          <w:tcPr>
            <w:tcW w:w="2970" w:type="dxa"/>
            <w:tcMar>
              <w:left w:w="105" w:type="dxa"/>
              <w:right w:w="105" w:type="dxa"/>
            </w:tcMar>
          </w:tcPr>
          <w:p w:rsidR="00DE025A" w:rsidRDefault="00DE025A" w14:paraId="6E31260A" w14:textId="77777777">
            <w:pPr>
              <w:rPr>
                <w:rFonts w:ascii="Aptos" w:hAnsi="Aptos" w:eastAsia="Aptos" w:cs="Aptos"/>
              </w:rPr>
            </w:pPr>
            <w:r w:rsidRPr="4FEA59C1">
              <w:rPr>
                <w:rFonts w:ascii="Aptos" w:hAnsi="Aptos" w:eastAsia="Aptos" w:cs="Aptos"/>
                <w:b/>
                <w:bCs/>
              </w:rPr>
              <w:t>Visuals</w:t>
            </w:r>
          </w:p>
        </w:tc>
      </w:tr>
      <w:tr w:rsidR="00DE025A" w:rsidTr="00EF4CD6" w14:paraId="06D27D0D" w14:textId="77777777">
        <w:trPr>
          <w:trHeight w:val="196"/>
        </w:trPr>
        <w:tc>
          <w:tcPr>
            <w:tcW w:w="1653" w:type="dxa"/>
          </w:tcPr>
          <w:p w:rsidRPr="00F3743C" w:rsidR="00DE025A" w:rsidRDefault="00DE025A" w14:paraId="47205ED0" w14:textId="1FA02401">
            <w:pPr>
              <w:rPr>
                <w:rFonts w:ascii="Aptos" w:hAnsi="Aptos" w:eastAsia="Aptos" w:cs="Aptos"/>
              </w:rPr>
            </w:pPr>
            <w:r>
              <w:rPr>
                <w:rFonts w:ascii="Aptos" w:hAnsi="Aptos" w:eastAsia="Aptos" w:cs="Aptos"/>
              </w:rPr>
              <w:t>Intro</w:t>
            </w:r>
          </w:p>
        </w:tc>
        <w:tc>
          <w:tcPr>
            <w:tcW w:w="4729" w:type="dxa"/>
            <w:tcMar>
              <w:left w:w="105" w:type="dxa"/>
              <w:right w:w="105" w:type="dxa"/>
            </w:tcMar>
          </w:tcPr>
          <w:p w:rsidR="00976A70" w:rsidP="00B15130" w:rsidRDefault="00D9149A" w14:paraId="0C71131A" w14:textId="59155D6C">
            <w:pPr>
              <w:spacing w:before="60" w:after="60"/>
              <w:rPr>
                <w:rFonts w:eastAsia="Arial" w:cs="Arial" w:asciiTheme="minorHAnsi" w:hAnsiTheme="minorHAnsi"/>
              </w:rPr>
            </w:pPr>
            <w:r>
              <w:rPr>
                <w:rFonts w:eastAsia="Arial" w:cs="Arial" w:asciiTheme="minorHAnsi" w:hAnsiTheme="minorHAnsi"/>
              </w:rPr>
              <w:t xml:space="preserve">Welcome to the world of production-ready </w:t>
            </w:r>
            <w:r w:rsidRPr="00EF4CD6" w:rsidR="00DE025A">
              <w:rPr>
                <w:rFonts w:eastAsia="Arial" w:cs="Arial" w:asciiTheme="minorHAnsi" w:hAnsiTheme="minorHAnsi"/>
              </w:rPr>
              <w:t>Retrieval-Augmented Generation pipeline</w:t>
            </w:r>
            <w:r w:rsidR="00976A70">
              <w:rPr>
                <w:rFonts w:eastAsia="Arial" w:cs="Arial" w:asciiTheme="minorHAnsi" w:hAnsiTheme="minorHAnsi"/>
              </w:rPr>
              <w:t>s</w:t>
            </w:r>
            <w:r w:rsidRPr="00EF4CD6" w:rsidR="00DE025A">
              <w:rPr>
                <w:rFonts w:eastAsia="Arial" w:cs="Arial" w:asciiTheme="minorHAnsi" w:hAnsiTheme="minorHAnsi"/>
              </w:rPr>
              <w:t>, or RAG pipeline</w:t>
            </w:r>
            <w:r w:rsidR="00976A70">
              <w:rPr>
                <w:rFonts w:eastAsia="Arial" w:cs="Arial" w:asciiTheme="minorHAnsi" w:hAnsiTheme="minorHAnsi"/>
              </w:rPr>
              <w:t>s</w:t>
            </w:r>
            <w:r w:rsidRPr="00EF4CD6" w:rsidR="00DE025A">
              <w:rPr>
                <w:rFonts w:eastAsia="Arial" w:cs="Arial" w:asciiTheme="minorHAnsi" w:hAnsiTheme="minorHAnsi"/>
              </w:rPr>
              <w:t xml:space="preserve">, in OpenSearch. </w:t>
            </w:r>
          </w:p>
          <w:p w:rsidR="00976A70" w:rsidP="00B15130" w:rsidRDefault="00976A70" w14:paraId="7E41DB74" w14:textId="77777777">
            <w:pPr>
              <w:spacing w:before="60" w:after="60"/>
              <w:rPr>
                <w:rFonts w:eastAsia="Arial" w:cs="Arial" w:asciiTheme="minorHAnsi" w:hAnsiTheme="minorHAnsi"/>
              </w:rPr>
            </w:pPr>
          </w:p>
          <w:p w:rsidR="00FC11D0" w:rsidP="00B15130" w:rsidRDefault="00976A70" w14:paraId="6D713AC3" w14:textId="4874178E">
            <w:pPr>
              <w:spacing w:before="60" w:after="60"/>
              <w:rPr>
                <w:rFonts w:eastAsia="Arial" w:cs="Arial" w:asciiTheme="minorHAnsi" w:hAnsiTheme="minorHAnsi"/>
              </w:rPr>
            </w:pPr>
            <w:r>
              <w:rPr>
                <w:rFonts w:eastAsia="Arial" w:cs="Arial" w:asciiTheme="minorHAnsi" w:hAnsiTheme="minorHAnsi"/>
              </w:rPr>
              <w:t xml:space="preserve">We’re going to </w:t>
            </w:r>
            <w:r w:rsidR="00F7528B">
              <w:rPr>
                <w:rFonts w:eastAsia="Arial" w:cs="Arial" w:asciiTheme="minorHAnsi" w:hAnsiTheme="minorHAnsi"/>
              </w:rPr>
              <w:t xml:space="preserve">explore </w:t>
            </w:r>
            <w:r w:rsidR="008C4939">
              <w:rPr>
                <w:rFonts w:eastAsia="Arial" w:cs="Arial" w:asciiTheme="minorHAnsi" w:hAnsiTheme="minorHAnsi"/>
              </w:rPr>
              <w:t xml:space="preserve">two important levers you can pull to </w:t>
            </w:r>
            <w:r w:rsidR="00FC11D0">
              <w:rPr>
                <w:rFonts w:eastAsia="Arial" w:cs="Arial" w:asciiTheme="minorHAnsi" w:hAnsiTheme="minorHAnsi"/>
              </w:rPr>
              <w:t xml:space="preserve">supercharge your RAG pipeline in OpenSearch: </w:t>
            </w:r>
            <w:r w:rsidRPr="00EF4CD6" w:rsidR="00DE025A">
              <w:rPr>
                <w:rFonts w:eastAsia="Arial" w:cs="Arial" w:asciiTheme="minorHAnsi" w:hAnsiTheme="minorHAnsi"/>
              </w:rPr>
              <w:t>making retrieval faster</w:t>
            </w:r>
            <w:r w:rsidR="00FC11D0">
              <w:rPr>
                <w:rFonts w:eastAsia="Arial" w:cs="Arial" w:asciiTheme="minorHAnsi" w:hAnsiTheme="minorHAnsi"/>
              </w:rPr>
              <w:t xml:space="preserve"> </w:t>
            </w:r>
            <w:r w:rsidRPr="00EF4CD6" w:rsidR="00DE025A">
              <w:rPr>
                <w:rFonts w:eastAsia="Arial" w:cs="Arial" w:asciiTheme="minorHAnsi" w:hAnsiTheme="minorHAnsi"/>
              </w:rPr>
              <w:t xml:space="preserve">and making it more accurate. </w:t>
            </w:r>
          </w:p>
          <w:p w:rsidR="00FC11D0" w:rsidP="00B15130" w:rsidRDefault="00FC11D0" w14:paraId="08BF0051" w14:textId="77777777">
            <w:pPr>
              <w:spacing w:before="60" w:after="60"/>
              <w:rPr>
                <w:rFonts w:eastAsia="Arial" w:cs="Arial" w:asciiTheme="minorHAnsi" w:hAnsiTheme="minorHAnsi"/>
              </w:rPr>
            </w:pPr>
          </w:p>
          <w:p w:rsidRPr="0041665E" w:rsidR="00DE025A" w:rsidP="00D91A7E" w:rsidRDefault="00F24110" w14:paraId="65AD1D4D" w14:textId="6F1FAE9C">
            <w:pPr>
              <w:spacing w:before="60" w:after="60"/>
              <w:rPr>
                <w:rFonts w:ascii="Aptos" w:hAnsi="Aptos" w:eastAsia="Aptos" w:cs="Aptos"/>
              </w:rPr>
            </w:pPr>
            <w:r>
              <w:rPr>
                <w:rFonts w:eastAsia="Arial" w:cs="Arial" w:asciiTheme="minorHAnsi" w:hAnsiTheme="minorHAnsi"/>
              </w:rPr>
              <w:t xml:space="preserve">We’ll walk through a real-world bookstore example to see what each optimization looks like in practice. </w:t>
            </w:r>
            <w:r w:rsidRPr="00EF4CD6" w:rsidDel="00F24110" w:rsidR="00DE025A">
              <w:rPr>
                <w:rFonts w:eastAsia="Arial" w:cs="Arial" w:asciiTheme="minorHAnsi" w:hAnsiTheme="minorHAnsi"/>
              </w:rPr>
              <w:t xml:space="preserve">By the end of this lesson </w:t>
            </w:r>
            <w:r w:rsidRPr="00EF4CD6" w:rsidR="00DE025A">
              <w:rPr>
                <w:rFonts w:eastAsia="Arial" w:cs="Arial" w:asciiTheme="minorHAnsi" w:hAnsiTheme="minorHAnsi"/>
              </w:rPr>
              <w:t xml:space="preserve">you'll understand which </w:t>
            </w:r>
            <w:r w:rsidR="00E5367E">
              <w:rPr>
                <w:rFonts w:eastAsia="Arial" w:cs="Arial" w:asciiTheme="minorHAnsi" w:hAnsiTheme="minorHAnsi"/>
              </w:rPr>
              <w:t>techniques</w:t>
            </w:r>
            <w:r w:rsidRPr="00EF4CD6" w:rsidR="00B15130">
              <w:rPr>
                <w:rFonts w:eastAsia="Arial" w:cs="Arial" w:asciiTheme="minorHAnsi" w:hAnsiTheme="minorHAnsi"/>
              </w:rPr>
              <w:t xml:space="preserve"> </w:t>
            </w:r>
            <w:r w:rsidRPr="00EF4CD6" w:rsidR="00DE025A">
              <w:rPr>
                <w:rFonts w:eastAsia="Arial" w:cs="Arial" w:asciiTheme="minorHAnsi" w:hAnsiTheme="minorHAnsi"/>
              </w:rPr>
              <w:t>to reach for first</w:t>
            </w:r>
            <w:r w:rsidR="00E5367E">
              <w:rPr>
                <w:rFonts w:eastAsia="Arial" w:cs="Arial" w:asciiTheme="minorHAnsi" w:hAnsiTheme="minorHAnsi"/>
              </w:rPr>
              <w:t xml:space="preserve"> and why they deliver such a powerful impact. Let’s get started. </w:t>
            </w:r>
          </w:p>
        </w:tc>
        <w:tc>
          <w:tcPr>
            <w:tcW w:w="2970" w:type="dxa"/>
            <w:tcMar>
              <w:left w:w="105" w:type="dxa"/>
              <w:right w:w="105" w:type="dxa"/>
            </w:tcMar>
          </w:tcPr>
          <w:p w:rsidRPr="00F3743C" w:rsidR="00DE025A" w:rsidRDefault="00DE025A" w14:paraId="3D49F055" w14:textId="5D051497">
            <w:pPr>
              <w:rPr>
                <w:rFonts w:ascii="Aptos" w:hAnsi="Aptos" w:eastAsia="Aptos" w:cs="Aptos"/>
              </w:rPr>
            </w:pPr>
            <w:r>
              <w:rPr>
                <w:rFonts w:ascii="Aptos" w:hAnsi="Aptos" w:eastAsia="Aptos" w:cs="Aptos"/>
                <w:noProof/>
                <w14:ligatures w14:val="standardContextual"/>
              </w:rPr>
              <w:drawing>
                <wp:inline distT="0" distB="0" distL="0" distR="0" wp14:anchorId="26F3DF71" wp14:editId="74CFABD1">
                  <wp:extent cx="1863834" cy="304800"/>
                  <wp:effectExtent l="0" t="0" r="3175" b="0"/>
                  <wp:docPr id="157264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6688" name="Picture 15726466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2369" cy="309466"/>
                          </a:xfrm>
                          <a:prstGeom prst="rect">
                            <a:avLst/>
                          </a:prstGeom>
                        </pic:spPr>
                      </pic:pic>
                    </a:graphicData>
                  </a:graphic>
                </wp:inline>
              </w:drawing>
            </w:r>
          </w:p>
        </w:tc>
      </w:tr>
      <w:tr w:rsidR="00DE025A" w:rsidTr="00EF4CD6" w14:paraId="3D7C8C7D" w14:textId="77777777">
        <w:trPr>
          <w:trHeight w:val="196"/>
        </w:trPr>
        <w:tc>
          <w:tcPr>
            <w:tcW w:w="1653" w:type="dxa"/>
          </w:tcPr>
          <w:p w:rsidRPr="00F3743C" w:rsidR="00DE025A" w:rsidRDefault="0084487E" w14:paraId="50A7EF6E" w14:textId="3B70C68F">
            <w:pPr>
              <w:rPr>
                <w:rFonts w:ascii="Aptos" w:hAnsi="Aptos" w:eastAsia="Aptos" w:cs="Aptos"/>
              </w:rPr>
            </w:pPr>
            <w:r>
              <w:rPr>
                <w:rFonts w:ascii="Aptos" w:hAnsi="Aptos" w:eastAsia="Aptos" w:cs="Aptos"/>
              </w:rPr>
              <w:t>Performance vs Accuracy</w:t>
            </w:r>
          </w:p>
        </w:tc>
        <w:tc>
          <w:tcPr>
            <w:tcW w:w="4729" w:type="dxa"/>
            <w:tcMar>
              <w:left w:w="105" w:type="dxa"/>
              <w:right w:w="105" w:type="dxa"/>
            </w:tcMar>
          </w:tcPr>
          <w:p w:rsidRPr="00497795" w:rsidR="00EF4CD6" w:rsidP="00B15130" w:rsidRDefault="00DE025A" w14:paraId="62FE4E44" w14:textId="2D9E1068">
            <w:pPr>
              <w:spacing w:before="60" w:after="60"/>
              <w:rPr>
                <w:rFonts w:eastAsia="Arial" w:cs="Arial" w:asciiTheme="minorHAnsi" w:hAnsiTheme="minorHAnsi"/>
              </w:rPr>
            </w:pPr>
            <w:r w:rsidRPr="00EF4CD6">
              <w:rPr>
                <w:rFonts w:eastAsia="Arial" w:cs="Arial" w:asciiTheme="minorHAnsi" w:hAnsiTheme="minorHAnsi"/>
              </w:rPr>
              <w:t>Quick framing, in case it's been a while: a RAG pipeline can use OpenSearch as its knowledge store. When a user submits a query like, 'recommend a mystery novel under twenty dollars’, OpenSearch finds the most relevant book records, and those records get passed to an LLM as context. The LLM then generates an answer that's grounded in your actual data, not just what it was trained on.</w:t>
            </w:r>
          </w:p>
          <w:p w:rsidRPr="00497795" w:rsidR="007E7D2A" w:rsidP="007E7D2A" w:rsidRDefault="007E7D2A" w14:paraId="79081C3A" w14:textId="77777777">
            <w:pPr>
              <w:pStyle w:val="text-md"/>
              <w:rPr>
                <w:rFonts w:asciiTheme="minorHAnsi" w:hAnsiTheme="minorHAnsi"/>
                <w:color w:val="000000"/>
              </w:rPr>
            </w:pPr>
            <w:r w:rsidRPr="00497795">
              <w:rPr>
                <w:rFonts w:asciiTheme="minorHAnsi" w:hAnsiTheme="minorHAnsi"/>
                <w:color w:val="000000"/>
              </w:rPr>
              <w:t>OpenSearch plays three key roles in a RAG pipeline: it ingests and stores your documents, it stores vectors for semantic search, and it retrieves the best-matching content to feed the language model. Each of these is a fantastic opportunity for optimization.</w:t>
            </w:r>
          </w:p>
          <w:p w:rsidRPr="00497795" w:rsidR="007E7D2A" w:rsidP="007E7D2A" w:rsidRDefault="007E7D2A" w14:paraId="27C7311B" w14:textId="77777777">
            <w:pPr>
              <w:pStyle w:val="text-md"/>
              <w:rPr>
                <w:rFonts w:asciiTheme="minorHAnsi" w:hAnsiTheme="minorHAnsi"/>
                <w:color w:val="000000"/>
              </w:rPr>
            </w:pPr>
            <w:r w:rsidRPr="00497795">
              <w:rPr>
                <w:rFonts w:asciiTheme="minorHAnsi" w:hAnsiTheme="minorHAnsi"/>
                <w:color w:val="000000"/>
              </w:rPr>
              <w:t>The core challenge is balancing performance and accuracy. Faster searches can sometimes mean less precise results, while more precise results can mean slower searches. The goal isn't to pick one over the other, but to understand the trade-off and tune it perfectly for your use case. Ready to see how it's done?</w:t>
            </w:r>
          </w:p>
          <w:p w:rsidRPr="00EF4CD6" w:rsidR="00DE025A" w:rsidRDefault="00DE025A" w14:paraId="7362683D" w14:textId="31928C90">
            <w:pPr>
              <w:rPr>
                <w:rFonts w:ascii="Aptos" w:hAnsi="Aptos" w:eastAsia="Aptos" w:cs="Aptos"/>
                <w:i/>
              </w:rPr>
            </w:pPr>
          </w:p>
        </w:tc>
        <w:tc>
          <w:tcPr>
            <w:tcW w:w="2970" w:type="dxa"/>
            <w:tcMar>
              <w:left w:w="105" w:type="dxa"/>
              <w:right w:w="105" w:type="dxa"/>
            </w:tcMar>
          </w:tcPr>
          <w:p w:rsidR="00DE025A" w:rsidP="00B15130" w:rsidRDefault="00DE025A" w14:paraId="16F66788" w14:textId="77777777">
            <w:pPr>
              <w:spacing w:before="40" w:after="40"/>
            </w:pPr>
            <w:r>
              <w:rPr>
                <w:rFonts w:ascii="Arial" w:hAnsi="Arial" w:eastAsia="Arial" w:cs="Arial"/>
                <w:i/>
                <w:iCs/>
                <w:color w:val="444444"/>
                <w:sz w:val="18"/>
                <w:szCs w:val="18"/>
              </w:rPr>
              <w:t>Three-column diagram: Ingest / Store / Retrieve — each with a bookstore icon</w:t>
            </w:r>
          </w:p>
          <w:p w:rsidR="00DE025A" w:rsidP="00972B4C" w:rsidRDefault="00DE025A" w14:paraId="2145F368" w14:textId="05EE88BA">
            <w:pPr>
              <w:tabs>
                <w:tab w:val="left" w:pos="1975"/>
              </w:tabs>
              <w:rPr>
                <w:rFonts w:ascii="Aptos" w:hAnsi="Aptos" w:eastAsia="Aptos" w:cs="Aptos"/>
              </w:rPr>
            </w:pPr>
            <w:r>
              <w:rPr>
                <w:rFonts w:ascii="Arial" w:hAnsi="Arial" w:eastAsia="Arial" w:cs="Arial"/>
                <w:i/>
                <w:iCs/>
                <w:color w:val="444444"/>
                <w:sz w:val="18"/>
                <w:szCs w:val="18"/>
              </w:rPr>
              <w:t>Performance vs. Accuracy dial/spectrum graphic</w:t>
            </w:r>
          </w:p>
        </w:tc>
      </w:tr>
      <w:tr w:rsidR="00DE025A" w:rsidTr="00EF4CD6" w14:paraId="1B491062" w14:textId="77777777">
        <w:trPr>
          <w:trHeight w:val="196"/>
        </w:trPr>
        <w:tc>
          <w:tcPr>
            <w:tcW w:w="1653" w:type="dxa"/>
          </w:tcPr>
          <w:p w:rsidR="00DE025A" w:rsidRDefault="00DE025A" w14:paraId="7B02CA02" w14:textId="3A939E6B">
            <w:pPr>
              <w:rPr>
                <w:rFonts w:ascii="Aptos" w:hAnsi="Aptos" w:eastAsia="Aptos" w:cs="Aptos"/>
              </w:rPr>
            </w:pPr>
            <w:r>
              <w:rPr>
                <w:rFonts w:ascii="Aptos" w:hAnsi="Aptos" w:eastAsia="Aptos" w:cs="Aptos"/>
              </w:rPr>
              <w:t>Optimization: Performance</w:t>
            </w:r>
          </w:p>
        </w:tc>
        <w:tc>
          <w:tcPr>
            <w:tcW w:w="4729" w:type="dxa"/>
            <w:tcMar>
              <w:left w:w="105" w:type="dxa"/>
              <w:right w:w="105" w:type="dxa"/>
            </w:tcMar>
          </w:tcPr>
          <w:p w:rsidR="00554C44" w:rsidP="00AB414C" w:rsidRDefault="00DE025A" w14:paraId="35BE21D0" w14:textId="351081D0">
            <w:pPr>
              <w:rPr>
                <w:rFonts w:ascii="Aptos" w:hAnsi="Aptos" w:eastAsia="Aptos" w:cs="Aptos"/>
              </w:rPr>
            </w:pPr>
            <w:r>
              <w:rPr>
                <w:rFonts w:ascii="Aptos" w:hAnsi="Aptos" w:eastAsia="Aptos" w:cs="Aptos"/>
              </w:rPr>
              <w:t xml:space="preserve">Let’s start with </w:t>
            </w:r>
            <w:r w:rsidR="0021218E">
              <w:rPr>
                <w:rFonts w:ascii="Aptos" w:hAnsi="Aptos" w:eastAsia="Aptos" w:cs="Aptos"/>
              </w:rPr>
              <w:t>speed</w:t>
            </w:r>
            <w:r>
              <w:rPr>
                <w:rFonts w:ascii="Aptos" w:hAnsi="Aptos" w:eastAsia="Aptos" w:cs="Aptos"/>
              </w:rPr>
              <w:t xml:space="preserve">. One of the biggest bottlenecks in most RAG pipelines is retrieval latency, or how long it takes OpenSearch to find the right documents. </w:t>
            </w:r>
          </w:p>
          <w:p w:rsidR="00554C44" w:rsidP="00AB414C" w:rsidRDefault="00554C44" w14:paraId="2BADCCF6" w14:textId="77777777">
            <w:pPr>
              <w:rPr>
                <w:rFonts w:ascii="Aptos" w:hAnsi="Aptos" w:eastAsia="Aptos" w:cs="Aptos"/>
              </w:rPr>
            </w:pPr>
          </w:p>
          <w:p w:rsidRPr="00D91A7E" w:rsidR="00DE025A" w:rsidP="00AB414C" w:rsidRDefault="0021218E" w14:paraId="41803F24" w14:textId="196FCB3F">
            <w:pPr>
              <w:rPr>
                <w:rFonts w:eastAsia="Aptos" w:cs="Aptos" w:asciiTheme="minorHAnsi" w:hAnsiTheme="minorHAnsi"/>
              </w:rPr>
            </w:pPr>
            <w:r w:rsidRPr="00D91A7E">
              <w:rPr>
                <w:rFonts w:asciiTheme="minorHAnsi" w:hAnsiTheme="minorHAnsi"/>
                <w:color w:val="000000"/>
              </w:rPr>
              <w:t>Three areas will give you the most significant performance gains: algorithm selection, result set size, and caching.</w:t>
            </w:r>
          </w:p>
        </w:tc>
        <w:tc>
          <w:tcPr>
            <w:tcW w:w="2970" w:type="dxa"/>
            <w:tcMar>
              <w:left w:w="105" w:type="dxa"/>
              <w:right w:w="105" w:type="dxa"/>
            </w:tcMar>
          </w:tcPr>
          <w:p w:rsidR="00DE025A" w:rsidRDefault="00DE025A" w14:paraId="70031E8B" w14:textId="18E1E9C0">
            <w:pPr>
              <w:rPr>
                <w:rFonts w:ascii="Aptos" w:hAnsi="Aptos" w:eastAsia="Aptos" w:cs="Aptos"/>
              </w:rPr>
            </w:pPr>
          </w:p>
        </w:tc>
      </w:tr>
      <w:tr w:rsidR="00DE025A" w:rsidTr="00EF4CD6" w14:paraId="24DED01A" w14:textId="77777777">
        <w:trPr>
          <w:trHeight w:val="196"/>
        </w:trPr>
        <w:tc>
          <w:tcPr>
            <w:tcW w:w="1653" w:type="dxa"/>
          </w:tcPr>
          <w:p w:rsidRPr="00F3743C" w:rsidR="00DE025A" w:rsidRDefault="00DE025A" w14:paraId="4DFE11F8" w14:textId="4BFFB78B">
            <w:pPr>
              <w:rPr>
                <w:rFonts w:ascii="Aptos" w:hAnsi="Aptos" w:eastAsia="Aptos" w:cs="Aptos"/>
              </w:rPr>
            </w:pPr>
            <w:r>
              <w:rPr>
                <w:rFonts w:ascii="Aptos" w:hAnsi="Aptos" w:eastAsia="Aptos" w:cs="Aptos"/>
              </w:rPr>
              <w:t>k-NN Algorithm Selection</w:t>
            </w:r>
          </w:p>
        </w:tc>
        <w:tc>
          <w:tcPr>
            <w:tcW w:w="4729" w:type="dxa"/>
            <w:tcMar>
              <w:left w:w="105" w:type="dxa"/>
              <w:right w:w="105" w:type="dxa"/>
            </w:tcMar>
          </w:tcPr>
          <w:p w:rsidRPr="00EA0ED4" w:rsidR="00DE025A" w:rsidP="00B15130" w:rsidRDefault="00787BD7" w14:paraId="7353CDB3" w14:textId="3E2C69D7">
            <w:pPr>
              <w:spacing w:before="60" w:after="60"/>
              <w:rPr>
                <w:rFonts w:eastAsia="Arial" w:cs="Arial" w:asciiTheme="minorHAnsi" w:hAnsiTheme="minorHAnsi"/>
              </w:rPr>
            </w:pPr>
            <w:r>
              <w:rPr>
                <w:rFonts w:eastAsia="Arial" w:cs="Arial" w:asciiTheme="minorHAnsi" w:hAnsiTheme="minorHAnsi"/>
              </w:rPr>
              <w:t>Your first big decision is</w:t>
            </w:r>
            <w:r w:rsidRPr="00EA0ED4" w:rsidR="00DE025A">
              <w:rPr>
                <w:rFonts w:eastAsia="Arial" w:cs="Arial" w:asciiTheme="minorHAnsi" w:hAnsiTheme="minorHAnsi"/>
              </w:rPr>
              <w:t xml:space="preserve"> algorithm selection. When you</w:t>
            </w:r>
            <w:r w:rsidRPr="00EA0ED4" w:rsidDel="00787BD7" w:rsidR="00DE025A">
              <w:rPr>
                <w:rFonts w:eastAsia="Arial" w:cs="Arial" w:asciiTheme="minorHAnsi" w:hAnsiTheme="minorHAnsi"/>
              </w:rPr>
              <w:t xml:space="preserve"> </w:t>
            </w:r>
            <w:r>
              <w:rPr>
                <w:rFonts w:eastAsia="Arial" w:cs="Arial" w:asciiTheme="minorHAnsi" w:hAnsiTheme="minorHAnsi"/>
              </w:rPr>
              <w:t>set up</w:t>
            </w:r>
            <w:r w:rsidRPr="00EA0ED4">
              <w:rPr>
                <w:rFonts w:eastAsia="Arial" w:cs="Arial" w:asciiTheme="minorHAnsi" w:hAnsiTheme="minorHAnsi"/>
              </w:rPr>
              <w:t xml:space="preserve"> </w:t>
            </w:r>
            <w:r w:rsidRPr="00EA0ED4" w:rsidR="00DE025A">
              <w:rPr>
                <w:rFonts w:eastAsia="Arial" w:cs="Arial" w:asciiTheme="minorHAnsi" w:hAnsiTheme="minorHAnsi"/>
              </w:rPr>
              <w:t>a vector field in OpenSearch you're actually choosing two things: the engine</w:t>
            </w:r>
            <w:r>
              <w:rPr>
                <w:rFonts w:eastAsia="Arial" w:cs="Arial" w:asciiTheme="minorHAnsi" w:hAnsiTheme="minorHAnsi"/>
              </w:rPr>
              <w:t xml:space="preserve"> (Faiss or Lucine)</w:t>
            </w:r>
            <w:r w:rsidR="006E016B">
              <w:rPr>
                <w:rFonts w:eastAsia="Arial" w:cs="Arial" w:asciiTheme="minorHAnsi" w:hAnsiTheme="minorHAnsi"/>
              </w:rPr>
              <w:t xml:space="preserve"> </w:t>
            </w:r>
            <w:r w:rsidRPr="00EA0ED4" w:rsidR="00DE025A">
              <w:rPr>
                <w:rFonts w:eastAsia="Arial" w:cs="Arial" w:asciiTheme="minorHAnsi" w:hAnsiTheme="minorHAnsi"/>
              </w:rPr>
              <w:t xml:space="preserve">and the search method. </w:t>
            </w:r>
          </w:p>
          <w:p w:rsidRPr="00EA0ED4" w:rsidR="00DE025A" w:rsidP="00B15130" w:rsidRDefault="00DE025A" w14:paraId="71073620" w14:textId="77777777">
            <w:pPr>
              <w:spacing w:before="60" w:after="60"/>
              <w:rPr>
                <w:rFonts w:asciiTheme="minorHAnsi" w:hAnsiTheme="minorHAnsi"/>
              </w:rPr>
            </w:pPr>
          </w:p>
          <w:p w:rsidRPr="00EA0ED4" w:rsidR="00DE025A" w:rsidP="00B15130" w:rsidRDefault="006E016B" w14:paraId="3CB44B42" w14:textId="54CF11AB">
            <w:pPr>
              <w:spacing w:before="60" w:after="60"/>
              <w:rPr>
                <w:rFonts w:eastAsia="Arial" w:cs="Arial" w:asciiTheme="minorHAnsi" w:hAnsiTheme="minorHAnsi"/>
              </w:rPr>
            </w:pPr>
            <w:r>
              <w:rPr>
                <w:rFonts w:eastAsia="Arial" w:cs="Arial" w:asciiTheme="minorHAnsi" w:hAnsiTheme="minorHAnsi"/>
              </w:rPr>
              <w:t xml:space="preserve">For production RAG workloads, </w:t>
            </w:r>
            <w:r w:rsidRPr="00EA0ED4" w:rsidR="00DE025A">
              <w:rPr>
                <w:rFonts w:eastAsia="Arial" w:cs="Arial" w:asciiTheme="minorHAnsi" w:hAnsiTheme="minorHAnsi"/>
              </w:rPr>
              <w:t>Faiss is your go-to</w:t>
            </w:r>
            <w:r w:rsidRPr="00EA0ED4" w:rsidR="00B15130">
              <w:rPr>
                <w:rFonts w:eastAsia="Arial" w:cs="Arial" w:asciiTheme="minorHAnsi" w:hAnsiTheme="minorHAnsi"/>
              </w:rPr>
              <w:t>.</w:t>
            </w:r>
            <w:r w:rsidRPr="00EA0ED4" w:rsidR="00DE025A">
              <w:rPr>
                <w:rFonts w:eastAsia="Arial" w:cs="Arial" w:asciiTheme="minorHAnsi" w:hAnsiTheme="minorHAnsi"/>
              </w:rPr>
              <w:t xml:space="preserve"> It supports HNSW (Hierarchical Navigable Small World) which gives you very fast approximate nearest-neighbor search. It also supports IVF, which uses </w:t>
            </w:r>
            <w:r w:rsidR="00AC2C8E">
              <w:rPr>
                <w:rFonts w:eastAsia="Arial" w:cs="Arial" w:asciiTheme="minorHAnsi" w:hAnsiTheme="minorHAnsi"/>
              </w:rPr>
              <w:t>less m</w:t>
            </w:r>
            <w:r w:rsidR="008A16C2">
              <w:rPr>
                <w:rFonts w:eastAsia="Arial" w:cs="Arial" w:asciiTheme="minorHAnsi" w:hAnsiTheme="minorHAnsi"/>
              </w:rPr>
              <w:t>e</w:t>
            </w:r>
            <w:r w:rsidR="00AC2C8E">
              <w:rPr>
                <w:rFonts w:eastAsia="Arial" w:cs="Arial" w:asciiTheme="minorHAnsi" w:hAnsiTheme="minorHAnsi"/>
              </w:rPr>
              <w:t xml:space="preserve">mory but requires a training step, making it ideal for large, static datasets. </w:t>
            </w:r>
          </w:p>
          <w:p w:rsidRPr="00D91A7E" w:rsidR="00DE025A" w:rsidP="00B15130" w:rsidRDefault="00DE025A" w14:paraId="6BB7F086" w14:textId="77777777">
            <w:pPr>
              <w:spacing w:before="60" w:after="60"/>
              <w:rPr>
                <w:rFonts w:asciiTheme="minorHAnsi" w:hAnsiTheme="minorHAnsi"/>
              </w:rPr>
            </w:pPr>
          </w:p>
          <w:p w:rsidRPr="00D91A7E" w:rsidR="00DE025A" w:rsidP="00D91A7E" w:rsidRDefault="00BC6E05" w14:paraId="65BF3F0A" w14:textId="30248754">
            <w:pPr>
              <w:spacing w:before="60" w:after="60"/>
              <w:rPr>
                <w:rFonts w:eastAsia="Aptos" w:cs="Aptos" w:asciiTheme="minorHAnsi" w:hAnsiTheme="minorHAnsi"/>
              </w:rPr>
            </w:pPr>
            <w:r w:rsidRPr="00D91A7E">
              <w:rPr>
                <w:rFonts w:eastAsia="Arial" w:cs="Arial" w:asciiTheme="minorHAnsi" w:hAnsiTheme="minorHAnsi"/>
              </w:rPr>
              <w:t>Imagine deploying a mapping like this for our bookstore</w:t>
            </w:r>
            <w:r w:rsidRPr="00D91A7E" w:rsidR="0022053F">
              <w:rPr>
                <w:rFonts w:eastAsia="Arial" w:cs="Arial" w:asciiTheme="minorHAnsi" w:hAnsiTheme="minorHAnsi"/>
              </w:rPr>
              <w:t xml:space="preserve">, using Faiss </w:t>
            </w:r>
            <w:r w:rsidRPr="00D91A7E" w:rsidR="00DD1E8C">
              <w:rPr>
                <w:rFonts w:eastAsia="Arial" w:cs="Arial" w:asciiTheme="minorHAnsi" w:hAnsiTheme="minorHAnsi"/>
              </w:rPr>
              <w:t xml:space="preserve">with </w:t>
            </w:r>
            <w:r w:rsidRPr="00D91A7E" w:rsidR="00DE025A">
              <w:rPr>
                <w:rFonts w:eastAsia="Arial" w:cs="Arial" w:asciiTheme="minorHAnsi" w:hAnsiTheme="minorHAnsi"/>
              </w:rPr>
              <w:t>Lucene's HNS</w:t>
            </w:r>
            <w:r w:rsidRPr="00D91A7E" w:rsidR="00DD1E8C">
              <w:rPr>
                <w:rFonts w:eastAsia="Arial" w:cs="Arial" w:asciiTheme="minorHAnsi" w:hAnsiTheme="minorHAnsi"/>
              </w:rPr>
              <w:t xml:space="preserve">W. </w:t>
            </w:r>
            <w:r w:rsidRPr="00D91A7E" w:rsidR="00B15130">
              <w:rPr>
                <w:rFonts w:eastAsia="Arial" w:cs="Arial" w:asciiTheme="minorHAnsi" w:hAnsiTheme="minorHAnsi"/>
                <w:color w:val="111111"/>
              </w:rPr>
              <w:t>Th</w:t>
            </w:r>
            <w:r w:rsidRPr="00D91A7E" w:rsidR="00DE025A">
              <w:rPr>
                <w:rFonts w:eastAsia="Arial" w:cs="Arial" w:asciiTheme="minorHAnsi" w:hAnsiTheme="minorHAnsi"/>
                <w:color w:val="111111"/>
              </w:rPr>
              <w:t xml:space="preserve"> 'm' parameter controls the graph connectivity</w:t>
            </w:r>
            <w:r w:rsidR="00955F40">
              <w:rPr>
                <w:rFonts w:eastAsia="Arial" w:cs="Arial" w:asciiTheme="minorHAnsi" w:hAnsiTheme="minorHAnsi"/>
                <w:color w:val="111111"/>
              </w:rPr>
              <w:t xml:space="preserve"> and h</w:t>
            </w:r>
            <w:r w:rsidRPr="00D91A7E" w:rsidR="00B15130">
              <w:rPr>
                <w:rFonts w:eastAsia="Arial" w:cs="Arial" w:asciiTheme="minorHAnsi" w:hAnsiTheme="minorHAnsi"/>
                <w:color w:val="111111"/>
              </w:rPr>
              <w:t>igher</w:t>
            </w:r>
            <w:r w:rsidRPr="00D91A7E" w:rsidR="00DE025A">
              <w:rPr>
                <w:rFonts w:eastAsia="Arial" w:cs="Arial" w:asciiTheme="minorHAnsi" w:hAnsiTheme="minorHAnsi"/>
                <w:color w:val="111111"/>
              </w:rPr>
              <w:t xml:space="preserve"> values mean better recall but more memory. 'ef_construction' controls how carefully the graph is built during indexing. Start with m=16, ef_construction=128 for a good balance. You can tune from there based on your recall benchmarks.</w:t>
            </w:r>
          </w:p>
        </w:tc>
        <w:tc>
          <w:tcPr>
            <w:tcW w:w="2970" w:type="dxa"/>
            <w:tcMar>
              <w:left w:w="105" w:type="dxa"/>
              <w:right w:w="105" w:type="dxa"/>
            </w:tcMar>
          </w:tcPr>
          <w:p w:rsidR="00DE025A" w:rsidP="00B15130" w:rsidRDefault="00DE025A" w14:paraId="584B54FE" w14:textId="77777777">
            <w:pPr>
              <w:spacing w:before="40" w:after="40"/>
            </w:pPr>
            <w:r>
              <w:rPr>
                <w:rFonts w:ascii="Arial" w:hAnsi="Arial" w:eastAsia="Arial" w:cs="Arial"/>
                <w:i/>
                <w:iCs/>
                <w:color w:val="444444"/>
                <w:sz w:val="18"/>
                <w:szCs w:val="18"/>
              </w:rPr>
              <w:t>Engine comparison table: Faiss / Lucene — columns: Memory, Speed, Training required</w:t>
            </w:r>
          </w:p>
          <w:p w:rsidR="00DE025A" w:rsidP="00B15130" w:rsidRDefault="00DE025A" w14:paraId="5D088424" w14:textId="77777777">
            <w:pPr>
              <w:rPr>
                <w:rFonts w:ascii="Arial" w:hAnsi="Arial" w:eastAsia="Arial" w:cs="Arial"/>
                <w:i/>
                <w:iCs/>
                <w:color w:val="444444"/>
                <w:sz w:val="18"/>
                <w:szCs w:val="18"/>
              </w:rPr>
            </w:pPr>
            <w:r>
              <w:rPr>
                <w:rFonts w:ascii="Arial" w:hAnsi="Arial" w:eastAsia="Arial" w:cs="Arial"/>
                <w:i/>
                <w:iCs/>
                <w:color w:val="444444"/>
                <w:sz w:val="18"/>
                <w:szCs w:val="18"/>
              </w:rPr>
              <w:t>Terminal showing PUT mapping with HNSW params</w:t>
            </w:r>
          </w:p>
          <w:p w:rsidR="00DE025A" w:rsidP="00B15130" w:rsidRDefault="00DE025A" w14:paraId="2AC23A30" w14:textId="77777777">
            <w:pPr>
              <w:rPr>
                <w:rFonts w:ascii="Arial" w:hAnsi="Arial" w:eastAsia="Arial" w:cs="Arial"/>
                <w:i/>
                <w:iCs/>
                <w:color w:val="444444"/>
                <w:sz w:val="18"/>
                <w:szCs w:val="18"/>
              </w:rPr>
            </w:pPr>
          </w:p>
          <w:p w:rsidR="00DE025A" w:rsidP="00B15130" w:rsidRDefault="00DE025A" w14:paraId="783F067F" w14:textId="77777777">
            <w:pPr>
              <w:rPr>
                <w:rFonts w:ascii="Arial" w:hAnsi="Arial" w:eastAsia="Arial" w:cs="Arial"/>
                <w:i/>
                <w:iCs/>
                <w:color w:val="444444"/>
                <w:sz w:val="18"/>
                <w:szCs w:val="18"/>
              </w:rPr>
            </w:pPr>
          </w:p>
          <w:p w:rsidR="00DE025A" w:rsidP="00B15130" w:rsidRDefault="00DE025A" w14:paraId="24E925C8" w14:textId="77777777">
            <w:pPr>
              <w:rPr>
                <w:rFonts w:ascii="Arial" w:hAnsi="Arial" w:eastAsia="Arial" w:cs="Arial"/>
                <w:i/>
                <w:iCs/>
                <w:color w:val="444444"/>
                <w:sz w:val="18"/>
                <w:szCs w:val="18"/>
              </w:rPr>
            </w:pPr>
          </w:p>
          <w:p w:rsidR="00DE025A" w:rsidP="00B15130" w:rsidRDefault="00DE025A" w14:paraId="1F5B35DC" w14:textId="77777777">
            <w:pPr>
              <w:rPr>
                <w:rFonts w:ascii="Arial" w:hAnsi="Arial" w:eastAsia="Arial" w:cs="Arial"/>
                <w:i/>
                <w:iCs/>
                <w:color w:val="444444"/>
                <w:sz w:val="18"/>
                <w:szCs w:val="18"/>
              </w:rPr>
            </w:pPr>
          </w:p>
          <w:p w:rsidR="00DE025A" w:rsidP="00B15130" w:rsidRDefault="00DE025A" w14:paraId="092E0859" w14:textId="77777777">
            <w:pPr>
              <w:rPr>
                <w:rFonts w:ascii="Arial" w:hAnsi="Arial" w:eastAsia="Arial" w:cs="Arial"/>
                <w:i/>
                <w:iCs/>
                <w:color w:val="444444"/>
                <w:sz w:val="18"/>
                <w:szCs w:val="18"/>
              </w:rPr>
            </w:pPr>
          </w:p>
          <w:p w:rsidR="00DE025A" w:rsidP="00B15130" w:rsidRDefault="00DE025A" w14:paraId="4603067D" w14:textId="77777777">
            <w:pPr>
              <w:rPr>
                <w:rFonts w:ascii="Arial" w:hAnsi="Arial" w:eastAsia="Arial" w:cs="Arial"/>
                <w:i/>
                <w:iCs/>
                <w:color w:val="444444"/>
                <w:sz w:val="18"/>
                <w:szCs w:val="18"/>
              </w:rPr>
            </w:pPr>
          </w:p>
          <w:p w:rsidR="00DE025A" w:rsidP="00B15130" w:rsidRDefault="00DE025A" w14:paraId="7D1CC02C" w14:textId="77777777">
            <w:pPr>
              <w:rPr>
                <w:rFonts w:ascii="Arial" w:hAnsi="Arial" w:eastAsia="Arial" w:cs="Arial"/>
                <w:i/>
                <w:iCs/>
                <w:color w:val="444444"/>
                <w:sz w:val="18"/>
                <w:szCs w:val="18"/>
              </w:rPr>
            </w:pPr>
          </w:p>
          <w:p w:rsidR="00DE025A" w:rsidP="00B15130" w:rsidRDefault="00DE025A" w14:paraId="53056539" w14:textId="77777777">
            <w:pPr>
              <w:rPr>
                <w:rFonts w:ascii="Arial" w:hAnsi="Arial" w:eastAsia="Arial" w:cs="Arial"/>
                <w:i/>
                <w:iCs/>
                <w:color w:val="444444"/>
                <w:sz w:val="18"/>
                <w:szCs w:val="18"/>
              </w:rPr>
            </w:pPr>
          </w:p>
          <w:p w:rsidR="00DE025A" w:rsidP="00B15130" w:rsidRDefault="00DE025A" w14:paraId="110924AF" w14:textId="77777777">
            <w:pPr>
              <w:rPr>
                <w:rFonts w:ascii="Arial" w:hAnsi="Arial" w:eastAsia="Arial" w:cs="Arial"/>
                <w:i/>
                <w:iCs/>
                <w:color w:val="444444"/>
                <w:sz w:val="18"/>
                <w:szCs w:val="18"/>
              </w:rPr>
            </w:pPr>
          </w:p>
          <w:p w:rsidR="00DE025A" w:rsidP="00B15130" w:rsidRDefault="00DE025A" w14:paraId="26D11369" w14:textId="77777777">
            <w:pPr>
              <w:rPr>
                <w:rFonts w:ascii="Arial" w:hAnsi="Arial" w:eastAsia="Arial" w:cs="Arial"/>
                <w:i/>
                <w:iCs/>
                <w:color w:val="444444"/>
                <w:sz w:val="18"/>
                <w:szCs w:val="18"/>
              </w:rPr>
            </w:pPr>
          </w:p>
          <w:p w:rsidR="00DE025A" w:rsidP="00B15130" w:rsidRDefault="00DE025A" w14:paraId="3DE261B6" w14:textId="77777777">
            <w:pPr>
              <w:rPr>
                <w:rFonts w:ascii="Arial" w:hAnsi="Arial" w:eastAsia="Arial" w:cs="Arial"/>
                <w:i/>
                <w:iCs/>
                <w:color w:val="444444"/>
                <w:sz w:val="18"/>
                <w:szCs w:val="18"/>
              </w:rPr>
            </w:pPr>
          </w:p>
          <w:p w:rsidR="00E6084B" w:rsidP="00B15130" w:rsidRDefault="00E6084B" w14:paraId="10695945" w14:textId="77777777">
            <w:pPr>
              <w:rPr>
                <w:rFonts w:ascii="Arial" w:hAnsi="Arial" w:eastAsia="Arial" w:cs="Arial"/>
                <w:i/>
                <w:iCs/>
                <w:color w:val="444444"/>
                <w:sz w:val="18"/>
                <w:szCs w:val="18"/>
              </w:rPr>
            </w:pPr>
          </w:p>
          <w:p w:rsidR="00E6084B" w:rsidP="00B15130" w:rsidRDefault="00E6084B" w14:paraId="3CF6FC12" w14:textId="77777777">
            <w:pPr>
              <w:rPr>
                <w:rFonts w:ascii="Arial" w:hAnsi="Arial" w:eastAsia="Arial" w:cs="Arial"/>
                <w:i/>
                <w:iCs/>
                <w:color w:val="444444"/>
                <w:sz w:val="18"/>
                <w:szCs w:val="18"/>
              </w:rPr>
            </w:pPr>
          </w:p>
          <w:p w:rsidR="00E6084B" w:rsidP="00B15130" w:rsidRDefault="00E6084B" w14:paraId="27238984" w14:textId="77777777">
            <w:pPr>
              <w:rPr>
                <w:rFonts w:ascii="Arial" w:hAnsi="Arial" w:eastAsia="Arial" w:cs="Arial"/>
                <w:i/>
                <w:iCs/>
                <w:color w:val="444444"/>
                <w:sz w:val="18"/>
                <w:szCs w:val="18"/>
              </w:rPr>
            </w:pPr>
          </w:p>
          <w:p w:rsidR="00E6084B" w:rsidP="00B15130" w:rsidRDefault="00E6084B" w14:paraId="2ADB9561" w14:textId="77777777">
            <w:pPr>
              <w:rPr>
                <w:rFonts w:ascii="Arial" w:hAnsi="Arial" w:eastAsia="Arial" w:cs="Arial"/>
                <w:i/>
                <w:iCs/>
                <w:color w:val="444444"/>
                <w:sz w:val="18"/>
                <w:szCs w:val="18"/>
              </w:rPr>
            </w:pPr>
          </w:p>
          <w:p w:rsidR="00DE025A" w:rsidP="00B15130" w:rsidRDefault="00DE025A" w14:paraId="30CB504B" w14:textId="77777777">
            <w:pPr>
              <w:rPr>
                <w:rFonts w:ascii="Arial" w:hAnsi="Arial" w:eastAsia="Arial" w:cs="Arial"/>
                <w:i/>
                <w:iCs/>
                <w:color w:val="444444"/>
                <w:sz w:val="18"/>
                <w:szCs w:val="18"/>
              </w:rPr>
            </w:pPr>
          </w:p>
          <w:p w:rsidRPr="00DD0B8C" w:rsidR="00DE025A" w:rsidP="00B15130" w:rsidRDefault="00DE025A" w14:paraId="7320BE06" w14:textId="77777777">
            <w:pPr>
              <w:rPr>
                <w:rFonts w:ascii="Aptos" w:hAnsi="Aptos" w:eastAsia="Aptos" w:cs="Aptos"/>
                <w:noProof/>
                <w14:ligatures w14:val="standardContextual"/>
              </w:rPr>
            </w:pPr>
            <w:r w:rsidRPr="00DD0B8C">
              <w:rPr>
                <w:rFonts w:ascii="Aptos" w:hAnsi="Aptos" w:eastAsia="Aptos" w:cs="Aptos"/>
                <w:noProof/>
                <w14:ligatures w14:val="standardContextual"/>
              </w:rPr>
              <w:t>PUT /bookstore-rag</w:t>
            </w:r>
          </w:p>
          <w:p w:rsidRPr="00DD0B8C" w:rsidR="00DE025A" w:rsidP="00B15130" w:rsidRDefault="00DE025A" w14:paraId="4A26D933" w14:textId="77777777">
            <w:pPr>
              <w:rPr>
                <w:rFonts w:ascii="Aptos" w:hAnsi="Aptos" w:eastAsia="Aptos" w:cs="Aptos"/>
                <w:noProof/>
                <w14:ligatures w14:val="standardContextual"/>
              </w:rPr>
            </w:pPr>
            <w:r w:rsidRPr="00DD0B8C">
              <w:rPr>
                <w:rFonts w:ascii="Aptos" w:hAnsi="Aptos" w:eastAsia="Aptos" w:cs="Aptos"/>
                <w:noProof/>
                <w14:ligatures w14:val="standardContextual"/>
              </w:rPr>
              <w:t>{</w:t>
            </w:r>
          </w:p>
          <w:p w:rsidRPr="00DD0B8C" w:rsidR="00DE025A" w:rsidP="00B15130" w:rsidRDefault="00DE025A" w14:paraId="4F675E75"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"mappings": {</w:t>
            </w:r>
          </w:p>
          <w:p w:rsidRPr="00DD0B8C" w:rsidR="00DE025A" w:rsidP="00B15130" w:rsidRDefault="00DE025A" w14:paraId="4B9F7BAE"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"properties": {</w:t>
            </w:r>
          </w:p>
          <w:p w:rsidRPr="00DD0B8C" w:rsidR="00DE025A" w:rsidP="00B15130" w:rsidRDefault="00DE025A" w14:paraId="40589F7F"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"content_embedding": {</w:t>
            </w:r>
          </w:p>
          <w:p w:rsidRPr="00DD0B8C" w:rsidR="00DE025A" w:rsidP="00B15130" w:rsidRDefault="00DE025A" w14:paraId="22EBAA73"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"type": "knn_vector",</w:t>
            </w:r>
          </w:p>
          <w:p w:rsidRPr="00DD0B8C" w:rsidR="00DE025A" w:rsidP="00B15130" w:rsidRDefault="00DE025A" w14:paraId="45F6B30D"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"dimension": 768,</w:t>
            </w:r>
          </w:p>
          <w:p w:rsidRPr="00DD0B8C" w:rsidR="00DE025A" w:rsidP="00B15130" w:rsidRDefault="00DE025A" w14:paraId="243FD92F"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"method": {</w:t>
            </w:r>
          </w:p>
          <w:p w:rsidRPr="00DD0B8C" w:rsidR="00DE025A" w:rsidP="00B15130" w:rsidRDefault="00DE025A" w14:paraId="407BA349"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"engine": "faiss",</w:t>
            </w:r>
          </w:p>
          <w:p w:rsidRPr="00DD0B8C" w:rsidR="00DE025A" w:rsidP="00B15130" w:rsidRDefault="00DE025A" w14:paraId="6233FEBC"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"name": "hnsw",</w:t>
            </w:r>
          </w:p>
          <w:p w:rsidRPr="00DD0B8C" w:rsidR="00DE025A" w:rsidP="00B15130" w:rsidRDefault="00DE025A" w14:paraId="7FC05C9E"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"parameters": {</w:t>
            </w:r>
          </w:p>
          <w:p w:rsidRPr="00DD0B8C" w:rsidR="00DE025A" w:rsidP="00B15130" w:rsidRDefault="00DE025A" w14:paraId="11AE0FF0"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"m": 16,</w:t>
            </w:r>
          </w:p>
          <w:p w:rsidRPr="00DD0B8C" w:rsidR="00DE025A" w:rsidP="00B15130" w:rsidRDefault="00DE025A" w14:paraId="5DA62B4C"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"ef_construction": 128</w:t>
            </w:r>
          </w:p>
          <w:p w:rsidRPr="00DD0B8C" w:rsidR="00DE025A" w:rsidP="00B15130" w:rsidRDefault="00DE025A" w14:paraId="4AD7FCE4"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w:t>
            </w:r>
          </w:p>
          <w:p w:rsidRPr="00DD0B8C" w:rsidR="00DE025A" w:rsidP="00B15130" w:rsidRDefault="00DE025A" w14:paraId="5B0DA173"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w:t>
            </w:r>
          </w:p>
          <w:p w:rsidRPr="00DD0B8C" w:rsidR="00DE025A" w:rsidP="00B15130" w:rsidRDefault="00DE025A" w14:paraId="34F7A4D3"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w:t>
            </w:r>
          </w:p>
          <w:p w:rsidRPr="00DD0B8C" w:rsidR="00DE025A" w:rsidP="00B15130" w:rsidRDefault="00DE025A" w14:paraId="1B7B09A6"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w:t>
            </w:r>
          </w:p>
          <w:p w:rsidRPr="00DD0B8C" w:rsidR="00DE025A" w:rsidP="00B15130" w:rsidRDefault="00DE025A" w14:paraId="5A2DD45C" w14:textId="77777777">
            <w:pPr>
              <w:rPr>
                <w:rFonts w:ascii="Aptos" w:hAnsi="Aptos" w:eastAsia="Aptos" w:cs="Aptos"/>
                <w:noProof/>
                <w14:ligatures w14:val="standardContextual"/>
              </w:rPr>
            </w:pPr>
            <w:r w:rsidRPr="00DD0B8C">
              <w:rPr>
                <w:rFonts w:ascii="Aptos" w:hAnsi="Aptos" w:eastAsia="Aptos" w:cs="Aptos"/>
                <w:noProof/>
                <w14:ligatures w14:val="standardContextual"/>
              </w:rPr>
              <w:t xml:space="preserve">  }</w:t>
            </w:r>
          </w:p>
          <w:p w:rsidR="00DE025A" w:rsidRDefault="00DE025A" w14:paraId="74E24C21" w14:textId="2B38A9F6">
            <w:pPr>
              <w:rPr>
                <w:rFonts w:ascii="Aptos" w:hAnsi="Aptos" w:eastAsia="Aptos" w:cs="Aptos"/>
              </w:rPr>
            </w:pPr>
            <w:r w:rsidRPr="00DD0B8C">
              <w:rPr>
                <w:rFonts w:ascii="Aptos" w:hAnsi="Aptos" w:eastAsia="Aptos" w:cs="Aptos"/>
                <w:noProof/>
                <w14:ligatures w14:val="standardContextual"/>
              </w:rPr>
              <w:t>}</w:t>
            </w:r>
          </w:p>
        </w:tc>
      </w:tr>
      <w:tr w:rsidR="00DE025A" w:rsidTr="00EF4CD6" w14:paraId="16859623" w14:textId="77777777">
        <w:trPr>
          <w:trHeight w:val="196"/>
        </w:trPr>
        <w:tc>
          <w:tcPr>
            <w:tcW w:w="1653" w:type="dxa"/>
          </w:tcPr>
          <w:p w:rsidR="00DE025A" w:rsidRDefault="00B15130" w14:paraId="2E7D718A" w14:textId="00DC4698">
            <w:pPr>
              <w:rPr>
                <w:rFonts w:ascii="Aptos" w:hAnsi="Aptos" w:eastAsia="Aptos" w:cs="Aptos"/>
              </w:rPr>
            </w:pPr>
            <w:r>
              <w:rPr>
                <w:rFonts w:ascii="Arial" w:hAnsi="Arial" w:eastAsia="Arial" w:cs="Arial"/>
                <w:sz w:val="20"/>
                <w:szCs w:val="20"/>
              </w:rPr>
              <w:t xml:space="preserve">Result </w:t>
            </w:r>
            <w:r w:rsidR="003E61A2">
              <w:rPr>
                <w:rFonts w:ascii="Arial" w:hAnsi="Arial" w:eastAsia="Arial" w:cs="Arial"/>
                <w:sz w:val="20"/>
                <w:szCs w:val="20"/>
              </w:rPr>
              <w:t>s</w:t>
            </w:r>
            <w:r w:rsidR="00DE025A">
              <w:rPr>
                <w:rFonts w:ascii="Arial" w:hAnsi="Arial" w:eastAsia="Arial" w:cs="Arial"/>
                <w:sz w:val="20"/>
                <w:szCs w:val="20"/>
              </w:rPr>
              <w:t xml:space="preserve">et </w:t>
            </w:r>
            <w:r w:rsidR="003E61A2">
              <w:rPr>
                <w:rFonts w:ascii="Arial" w:hAnsi="Arial" w:eastAsia="Arial" w:cs="Arial"/>
                <w:sz w:val="20"/>
                <w:szCs w:val="20"/>
              </w:rPr>
              <w:t>s</w:t>
            </w:r>
            <w:r w:rsidR="00DE025A">
              <w:rPr>
                <w:rFonts w:ascii="Arial" w:hAnsi="Arial" w:eastAsia="Arial" w:cs="Arial"/>
                <w:sz w:val="20"/>
                <w:szCs w:val="20"/>
              </w:rPr>
              <w:t xml:space="preserve">ize </w:t>
            </w:r>
            <w:r w:rsidR="003E61A2">
              <w:rPr>
                <w:rFonts w:ascii="Arial" w:hAnsi="Arial" w:eastAsia="Arial" w:cs="Arial"/>
                <w:sz w:val="20"/>
                <w:szCs w:val="20"/>
              </w:rPr>
              <w:t>and</w:t>
            </w:r>
            <w:r w:rsidR="00DE025A">
              <w:rPr>
                <w:rFonts w:ascii="Arial" w:hAnsi="Arial" w:eastAsia="Arial" w:cs="Arial"/>
                <w:sz w:val="20"/>
                <w:szCs w:val="20"/>
              </w:rPr>
              <w:t xml:space="preserve"> </w:t>
            </w:r>
            <w:r w:rsidR="003E61A2">
              <w:rPr>
                <w:rFonts w:ascii="Arial" w:hAnsi="Arial" w:eastAsia="Arial" w:cs="Arial"/>
                <w:sz w:val="20"/>
                <w:szCs w:val="20"/>
              </w:rPr>
              <w:t>f</w:t>
            </w:r>
            <w:r>
              <w:rPr>
                <w:rFonts w:ascii="Arial" w:hAnsi="Arial" w:eastAsia="Arial" w:cs="Arial"/>
                <w:sz w:val="20"/>
                <w:szCs w:val="20"/>
              </w:rPr>
              <w:t>iltering</w:t>
            </w:r>
          </w:p>
        </w:tc>
        <w:tc>
          <w:tcPr>
            <w:tcW w:w="4729" w:type="dxa"/>
            <w:tcMar>
              <w:left w:w="105" w:type="dxa"/>
              <w:right w:w="105" w:type="dxa"/>
            </w:tcMar>
          </w:tcPr>
          <w:p w:rsidRPr="0061751E" w:rsidR="00DE025A" w:rsidP="00B15130" w:rsidRDefault="00DE025A" w14:paraId="755F1AAE" w14:textId="77777777">
            <w:pPr>
              <w:spacing w:before="60" w:after="60"/>
              <w:rPr>
                <w:rFonts w:asciiTheme="minorHAnsi" w:hAnsiTheme="minorHAnsi"/>
              </w:rPr>
            </w:pPr>
            <w:r w:rsidRPr="0061751E">
              <w:rPr>
                <w:rFonts w:eastAsia="Arial" w:cs="Arial" w:asciiTheme="minorHAnsi" w:hAnsiTheme="minorHAnsi"/>
              </w:rPr>
              <w:t>The second performance lever is controlling your result set. When OpenSearch does a vector search, it retrieves the top-k nearest neighbors by default. If you don't need 100 results, don't ask for 100. Larger result sets mean more computation and more data moving across the network.</w:t>
            </w:r>
          </w:p>
          <w:p w:rsidRPr="0061751E" w:rsidR="00DE025A" w:rsidP="00B15130" w:rsidRDefault="00DE025A" w14:paraId="5C8F6AAA" w14:textId="77777777">
            <w:pPr>
              <w:spacing w:before="60" w:after="60"/>
              <w:rPr>
                <w:rFonts w:eastAsia="Arial" w:cs="Arial" w:asciiTheme="minorHAnsi" w:hAnsiTheme="minorHAnsi"/>
              </w:rPr>
            </w:pPr>
          </w:p>
          <w:p w:rsidRPr="0061751E" w:rsidR="00DE025A" w:rsidP="00B15130" w:rsidRDefault="00643335" w14:paraId="04FBD35A" w14:textId="205123C9">
            <w:pPr>
              <w:spacing w:before="60" w:after="60"/>
              <w:rPr>
                <w:rFonts w:eastAsia="Arial" w:cs="Arial" w:asciiTheme="minorHAnsi" w:hAnsiTheme="minorHAnsi"/>
              </w:rPr>
            </w:pPr>
            <w:r>
              <w:rPr>
                <w:rFonts w:eastAsia="Arial" w:cs="Arial" w:asciiTheme="minorHAnsi" w:hAnsiTheme="minorHAnsi"/>
              </w:rPr>
              <w:t>Even m</w:t>
            </w:r>
            <w:r w:rsidRPr="0061751E" w:rsidR="00B15130">
              <w:rPr>
                <w:rFonts w:eastAsia="Arial" w:cs="Arial" w:asciiTheme="minorHAnsi" w:hAnsiTheme="minorHAnsi"/>
              </w:rPr>
              <w:t>ore</w:t>
            </w:r>
            <w:r w:rsidRPr="0061751E" w:rsidR="00DE025A">
              <w:rPr>
                <w:rFonts w:eastAsia="Arial" w:cs="Arial" w:asciiTheme="minorHAnsi" w:hAnsiTheme="minorHAnsi"/>
              </w:rPr>
              <w:t xml:space="preserve"> importantly, </w:t>
            </w:r>
            <w:r>
              <w:rPr>
                <w:rFonts w:eastAsia="Arial" w:cs="Arial" w:asciiTheme="minorHAnsi" w:hAnsiTheme="minorHAnsi"/>
              </w:rPr>
              <w:t>filtering is your best friend</w:t>
            </w:r>
            <w:r w:rsidRPr="0061751E" w:rsidR="00DE025A">
              <w:rPr>
                <w:rFonts w:eastAsia="Arial" w:cs="Arial" w:asciiTheme="minorHAnsi" w:hAnsiTheme="minorHAnsi"/>
              </w:rPr>
              <w:t>. OpenSearch supports two filtering modes for k-NN: pre-filtering</w:t>
            </w:r>
            <w:r w:rsidR="00AE0E7D">
              <w:rPr>
                <w:rFonts w:eastAsia="Arial" w:cs="Arial" w:asciiTheme="minorHAnsi" w:hAnsiTheme="minorHAnsi"/>
              </w:rPr>
              <w:t xml:space="preserve"> and efficient filtering (the </w:t>
            </w:r>
            <w:r w:rsidR="009041F6">
              <w:rPr>
                <w:rFonts w:eastAsia="Arial" w:cs="Arial" w:asciiTheme="minorHAnsi" w:hAnsiTheme="minorHAnsi"/>
              </w:rPr>
              <w:t>default</w:t>
            </w:r>
            <w:r w:rsidR="00AE0E7D">
              <w:rPr>
                <w:rFonts w:eastAsia="Arial" w:cs="Arial" w:asciiTheme="minorHAnsi" w:hAnsiTheme="minorHAnsi"/>
              </w:rPr>
              <w:t xml:space="preserve"> in version 2.9). </w:t>
            </w:r>
            <w:r w:rsidRPr="0061751E" w:rsidR="00B15130">
              <w:rPr>
                <w:rFonts w:eastAsia="Arial" w:cs="Arial" w:asciiTheme="minorHAnsi" w:hAnsiTheme="minorHAnsi"/>
              </w:rPr>
              <w:t xml:space="preserve"> </w:t>
            </w:r>
          </w:p>
          <w:p w:rsidRPr="0061751E" w:rsidR="00DE025A" w:rsidP="00B15130" w:rsidRDefault="00DE025A" w14:paraId="4BE7E422" w14:textId="77777777">
            <w:pPr>
              <w:spacing w:before="60" w:after="60"/>
              <w:rPr>
                <w:rFonts w:asciiTheme="minorHAnsi" w:hAnsiTheme="minorHAnsi"/>
              </w:rPr>
            </w:pPr>
          </w:p>
          <w:p w:rsidRPr="0061751E" w:rsidR="00DE025A" w:rsidP="00B15130" w:rsidRDefault="00DE025A" w14:paraId="1A27CE49" w14:textId="7A2733E8">
            <w:pPr>
              <w:spacing w:before="60" w:after="60"/>
              <w:rPr>
                <w:rFonts w:eastAsia="Arial" w:cs="Arial" w:asciiTheme="minorHAnsi" w:hAnsiTheme="minorHAnsi"/>
              </w:rPr>
            </w:pPr>
            <w:r w:rsidRPr="0061751E">
              <w:rPr>
                <w:rFonts w:eastAsia="Arial" w:cs="Arial" w:asciiTheme="minorHAnsi" w:hAnsiTheme="minorHAnsi"/>
              </w:rPr>
              <w:t xml:space="preserve">Pre-filtering </w:t>
            </w:r>
            <w:r w:rsidR="003B17E5">
              <w:rPr>
                <w:rFonts w:eastAsia="Arial" w:cs="Arial" w:asciiTheme="minorHAnsi" w:hAnsiTheme="minorHAnsi"/>
              </w:rPr>
              <w:t xml:space="preserve"> narro</w:t>
            </w:r>
            <w:r w:rsidR="000372CC">
              <w:rPr>
                <w:rFonts w:eastAsia="Arial" w:cs="Arial" w:asciiTheme="minorHAnsi" w:hAnsiTheme="minorHAnsi"/>
              </w:rPr>
              <w:t>ws</w:t>
            </w:r>
            <w:r w:rsidR="003B17E5">
              <w:rPr>
                <w:rFonts w:eastAsia="Arial" w:cs="Arial" w:asciiTheme="minorHAnsi" w:hAnsiTheme="minorHAnsi"/>
              </w:rPr>
              <w:t xml:space="preserve"> the candidate set before the vector </w:t>
            </w:r>
            <w:r w:rsidR="001D2E3C">
              <w:rPr>
                <w:rFonts w:eastAsia="Arial" w:cs="Arial" w:asciiTheme="minorHAnsi" w:hAnsiTheme="minorHAnsi"/>
              </w:rPr>
              <w:t>search</w:t>
            </w:r>
            <w:r w:rsidR="003B17E5">
              <w:rPr>
                <w:rFonts w:eastAsia="Arial" w:cs="Arial" w:asciiTheme="minorHAnsi" w:hAnsiTheme="minorHAnsi"/>
              </w:rPr>
              <w:t>, while efficient fi</w:t>
            </w:r>
            <w:r w:rsidR="001D2E3C">
              <w:rPr>
                <w:rFonts w:eastAsia="Arial" w:cs="Arial" w:asciiTheme="minorHAnsi" w:hAnsiTheme="minorHAnsi"/>
              </w:rPr>
              <w:t>ltering</w:t>
            </w:r>
            <w:r w:rsidR="003B17E5">
              <w:rPr>
                <w:rFonts w:eastAsia="Arial" w:cs="Arial" w:asciiTheme="minorHAnsi" w:hAnsiTheme="minorHAnsi"/>
              </w:rPr>
              <w:t xml:space="preserve"> run</w:t>
            </w:r>
            <w:r w:rsidR="001D2E3C">
              <w:rPr>
                <w:rFonts w:eastAsia="Arial" w:cs="Arial" w:asciiTheme="minorHAnsi" w:hAnsiTheme="minorHAnsi"/>
              </w:rPr>
              <w:t>s</w:t>
            </w:r>
            <w:r w:rsidR="003B17E5">
              <w:rPr>
                <w:rFonts w:eastAsia="Arial" w:cs="Arial" w:asciiTheme="minorHAnsi" w:hAnsiTheme="minorHAnsi"/>
              </w:rPr>
              <w:t xml:space="preserve"> both </w:t>
            </w:r>
            <w:r w:rsidR="00331898">
              <w:rPr>
                <w:rFonts w:eastAsia="Arial" w:cs="Arial" w:asciiTheme="minorHAnsi" w:hAnsiTheme="minorHAnsi"/>
              </w:rPr>
              <w:t xml:space="preserve">pre and efficient </w:t>
            </w:r>
            <w:r w:rsidR="003B17E5">
              <w:rPr>
                <w:rFonts w:eastAsia="Arial" w:cs="Arial" w:asciiTheme="minorHAnsi" w:hAnsiTheme="minorHAnsi"/>
              </w:rPr>
              <w:t>processes to</w:t>
            </w:r>
            <w:r w:rsidR="001D2E3C">
              <w:rPr>
                <w:rFonts w:eastAsia="Arial" w:cs="Arial" w:asciiTheme="minorHAnsi" w:hAnsiTheme="minorHAnsi"/>
              </w:rPr>
              <w:t xml:space="preserve">gether </w:t>
            </w:r>
            <w:r w:rsidR="003B17E5">
              <w:rPr>
                <w:rFonts w:eastAsia="Arial" w:cs="Arial" w:asciiTheme="minorHAnsi" w:hAnsiTheme="minorHAnsi"/>
              </w:rPr>
              <w:t xml:space="preserve">intelligently. </w:t>
            </w:r>
          </w:p>
          <w:p w:rsidRPr="0061751E" w:rsidR="00DE025A" w:rsidP="00B15130" w:rsidRDefault="00DE025A" w14:paraId="04218982" w14:textId="77777777">
            <w:pPr>
              <w:spacing w:before="60" w:after="60"/>
              <w:rPr>
                <w:rFonts w:asciiTheme="minorHAnsi" w:hAnsiTheme="minorHAnsi"/>
              </w:rPr>
            </w:pPr>
          </w:p>
          <w:p w:rsidR="00DE025A" w:rsidP="00B15130" w:rsidRDefault="004E0113" w14:paraId="66B8AF98" w14:textId="711CFCB0">
            <w:pPr>
              <w:spacing w:before="60" w:after="60"/>
              <w:rPr>
                <w:rFonts w:ascii="Arial" w:hAnsi="Arial" w:eastAsia="Arial" w:cs="Arial"/>
                <w:sz w:val="20"/>
                <w:szCs w:val="20"/>
              </w:rPr>
            </w:pPr>
            <w:r>
              <w:rPr>
                <w:rFonts w:eastAsia="Arial" w:cs="Arial" w:asciiTheme="minorHAnsi" w:hAnsiTheme="minorHAnsi"/>
              </w:rPr>
              <w:t>Think about a customer searching for ‘myster</w:t>
            </w:r>
            <w:r w:rsidR="00D25789">
              <w:rPr>
                <w:rFonts w:eastAsia="Arial" w:cs="Arial" w:asciiTheme="minorHAnsi" w:hAnsiTheme="minorHAnsi"/>
              </w:rPr>
              <w:t>y</w:t>
            </w:r>
            <w:r>
              <w:rPr>
                <w:rFonts w:eastAsia="Arial" w:cs="Arial" w:asciiTheme="minorHAnsi" w:hAnsiTheme="minorHAnsi"/>
              </w:rPr>
              <w:t xml:space="preserve"> novels under twenty dollars with good ratings’. A hybrid query that filters by genre and price before the semantic search is dramatically more efficient </w:t>
            </w:r>
          </w:p>
          <w:p w:rsidR="00DE025A" w:rsidP="00B15130" w:rsidRDefault="00DE025A" w14:paraId="56353D6C" w14:textId="77777777">
            <w:pPr>
              <w:spacing w:before="60" w:after="60"/>
              <w:rPr>
                <w:rFonts w:ascii="Arial" w:hAnsi="Arial" w:eastAsia="Arial" w:cs="Arial"/>
                <w:sz w:val="20"/>
                <w:szCs w:val="20"/>
              </w:rPr>
            </w:pPr>
          </w:p>
          <w:p w:rsidRPr="00E01580" w:rsidR="00DE025A" w:rsidP="00AB414C" w:rsidRDefault="00DE025A" w14:paraId="5A2CFEF5" w14:textId="2E2CC40C">
            <w:pPr>
              <w:rPr>
                <w:rFonts w:eastAsia="Aptos" w:cs="Aptos" w:asciiTheme="minorHAnsi" w:hAnsiTheme="minorHAnsi"/>
              </w:rPr>
            </w:pPr>
            <w:r w:rsidRPr="00E01580">
              <w:rPr>
                <w:rFonts w:eastAsia="Arial" w:cs="Arial" w:asciiTheme="minorHAnsi" w:hAnsiTheme="minorHAnsi"/>
                <w:color w:val="111111"/>
              </w:rPr>
              <w:t>Notice we're using 'size: 10' and only fetching the fields we actually need with _source. This keeps the response payload lean. Over thousands of queries per hour, this can add up.</w:t>
            </w:r>
            <w:r w:rsidR="00042A42">
              <w:rPr>
                <w:rFonts w:eastAsia="Arial" w:cs="Arial" w:asciiTheme="minorHAnsi" w:hAnsiTheme="minorHAnsi"/>
                <w:color w:val="111111"/>
              </w:rPr>
              <w:t xml:space="preserve"> These small changes can lead to huge performance wins at scale. </w:t>
            </w:r>
          </w:p>
        </w:tc>
        <w:tc>
          <w:tcPr>
            <w:tcW w:w="2970" w:type="dxa"/>
            <w:tcMar>
              <w:left w:w="105" w:type="dxa"/>
              <w:right w:w="105" w:type="dxa"/>
            </w:tcMar>
          </w:tcPr>
          <w:p w:rsidR="00DE025A" w:rsidP="00B15130" w:rsidRDefault="00DE025A" w14:paraId="4E83213D" w14:textId="77777777">
            <w:pPr>
              <w:spacing w:before="40" w:after="40"/>
              <w:rPr>
                <w:rFonts w:ascii="Arial" w:hAnsi="Arial" w:eastAsia="Arial" w:cs="Arial"/>
                <w:i/>
                <w:iCs/>
                <w:color w:val="444444"/>
                <w:sz w:val="18"/>
                <w:szCs w:val="18"/>
              </w:rPr>
            </w:pPr>
          </w:p>
          <w:p w:rsidR="00DE025A" w:rsidP="00B15130" w:rsidRDefault="00DE025A" w14:paraId="179F0112" w14:textId="77777777">
            <w:pPr>
              <w:spacing w:before="40" w:after="40"/>
              <w:rPr>
                <w:rFonts w:ascii="Arial" w:hAnsi="Arial" w:eastAsia="Arial" w:cs="Arial"/>
                <w:i/>
                <w:iCs/>
                <w:color w:val="444444"/>
                <w:sz w:val="18"/>
                <w:szCs w:val="18"/>
              </w:rPr>
            </w:pPr>
          </w:p>
          <w:p w:rsidR="00DE025A" w:rsidP="00B15130" w:rsidRDefault="00DE025A" w14:paraId="49F8D632" w14:textId="77777777">
            <w:pPr>
              <w:spacing w:before="40" w:after="40"/>
              <w:rPr>
                <w:rFonts w:ascii="Arial" w:hAnsi="Arial" w:eastAsia="Arial" w:cs="Arial"/>
                <w:i/>
                <w:iCs/>
                <w:color w:val="444444"/>
                <w:sz w:val="18"/>
                <w:szCs w:val="18"/>
              </w:rPr>
            </w:pPr>
          </w:p>
          <w:p w:rsidR="00DE025A" w:rsidP="00B15130" w:rsidRDefault="00DE025A" w14:paraId="6A3E2104" w14:textId="77777777">
            <w:pPr>
              <w:spacing w:before="40" w:after="40"/>
              <w:rPr>
                <w:rFonts w:ascii="Arial" w:hAnsi="Arial" w:eastAsia="Arial" w:cs="Arial"/>
                <w:i/>
                <w:iCs/>
                <w:color w:val="444444"/>
                <w:sz w:val="18"/>
                <w:szCs w:val="18"/>
              </w:rPr>
            </w:pPr>
          </w:p>
          <w:p w:rsidR="00DE025A" w:rsidP="00B15130" w:rsidRDefault="00DE025A" w14:paraId="6C858306" w14:textId="77777777">
            <w:pPr>
              <w:spacing w:before="40" w:after="40"/>
              <w:rPr>
                <w:rFonts w:ascii="Arial" w:hAnsi="Arial" w:eastAsia="Arial" w:cs="Arial"/>
                <w:i/>
                <w:iCs/>
                <w:color w:val="444444"/>
                <w:sz w:val="18"/>
                <w:szCs w:val="18"/>
              </w:rPr>
            </w:pPr>
          </w:p>
          <w:p w:rsidR="00DE025A" w:rsidP="00B15130" w:rsidRDefault="00DE025A" w14:paraId="59005E96" w14:textId="77777777">
            <w:pPr>
              <w:spacing w:before="40" w:after="40"/>
              <w:rPr>
                <w:rFonts w:ascii="Arial" w:hAnsi="Arial" w:eastAsia="Arial" w:cs="Arial"/>
                <w:i/>
                <w:iCs/>
                <w:color w:val="444444"/>
                <w:sz w:val="18"/>
                <w:szCs w:val="18"/>
              </w:rPr>
            </w:pPr>
          </w:p>
          <w:p w:rsidR="00DE025A" w:rsidP="00B15130" w:rsidRDefault="00DE025A" w14:paraId="7E397F6C" w14:textId="77777777">
            <w:pPr>
              <w:spacing w:before="40" w:after="40"/>
              <w:rPr>
                <w:rFonts w:ascii="Arial" w:hAnsi="Arial" w:eastAsia="Arial" w:cs="Arial"/>
                <w:i/>
                <w:iCs/>
                <w:color w:val="444444"/>
                <w:sz w:val="18"/>
                <w:szCs w:val="18"/>
              </w:rPr>
            </w:pPr>
          </w:p>
          <w:p w:rsidR="00DE025A" w:rsidP="00B15130" w:rsidRDefault="00DE025A" w14:paraId="7EDA57C1" w14:textId="77777777">
            <w:pPr>
              <w:spacing w:before="40" w:after="40"/>
              <w:rPr>
                <w:rFonts w:ascii="Arial" w:hAnsi="Arial" w:eastAsia="Arial" w:cs="Arial"/>
                <w:i/>
                <w:iCs/>
                <w:color w:val="444444"/>
                <w:sz w:val="18"/>
                <w:szCs w:val="18"/>
              </w:rPr>
            </w:pPr>
          </w:p>
          <w:p w:rsidR="00DE025A" w:rsidP="00B15130" w:rsidRDefault="00DE025A" w14:paraId="19657B2E" w14:textId="77777777">
            <w:pPr>
              <w:spacing w:before="40" w:after="40"/>
              <w:rPr>
                <w:rFonts w:ascii="Arial" w:hAnsi="Arial" w:eastAsia="Arial" w:cs="Arial"/>
                <w:i/>
                <w:iCs/>
                <w:color w:val="444444"/>
                <w:sz w:val="18"/>
                <w:szCs w:val="18"/>
              </w:rPr>
            </w:pPr>
          </w:p>
          <w:p w:rsidR="00DE025A" w:rsidP="00B15130" w:rsidRDefault="00DE025A" w14:paraId="6533551F" w14:textId="77777777">
            <w:pPr>
              <w:spacing w:before="40" w:after="40"/>
              <w:rPr>
                <w:rFonts w:ascii="Arial" w:hAnsi="Arial" w:eastAsia="Arial" w:cs="Arial"/>
                <w:i/>
                <w:iCs/>
                <w:color w:val="444444"/>
                <w:sz w:val="18"/>
                <w:szCs w:val="18"/>
              </w:rPr>
            </w:pPr>
          </w:p>
          <w:p w:rsidR="00DE025A" w:rsidP="00B15130" w:rsidRDefault="00DE025A" w14:paraId="7D55760D" w14:textId="77777777">
            <w:pPr>
              <w:spacing w:before="40" w:after="40"/>
              <w:rPr>
                <w:rFonts w:ascii="Arial" w:hAnsi="Arial" w:eastAsia="Arial" w:cs="Arial"/>
                <w:i/>
                <w:iCs/>
                <w:color w:val="444444"/>
                <w:sz w:val="18"/>
                <w:szCs w:val="18"/>
              </w:rPr>
            </w:pPr>
          </w:p>
          <w:p w:rsidR="00DE025A" w:rsidP="00B15130" w:rsidRDefault="00DE025A" w14:paraId="529ED139" w14:textId="77777777">
            <w:pPr>
              <w:spacing w:before="40" w:after="40"/>
              <w:rPr>
                <w:rFonts w:ascii="Arial" w:hAnsi="Arial" w:eastAsia="Arial" w:cs="Arial"/>
                <w:i/>
                <w:iCs/>
                <w:color w:val="444444"/>
                <w:sz w:val="18"/>
                <w:szCs w:val="18"/>
              </w:rPr>
            </w:pPr>
          </w:p>
          <w:p w:rsidR="00DE025A" w:rsidP="00B15130" w:rsidRDefault="00DE025A" w14:paraId="31CD6554" w14:textId="77777777">
            <w:pPr>
              <w:spacing w:before="40" w:after="40"/>
              <w:rPr>
                <w:rFonts w:ascii="Arial" w:hAnsi="Arial" w:eastAsia="Arial" w:cs="Arial"/>
                <w:i/>
                <w:iCs/>
                <w:color w:val="444444"/>
                <w:sz w:val="18"/>
                <w:szCs w:val="18"/>
              </w:rPr>
            </w:pPr>
          </w:p>
          <w:p w:rsidR="00DE025A" w:rsidP="00B15130" w:rsidRDefault="00DE025A" w14:paraId="2FB51764" w14:textId="77777777">
            <w:pPr>
              <w:spacing w:before="40" w:after="40"/>
              <w:rPr>
                <w:rFonts w:ascii="Arial" w:hAnsi="Arial" w:eastAsia="Arial" w:cs="Arial"/>
                <w:i/>
                <w:iCs/>
                <w:color w:val="444444"/>
                <w:sz w:val="18"/>
                <w:szCs w:val="18"/>
              </w:rPr>
            </w:pPr>
          </w:p>
          <w:p w:rsidR="00DE025A" w:rsidP="00B15130" w:rsidRDefault="00DE025A" w14:paraId="514F22EE" w14:textId="77777777">
            <w:pPr>
              <w:spacing w:before="40" w:after="40"/>
              <w:rPr>
                <w:rFonts w:ascii="Arial" w:hAnsi="Arial" w:eastAsia="Arial" w:cs="Arial"/>
                <w:i/>
                <w:iCs/>
                <w:color w:val="444444"/>
                <w:sz w:val="18"/>
                <w:szCs w:val="18"/>
              </w:rPr>
            </w:pPr>
          </w:p>
          <w:p w:rsidR="00DE025A" w:rsidP="00B15130" w:rsidRDefault="00DE025A" w14:paraId="63FBE8DD" w14:textId="77777777">
            <w:pPr>
              <w:spacing w:before="40" w:after="40"/>
              <w:rPr>
                <w:rFonts w:ascii="Arial" w:hAnsi="Arial" w:eastAsia="Arial" w:cs="Arial"/>
                <w:i/>
                <w:iCs/>
                <w:color w:val="444444"/>
                <w:sz w:val="18"/>
                <w:szCs w:val="18"/>
              </w:rPr>
            </w:pPr>
          </w:p>
          <w:p w:rsidR="00DE025A" w:rsidP="00B15130" w:rsidRDefault="00DE025A" w14:paraId="52214F69" w14:textId="77777777">
            <w:pPr>
              <w:spacing w:before="40" w:after="40"/>
              <w:rPr>
                <w:rFonts w:ascii="Arial" w:hAnsi="Arial" w:eastAsia="Arial" w:cs="Arial"/>
                <w:i/>
                <w:iCs/>
                <w:color w:val="444444"/>
                <w:sz w:val="18"/>
                <w:szCs w:val="18"/>
              </w:rPr>
            </w:pPr>
          </w:p>
          <w:p w:rsidR="00DE025A" w:rsidP="00B15130" w:rsidRDefault="00DE025A" w14:paraId="62F042EA" w14:textId="77777777">
            <w:pPr>
              <w:spacing w:before="40" w:after="40"/>
              <w:rPr>
                <w:rFonts w:ascii="Arial" w:hAnsi="Arial" w:eastAsia="Arial" w:cs="Arial"/>
                <w:i/>
                <w:iCs/>
                <w:color w:val="444444"/>
                <w:sz w:val="18"/>
                <w:szCs w:val="18"/>
              </w:rPr>
            </w:pPr>
          </w:p>
          <w:p w:rsidR="00DE025A" w:rsidP="00B15130" w:rsidRDefault="00DE025A" w14:paraId="3643E7B2" w14:textId="77777777">
            <w:pPr>
              <w:spacing w:before="40" w:after="40"/>
              <w:rPr>
                <w:rFonts w:ascii="Arial" w:hAnsi="Arial" w:eastAsia="Arial" w:cs="Arial"/>
                <w:i/>
                <w:iCs/>
                <w:color w:val="444444"/>
                <w:sz w:val="18"/>
                <w:szCs w:val="18"/>
              </w:rPr>
            </w:pPr>
          </w:p>
          <w:p w:rsidR="00DE025A" w:rsidP="00B15130" w:rsidRDefault="00DE025A" w14:paraId="661C6596" w14:textId="77777777">
            <w:pPr>
              <w:spacing w:before="40" w:after="40"/>
              <w:rPr>
                <w:rFonts w:ascii="Arial" w:hAnsi="Arial" w:eastAsia="Arial" w:cs="Arial"/>
                <w:i/>
                <w:iCs/>
                <w:color w:val="444444"/>
                <w:sz w:val="18"/>
                <w:szCs w:val="18"/>
              </w:rPr>
            </w:pPr>
          </w:p>
          <w:p w:rsidR="00DE025A" w:rsidP="00B15130" w:rsidRDefault="00DE025A" w14:paraId="6A722818" w14:textId="77777777">
            <w:pPr>
              <w:spacing w:before="40" w:after="40"/>
              <w:rPr>
                <w:rFonts w:ascii="Arial" w:hAnsi="Arial" w:eastAsia="Arial" w:cs="Arial"/>
                <w:i/>
                <w:iCs/>
                <w:color w:val="444444"/>
                <w:sz w:val="18"/>
                <w:szCs w:val="18"/>
              </w:rPr>
            </w:pPr>
          </w:p>
          <w:p w:rsidR="00DE025A" w:rsidP="00B15130" w:rsidRDefault="00DE025A" w14:paraId="3879238B" w14:textId="77777777">
            <w:pPr>
              <w:spacing w:before="40" w:after="40"/>
              <w:rPr>
                <w:rFonts w:ascii="Arial" w:hAnsi="Arial" w:eastAsia="Arial" w:cs="Arial"/>
                <w:i/>
                <w:iCs/>
                <w:color w:val="444444"/>
                <w:sz w:val="18"/>
                <w:szCs w:val="18"/>
              </w:rPr>
            </w:pPr>
          </w:p>
          <w:p w:rsidR="00DE025A" w:rsidP="00B15130" w:rsidRDefault="00DE025A" w14:paraId="1A556AE2" w14:textId="77777777">
            <w:pPr>
              <w:spacing w:before="40" w:after="40"/>
              <w:rPr>
                <w:rFonts w:ascii="Arial" w:hAnsi="Arial" w:eastAsia="Arial" w:cs="Arial"/>
                <w:i/>
                <w:iCs/>
                <w:color w:val="444444"/>
                <w:sz w:val="18"/>
                <w:szCs w:val="18"/>
              </w:rPr>
            </w:pPr>
          </w:p>
          <w:p w:rsidR="00DE025A" w:rsidP="00B15130" w:rsidRDefault="00DE025A" w14:paraId="59F21C58" w14:textId="77777777">
            <w:pPr>
              <w:spacing w:before="40" w:after="40"/>
              <w:rPr>
                <w:rFonts w:ascii="Arial" w:hAnsi="Arial" w:eastAsia="Arial" w:cs="Arial"/>
                <w:i/>
                <w:iCs/>
                <w:color w:val="444444"/>
                <w:sz w:val="18"/>
                <w:szCs w:val="18"/>
              </w:rPr>
            </w:pPr>
          </w:p>
          <w:p w:rsidR="00DE025A" w:rsidP="00B15130" w:rsidRDefault="00DE025A" w14:paraId="3836374F" w14:textId="77777777">
            <w:pPr>
              <w:spacing w:before="40" w:after="40"/>
              <w:rPr>
                <w:rFonts w:ascii="Arial" w:hAnsi="Arial" w:eastAsia="Arial" w:cs="Arial"/>
                <w:i/>
                <w:iCs/>
                <w:color w:val="444444"/>
                <w:sz w:val="18"/>
                <w:szCs w:val="18"/>
              </w:rPr>
            </w:pPr>
          </w:p>
          <w:p w:rsidR="00DE025A" w:rsidP="00B15130" w:rsidRDefault="00DE025A" w14:paraId="12F4954A" w14:textId="77777777">
            <w:pPr>
              <w:spacing w:before="40" w:after="40"/>
              <w:rPr>
                <w:rFonts w:ascii="Arial" w:hAnsi="Arial" w:eastAsia="Arial" w:cs="Arial"/>
                <w:i/>
                <w:iCs/>
                <w:color w:val="444444"/>
                <w:sz w:val="18"/>
                <w:szCs w:val="18"/>
              </w:rPr>
            </w:pPr>
          </w:p>
          <w:p w:rsidR="00DE025A" w:rsidP="00B15130" w:rsidRDefault="00DE025A" w14:paraId="4C0FE537" w14:textId="77777777">
            <w:pPr>
              <w:spacing w:before="40" w:after="40"/>
              <w:rPr>
                <w:rFonts w:ascii="Arial" w:hAnsi="Arial" w:eastAsia="Arial" w:cs="Arial"/>
                <w:i/>
                <w:iCs/>
                <w:color w:val="444444"/>
                <w:sz w:val="18"/>
                <w:szCs w:val="18"/>
              </w:rPr>
            </w:pPr>
          </w:p>
          <w:p w:rsidR="00DE025A" w:rsidP="00B15130" w:rsidRDefault="00DE025A" w14:paraId="18D944B3" w14:textId="77777777">
            <w:pPr>
              <w:spacing w:before="40" w:after="40"/>
              <w:rPr>
                <w:rFonts w:ascii="Arial" w:hAnsi="Arial" w:eastAsia="Arial" w:cs="Arial"/>
                <w:i/>
                <w:iCs/>
                <w:color w:val="444444"/>
                <w:sz w:val="18"/>
                <w:szCs w:val="18"/>
              </w:rPr>
            </w:pPr>
          </w:p>
          <w:p w:rsidR="00DE025A" w:rsidP="00B15130" w:rsidRDefault="00DE025A" w14:paraId="622D5912" w14:textId="77777777">
            <w:pPr>
              <w:spacing w:before="40" w:after="40"/>
              <w:rPr>
                <w:rFonts w:ascii="Arial" w:hAnsi="Arial" w:eastAsia="Arial" w:cs="Arial"/>
                <w:i/>
                <w:iCs/>
                <w:color w:val="444444"/>
                <w:sz w:val="18"/>
                <w:szCs w:val="18"/>
              </w:rPr>
            </w:pPr>
          </w:p>
          <w:p w:rsidR="00DE025A" w:rsidP="00B15130" w:rsidRDefault="00DE025A" w14:paraId="00BF03C6" w14:textId="77777777">
            <w:pPr>
              <w:spacing w:before="40" w:after="40"/>
              <w:rPr>
                <w:rFonts w:ascii="Arial" w:hAnsi="Arial" w:eastAsia="Arial" w:cs="Arial"/>
                <w:i/>
                <w:iCs/>
                <w:color w:val="444444"/>
                <w:sz w:val="18"/>
                <w:szCs w:val="18"/>
              </w:rPr>
            </w:pPr>
          </w:p>
          <w:p w:rsidRPr="00BF6395" w:rsidR="00DE025A" w:rsidP="00B15130" w:rsidRDefault="00DE025A" w14:paraId="15E15C87" w14:textId="7680ADD3">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GET /bookstore-rag/_search</w:t>
            </w:r>
          </w:p>
          <w:p w:rsidRPr="00BF6395" w:rsidR="00DE025A" w:rsidP="00B15130" w:rsidRDefault="00DE025A" w14:paraId="01A75C52"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w:t>
            </w:r>
          </w:p>
          <w:p w:rsidRPr="00BF6395" w:rsidR="00DE025A" w:rsidP="00B15130" w:rsidRDefault="00DE025A" w14:paraId="0C8D6EE3"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"query": {</w:t>
            </w:r>
          </w:p>
          <w:p w:rsidRPr="00BF6395" w:rsidR="00DE025A" w:rsidP="00B15130" w:rsidRDefault="00DE025A" w14:paraId="28E3BDAE"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"knn": {</w:t>
            </w:r>
          </w:p>
          <w:p w:rsidRPr="00BF6395" w:rsidR="00DE025A" w:rsidP="00B15130" w:rsidRDefault="00DE025A" w14:paraId="43F07891"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"content_embedding": {</w:t>
            </w:r>
          </w:p>
          <w:p w:rsidRPr="00BF6395" w:rsidR="00DE025A" w:rsidP="00B15130" w:rsidRDefault="00DE025A" w14:paraId="7B4E2548"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"vector": [/* query embedding here */],</w:t>
            </w:r>
          </w:p>
          <w:p w:rsidRPr="00BF6395" w:rsidR="00DE025A" w:rsidP="00B15130" w:rsidRDefault="00DE025A" w14:paraId="7FF93224"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"k": 10,</w:t>
            </w:r>
          </w:p>
          <w:p w:rsidRPr="00BF6395" w:rsidR="00DE025A" w:rsidP="00B15130" w:rsidRDefault="00DE025A" w14:paraId="16057A01"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"filter": {</w:t>
            </w:r>
          </w:p>
          <w:p w:rsidRPr="00BF6395" w:rsidR="00DE025A" w:rsidP="00B15130" w:rsidRDefault="00DE025A" w14:paraId="6B2633A1"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"bool": {</w:t>
            </w:r>
          </w:p>
          <w:p w:rsidRPr="00BF6395" w:rsidR="00DE025A" w:rsidP="00B15130" w:rsidRDefault="00DE025A" w14:paraId="33979B54"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"must": [</w:t>
            </w:r>
          </w:p>
          <w:p w:rsidRPr="00BF6395" w:rsidR="00DE025A" w:rsidP="00B15130" w:rsidRDefault="00DE025A" w14:paraId="5A2EB84F"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 "term": { "genre": "mystery" } }</w:t>
            </w:r>
          </w:p>
          <w:p w:rsidRPr="00BF6395" w:rsidR="00DE025A" w:rsidP="00B15130" w:rsidRDefault="00DE025A" w14:paraId="4D61A3E3"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35D9189A"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"filter": [</w:t>
            </w:r>
          </w:p>
          <w:p w:rsidRPr="00BF6395" w:rsidR="00DE025A" w:rsidP="00B15130" w:rsidRDefault="00DE025A" w14:paraId="64919D51"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 "range": { "price": { "lte": 20 } } },</w:t>
            </w:r>
          </w:p>
          <w:p w:rsidRPr="00BF6395" w:rsidR="00DE025A" w:rsidP="00B15130" w:rsidRDefault="00DE025A" w14:paraId="414D104E"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 "range": { "rating": { "gte": 4.0 } } }</w:t>
            </w:r>
          </w:p>
          <w:p w:rsidRPr="00BF6395" w:rsidR="00DE025A" w:rsidP="00B15130" w:rsidRDefault="00DE025A" w14:paraId="44775F0C"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3286199D"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5D917619"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306C83A9"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4E03B76C"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7FA07994"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Pr="00BF6395" w:rsidR="00DE025A" w:rsidP="00B15130" w:rsidRDefault="00DE025A" w14:paraId="4A6530AE"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"size": 10,</w:t>
            </w:r>
          </w:p>
          <w:p w:rsidRPr="00BF6395" w:rsidR="00DE025A" w:rsidP="00B15130" w:rsidRDefault="00DE025A" w14:paraId="27095E1A"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"_source": ["title", "author", "price", "rating", "genre"]</w:t>
            </w:r>
          </w:p>
          <w:p w:rsidR="00DE025A" w:rsidRDefault="00DE025A" w14:paraId="0B3DEE60" w14:textId="2D6BCB96">
            <w:pPr>
              <w:rPr>
                <w:rFonts w:ascii="Aptos" w:hAnsi="Aptos" w:eastAsia="Aptos" w:cs="Aptos"/>
              </w:rPr>
            </w:pPr>
            <w:r w:rsidRPr="00BF6395">
              <w:rPr>
                <w:rFonts w:ascii="Arial" w:hAnsi="Arial" w:eastAsia="Arial" w:cs="Arial"/>
                <w:i/>
                <w:iCs/>
                <w:color w:val="444444"/>
                <w:sz w:val="18"/>
                <w:szCs w:val="18"/>
              </w:rPr>
              <w:t>}</w:t>
            </w:r>
          </w:p>
        </w:tc>
      </w:tr>
      <w:tr w:rsidR="00DE025A" w:rsidTr="00EF4CD6" w14:paraId="15C023A0" w14:textId="77777777">
        <w:trPr>
          <w:trHeight w:val="196"/>
        </w:trPr>
        <w:tc>
          <w:tcPr>
            <w:tcW w:w="1653" w:type="dxa"/>
          </w:tcPr>
          <w:p w:rsidR="00DE025A" w:rsidRDefault="00DE025A" w14:paraId="77D8C49A" w14:textId="65F197B1">
            <w:pPr>
              <w:rPr>
                <w:rFonts w:ascii="Aptos" w:hAnsi="Aptos" w:eastAsia="Aptos" w:cs="Aptos"/>
              </w:rPr>
            </w:pPr>
            <w:r>
              <w:rPr>
                <w:rFonts w:ascii="Arial" w:hAnsi="Arial" w:eastAsia="Arial" w:cs="Arial"/>
                <w:sz w:val="20"/>
                <w:szCs w:val="20"/>
              </w:rPr>
              <w:t>Caching</w:t>
            </w:r>
          </w:p>
        </w:tc>
        <w:tc>
          <w:tcPr>
            <w:tcW w:w="4729" w:type="dxa"/>
            <w:tcMar>
              <w:left w:w="105" w:type="dxa"/>
              <w:right w:w="105" w:type="dxa"/>
            </w:tcMar>
          </w:tcPr>
          <w:p w:rsidR="00DE025A" w:rsidP="00B15130" w:rsidRDefault="00162B52" w14:paraId="62CA4EBA" w14:textId="02119959">
            <w:pPr>
              <w:spacing w:before="60" w:after="60"/>
              <w:rPr>
                <w:rFonts w:eastAsia="Arial" w:cs="Arial" w:asciiTheme="minorHAnsi" w:hAnsiTheme="minorHAnsi"/>
              </w:rPr>
            </w:pPr>
            <w:r>
              <w:rPr>
                <w:rFonts w:eastAsia="Arial" w:cs="Arial" w:asciiTheme="minorHAnsi" w:hAnsiTheme="minorHAnsi"/>
              </w:rPr>
              <w:t xml:space="preserve">Caching is the third performance level you can pull, and it’s a game-changer. </w:t>
            </w:r>
            <w:r w:rsidRPr="00E01600" w:rsidR="00DE025A">
              <w:rPr>
                <w:rFonts w:eastAsia="Arial" w:cs="Arial" w:asciiTheme="minorHAnsi" w:hAnsiTheme="minorHAnsi"/>
              </w:rPr>
              <w:t xml:space="preserve"> OpenSearch has three caches that matter for RAG workloads</w:t>
            </w:r>
            <w:r w:rsidR="00F7030E">
              <w:rPr>
                <w:rFonts w:eastAsia="Arial" w:cs="Arial" w:asciiTheme="minorHAnsi" w:hAnsiTheme="minorHAnsi"/>
              </w:rPr>
              <w:t>:</w:t>
            </w:r>
          </w:p>
          <w:p w:rsidR="00F7030E" w:rsidP="00B15130" w:rsidRDefault="00F7030E" w14:paraId="35572404" w14:textId="77777777">
            <w:pPr>
              <w:spacing w:before="60" w:after="60"/>
              <w:rPr>
                <w:rFonts w:eastAsia="Arial" w:cs="Arial" w:asciiTheme="minorHAnsi" w:hAnsiTheme="minorHAnsi"/>
              </w:rPr>
            </w:pPr>
          </w:p>
          <w:p w:rsidR="00F7030E" w:rsidP="00B15130" w:rsidRDefault="00F7030E" w14:paraId="1EEBB890" w14:textId="3E595EB3">
            <w:pPr>
              <w:spacing w:before="60" w:after="60"/>
              <w:rPr>
                <w:rFonts w:eastAsia="Arial" w:cs="Arial" w:asciiTheme="minorHAnsi" w:hAnsiTheme="minorHAnsi"/>
              </w:rPr>
            </w:pPr>
            <w:r>
              <w:rPr>
                <w:rFonts w:eastAsia="Arial" w:cs="Arial" w:asciiTheme="minorHAnsi" w:hAnsiTheme="minorHAnsi"/>
              </w:rPr>
              <w:t xml:space="preserve">First is the </w:t>
            </w:r>
            <w:r w:rsidRPr="00F552BE">
              <w:rPr>
                <w:rFonts w:eastAsia="Arial" w:cs="Arial" w:asciiTheme="minorHAnsi" w:hAnsiTheme="minorHAnsi"/>
                <w:b/>
                <w:bCs/>
              </w:rPr>
              <w:t>request cache</w:t>
            </w:r>
            <w:r>
              <w:rPr>
                <w:rFonts w:eastAsia="Arial" w:cs="Arial" w:asciiTheme="minorHAnsi" w:hAnsiTheme="minorHAnsi"/>
              </w:rPr>
              <w:t xml:space="preserve">. It stores </w:t>
            </w:r>
            <w:r w:rsidRPr="00590BEE" w:rsidR="00590BEE">
              <w:rPr>
                <w:rFonts w:eastAsia="Arial" w:cs="Arial" w:asciiTheme="minorHAnsi" w:hAnsiTheme="minorHAnsi"/>
              </w:rPr>
              <w:t>entire search results. If ten users search for 'top-rated fantasy books,' the result can be served instantly from the cache</w:t>
            </w:r>
            <w:r w:rsidR="00F003F4">
              <w:rPr>
                <w:rFonts w:eastAsia="Arial" w:cs="Arial" w:asciiTheme="minorHAnsi" w:hAnsiTheme="minorHAnsi"/>
              </w:rPr>
              <w:t xml:space="preserve"> </w:t>
            </w:r>
            <w:r w:rsidRPr="00E01600" w:rsidR="00F003F4">
              <w:rPr>
                <w:rFonts w:eastAsia="Arial" w:cs="Arial" w:asciiTheme="minorHAnsi" w:hAnsiTheme="minorHAnsi"/>
              </w:rPr>
              <w:t>instead of hitting your index every time</w:t>
            </w:r>
            <w:r w:rsidR="00F003F4">
              <w:rPr>
                <w:rFonts w:eastAsia="Arial" w:cs="Arial" w:asciiTheme="minorHAnsi" w:hAnsiTheme="minorHAnsi"/>
              </w:rPr>
              <w:t>.</w:t>
            </w:r>
          </w:p>
          <w:p w:rsidR="00E27398" w:rsidP="00B15130" w:rsidRDefault="00E27398" w14:paraId="784B6127" w14:textId="77777777">
            <w:pPr>
              <w:spacing w:before="60" w:after="60"/>
              <w:rPr>
                <w:rFonts w:eastAsia="Arial" w:cs="Arial" w:asciiTheme="minorHAnsi" w:hAnsiTheme="minorHAnsi"/>
              </w:rPr>
            </w:pPr>
          </w:p>
          <w:p w:rsidRPr="00E01600" w:rsidR="00A779C2" w:rsidP="00A779C2" w:rsidRDefault="00E27398" w14:paraId="01BB1C92" w14:textId="77777777">
            <w:pPr>
              <w:spacing w:before="60" w:after="60"/>
              <w:rPr>
                <w:rFonts w:eastAsia="Arial" w:cs="Arial" w:asciiTheme="minorHAnsi" w:hAnsiTheme="minorHAnsi"/>
              </w:rPr>
            </w:pPr>
            <w:r>
              <w:rPr>
                <w:rFonts w:eastAsia="Arial" w:cs="Arial" w:asciiTheme="minorHAnsi" w:hAnsiTheme="minorHAnsi"/>
              </w:rPr>
              <w:t xml:space="preserve">Second is </w:t>
            </w:r>
            <w:r w:rsidR="00885294">
              <w:rPr>
                <w:rFonts w:eastAsia="Arial" w:cs="Arial" w:asciiTheme="minorHAnsi" w:hAnsiTheme="minorHAnsi"/>
              </w:rPr>
              <w:t xml:space="preserve">the </w:t>
            </w:r>
            <w:r w:rsidRPr="00F552BE" w:rsidR="00885294">
              <w:rPr>
                <w:rFonts w:eastAsia="Arial" w:cs="Arial" w:asciiTheme="minorHAnsi" w:hAnsiTheme="minorHAnsi"/>
                <w:b/>
                <w:bCs/>
              </w:rPr>
              <w:t>k-NN native memory cache</w:t>
            </w:r>
            <w:r w:rsidR="00885294">
              <w:rPr>
                <w:rFonts w:eastAsia="Arial" w:cs="Arial" w:asciiTheme="minorHAnsi" w:hAnsiTheme="minorHAnsi"/>
              </w:rPr>
              <w:t xml:space="preserve">. This </w:t>
            </w:r>
            <w:r w:rsidRPr="00F003F4" w:rsidR="00F003F4">
              <w:rPr>
                <w:rFonts w:eastAsia="Arial" w:cs="Arial" w:asciiTheme="minorHAnsi" w:hAnsiTheme="minorHAnsi"/>
              </w:rPr>
              <w:t xml:space="preserve">is critical. It loads your HNSW graphs into native memory, outside the JVM heap. </w:t>
            </w:r>
            <w:r w:rsidRPr="00E01600" w:rsidR="00A779C2">
              <w:rPr>
                <w:rFonts w:eastAsia="Arial" w:cs="Arial" w:asciiTheme="minorHAnsi" w:hAnsiTheme="minorHAnsi"/>
              </w:rPr>
              <w:t>If your k-NN graphs aren't in native memory, OpenSearch has to load them from disk on each search. The circuit breaker limit defaults to 50% of available memory. For our bookstore this works fine as a starting point.</w:t>
            </w:r>
          </w:p>
          <w:p w:rsidRPr="00E01600" w:rsidR="00DE025A" w:rsidP="00B15130" w:rsidRDefault="00DE025A" w14:paraId="6B90D12F" w14:textId="77777777">
            <w:pPr>
              <w:spacing w:before="60" w:after="60"/>
              <w:rPr>
                <w:rFonts w:eastAsia="Arial" w:cs="Arial" w:asciiTheme="minorHAnsi" w:hAnsiTheme="minorHAnsi"/>
              </w:rPr>
            </w:pPr>
          </w:p>
          <w:p w:rsidRPr="00E01600" w:rsidR="00DE025A" w:rsidP="00B15130" w:rsidRDefault="00DE025A" w14:paraId="2DB5E685" w14:textId="35A62FD1">
            <w:pPr>
              <w:spacing w:before="60" w:after="60"/>
              <w:rPr>
                <w:rFonts w:eastAsia="Arial" w:cs="Arial" w:asciiTheme="minorHAnsi" w:hAnsiTheme="minorHAnsi"/>
              </w:rPr>
            </w:pPr>
            <w:r w:rsidRPr="00E01600">
              <w:rPr>
                <w:rFonts w:eastAsia="Arial" w:cs="Arial" w:asciiTheme="minorHAnsi" w:hAnsiTheme="minorHAnsi"/>
              </w:rPr>
              <w:t xml:space="preserve">And </w:t>
            </w:r>
            <w:r w:rsidR="00A779C2">
              <w:rPr>
                <w:rFonts w:eastAsia="Arial" w:cs="Arial" w:asciiTheme="minorHAnsi" w:hAnsiTheme="minorHAnsi"/>
              </w:rPr>
              <w:t xml:space="preserve">third, is </w:t>
            </w:r>
            <w:r w:rsidRPr="00E01600">
              <w:rPr>
                <w:rFonts w:eastAsia="Arial" w:cs="Arial" w:asciiTheme="minorHAnsi" w:hAnsiTheme="minorHAnsi"/>
              </w:rPr>
              <w:t xml:space="preserve">the </w:t>
            </w:r>
            <w:r w:rsidRPr="0062766B">
              <w:rPr>
                <w:rFonts w:eastAsia="Arial" w:cs="Arial" w:asciiTheme="minorHAnsi" w:hAnsiTheme="minorHAnsi"/>
                <w:b/>
                <w:bCs/>
              </w:rPr>
              <w:t>field data cache</w:t>
            </w:r>
            <w:r w:rsidRPr="00E01600">
              <w:rPr>
                <w:rFonts w:eastAsia="Arial" w:cs="Arial" w:asciiTheme="minorHAnsi" w:hAnsiTheme="minorHAnsi"/>
              </w:rPr>
              <w:t xml:space="preserve"> </w:t>
            </w:r>
            <w:r w:rsidR="00A779C2">
              <w:rPr>
                <w:rFonts w:eastAsia="Arial" w:cs="Arial" w:asciiTheme="minorHAnsi" w:hAnsiTheme="minorHAnsi"/>
              </w:rPr>
              <w:t xml:space="preserve">which </w:t>
            </w:r>
            <w:r w:rsidRPr="00E01600">
              <w:rPr>
                <w:rFonts w:eastAsia="Arial" w:cs="Arial" w:asciiTheme="minorHAnsi" w:hAnsiTheme="minorHAnsi"/>
              </w:rPr>
              <w:t xml:space="preserve">handles aggregations. If you're running faceted </w:t>
            </w:r>
            <w:r w:rsidRPr="00E01600" w:rsidR="0062766B">
              <w:rPr>
                <w:rFonts w:eastAsia="Arial" w:cs="Arial" w:asciiTheme="minorHAnsi" w:hAnsiTheme="minorHAnsi"/>
              </w:rPr>
              <w:t>search count</w:t>
            </w:r>
            <w:r w:rsidRPr="00E01600">
              <w:rPr>
                <w:rFonts w:eastAsia="Arial" w:cs="Arial" w:asciiTheme="minorHAnsi" w:hAnsiTheme="minorHAnsi"/>
              </w:rPr>
              <w:t xml:space="preserve"> of books by genre, and average price by category, that data gets cached here</w:t>
            </w:r>
          </w:p>
          <w:p w:rsidRPr="00E01600" w:rsidR="00DE025A" w:rsidP="00B15130" w:rsidRDefault="00DE025A" w14:paraId="36594C1E" w14:textId="77777777">
            <w:pPr>
              <w:spacing w:before="60" w:after="60"/>
              <w:rPr>
                <w:rFonts w:eastAsia="Arial" w:cs="Arial" w:asciiTheme="minorHAnsi" w:hAnsiTheme="minorHAnsi"/>
              </w:rPr>
            </w:pPr>
          </w:p>
          <w:p w:rsidR="00DE025A" w:rsidP="00A242FA" w:rsidRDefault="00DE025A" w14:paraId="64A4D1A4" w14:textId="26DDBC7E">
            <w:pPr>
              <w:spacing w:before="60" w:after="60"/>
              <w:rPr>
                <w:rFonts w:eastAsia="Arial" w:asciiTheme="minorHAnsi" w:hAnsiTheme="minorHAnsi"/>
                <w:rPrChange w:author="Unknown" w:date="2026-04-03T16:29:00Z" w16du:dateUtc="2026-04-03T20:29:00Z" w:id="312">
                  <w:rPr>
                    <w:rFonts w:ascii="Arial" w:hAnsi="Arial" w:eastAsia="Arial" w:cs="Arial"/>
                    <w:sz w:val="20"/>
                    <w:szCs w:val="20"/>
                  </w:rPr>
                </w:rPrChange>
              </w:rPr>
            </w:pPr>
            <w:r w:rsidRPr="00E01600">
              <w:rPr>
                <w:rFonts w:eastAsia="Arial" w:cs="Arial" w:asciiTheme="minorHAnsi" w:hAnsiTheme="minorHAnsi"/>
              </w:rPr>
              <w:t xml:space="preserve">You can </w:t>
            </w:r>
            <w:r w:rsidR="00F714B4">
              <w:rPr>
                <w:rFonts w:eastAsia="Arial" w:cs="Arial" w:asciiTheme="minorHAnsi" w:hAnsiTheme="minorHAnsi"/>
              </w:rPr>
              <w:t xml:space="preserve">even </w:t>
            </w:r>
            <w:r w:rsidRPr="00E01600">
              <w:rPr>
                <w:rFonts w:eastAsia="Arial" w:cs="Arial" w:asciiTheme="minorHAnsi" w:hAnsiTheme="minorHAnsi"/>
              </w:rPr>
              <w:t>inspect and warm the k-NN cache like this:</w:t>
            </w:r>
          </w:p>
          <w:p w:rsidR="00DE025A" w:rsidP="00B15130" w:rsidRDefault="00DE025A" w14:paraId="220B5B9E" w14:textId="77777777">
            <w:pPr>
              <w:spacing w:before="60" w:after="60"/>
              <w:ind w:firstLine="720"/>
              <w:rPr>
                <w:rFonts w:ascii="Arial" w:hAnsi="Arial" w:eastAsia="Arial" w:cs="Arial"/>
                <w:sz w:val="20"/>
                <w:szCs w:val="20"/>
              </w:rPr>
            </w:pPr>
          </w:p>
          <w:p w:rsidR="00DE025A" w:rsidP="00B15130" w:rsidRDefault="00DE025A" w14:paraId="28C68A7A" w14:textId="77777777">
            <w:pPr>
              <w:spacing w:before="60" w:after="60"/>
              <w:ind w:firstLine="720"/>
              <w:rPr>
                <w:rFonts w:ascii="Arial" w:hAnsi="Arial" w:eastAsia="Arial" w:cs="Arial"/>
                <w:sz w:val="20"/>
                <w:szCs w:val="20"/>
              </w:rPr>
            </w:pPr>
          </w:p>
          <w:p w:rsidR="00DE025A" w:rsidP="00B15130" w:rsidRDefault="00DE025A" w14:paraId="63BB2822" w14:textId="77777777">
            <w:pPr>
              <w:spacing w:before="60" w:after="60"/>
              <w:ind w:firstLine="720"/>
              <w:rPr>
                <w:rFonts w:ascii="Arial" w:hAnsi="Arial" w:eastAsia="Arial" w:cs="Arial"/>
                <w:sz w:val="20"/>
                <w:szCs w:val="20"/>
              </w:rPr>
            </w:pPr>
          </w:p>
          <w:p w:rsidRPr="00FF7AFF" w:rsidR="00DE025A" w:rsidP="00B15130" w:rsidRDefault="00DE025A" w14:paraId="1DFF9AF0" w14:textId="77777777">
            <w:pPr>
              <w:spacing w:before="60" w:after="60"/>
              <w:ind w:firstLine="720"/>
              <w:rPr>
                <w:rFonts w:eastAsia="Arial" w:cs="Arial" w:asciiTheme="minorHAnsi" w:hAnsiTheme="minorHAnsi"/>
              </w:rPr>
            </w:pPr>
          </w:p>
          <w:p w:rsidRPr="00FF7AFF" w:rsidR="00DE025A" w:rsidP="00B15130" w:rsidRDefault="00DE025A" w14:paraId="71E7A2F4" w14:textId="77777777">
            <w:pPr>
              <w:spacing w:before="60" w:after="60"/>
              <w:rPr>
                <w:rFonts w:eastAsia="Arial" w:cs="Arial" w:asciiTheme="minorHAnsi" w:hAnsiTheme="minorHAnsi"/>
              </w:rPr>
            </w:pPr>
            <w:r w:rsidRPr="00FF7AFF">
              <w:rPr>
                <w:rFonts w:eastAsia="Arial" w:cs="Arial" w:asciiTheme="minorHAnsi" w:hAnsiTheme="minorHAnsi"/>
                <w:color w:val="111111"/>
              </w:rPr>
              <w:t>Run the warmup call after a cluster restart or after loading new data. It loads k-NN graphs into native memory proactively, so the first real queries don't pay the loading penalty.</w:t>
            </w:r>
          </w:p>
          <w:p w:rsidR="00DE025A" w:rsidP="00AB414C" w:rsidRDefault="00DE025A" w14:paraId="2E6ADE61" w14:textId="0055487B">
            <w:pPr>
              <w:rPr>
                <w:rFonts w:ascii="Aptos" w:hAnsi="Aptos" w:eastAsia="Aptos" w:cs="Aptos"/>
              </w:rPr>
            </w:pPr>
          </w:p>
        </w:tc>
        <w:tc>
          <w:tcPr>
            <w:tcW w:w="2970" w:type="dxa"/>
            <w:tcMar>
              <w:left w:w="105" w:type="dxa"/>
              <w:right w:w="105" w:type="dxa"/>
            </w:tcMar>
          </w:tcPr>
          <w:p w:rsidR="00DE025A" w:rsidP="00B15130" w:rsidRDefault="00DE025A" w14:paraId="6B90B32D" w14:textId="77777777">
            <w:pPr>
              <w:spacing w:before="40" w:after="40"/>
              <w:rPr>
                <w:rFonts w:ascii="Arial" w:hAnsi="Arial" w:eastAsia="Arial" w:cs="Arial"/>
                <w:i/>
                <w:color w:val="444444"/>
                <w:sz w:val="18"/>
                <w:szCs w:val="18"/>
              </w:rPr>
            </w:pPr>
          </w:p>
          <w:p w:rsidR="00DE025A" w:rsidP="00B15130" w:rsidRDefault="00DE025A" w14:paraId="342BD0A5" w14:textId="77777777">
            <w:pPr>
              <w:spacing w:before="40" w:after="40"/>
              <w:rPr>
                <w:rFonts w:ascii="Arial" w:hAnsi="Arial" w:eastAsia="Arial" w:cs="Arial"/>
                <w:i/>
                <w:color w:val="444444"/>
                <w:sz w:val="18"/>
                <w:szCs w:val="18"/>
              </w:rPr>
            </w:pPr>
          </w:p>
          <w:p w:rsidR="00DE025A" w:rsidP="00B15130" w:rsidRDefault="00DE025A" w14:paraId="557A467B" w14:textId="77777777">
            <w:pPr>
              <w:spacing w:before="40" w:after="40"/>
              <w:rPr>
                <w:rFonts w:ascii="Arial" w:hAnsi="Arial" w:eastAsia="Arial" w:cs="Arial"/>
                <w:i/>
                <w:iCs/>
                <w:color w:val="444444"/>
                <w:sz w:val="18"/>
                <w:szCs w:val="18"/>
              </w:rPr>
            </w:pPr>
            <w:r>
              <w:rPr>
                <w:rFonts w:ascii="Arial" w:hAnsi="Arial" w:eastAsia="Arial" w:cs="Arial"/>
                <w:i/>
                <w:iCs/>
                <w:color w:val="444444"/>
                <w:sz w:val="18"/>
                <w:szCs w:val="18"/>
              </w:rPr>
              <w:t>3 rounded squares that show  the 3 different caches for RAG, shown horizontally</w:t>
            </w:r>
          </w:p>
          <w:p w:rsidR="00DE025A" w:rsidP="00B15130" w:rsidRDefault="00DE025A" w14:paraId="4EEECA87" w14:textId="77777777">
            <w:pPr>
              <w:spacing w:before="40" w:after="40"/>
              <w:rPr>
                <w:rFonts w:ascii="Arial" w:hAnsi="Arial" w:eastAsia="Arial" w:cs="Arial"/>
                <w:i/>
                <w:iCs/>
                <w:color w:val="444444"/>
                <w:sz w:val="18"/>
                <w:szCs w:val="18"/>
              </w:rPr>
            </w:pPr>
          </w:p>
          <w:p w:rsidR="00DE025A" w:rsidP="00B15130" w:rsidRDefault="00DE025A" w14:paraId="39DC81D2" w14:textId="77777777">
            <w:pPr>
              <w:spacing w:before="40" w:after="40"/>
              <w:rPr>
                <w:rFonts w:ascii="Arial" w:hAnsi="Arial" w:eastAsia="Arial" w:cs="Arial"/>
                <w:i/>
                <w:iCs/>
                <w:color w:val="444444"/>
                <w:sz w:val="18"/>
                <w:szCs w:val="18"/>
              </w:rPr>
            </w:pPr>
          </w:p>
          <w:p w:rsidR="00DE025A" w:rsidP="00B15130" w:rsidRDefault="00DE025A" w14:paraId="5B6D3AE4" w14:textId="77777777">
            <w:pPr>
              <w:spacing w:before="40" w:after="40"/>
              <w:rPr>
                <w:rFonts w:ascii="Arial" w:hAnsi="Arial" w:eastAsia="Arial" w:cs="Arial"/>
                <w:i/>
                <w:iCs/>
                <w:color w:val="444444"/>
                <w:sz w:val="18"/>
                <w:szCs w:val="18"/>
              </w:rPr>
            </w:pPr>
          </w:p>
          <w:p w:rsidR="00DE025A" w:rsidP="00B15130" w:rsidRDefault="00DE025A" w14:paraId="0879225C" w14:textId="77777777">
            <w:pPr>
              <w:spacing w:before="40" w:after="40"/>
              <w:rPr>
                <w:rFonts w:ascii="Arial" w:hAnsi="Arial" w:eastAsia="Arial" w:cs="Arial"/>
                <w:i/>
                <w:iCs/>
                <w:color w:val="444444"/>
                <w:sz w:val="18"/>
                <w:szCs w:val="18"/>
              </w:rPr>
            </w:pPr>
          </w:p>
          <w:p w:rsidR="00DE025A" w:rsidP="00B15130" w:rsidRDefault="00DE025A" w14:paraId="2A27DB9F" w14:textId="77777777">
            <w:pPr>
              <w:spacing w:before="40" w:after="40"/>
              <w:rPr>
                <w:rFonts w:ascii="Arial" w:hAnsi="Arial" w:eastAsia="Arial" w:cs="Arial"/>
                <w:i/>
                <w:iCs/>
                <w:color w:val="444444"/>
                <w:sz w:val="18"/>
                <w:szCs w:val="18"/>
              </w:rPr>
            </w:pPr>
          </w:p>
          <w:p w:rsidR="00DE025A" w:rsidP="00B15130" w:rsidRDefault="00DE025A" w14:paraId="56211F14" w14:textId="77777777">
            <w:pPr>
              <w:spacing w:before="40" w:after="40"/>
              <w:rPr>
                <w:rFonts w:ascii="Arial" w:hAnsi="Arial" w:eastAsia="Arial" w:cs="Arial"/>
                <w:i/>
                <w:iCs/>
                <w:color w:val="444444"/>
                <w:sz w:val="18"/>
                <w:szCs w:val="18"/>
              </w:rPr>
            </w:pPr>
          </w:p>
          <w:p w:rsidR="00DE025A" w:rsidP="00B15130" w:rsidRDefault="00DE025A" w14:paraId="4FB22492" w14:textId="77777777">
            <w:pPr>
              <w:spacing w:before="40" w:after="40"/>
              <w:rPr>
                <w:rFonts w:ascii="Arial" w:hAnsi="Arial" w:eastAsia="Arial" w:cs="Arial"/>
                <w:i/>
                <w:iCs/>
                <w:color w:val="444444"/>
                <w:sz w:val="18"/>
                <w:szCs w:val="18"/>
              </w:rPr>
            </w:pPr>
          </w:p>
          <w:p w:rsidR="00DE025A" w:rsidP="00B15130" w:rsidRDefault="00DE025A" w14:paraId="0031DADF" w14:textId="77777777">
            <w:pPr>
              <w:spacing w:before="40" w:after="40"/>
              <w:rPr>
                <w:rFonts w:ascii="Arial" w:hAnsi="Arial" w:eastAsia="Arial" w:cs="Arial"/>
                <w:i/>
                <w:iCs/>
                <w:color w:val="444444"/>
                <w:sz w:val="18"/>
                <w:szCs w:val="18"/>
              </w:rPr>
            </w:pPr>
          </w:p>
          <w:p w:rsidR="00DE025A" w:rsidP="00B15130" w:rsidRDefault="00DE025A" w14:paraId="13A64AB9" w14:textId="77777777">
            <w:pPr>
              <w:spacing w:before="40" w:after="40"/>
              <w:rPr>
                <w:rFonts w:ascii="Arial" w:hAnsi="Arial" w:eastAsia="Arial" w:cs="Arial"/>
                <w:i/>
                <w:iCs/>
                <w:color w:val="444444"/>
                <w:sz w:val="18"/>
                <w:szCs w:val="18"/>
              </w:rPr>
            </w:pPr>
          </w:p>
          <w:p w:rsidR="00DE025A" w:rsidP="00B15130" w:rsidRDefault="00DE025A" w14:paraId="6D8D470A" w14:textId="77777777">
            <w:pPr>
              <w:spacing w:before="40" w:after="40"/>
              <w:rPr>
                <w:rFonts w:ascii="Arial" w:hAnsi="Arial" w:eastAsia="Arial" w:cs="Arial"/>
                <w:i/>
                <w:iCs/>
                <w:color w:val="444444"/>
                <w:sz w:val="18"/>
                <w:szCs w:val="18"/>
              </w:rPr>
            </w:pPr>
          </w:p>
          <w:p w:rsidR="00DE025A" w:rsidP="00B15130" w:rsidRDefault="00DE025A" w14:paraId="5FEB3CCE" w14:textId="77777777">
            <w:pPr>
              <w:spacing w:before="40" w:after="40"/>
              <w:rPr>
                <w:rFonts w:ascii="Arial" w:hAnsi="Arial" w:eastAsia="Arial" w:cs="Arial"/>
                <w:i/>
                <w:iCs/>
                <w:color w:val="444444"/>
                <w:sz w:val="18"/>
                <w:szCs w:val="18"/>
              </w:rPr>
            </w:pPr>
          </w:p>
          <w:p w:rsidR="00DE025A" w:rsidP="00B15130" w:rsidRDefault="00DE025A" w14:paraId="5E888593" w14:textId="77777777">
            <w:pPr>
              <w:spacing w:before="40" w:after="40"/>
              <w:rPr>
                <w:rFonts w:ascii="Arial" w:hAnsi="Arial" w:eastAsia="Arial" w:cs="Arial"/>
                <w:i/>
                <w:iCs/>
                <w:color w:val="444444"/>
                <w:sz w:val="18"/>
                <w:szCs w:val="18"/>
              </w:rPr>
            </w:pPr>
          </w:p>
          <w:p w:rsidR="00DE025A" w:rsidP="00B15130" w:rsidRDefault="00DE025A" w14:paraId="367930F8" w14:textId="77777777">
            <w:pPr>
              <w:spacing w:before="40" w:after="40"/>
              <w:rPr>
                <w:rFonts w:ascii="Arial" w:hAnsi="Arial" w:eastAsia="Arial" w:cs="Arial"/>
                <w:i/>
                <w:iCs/>
                <w:color w:val="444444"/>
                <w:sz w:val="18"/>
                <w:szCs w:val="18"/>
              </w:rPr>
            </w:pPr>
          </w:p>
          <w:p w:rsidR="00DE025A" w:rsidP="00B15130" w:rsidRDefault="00DE025A" w14:paraId="62586864" w14:textId="77777777">
            <w:pPr>
              <w:spacing w:before="40" w:after="40"/>
              <w:rPr>
                <w:rFonts w:ascii="Arial" w:hAnsi="Arial" w:eastAsia="Arial" w:cs="Arial"/>
                <w:i/>
                <w:iCs/>
                <w:color w:val="444444"/>
                <w:sz w:val="18"/>
                <w:szCs w:val="18"/>
              </w:rPr>
            </w:pPr>
          </w:p>
          <w:p w:rsidR="00DE025A" w:rsidP="00B15130" w:rsidRDefault="00DE025A" w14:paraId="74A9BD69" w14:textId="77777777">
            <w:pPr>
              <w:spacing w:before="40" w:after="40"/>
              <w:rPr>
                <w:rFonts w:ascii="Arial" w:hAnsi="Arial" w:eastAsia="Arial" w:cs="Arial"/>
                <w:i/>
                <w:iCs/>
                <w:color w:val="444444"/>
                <w:sz w:val="18"/>
                <w:szCs w:val="18"/>
              </w:rPr>
            </w:pPr>
          </w:p>
          <w:p w:rsidR="00DE025A" w:rsidP="00B15130" w:rsidRDefault="00DE025A" w14:paraId="2ED4535E" w14:textId="77777777">
            <w:pPr>
              <w:spacing w:before="40" w:after="40"/>
              <w:rPr>
                <w:rFonts w:ascii="Arial" w:hAnsi="Arial" w:eastAsia="Arial" w:cs="Arial"/>
                <w:i/>
                <w:iCs/>
                <w:color w:val="444444"/>
                <w:sz w:val="18"/>
                <w:szCs w:val="18"/>
              </w:rPr>
            </w:pPr>
          </w:p>
          <w:p w:rsidR="00DE025A" w:rsidP="00B15130" w:rsidRDefault="00DE025A" w14:paraId="228EF81E" w14:textId="77777777">
            <w:pPr>
              <w:spacing w:before="40" w:after="40"/>
              <w:rPr>
                <w:rFonts w:ascii="Arial" w:hAnsi="Arial" w:eastAsia="Arial" w:cs="Arial"/>
                <w:i/>
                <w:iCs/>
                <w:color w:val="444444"/>
                <w:sz w:val="18"/>
                <w:szCs w:val="18"/>
              </w:rPr>
            </w:pPr>
          </w:p>
          <w:p w:rsidR="00DE025A" w:rsidP="00B15130" w:rsidRDefault="00DE025A" w14:paraId="61D16EDD" w14:textId="77777777">
            <w:pPr>
              <w:spacing w:before="40" w:after="40"/>
              <w:rPr>
                <w:rFonts w:ascii="Arial" w:hAnsi="Arial" w:eastAsia="Arial" w:cs="Arial"/>
                <w:i/>
                <w:iCs/>
                <w:color w:val="444444"/>
                <w:sz w:val="18"/>
                <w:szCs w:val="18"/>
              </w:rPr>
            </w:pPr>
          </w:p>
          <w:p w:rsidR="00DE025A" w:rsidP="00B15130" w:rsidRDefault="00DE025A" w14:paraId="3A96F791" w14:textId="77777777">
            <w:pPr>
              <w:spacing w:before="40" w:after="40"/>
              <w:rPr>
                <w:rFonts w:ascii="Arial" w:hAnsi="Arial" w:eastAsia="Arial" w:cs="Arial"/>
                <w:i/>
                <w:iCs/>
                <w:color w:val="444444"/>
                <w:sz w:val="18"/>
                <w:szCs w:val="18"/>
              </w:rPr>
            </w:pPr>
          </w:p>
          <w:p w:rsidR="00DE025A" w:rsidP="00B15130" w:rsidRDefault="00DE025A" w14:paraId="4CA44300" w14:textId="77777777">
            <w:pPr>
              <w:spacing w:before="40" w:after="40"/>
              <w:rPr>
                <w:rFonts w:ascii="Arial" w:hAnsi="Arial" w:eastAsia="Arial" w:cs="Arial"/>
                <w:i/>
                <w:iCs/>
                <w:color w:val="444444"/>
                <w:sz w:val="18"/>
                <w:szCs w:val="18"/>
              </w:rPr>
            </w:pPr>
          </w:p>
          <w:p w:rsidR="00DE025A" w:rsidP="00B15130" w:rsidRDefault="00DE025A" w14:paraId="54AB4239" w14:textId="77777777">
            <w:pPr>
              <w:spacing w:before="40" w:after="40"/>
              <w:rPr>
                <w:rFonts w:ascii="Arial" w:hAnsi="Arial" w:eastAsia="Arial" w:cs="Arial"/>
                <w:i/>
                <w:iCs/>
                <w:color w:val="444444"/>
                <w:sz w:val="18"/>
                <w:szCs w:val="18"/>
              </w:rPr>
            </w:pPr>
          </w:p>
          <w:p w:rsidR="00DE025A" w:rsidP="00B15130" w:rsidRDefault="00DE025A" w14:paraId="49185BC6" w14:textId="77777777">
            <w:pPr>
              <w:spacing w:before="40" w:after="40"/>
              <w:rPr>
                <w:rFonts w:ascii="Arial" w:hAnsi="Arial" w:eastAsia="Arial" w:cs="Arial"/>
                <w:i/>
                <w:iCs/>
                <w:color w:val="444444"/>
                <w:sz w:val="18"/>
                <w:szCs w:val="18"/>
              </w:rPr>
            </w:pPr>
          </w:p>
          <w:p w:rsidR="00DE025A" w:rsidP="00B15130" w:rsidRDefault="00DE025A" w14:paraId="46859751" w14:textId="77777777">
            <w:pPr>
              <w:spacing w:before="40" w:after="40"/>
              <w:rPr>
                <w:rFonts w:ascii="Arial" w:hAnsi="Arial" w:eastAsia="Arial" w:cs="Arial"/>
                <w:i/>
                <w:iCs/>
                <w:color w:val="444444"/>
                <w:sz w:val="18"/>
                <w:szCs w:val="18"/>
              </w:rPr>
            </w:pPr>
          </w:p>
          <w:p w:rsidR="00DE025A" w:rsidP="00B15130" w:rsidRDefault="00DE025A" w14:paraId="0E0AD6D8" w14:textId="77777777">
            <w:pPr>
              <w:spacing w:before="40" w:after="40"/>
              <w:rPr>
                <w:rFonts w:ascii="Arial" w:hAnsi="Arial" w:eastAsia="Arial" w:cs="Arial"/>
                <w:i/>
                <w:iCs/>
                <w:color w:val="444444"/>
                <w:sz w:val="18"/>
                <w:szCs w:val="18"/>
              </w:rPr>
            </w:pPr>
          </w:p>
          <w:p w:rsidR="00DE025A" w:rsidP="00B15130" w:rsidRDefault="00DE025A" w14:paraId="50E0DCD5" w14:textId="77777777">
            <w:pPr>
              <w:spacing w:before="40" w:after="40"/>
              <w:rPr>
                <w:rFonts w:ascii="Arial" w:hAnsi="Arial" w:eastAsia="Arial" w:cs="Arial"/>
                <w:i/>
                <w:iCs/>
                <w:color w:val="444444"/>
                <w:sz w:val="18"/>
                <w:szCs w:val="18"/>
              </w:rPr>
            </w:pPr>
          </w:p>
          <w:p w:rsidR="00DE025A" w:rsidP="00B15130" w:rsidRDefault="00DE025A" w14:paraId="5D84B257" w14:textId="77777777">
            <w:pPr>
              <w:spacing w:before="40" w:after="40"/>
              <w:rPr>
                <w:rFonts w:ascii="Arial" w:hAnsi="Arial" w:eastAsia="Arial" w:cs="Arial"/>
                <w:i/>
                <w:iCs/>
                <w:color w:val="444444"/>
                <w:sz w:val="18"/>
                <w:szCs w:val="18"/>
              </w:rPr>
            </w:pPr>
          </w:p>
          <w:p w:rsidR="00DE025A" w:rsidP="00B15130" w:rsidRDefault="00DE025A" w14:paraId="46BAA113" w14:textId="77777777">
            <w:pPr>
              <w:spacing w:before="40" w:after="40"/>
              <w:rPr>
                <w:rFonts w:ascii="Arial" w:hAnsi="Arial" w:eastAsia="Arial" w:cs="Arial"/>
                <w:i/>
                <w:iCs/>
                <w:color w:val="444444"/>
                <w:sz w:val="18"/>
                <w:szCs w:val="18"/>
              </w:rPr>
            </w:pPr>
          </w:p>
          <w:p w:rsidR="00DE025A" w:rsidP="00B15130" w:rsidRDefault="00DE025A" w14:paraId="00C23E35" w14:textId="77777777">
            <w:pPr>
              <w:spacing w:before="40" w:after="40"/>
              <w:rPr>
                <w:rFonts w:ascii="Arial" w:hAnsi="Arial" w:eastAsia="Arial" w:cs="Arial"/>
                <w:i/>
                <w:iCs/>
                <w:color w:val="444444"/>
                <w:sz w:val="18"/>
                <w:szCs w:val="18"/>
              </w:rPr>
            </w:pPr>
          </w:p>
          <w:p w:rsidR="00DE025A" w:rsidP="00B15130" w:rsidRDefault="00DE025A" w14:paraId="36D924BC" w14:textId="77777777">
            <w:pPr>
              <w:spacing w:before="40" w:after="40"/>
              <w:rPr>
                <w:rFonts w:ascii="Arial" w:hAnsi="Arial" w:eastAsia="Arial" w:cs="Arial"/>
                <w:i/>
                <w:iCs/>
                <w:color w:val="444444"/>
                <w:sz w:val="18"/>
                <w:szCs w:val="18"/>
              </w:rPr>
            </w:pPr>
          </w:p>
          <w:p w:rsidR="00DE025A" w:rsidP="00B15130" w:rsidRDefault="00DE025A" w14:paraId="436323F4" w14:textId="77777777">
            <w:pPr>
              <w:spacing w:before="40" w:after="40"/>
              <w:rPr>
                <w:rFonts w:ascii="Arial" w:hAnsi="Arial" w:eastAsia="Arial" w:cs="Arial"/>
                <w:i/>
                <w:iCs/>
                <w:color w:val="444444"/>
                <w:sz w:val="18"/>
                <w:szCs w:val="18"/>
              </w:rPr>
            </w:pPr>
          </w:p>
          <w:p w:rsidR="00DE025A" w:rsidP="00B15130" w:rsidRDefault="00DE025A" w14:paraId="4D671CE9" w14:textId="77777777">
            <w:pPr>
              <w:spacing w:before="40" w:after="40"/>
              <w:rPr>
                <w:rFonts w:ascii="Arial" w:hAnsi="Arial" w:eastAsia="Arial" w:cs="Arial"/>
                <w:i/>
                <w:iCs/>
                <w:color w:val="444444"/>
                <w:sz w:val="18"/>
                <w:szCs w:val="18"/>
              </w:rPr>
            </w:pPr>
          </w:p>
          <w:p w:rsidR="00DE025A" w:rsidP="00B15130" w:rsidRDefault="00DE025A" w14:paraId="07CCE540" w14:textId="77777777">
            <w:pPr>
              <w:spacing w:before="40" w:after="40"/>
              <w:rPr>
                <w:rFonts w:ascii="Arial" w:hAnsi="Arial" w:eastAsia="Arial" w:cs="Arial"/>
                <w:i/>
                <w:iCs/>
                <w:color w:val="444444"/>
                <w:sz w:val="18"/>
                <w:szCs w:val="18"/>
              </w:rPr>
            </w:pPr>
          </w:p>
          <w:p w:rsidR="00DE025A" w:rsidP="00B15130" w:rsidRDefault="00DE025A" w14:paraId="5A836A1E" w14:textId="77777777">
            <w:pPr>
              <w:spacing w:before="40" w:after="40"/>
              <w:rPr>
                <w:rFonts w:ascii="Arial" w:hAnsi="Arial" w:eastAsia="Arial" w:cs="Arial"/>
                <w:i/>
                <w:iCs/>
                <w:color w:val="444444"/>
                <w:sz w:val="18"/>
                <w:szCs w:val="18"/>
              </w:rPr>
            </w:pPr>
          </w:p>
          <w:p w:rsidR="00DE025A" w:rsidP="00B15130" w:rsidRDefault="00DE025A" w14:paraId="7E8ADEA1" w14:textId="77777777">
            <w:pPr>
              <w:spacing w:before="40" w:after="40"/>
              <w:rPr>
                <w:rFonts w:ascii="Arial" w:hAnsi="Arial" w:eastAsia="Arial" w:cs="Arial"/>
                <w:i/>
                <w:iCs/>
                <w:color w:val="444444"/>
                <w:sz w:val="18"/>
                <w:szCs w:val="18"/>
              </w:rPr>
            </w:pPr>
          </w:p>
          <w:p w:rsidR="00DE025A" w:rsidP="00B15130" w:rsidRDefault="00DE025A" w14:paraId="308BCF9C" w14:textId="77777777">
            <w:pPr>
              <w:spacing w:before="40" w:after="40"/>
              <w:rPr>
                <w:rFonts w:ascii="Arial" w:hAnsi="Arial" w:eastAsia="Arial" w:cs="Arial"/>
                <w:i/>
                <w:iCs/>
                <w:color w:val="444444"/>
                <w:sz w:val="18"/>
                <w:szCs w:val="18"/>
              </w:rPr>
            </w:pPr>
          </w:p>
          <w:p w:rsidR="00DE025A" w:rsidP="00B15130" w:rsidRDefault="00DE025A" w14:paraId="7EA85694" w14:textId="77777777">
            <w:pPr>
              <w:spacing w:before="40" w:after="40"/>
              <w:rPr>
                <w:rFonts w:ascii="Arial" w:hAnsi="Arial" w:eastAsia="Arial" w:cs="Arial"/>
                <w:i/>
                <w:iCs/>
                <w:color w:val="444444"/>
                <w:sz w:val="18"/>
                <w:szCs w:val="18"/>
              </w:rPr>
            </w:pPr>
          </w:p>
          <w:p w:rsidR="00DE025A" w:rsidP="00B15130" w:rsidRDefault="00DE025A" w14:paraId="1B0E73D7" w14:textId="77777777">
            <w:pPr>
              <w:spacing w:before="40" w:after="40"/>
              <w:rPr>
                <w:rFonts w:ascii="Arial" w:hAnsi="Arial" w:eastAsia="Arial" w:cs="Arial"/>
                <w:i/>
                <w:iCs/>
                <w:color w:val="444444"/>
                <w:sz w:val="18"/>
                <w:szCs w:val="18"/>
              </w:rPr>
            </w:pPr>
          </w:p>
          <w:p w:rsidRPr="00BF6395" w:rsidR="00DE025A" w:rsidP="00B15130" w:rsidRDefault="00DE025A" w14:paraId="147EAD30"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Warm the k-NN cache for our bookstore index</w:t>
            </w:r>
          </w:p>
          <w:p w:rsidRPr="00BF6395" w:rsidR="00DE025A" w:rsidP="00B15130" w:rsidRDefault="00DE025A" w14:paraId="5AC6D91C"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GET /_plugins/_knn/warmup/bookstore-rag</w:t>
            </w:r>
          </w:p>
          <w:p w:rsidRPr="00BF6395" w:rsidR="00DE025A" w:rsidP="00B15130" w:rsidRDefault="00DE025A" w14:paraId="1983FCBD" w14:textId="77777777">
            <w:pPr>
              <w:spacing w:before="40" w:after="40"/>
              <w:rPr>
                <w:rFonts w:ascii="Arial" w:hAnsi="Arial" w:eastAsia="Arial" w:cs="Arial"/>
                <w:i/>
                <w:iCs/>
                <w:color w:val="444444"/>
                <w:sz w:val="18"/>
                <w:szCs w:val="18"/>
              </w:rPr>
            </w:pPr>
          </w:p>
          <w:p w:rsidRPr="00BF6395" w:rsidR="00DE025A" w:rsidP="00B15130" w:rsidRDefault="00DE025A" w14:paraId="778391E8"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Check the k-NN stats to see cache usage</w:t>
            </w:r>
          </w:p>
          <w:p w:rsidRPr="00BF6395" w:rsidR="00DE025A" w:rsidP="00B15130" w:rsidRDefault="00DE025A" w14:paraId="0D817AC7"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GET /_plugins/_knn/stats</w:t>
            </w:r>
          </w:p>
          <w:p w:rsidRPr="00BF6395" w:rsidR="00DE025A" w:rsidP="00B15130" w:rsidRDefault="00DE025A" w14:paraId="3B4FE3C2" w14:textId="77777777">
            <w:pPr>
              <w:spacing w:before="40" w:after="40"/>
              <w:rPr>
                <w:rFonts w:ascii="Arial" w:hAnsi="Arial" w:eastAsia="Arial" w:cs="Arial"/>
                <w:i/>
                <w:iCs/>
                <w:color w:val="444444"/>
                <w:sz w:val="18"/>
                <w:szCs w:val="18"/>
              </w:rPr>
            </w:pPr>
          </w:p>
          <w:p w:rsidRPr="00BF6395" w:rsidR="00DE025A" w:rsidP="00B15130" w:rsidRDefault="00DE025A" w14:paraId="02E15D8D"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Adjust the k-NN circuit breaker limit if needed</w:t>
            </w:r>
          </w:p>
          <w:p w:rsidRPr="00BF6395" w:rsidR="00DE025A" w:rsidP="00B15130" w:rsidRDefault="00DE025A" w14:paraId="1ACE960F"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PUT /_cluster/settings</w:t>
            </w:r>
          </w:p>
          <w:p w:rsidRPr="00BF6395" w:rsidR="00DE025A" w:rsidP="00B15130" w:rsidRDefault="00DE025A" w14:paraId="025F7AE6"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w:t>
            </w:r>
          </w:p>
          <w:p w:rsidRPr="00BF6395" w:rsidR="00DE025A" w:rsidP="00B15130" w:rsidRDefault="00DE025A" w14:paraId="23FA6B93"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"persistent": {</w:t>
            </w:r>
          </w:p>
          <w:p w:rsidRPr="00BF6395" w:rsidR="00DE025A" w:rsidP="00B15130" w:rsidRDefault="00DE025A" w14:paraId="58FDABB6"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"knn.memory.circuit_breaker.limit": "60%"</w:t>
            </w:r>
          </w:p>
          <w:p w:rsidRPr="00BF6395" w:rsidR="00DE025A" w:rsidP="00B15130" w:rsidRDefault="00DE025A" w14:paraId="16B156A3" w14:textId="77777777">
            <w:pPr>
              <w:spacing w:before="40" w:after="40"/>
              <w:rPr>
                <w:rFonts w:ascii="Arial" w:hAnsi="Arial" w:eastAsia="Arial" w:cs="Arial"/>
                <w:i/>
                <w:iCs/>
                <w:color w:val="444444"/>
                <w:sz w:val="18"/>
                <w:szCs w:val="18"/>
              </w:rPr>
            </w:pPr>
            <w:r w:rsidRPr="00BF6395">
              <w:rPr>
                <w:rFonts w:ascii="Arial" w:hAnsi="Arial" w:eastAsia="Arial" w:cs="Arial"/>
                <w:i/>
                <w:iCs/>
                <w:color w:val="444444"/>
                <w:sz w:val="18"/>
                <w:szCs w:val="18"/>
              </w:rPr>
              <w:t xml:space="preserve">  }</w:t>
            </w:r>
          </w:p>
          <w:p w:rsidR="00DE025A" w:rsidRDefault="00DE025A" w14:paraId="54E2064E" w14:textId="4E04134E">
            <w:pPr>
              <w:rPr>
                <w:rFonts w:ascii="Aptos" w:hAnsi="Aptos" w:eastAsia="Aptos" w:cs="Aptos"/>
              </w:rPr>
            </w:pPr>
            <w:r w:rsidRPr="00BF6395">
              <w:rPr>
                <w:rFonts w:ascii="Arial" w:hAnsi="Arial" w:eastAsia="Arial" w:cs="Arial"/>
                <w:i/>
                <w:color w:val="444444"/>
                <w:sz w:val="18"/>
                <w:szCs w:val="18"/>
              </w:rPr>
              <w:t>}</w:t>
            </w:r>
          </w:p>
        </w:tc>
      </w:tr>
      <w:tr w:rsidR="00DE025A" w:rsidTr="00EF4CD6" w14:paraId="22FEDBC4" w14:textId="77777777">
        <w:trPr>
          <w:trHeight w:val="196"/>
        </w:trPr>
        <w:tc>
          <w:tcPr>
            <w:tcW w:w="1653" w:type="dxa"/>
          </w:tcPr>
          <w:p w:rsidR="00DE025A" w:rsidP="00895A0B" w:rsidRDefault="00DE025A" w14:paraId="14C94060" w14:textId="5317670E">
            <w:pPr>
              <w:rPr>
                <w:rFonts w:ascii="Arial" w:hAnsi="Arial" w:eastAsia="Arial" w:cs="Arial"/>
                <w:sz w:val="20"/>
                <w:szCs w:val="20"/>
              </w:rPr>
            </w:pPr>
            <w:r>
              <w:rPr>
                <w:rFonts w:ascii="Arial" w:hAnsi="Arial" w:eastAsia="Arial" w:cs="Arial"/>
                <w:sz w:val="20"/>
                <w:szCs w:val="20"/>
              </w:rPr>
              <w:t xml:space="preserve">Optimization: accuracy </w:t>
            </w:r>
            <w:r w:rsidR="003F3842">
              <w:rPr>
                <w:rFonts w:ascii="Arial" w:hAnsi="Arial" w:eastAsia="Arial" w:cs="Arial"/>
                <w:sz w:val="20"/>
                <w:szCs w:val="20"/>
              </w:rPr>
              <w:t>and</w:t>
            </w:r>
            <w:r>
              <w:rPr>
                <w:rFonts w:ascii="Arial" w:hAnsi="Arial" w:eastAsia="Arial" w:cs="Arial"/>
                <w:sz w:val="20"/>
                <w:szCs w:val="20"/>
              </w:rPr>
              <w:t xml:space="preserve"> </w:t>
            </w:r>
            <w:r w:rsidR="003F3842">
              <w:rPr>
                <w:rFonts w:ascii="Arial" w:hAnsi="Arial" w:eastAsia="Arial" w:cs="Arial"/>
                <w:sz w:val="20"/>
                <w:szCs w:val="20"/>
              </w:rPr>
              <w:t>r</w:t>
            </w:r>
            <w:r>
              <w:rPr>
                <w:rFonts w:ascii="Arial" w:hAnsi="Arial" w:eastAsia="Arial" w:cs="Arial"/>
                <w:sz w:val="20"/>
                <w:szCs w:val="20"/>
              </w:rPr>
              <w:t xml:space="preserve">etrieval </w:t>
            </w:r>
            <w:r w:rsidR="003F3842">
              <w:rPr>
                <w:rFonts w:ascii="Arial" w:hAnsi="Arial" w:eastAsia="Arial" w:cs="Arial"/>
                <w:sz w:val="20"/>
                <w:szCs w:val="20"/>
              </w:rPr>
              <w:t>q</w:t>
            </w:r>
            <w:r w:rsidR="00895A0B">
              <w:rPr>
                <w:rFonts w:ascii="Arial" w:hAnsi="Arial" w:eastAsia="Arial" w:cs="Arial"/>
                <w:sz w:val="20"/>
                <w:szCs w:val="20"/>
              </w:rPr>
              <w:t>uality</w:t>
            </w:r>
          </w:p>
        </w:tc>
        <w:tc>
          <w:tcPr>
            <w:tcW w:w="4729" w:type="dxa"/>
            <w:tcMar>
              <w:left w:w="105" w:type="dxa"/>
              <w:right w:w="105" w:type="dxa"/>
            </w:tcMar>
          </w:tcPr>
          <w:p w:rsidRPr="005E5063" w:rsidR="00DE025A" w:rsidP="00895A0B" w:rsidRDefault="00DE025A" w14:paraId="4FA11583" w14:textId="77777777">
            <w:pPr>
              <w:spacing w:before="60" w:after="60"/>
              <w:rPr>
                <w:rFonts w:eastAsia="Arial" w:cs="Arial" w:asciiTheme="minorHAnsi" w:hAnsiTheme="minorHAnsi"/>
              </w:rPr>
            </w:pPr>
            <w:r w:rsidRPr="005E5063">
              <w:rPr>
                <w:rFonts w:eastAsia="Arial" w:cs="Arial" w:asciiTheme="minorHAnsi" w:hAnsiTheme="minorHAnsi"/>
              </w:rPr>
              <w:t xml:space="preserve">Now let's flip to the other side… retrieval quality. </w:t>
            </w:r>
          </w:p>
          <w:p w:rsidRPr="005E5063" w:rsidR="00DE025A" w:rsidP="00895A0B" w:rsidRDefault="00DE025A" w14:paraId="71C322A5" w14:textId="77777777">
            <w:pPr>
              <w:spacing w:before="60" w:after="60"/>
              <w:rPr>
                <w:rFonts w:eastAsia="Arial" w:cs="Arial" w:asciiTheme="minorHAnsi" w:hAnsiTheme="minorHAnsi"/>
              </w:rPr>
            </w:pPr>
          </w:p>
          <w:p w:rsidR="00DE025A" w:rsidP="00895A0B" w:rsidRDefault="00DE025A" w14:paraId="07B75681" w14:textId="5F2502B7">
            <w:pPr>
              <w:spacing w:before="60" w:after="60"/>
              <w:rPr>
                <w:rFonts w:ascii="Arial" w:hAnsi="Arial" w:eastAsia="Arial" w:cs="Arial"/>
                <w:sz w:val="20"/>
                <w:szCs w:val="20"/>
              </w:rPr>
            </w:pPr>
            <w:r w:rsidRPr="005E5063">
              <w:rPr>
                <w:rFonts w:eastAsia="Arial" w:cs="Arial" w:asciiTheme="minorHAnsi" w:hAnsiTheme="minorHAnsi"/>
              </w:rPr>
              <w:t xml:space="preserve">Fast retrieval </w:t>
            </w:r>
            <w:r w:rsidR="006F3E90">
              <w:rPr>
                <w:rFonts w:eastAsia="Arial" w:cs="Arial" w:asciiTheme="minorHAnsi" w:hAnsiTheme="minorHAnsi"/>
              </w:rPr>
              <w:t xml:space="preserve">is great, but it’s useless if you’re surfacing the wrong books. </w:t>
            </w:r>
            <w:r w:rsidRPr="005E5063">
              <w:rPr>
                <w:rFonts w:eastAsia="Arial" w:cs="Arial" w:asciiTheme="minorHAnsi" w:hAnsiTheme="minorHAnsi"/>
              </w:rPr>
              <w:t xml:space="preserve">This is where </w:t>
            </w:r>
            <w:r w:rsidR="006F3E90">
              <w:rPr>
                <w:rFonts w:eastAsia="Arial" w:cs="Arial" w:asciiTheme="minorHAnsi" w:hAnsiTheme="minorHAnsi"/>
              </w:rPr>
              <w:t>many</w:t>
            </w:r>
            <w:r w:rsidRPr="005E5063">
              <w:rPr>
                <w:rFonts w:eastAsia="Arial" w:cs="Arial" w:asciiTheme="minorHAnsi" w:hAnsiTheme="minorHAnsi"/>
              </w:rPr>
              <w:t xml:space="preserve"> RAG pipelines quietly fai</w:t>
            </w:r>
            <w:r w:rsidR="00B325E0">
              <w:rPr>
                <w:rFonts w:eastAsia="Arial" w:cs="Arial" w:asciiTheme="minorHAnsi" w:hAnsiTheme="minorHAnsi"/>
              </w:rPr>
              <w:t xml:space="preserve">l. </w:t>
            </w:r>
            <w:r w:rsidR="00B325E0">
              <w:t xml:space="preserve"> </w:t>
            </w:r>
            <w:r w:rsidRPr="00B325E0" w:rsidR="00B325E0">
              <w:rPr>
                <w:rFonts w:eastAsia="Arial" w:cs="Arial" w:asciiTheme="minorHAnsi" w:hAnsiTheme="minorHAnsi"/>
              </w:rPr>
              <w:t>Three areas move the needle most: hybrid search, embedding model choice, and reranking.</w:t>
            </w:r>
            <w:r w:rsidRPr="005E5063" w:rsidDel="001E3731">
              <w:rPr>
                <w:rFonts w:eastAsia="Arial" w:cs="Arial" w:asciiTheme="minorHAnsi" w:hAnsiTheme="minorHAnsi"/>
              </w:rPr>
              <w:t xml:space="preserve"> </w:t>
            </w:r>
            <w:r w:rsidRPr="005E5063">
              <w:rPr>
                <w:rFonts w:eastAsia="Arial" w:cs="Arial" w:asciiTheme="minorHAnsi" w:hAnsiTheme="minorHAnsi"/>
              </w:rPr>
              <w:t>Let's talk about them in order.</w:t>
            </w:r>
          </w:p>
        </w:tc>
        <w:tc>
          <w:tcPr>
            <w:tcW w:w="2970" w:type="dxa"/>
            <w:tcMar>
              <w:left w:w="105" w:type="dxa"/>
              <w:right w:w="105" w:type="dxa"/>
            </w:tcMar>
          </w:tcPr>
          <w:p w:rsidR="00DE025A" w:rsidP="00895A0B" w:rsidRDefault="00DE025A" w14:paraId="2A3B0405" w14:textId="77777777">
            <w:pPr>
              <w:spacing w:before="40" w:after="40"/>
            </w:pPr>
            <w:r>
              <w:rPr>
                <w:rFonts w:ascii="Arial" w:hAnsi="Arial" w:eastAsia="Arial" w:cs="Arial"/>
                <w:i/>
                <w:iCs/>
                <w:color w:val="444444"/>
                <w:sz w:val="18"/>
                <w:szCs w:val="18"/>
              </w:rPr>
              <w:t>Diagram: precision vs. recall spectrum</w:t>
            </w:r>
          </w:p>
          <w:p w:rsidR="00DE025A" w:rsidP="00895A0B" w:rsidRDefault="00DE025A" w14:paraId="1F7E4C1C" w14:textId="35161047">
            <w:pPr>
              <w:spacing w:before="40" w:after="40"/>
              <w:rPr>
                <w:rFonts w:ascii="Arial" w:hAnsi="Arial" w:eastAsia="Arial" w:cs="Arial"/>
                <w:i/>
                <w:iCs/>
                <w:color w:val="444444"/>
                <w:sz w:val="18"/>
                <w:szCs w:val="18"/>
              </w:rPr>
            </w:pPr>
            <w:r>
              <w:rPr>
                <w:rFonts w:ascii="Arial" w:hAnsi="Arial" w:eastAsia="Arial" w:cs="Arial"/>
                <w:i/>
                <w:iCs/>
                <w:color w:val="444444"/>
                <w:sz w:val="18"/>
                <w:szCs w:val="18"/>
              </w:rPr>
              <w:t>Bookstore result set: relevant vs. irrelevant results</w:t>
            </w:r>
          </w:p>
        </w:tc>
      </w:tr>
      <w:tr w:rsidR="00DE025A" w:rsidTr="00EF4CD6" w14:paraId="49B20B77" w14:textId="77777777">
        <w:trPr>
          <w:trHeight w:val="196"/>
        </w:trPr>
        <w:tc>
          <w:tcPr>
            <w:tcW w:w="1653" w:type="dxa"/>
          </w:tcPr>
          <w:p w:rsidR="00DE025A" w:rsidP="00895A0B" w:rsidRDefault="00DE025A" w14:paraId="2A413B4A" w14:textId="2A7B532E">
            <w:pPr>
              <w:rPr>
                <w:rFonts w:ascii="Arial" w:hAnsi="Arial" w:eastAsia="Arial" w:cs="Arial"/>
                <w:sz w:val="20"/>
                <w:szCs w:val="20"/>
              </w:rPr>
            </w:pPr>
            <w:r>
              <w:rPr>
                <w:rFonts w:ascii="Arial" w:hAnsi="Arial" w:eastAsia="Arial" w:cs="Arial"/>
                <w:sz w:val="20"/>
                <w:szCs w:val="20"/>
              </w:rPr>
              <w:t>Hybrid Search</w:t>
            </w:r>
          </w:p>
        </w:tc>
        <w:tc>
          <w:tcPr>
            <w:tcW w:w="4729" w:type="dxa"/>
            <w:tcMar>
              <w:left w:w="105" w:type="dxa"/>
              <w:right w:w="105" w:type="dxa"/>
            </w:tcMar>
          </w:tcPr>
          <w:p w:rsidRPr="00C06B4F" w:rsidR="00DE025A" w:rsidP="00895A0B" w:rsidRDefault="00DE025A" w14:paraId="5832C7F4" w14:textId="658AD419">
            <w:pPr>
              <w:spacing w:before="60" w:after="60"/>
              <w:rPr>
                <w:rFonts w:eastAsia="Arial" w:cs="Arial" w:asciiTheme="minorHAnsi" w:hAnsiTheme="minorHAnsi"/>
              </w:rPr>
            </w:pPr>
            <w:r w:rsidRPr="00C06B4F">
              <w:rPr>
                <w:rFonts w:eastAsia="Arial" w:cs="Arial" w:asciiTheme="minorHAnsi" w:hAnsiTheme="minorHAnsi"/>
              </w:rPr>
              <w:t xml:space="preserve">Hybrid search </w:t>
            </w:r>
            <w:r w:rsidR="004351C8">
              <w:rPr>
                <w:rFonts w:eastAsia="Arial" w:cs="Arial" w:asciiTheme="minorHAnsi" w:hAnsiTheme="minorHAnsi"/>
              </w:rPr>
              <w:t xml:space="preserve">is a revelation for use cases like a bookstore. It </w:t>
            </w:r>
            <w:r w:rsidRPr="00C06B4F">
              <w:rPr>
                <w:rFonts w:eastAsia="Arial" w:cs="Arial" w:asciiTheme="minorHAnsi" w:hAnsiTheme="minorHAnsi"/>
              </w:rPr>
              <w:t xml:space="preserve">combines </w:t>
            </w:r>
            <w:r w:rsidR="007738C2">
              <w:rPr>
                <w:rFonts w:eastAsia="Arial" w:cs="Arial" w:asciiTheme="minorHAnsi" w:hAnsiTheme="minorHAnsi"/>
              </w:rPr>
              <w:t xml:space="preserve">the semantic understanding of </w:t>
            </w:r>
            <w:r w:rsidRPr="00C06B4F">
              <w:rPr>
                <w:rFonts w:eastAsia="Arial" w:cs="Arial" w:asciiTheme="minorHAnsi" w:hAnsiTheme="minorHAnsi"/>
              </w:rPr>
              <w:t>vector</w:t>
            </w:r>
            <w:r w:rsidR="007738C2">
              <w:rPr>
                <w:rFonts w:eastAsia="Arial" w:cs="Arial" w:asciiTheme="minorHAnsi" w:hAnsiTheme="minorHAnsi"/>
              </w:rPr>
              <w:t xml:space="preserve"> search with the precision of </w:t>
            </w:r>
            <w:r w:rsidRPr="00C06B4F">
              <w:rPr>
                <w:rFonts w:eastAsia="Arial" w:cs="Arial" w:asciiTheme="minorHAnsi" w:hAnsiTheme="minorHAnsi"/>
              </w:rPr>
              <w:t xml:space="preserve">BM25 keyword matching. </w:t>
            </w:r>
          </w:p>
          <w:p w:rsidRPr="00C06B4F" w:rsidR="00DE025A" w:rsidP="00895A0B" w:rsidRDefault="00DE025A" w14:paraId="2F2DB6FB" w14:textId="77777777">
            <w:pPr>
              <w:spacing w:before="60" w:after="60"/>
              <w:rPr>
                <w:rFonts w:eastAsia="Arial" w:cs="Arial" w:asciiTheme="minorHAnsi" w:hAnsiTheme="minorHAnsi"/>
              </w:rPr>
            </w:pPr>
          </w:p>
          <w:p w:rsidRPr="00C06B4F" w:rsidR="00DE025A" w:rsidP="00895A0B" w:rsidRDefault="00DE025A" w14:paraId="07D17EC6" w14:textId="77777777">
            <w:pPr>
              <w:spacing w:before="60" w:after="60"/>
              <w:rPr>
                <w:rFonts w:eastAsia="Arial" w:cs="Arial" w:asciiTheme="minorHAnsi" w:hAnsiTheme="minorHAnsi"/>
              </w:rPr>
            </w:pPr>
            <w:r w:rsidRPr="00C06B4F">
              <w:rPr>
                <w:rFonts w:eastAsia="Arial" w:cs="Arial" w:asciiTheme="minorHAnsi" w:hAnsiTheme="minorHAnsi"/>
              </w:rPr>
              <w:t xml:space="preserve">A pure vector search might find books that are thematically related to a query, but miss an exact title match. </w:t>
            </w:r>
          </w:p>
          <w:p w:rsidRPr="00C06B4F" w:rsidR="00DE025A" w:rsidP="00895A0B" w:rsidRDefault="00DE025A" w14:paraId="0AF91F44" w14:textId="77777777">
            <w:pPr>
              <w:spacing w:before="60" w:after="60"/>
              <w:rPr>
                <w:rFonts w:eastAsia="Arial" w:cs="Arial" w:asciiTheme="minorHAnsi" w:hAnsiTheme="minorHAnsi"/>
              </w:rPr>
            </w:pPr>
          </w:p>
          <w:p w:rsidRPr="00C06B4F" w:rsidR="00DE025A" w:rsidP="00895A0B" w:rsidRDefault="00DE025A" w14:paraId="12312310" w14:textId="77777777">
            <w:pPr>
              <w:spacing w:before="60" w:after="60"/>
              <w:rPr>
                <w:rFonts w:asciiTheme="minorHAnsi" w:hAnsiTheme="minorHAnsi"/>
              </w:rPr>
            </w:pPr>
            <w:r w:rsidRPr="00C06B4F">
              <w:rPr>
                <w:rFonts w:eastAsia="Arial" w:cs="Arial" w:asciiTheme="minorHAnsi" w:hAnsiTheme="minorHAnsi"/>
              </w:rPr>
              <w:t>A pure keyword search would catch the exact title but miss related books the user might actually want.</w:t>
            </w:r>
          </w:p>
          <w:p w:rsidRPr="00C06B4F" w:rsidR="00DE025A" w:rsidP="00895A0B" w:rsidRDefault="00DE025A" w14:paraId="021AC880" w14:textId="77777777">
            <w:pPr>
              <w:spacing w:before="60" w:after="60"/>
              <w:rPr>
                <w:rFonts w:eastAsia="Arial" w:cs="Arial" w:asciiTheme="minorHAnsi" w:hAnsiTheme="minorHAnsi"/>
              </w:rPr>
            </w:pPr>
          </w:p>
          <w:p w:rsidR="00DE025A" w:rsidP="00895A0B" w:rsidRDefault="00DE025A" w14:paraId="216A9EF7" w14:textId="56D1B288">
            <w:pPr>
              <w:spacing w:before="60" w:after="60"/>
              <w:rPr>
                <w:rFonts w:eastAsia="Arial" w:cs="Arial" w:asciiTheme="minorHAnsi" w:hAnsiTheme="minorHAnsi"/>
              </w:rPr>
            </w:pPr>
            <w:r w:rsidRPr="00C06B4F">
              <w:rPr>
                <w:rFonts w:eastAsia="Arial" w:cs="Arial" w:asciiTheme="minorHAnsi" w:hAnsiTheme="minorHAnsi"/>
              </w:rPr>
              <w:t xml:space="preserve">The key thing to understand is </w:t>
            </w:r>
            <w:r w:rsidRPr="00C06B4F" w:rsidDel="00CD03BD">
              <w:rPr>
                <w:rFonts w:eastAsia="Arial" w:cs="Arial" w:asciiTheme="minorHAnsi" w:hAnsiTheme="minorHAnsi"/>
              </w:rPr>
              <w:t xml:space="preserve">that </w:t>
            </w:r>
            <w:r w:rsidR="00CD03BD">
              <w:t>vector</w:t>
            </w:r>
            <w:r w:rsidRPr="001E109E" w:rsidR="001E109E">
              <w:rPr>
                <w:rFonts w:eastAsia="Arial" w:cs="Arial" w:asciiTheme="minorHAnsi" w:hAnsiTheme="minorHAnsi"/>
              </w:rPr>
              <w:t xml:space="preserve"> scores and BM25 scores are on different scales, so you can't just average them. The solution? </w:t>
            </w:r>
            <w:r w:rsidR="001E109E">
              <w:rPr>
                <w:rFonts w:eastAsia="Arial" w:cs="Arial" w:asciiTheme="minorHAnsi" w:hAnsiTheme="minorHAnsi"/>
              </w:rPr>
              <w:t xml:space="preserve">A search pipeline with a </w:t>
            </w:r>
            <w:r w:rsidR="0014452D">
              <w:rPr>
                <w:rFonts w:eastAsia="Arial" w:cs="Arial" w:asciiTheme="minorHAnsi" w:hAnsiTheme="minorHAnsi"/>
              </w:rPr>
              <w:t xml:space="preserve">normalization processor. </w:t>
            </w:r>
            <w:r w:rsidR="00EB4C98">
              <w:rPr>
                <w:rFonts w:eastAsia="Arial" w:cs="Arial" w:asciiTheme="minorHAnsi" w:hAnsiTheme="minorHAnsi"/>
              </w:rPr>
              <w:t>It</w:t>
            </w:r>
            <w:r w:rsidRPr="00C06B4F" w:rsidDel="00EB4C98">
              <w:rPr>
                <w:rFonts w:eastAsia="Arial" w:cs="Arial" w:asciiTheme="minorHAnsi" w:hAnsiTheme="minorHAnsi"/>
              </w:rPr>
              <w:t xml:space="preserve"> </w:t>
            </w:r>
            <w:r w:rsidRPr="00C06B4F">
              <w:rPr>
                <w:rFonts w:eastAsia="Arial" w:cs="Arial" w:asciiTheme="minorHAnsi" w:hAnsiTheme="minorHAnsi"/>
              </w:rPr>
              <w:t>rescales both score types to a common range and then combines them with weights</w:t>
            </w:r>
            <w:r w:rsidR="00210510">
              <w:rPr>
                <w:rFonts w:eastAsia="Arial" w:cs="Arial" w:asciiTheme="minorHAnsi" w:hAnsiTheme="minorHAnsi"/>
              </w:rPr>
              <w:t xml:space="preserve"> you control</w:t>
            </w:r>
            <w:r w:rsidRPr="00C06B4F">
              <w:rPr>
                <w:rFonts w:eastAsia="Arial" w:cs="Arial" w:asciiTheme="minorHAnsi" w:hAnsiTheme="minorHAnsi"/>
              </w:rPr>
              <w:t>.</w:t>
            </w:r>
            <w:r w:rsidR="00210510">
              <w:rPr>
                <w:rFonts w:eastAsia="Arial" w:cs="Arial" w:asciiTheme="minorHAnsi" w:hAnsiTheme="minorHAnsi"/>
              </w:rPr>
              <w:t xml:space="preserve"> </w:t>
            </w:r>
          </w:p>
          <w:p w:rsidRPr="00C06B4F" w:rsidR="00C06B4F" w:rsidP="00895A0B" w:rsidRDefault="00C06B4F" w14:paraId="7B7607BD" w14:textId="77777777">
            <w:pPr>
              <w:spacing w:before="60" w:after="60"/>
              <w:rPr>
                <w:rFonts w:asciiTheme="minorHAnsi" w:hAnsiTheme="minorHAnsi"/>
              </w:rPr>
            </w:pPr>
          </w:p>
          <w:p w:rsidRPr="00C06B4F" w:rsidR="00DE025A" w:rsidP="00895A0B" w:rsidRDefault="00DE025A" w14:paraId="12611B09" w14:textId="397697B1">
            <w:pPr>
              <w:spacing w:before="60" w:after="60"/>
              <w:rPr>
                <w:rFonts w:asciiTheme="minorHAnsi" w:hAnsiTheme="minorHAnsi"/>
              </w:rPr>
            </w:pPr>
            <w:r w:rsidRPr="00C06B4F">
              <w:rPr>
                <w:rFonts w:eastAsia="Arial" w:cs="Arial" w:asciiTheme="minorHAnsi" w:hAnsiTheme="minorHAnsi"/>
              </w:rPr>
              <w:t>Here's</w:t>
            </w:r>
            <w:r w:rsidR="00660259">
              <w:rPr>
                <w:rFonts w:eastAsia="Arial" w:cs="Arial" w:asciiTheme="minorHAnsi" w:hAnsiTheme="minorHAnsi"/>
              </w:rPr>
              <w:t xml:space="preserve"> a look at the</w:t>
            </w:r>
            <w:r w:rsidRPr="00C06B4F" w:rsidDel="00660259">
              <w:rPr>
                <w:rFonts w:eastAsia="Arial" w:cs="Arial" w:asciiTheme="minorHAnsi" w:hAnsiTheme="minorHAnsi"/>
              </w:rPr>
              <w:t xml:space="preserve"> </w:t>
            </w:r>
            <w:r w:rsidRPr="00C06B4F">
              <w:rPr>
                <w:rFonts w:eastAsia="Arial" w:cs="Arial" w:asciiTheme="minorHAnsi" w:hAnsiTheme="minorHAnsi"/>
              </w:rPr>
              <w:t>full setup</w:t>
            </w:r>
            <w:r w:rsidR="00E125ED">
              <w:rPr>
                <w:rFonts w:eastAsia="Arial" w:cs="Arial" w:asciiTheme="minorHAnsi" w:hAnsiTheme="minorHAnsi"/>
              </w:rPr>
              <w:t xml:space="preserve"> with our bookstore</w:t>
            </w:r>
            <w:r w:rsidRPr="00C06B4F">
              <w:rPr>
                <w:rFonts w:eastAsia="Arial" w:cs="Arial" w:asciiTheme="minorHAnsi" w:hAnsiTheme="minorHAnsi"/>
              </w:rPr>
              <w:t>. First, create the search pipeline:</w:t>
            </w:r>
          </w:p>
          <w:p w:rsidR="00DE025A" w:rsidP="00895A0B" w:rsidRDefault="00DE025A" w14:paraId="3256EFAD" w14:textId="77777777">
            <w:pPr>
              <w:spacing w:before="60" w:after="60"/>
              <w:rPr>
                <w:rFonts w:ascii="Arial" w:hAnsi="Arial" w:eastAsia="Arial" w:cs="Arial"/>
                <w:sz w:val="20"/>
                <w:szCs w:val="20"/>
              </w:rPr>
            </w:pPr>
          </w:p>
          <w:p w:rsidR="00DE025A" w:rsidP="00895A0B" w:rsidRDefault="00DE025A" w14:paraId="4C359DA8" w14:textId="77777777">
            <w:pPr>
              <w:spacing w:before="60" w:after="60"/>
              <w:rPr>
                <w:rFonts w:ascii="Arial" w:hAnsi="Arial" w:eastAsia="Arial" w:cs="Arial"/>
                <w:sz w:val="20"/>
                <w:szCs w:val="20"/>
              </w:rPr>
            </w:pPr>
          </w:p>
          <w:p w:rsidR="00DE025A" w:rsidP="00895A0B" w:rsidRDefault="00DE025A" w14:paraId="3FEE1FC1" w14:textId="77777777">
            <w:pPr>
              <w:spacing w:before="60" w:after="60"/>
              <w:rPr>
                <w:rFonts w:ascii="Arial" w:hAnsi="Arial" w:eastAsia="Arial" w:cs="Arial"/>
                <w:sz w:val="20"/>
                <w:szCs w:val="20"/>
              </w:rPr>
            </w:pPr>
          </w:p>
          <w:p w:rsidR="00DE025A" w:rsidP="00895A0B" w:rsidRDefault="00DE025A" w14:paraId="2D451445" w14:textId="77777777">
            <w:pPr>
              <w:spacing w:before="60" w:after="60"/>
              <w:rPr>
                <w:rFonts w:ascii="Arial" w:hAnsi="Arial" w:eastAsia="Arial" w:cs="Arial"/>
                <w:sz w:val="20"/>
                <w:szCs w:val="20"/>
              </w:rPr>
            </w:pPr>
          </w:p>
          <w:p w:rsidR="00DE025A" w:rsidP="00895A0B" w:rsidRDefault="00DE025A" w14:paraId="4E2756C9" w14:textId="77777777">
            <w:pPr>
              <w:spacing w:before="60" w:after="60"/>
              <w:rPr>
                <w:rFonts w:ascii="Arial" w:hAnsi="Arial" w:eastAsia="Arial" w:cs="Arial"/>
                <w:sz w:val="20"/>
                <w:szCs w:val="20"/>
              </w:rPr>
            </w:pPr>
          </w:p>
          <w:p w:rsidR="00DE025A" w:rsidP="00895A0B" w:rsidRDefault="00DE025A" w14:paraId="56392DF1" w14:textId="77777777">
            <w:pPr>
              <w:spacing w:before="60" w:after="60"/>
              <w:rPr>
                <w:rFonts w:ascii="Arial" w:hAnsi="Arial" w:eastAsia="Arial" w:cs="Arial"/>
                <w:sz w:val="20"/>
                <w:szCs w:val="20"/>
              </w:rPr>
            </w:pPr>
          </w:p>
          <w:p w:rsidR="00DE025A" w:rsidP="00895A0B" w:rsidRDefault="00DE025A" w14:paraId="6AA456FB" w14:textId="77777777">
            <w:pPr>
              <w:spacing w:before="60" w:after="60"/>
              <w:rPr>
                <w:rFonts w:ascii="Arial" w:hAnsi="Arial" w:eastAsia="Arial" w:cs="Arial"/>
                <w:sz w:val="20"/>
                <w:szCs w:val="20"/>
              </w:rPr>
            </w:pPr>
          </w:p>
          <w:p w:rsidRPr="009B0502" w:rsidR="00DE025A" w:rsidP="00895A0B" w:rsidRDefault="00DE025A" w14:paraId="3DA9D29F" w14:textId="77777777">
            <w:pPr>
              <w:spacing w:before="60" w:after="60"/>
              <w:rPr>
                <w:rFonts w:eastAsia="Arial" w:cs="Arial" w:asciiTheme="minorHAnsi" w:hAnsiTheme="minorHAnsi"/>
              </w:rPr>
            </w:pPr>
          </w:p>
          <w:p w:rsidRPr="009B0502" w:rsidR="00DE025A" w:rsidP="00895A0B" w:rsidRDefault="00DE025A" w14:paraId="3E53EF4F" w14:textId="77777777">
            <w:pPr>
              <w:spacing w:before="60" w:after="60"/>
              <w:rPr>
                <w:rFonts w:eastAsia="Arial" w:cs="Arial" w:asciiTheme="minorHAnsi" w:hAnsiTheme="minorHAnsi"/>
                <w:color w:val="111111"/>
              </w:rPr>
            </w:pPr>
            <w:r w:rsidRPr="009B0502">
              <w:rPr>
                <w:rFonts w:eastAsia="Arial" w:cs="Arial" w:asciiTheme="minorHAnsi" w:hAnsiTheme="minorHAnsi"/>
                <w:color w:val="111111"/>
              </w:rPr>
              <w:t>The weights array maps to your query clauses in order.</w:t>
            </w:r>
          </w:p>
          <w:p w:rsidRPr="009B0502" w:rsidR="00DE025A" w:rsidP="00895A0B" w:rsidRDefault="00DE025A" w14:paraId="351079E0" w14:textId="77777777">
            <w:pPr>
              <w:spacing w:before="60" w:after="60"/>
              <w:rPr>
                <w:rFonts w:eastAsia="Arial" w:cs="Arial" w:asciiTheme="minorHAnsi" w:hAnsiTheme="minorHAnsi"/>
                <w:color w:val="111111"/>
              </w:rPr>
            </w:pPr>
            <w:r w:rsidRPr="009B0502">
              <w:rPr>
                <w:rFonts w:eastAsia="Arial" w:cs="Arial" w:asciiTheme="minorHAnsi" w:hAnsiTheme="minorHAnsi"/>
                <w:color w:val="111111"/>
              </w:rPr>
              <w:t xml:space="preserve">Here we put a 0.3 weight to the keyword search and 0.7 to the vector search. </w:t>
            </w:r>
          </w:p>
          <w:p w:rsidRPr="009B0502" w:rsidR="00DE025A" w:rsidP="00895A0B" w:rsidRDefault="00DE025A" w14:paraId="5420477D" w14:textId="77777777">
            <w:pPr>
              <w:spacing w:before="60" w:after="60"/>
              <w:rPr>
                <w:rFonts w:eastAsia="Arial" w:cs="Arial" w:asciiTheme="minorHAnsi" w:hAnsiTheme="minorHAnsi"/>
                <w:color w:val="111111"/>
              </w:rPr>
            </w:pPr>
          </w:p>
          <w:p w:rsidRPr="009B0502" w:rsidR="00DE025A" w:rsidP="00895A0B" w:rsidRDefault="00DE025A" w14:paraId="75635A54" w14:textId="77777777">
            <w:pPr>
              <w:spacing w:before="60" w:after="60"/>
              <w:rPr>
                <w:rFonts w:asciiTheme="minorHAnsi" w:hAnsiTheme="minorHAnsi"/>
              </w:rPr>
            </w:pPr>
            <w:r w:rsidRPr="009B0502">
              <w:rPr>
                <w:rFonts w:eastAsia="Arial" w:cs="Arial" w:asciiTheme="minorHAnsi" w:hAnsiTheme="minorHAnsi"/>
                <w:color w:val="111111"/>
              </w:rPr>
              <w:t>For a bookstore, semantic relevance usually matters more than exact keyword hits, so this weighting makes sense. Now we can run a hybrid query using that pipeline:</w:t>
            </w:r>
          </w:p>
          <w:p w:rsidR="00DE025A" w:rsidP="00895A0B" w:rsidRDefault="00DE025A" w14:paraId="7F8D3323" w14:textId="77777777">
            <w:pPr>
              <w:spacing w:before="60" w:after="60"/>
              <w:rPr>
                <w:rFonts w:ascii="Arial" w:hAnsi="Arial" w:eastAsia="Arial" w:cs="Arial"/>
                <w:sz w:val="20"/>
                <w:szCs w:val="20"/>
              </w:rPr>
            </w:pPr>
          </w:p>
          <w:p w:rsidR="00DE025A" w:rsidP="00895A0B" w:rsidRDefault="00DE025A" w14:paraId="66EFB1D6" w14:textId="77777777">
            <w:pPr>
              <w:spacing w:before="60" w:after="60"/>
              <w:rPr>
                <w:rFonts w:ascii="Arial" w:hAnsi="Arial" w:eastAsia="Arial" w:cs="Arial"/>
                <w:sz w:val="20"/>
                <w:szCs w:val="20"/>
              </w:rPr>
            </w:pPr>
          </w:p>
          <w:p w:rsidR="00DE025A" w:rsidP="00895A0B" w:rsidRDefault="00DE025A" w14:paraId="14863CC8" w14:textId="77777777">
            <w:pPr>
              <w:spacing w:before="60" w:after="60"/>
              <w:rPr>
                <w:rFonts w:ascii="Arial" w:hAnsi="Arial" w:eastAsia="Arial" w:cs="Arial"/>
                <w:sz w:val="20"/>
                <w:szCs w:val="20"/>
              </w:rPr>
            </w:pPr>
          </w:p>
          <w:p w:rsidR="00DE025A" w:rsidP="00895A0B" w:rsidRDefault="00DE025A" w14:paraId="7CD6768E" w14:textId="77777777">
            <w:pPr>
              <w:spacing w:before="60" w:after="60"/>
              <w:rPr>
                <w:rFonts w:ascii="Arial" w:hAnsi="Arial" w:eastAsia="Arial" w:cs="Arial"/>
                <w:sz w:val="20"/>
                <w:szCs w:val="20"/>
              </w:rPr>
            </w:pPr>
          </w:p>
          <w:p w:rsidR="00DE025A" w:rsidP="00895A0B" w:rsidRDefault="00DE025A" w14:paraId="4A8F24BD" w14:textId="77777777">
            <w:pPr>
              <w:spacing w:before="60" w:after="60"/>
              <w:rPr>
                <w:rFonts w:ascii="Arial" w:hAnsi="Arial" w:eastAsia="Arial" w:cs="Arial"/>
                <w:sz w:val="20"/>
                <w:szCs w:val="20"/>
              </w:rPr>
            </w:pPr>
          </w:p>
          <w:p w:rsidR="00DE025A" w:rsidP="00895A0B" w:rsidRDefault="00DE025A" w14:paraId="708149F0" w14:textId="77777777">
            <w:pPr>
              <w:spacing w:before="60" w:after="60"/>
              <w:rPr>
                <w:rFonts w:ascii="Arial" w:hAnsi="Arial" w:eastAsia="Arial" w:cs="Arial"/>
                <w:sz w:val="20"/>
                <w:szCs w:val="20"/>
              </w:rPr>
            </w:pPr>
          </w:p>
          <w:p w:rsidR="00DE025A" w:rsidP="00895A0B" w:rsidRDefault="00DE025A" w14:paraId="2AFE6FE1" w14:textId="77777777">
            <w:pPr>
              <w:spacing w:before="60" w:after="60"/>
              <w:rPr>
                <w:rFonts w:ascii="Arial" w:hAnsi="Arial" w:eastAsia="Arial" w:cs="Arial"/>
                <w:sz w:val="20"/>
                <w:szCs w:val="20"/>
              </w:rPr>
            </w:pPr>
          </w:p>
          <w:p w:rsidR="00DE025A" w:rsidP="00895A0B" w:rsidRDefault="00DE025A" w14:paraId="7E16CF98" w14:textId="77777777">
            <w:pPr>
              <w:spacing w:before="60" w:after="60"/>
              <w:rPr>
                <w:rFonts w:ascii="Arial" w:hAnsi="Arial" w:eastAsia="Arial" w:cs="Arial"/>
                <w:sz w:val="20"/>
                <w:szCs w:val="20"/>
              </w:rPr>
            </w:pPr>
          </w:p>
          <w:p w:rsidR="00DE025A" w:rsidP="00895A0B" w:rsidRDefault="00DE025A" w14:paraId="4C26F7A6" w14:textId="77777777">
            <w:pPr>
              <w:spacing w:before="60" w:after="60"/>
              <w:rPr>
                <w:rFonts w:ascii="Arial" w:hAnsi="Arial" w:eastAsia="Arial" w:cs="Arial"/>
                <w:sz w:val="20"/>
                <w:szCs w:val="20"/>
              </w:rPr>
            </w:pPr>
          </w:p>
          <w:p w:rsidR="00DE025A" w:rsidP="00895A0B" w:rsidRDefault="00DE025A" w14:paraId="0DF777B2" w14:textId="77777777">
            <w:pPr>
              <w:spacing w:before="60" w:after="60"/>
              <w:rPr>
                <w:rFonts w:ascii="Arial" w:hAnsi="Arial" w:eastAsia="Arial" w:cs="Arial"/>
                <w:sz w:val="20"/>
                <w:szCs w:val="20"/>
              </w:rPr>
            </w:pPr>
          </w:p>
          <w:p w:rsidR="00DE025A" w:rsidP="00895A0B" w:rsidRDefault="00DE025A" w14:paraId="69B799B7" w14:textId="77777777">
            <w:pPr>
              <w:spacing w:before="60" w:after="60"/>
              <w:rPr>
                <w:rFonts w:ascii="Arial" w:hAnsi="Arial" w:eastAsia="Arial" w:cs="Arial"/>
                <w:sz w:val="20"/>
                <w:szCs w:val="20"/>
              </w:rPr>
            </w:pPr>
          </w:p>
          <w:p w:rsidR="00DE025A" w:rsidP="00895A0B" w:rsidRDefault="00DE025A" w14:paraId="71C57D7C" w14:textId="77777777">
            <w:pPr>
              <w:spacing w:before="60" w:after="60"/>
              <w:rPr>
                <w:rFonts w:ascii="Arial" w:hAnsi="Arial" w:eastAsia="Arial" w:cs="Arial"/>
                <w:sz w:val="20"/>
                <w:szCs w:val="20"/>
              </w:rPr>
            </w:pPr>
          </w:p>
          <w:p w:rsidR="00DE025A" w:rsidP="00895A0B" w:rsidRDefault="00DE025A" w14:paraId="406BE287" w14:textId="77777777">
            <w:pPr>
              <w:spacing w:before="60" w:after="60"/>
              <w:rPr>
                <w:rFonts w:ascii="Arial" w:hAnsi="Arial" w:eastAsia="Arial" w:cs="Arial"/>
                <w:sz w:val="20"/>
                <w:szCs w:val="20"/>
              </w:rPr>
            </w:pPr>
          </w:p>
          <w:p w:rsidRPr="009B0502" w:rsidR="00DE025A" w:rsidP="00895A0B" w:rsidRDefault="00DE025A" w14:paraId="05DE1EDA" w14:textId="77777777">
            <w:pPr>
              <w:spacing w:before="60" w:after="60"/>
              <w:rPr>
                <w:rFonts w:eastAsia="Arial" w:cs="Arial" w:asciiTheme="minorHAnsi" w:hAnsiTheme="minorHAnsi"/>
              </w:rPr>
            </w:pPr>
          </w:p>
          <w:p w:rsidR="00DE025A" w:rsidP="00895A0B" w:rsidRDefault="00DE025A" w14:paraId="238C4B7E" w14:textId="6DBB6F23">
            <w:pPr>
              <w:spacing w:before="60" w:after="60"/>
              <w:rPr>
                <w:rFonts w:ascii="Arial" w:hAnsi="Arial" w:eastAsia="Arial" w:cs="Arial"/>
                <w:sz w:val="20"/>
                <w:szCs w:val="20"/>
              </w:rPr>
            </w:pPr>
            <w:r w:rsidRPr="009B0502">
              <w:rPr>
                <w:rFonts w:eastAsia="Arial" w:cs="Arial" w:asciiTheme="minorHAnsi" w:hAnsiTheme="minorHAnsi"/>
                <w:color w:val="111111"/>
              </w:rPr>
              <w:t xml:space="preserve">The pipeline normalizes both score sets to a 0–1 range and blends them. </w:t>
            </w:r>
            <w:r w:rsidR="00317DBD">
              <w:t xml:space="preserve"> </w:t>
            </w:r>
            <w:r w:rsidRPr="00317DBD" w:rsidR="00317DBD">
              <w:rPr>
                <w:rFonts w:eastAsia="Arial" w:cs="Arial" w:asciiTheme="minorHAnsi" w:hAnsiTheme="minorHAnsi"/>
                <w:color w:val="111111"/>
              </w:rPr>
              <w:t>The results for queries that mix specific terms with thematic intent are often dramatically better.</w:t>
            </w:r>
          </w:p>
        </w:tc>
        <w:tc>
          <w:tcPr>
            <w:tcW w:w="2970" w:type="dxa"/>
            <w:tcMar>
              <w:left w:w="105" w:type="dxa"/>
              <w:right w:w="105" w:type="dxa"/>
            </w:tcMar>
          </w:tcPr>
          <w:p w:rsidR="00DE025A" w:rsidP="00895A0B" w:rsidRDefault="00DE025A" w14:paraId="2FA5B1B8" w14:textId="77777777">
            <w:pPr>
              <w:spacing w:before="40" w:after="40"/>
              <w:rPr>
                <w:rFonts w:ascii="Arial" w:hAnsi="Arial" w:eastAsia="Arial" w:cs="Arial"/>
                <w:i/>
                <w:iCs/>
                <w:color w:val="444444"/>
                <w:sz w:val="18"/>
                <w:szCs w:val="18"/>
              </w:rPr>
            </w:pPr>
          </w:p>
          <w:p w:rsidR="00DE025A" w:rsidP="00895A0B" w:rsidRDefault="00DE025A" w14:paraId="029FAAA0" w14:textId="77777777">
            <w:pPr>
              <w:spacing w:before="40" w:after="40"/>
              <w:rPr>
                <w:rFonts w:ascii="Arial" w:hAnsi="Arial" w:eastAsia="Arial" w:cs="Arial"/>
                <w:i/>
                <w:iCs/>
                <w:color w:val="444444"/>
                <w:sz w:val="18"/>
                <w:szCs w:val="18"/>
              </w:rPr>
            </w:pPr>
          </w:p>
          <w:p w:rsidR="00DE025A" w:rsidP="00895A0B" w:rsidRDefault="00DE025A" w14:paraId="42617A3E" w14:textId="77777777">
            <w:pPr>
              <w:spacing w:before="40" w:after="40"/>
              <w:rPr>
                <w:rFonts w:ascii="Arial" w:hAnsi="Arial" w:eastAsia="Arial" w:cs="Arial"/>
                <w:i/>
                <w:iCs/>
                <w:color w:val="444444"/>
                <w:sz w:val="18"/>
                <w:szCs w:val="18"/>
              </w:rPr>
            </w:pPr>
          </w:p>
          <w:p w:rsidR="00DE025A" w:rsidP="00895A0B" w:rsidRDefault="00DE025A" w14:paraId="309B6642" w14:textId="77777777">
            <w:pPr>
              <w:spacing w:before="40" w:after="40"/>
              <w:rPr>
                <w:rFonts w:ascii="Arial" w:hAnsi="Arial" w:eastAsia="Arial" w:cs="Arial"/>
                <w:i/>
                <w:iCs/>
                <w:color w:val="444444"/>
                <w:sz w:val="18"/>
                <w:szCs w:val="18"/>
              </w:rPr>
            </w:pPr>
          </w:p>
          <w:p w:rsidR="00DE025A" w:rsidP="00895A0B" w:rsidRDefault="00DE025A" w14:paraId="54AEB244" w14:textId="77777777">
            <w:pPr>
              <w:spacing w:before="40" w:after="40"/>
              <w:rPr>
                <w:rFonts w:ascii="Arial" w:hAnsi="Arial" w:eastAsia="Arial" w:cs="Arial"/>
                <w:i/>
                <w:iCs/>
                <w:color w:val="444444"/>
                <w:sz w:val="18"/>
                <w:szCs w:val="18"/>
              </w:rPr>
            </w:pPr>
          </w:p>
          <w:p w:rsidR="00DE025A" w:rsidP="00895A0B" w:rsidRDefault="00DE025A" w14:paraId="4CF9AEB3" w14:textId="77777777">
            <w:pPr>
              <w:spacing w:before="40" w:after="40"/>
              <w:rPr>
                <w:rFonts w:ascii="Arial" w:hAnsi="Arial" w:eastAsia="Arial" w:cs="Arial"/>
                <w:i/>
                <w:iCs/>
                <w:color w:val="444444"/>
                <w:sz w:val="18"/>
                <w:szCs w:val="18"/>
              </w:rPr>
            </w:pPr>
          </w:p>
          <w:p w:rsidR="00DE025A" w:rsidP="00895A0B" w:rsidRDefault="00DE025A" w14:paraId="21AFD442" w14:textId="77777777">
            <w:pPr>
              <w:spacing w:before="40" w:after="40"/>
              <w:rPr>
                <w:rFonts w:ascii="Arial" w:hAnsi="Arial" w:eastAsia="Arial" w:cs="Arial"/>
                <w:i/>
                <w:iCs/>
                <w:color w:val="444444"/>
                <w:sz w:val="18"/>
                <w:szCs w:val="18"/>
              </w:rPr>
            </w:pPr>
          </w:p>
          <w:p w:rsidR="00DE025A" w:rsidP="00895A0B" w:rsidRDefault="00DE025A" w14:paraId="716EA989" w14:textId="77777777">
            <w:pPr>
              <w:spacing w:before="40" w:after="40"/>
              <w:rPr>
                <w:rFonts w:ascii="Arial" w:hAnsi="Arial" w:eastAsia="Arial" w:cs="Arial"/>
                <w:i/>
                <w:iCs/>
                <w:color w:val="444444"/>
                <w:sz w:val="18"/>
                <w:szCs w:val="18"/>
              </w:rPr>
            </w:pPr>
          </w:p>
          <w:p w:rsidR="00DE025A" w:rsidP="00895A0B" w:rsidRDefault="00DE025A" w14:paraId="3D6AEA80" w14:textId="77777777">
            <w:pPr>
              <w:spacing w:before="40" w:after="40"/>
              <w:rPr>
                <w:rFonts w:ascii="Arial" w:hAnsi="Arial" w:eastAsia="Arial" w:cs="Arial"/>
                <w:i/>
                <w:iCs/>
                <w:color w:val="444444"/>
                <w:sz w:val="18"/>
                <w:szCs w:val="18"/>
              </w:rPr>
            </w:pPr>
          </w:p>
          <w:p w:rsidR="00DE025A" w:rsidP="00895A0B" w:rsidRDefault="00DE025A" w14:paraId="49B30265" w14:textId="77777777">
            <w:pPr>
              <w:spacing w:before="40" w:after="40"/>
              <w:rPr>
                <w:rFonts w:ascii="Arial" w:hAnsi="Arial" w:eastAsia="Arial" w:cs="Arial"/>
                <w:i/>
                <w:iCs/>
                <w:color w:val="444444"/>
                <w:sz w:val="18"/>
                <w:szCs w:val="18"/>
              </w:rPr>
            </w:pPr>
          </w:p>
          <w:p w:rsidR="00DE025A" w:rsidP="00895A0B" w:rsidRDefault="00DE025A" w14:paraId="736FCAFC" w14:textId="77777777">
            <w:pPr>
              <w:spacing w:before="40" w:after="40"/>
              <w:rPr>
                <w:rFonts w:ascii="Arial" w:hAnsi="Arial" w:eastAsia="Arial" w:cs="Arial"/>
                <w:i/>
                <w:iCs/>
                <w:color w:val="444444"/>
                <w:sz w:val="18"/>
                <w:szCs w:val="18"/>
              </w:rPr>
            </w:pPr>
          </w:p>
          <w:p w:rsidR="00DE025A" w:rsidP="00895A0B" w:rsidRDefault="00DE025A" w14:paraId="22CB0DC6" w14:textId="77777777">
            <w:pPr>
              <w:spacing w:before="40" w:after="40"/>
              <w:rPr>
                <w:rFonts w:ascii="Arial" w:hAnsi="Arial" w:eastAsia="Arial" w:cs="Arial"/>
                <w:i/>
                <w:iCs/>
                <w:color w:val="444444"/>
                <w:sz w:val="18"/>
                <w:szCs w:val="18"/>
              </w:rPr>
            </w:pPr>
          </w:p>
          <w:p w:rsidR="00DE025A" w:rsidP="00895A0B" w:rsidRDefault="00DE025A" w14:paraId="62DC31E1" w14:textId="77777777">
            <w:pPr>
              <w:spacing w:before="40" w:after="40"/>
              <w:rPr>
                <w:rFonts w:ascii="Arial" w:hAnsi="Arial" w:eastAsia="Arial" w:cs="Arial"/>
                <w:i/>
                <w:iCs/>
                <w:color w:val="444444"/>
                <w:sz w:val="18"/>
                <w:szCs w:val="18"/>
              </w:rPr>
            </w:pPr>
          </w:p>
          <w:p w:rsidR="00DE025A" w:rsidP="00895A0B" w:rsidRDefault="00DE025A" w14:paraId="3472737C" w14:textId="77777777">
            <w:pPr>
              <w:spacing w:before="40" w:after="40"/>
              <w:rPr>
                <w:rFonts w:ascii="Arial" w:hAnsi="Arial" w:eastAsia="Arial" w:cs="Arial"/>
                <w:i/>
                <w:iCs/>
                <w:color w:val="444444"/>
                <w:sz w:val="18"/>
                <w:szCs w:val="18"/>
              </w:rPr>
            </w:pPr>
          </w:p>
          <w:p w:rsidR="00DE025A" w:rsidP="00895A0B" w:rsidRDefault="00DE025A" w14:paraId="25C5215C" w14:textId="77777777">
            <w:pPr>
              <w:spacing w:before="40" w:after="40"/>
              <w:rPr>
                <w:rFonts w:ascii="Arial" w:hAnsi="Arial" w:eastAsia="Arial" w:cs="Arial"/>
                <w:i/>
                <w:iCs/>
                <w:color w:val="444444"/>
                <w:sz w:val="18"/>
                <w:szCs w:val="18"/>
              </w:rPr>
            </w:pPr>
          </w:p>
          <w:p w:rsidR="00DE025A" w:rsidP="00895A0B" w:rsidRDefault="00DE025A" w14:paraId="169D7A93" w14:textId="77777777">
            <w:pPr>
              <w:spacing w:before="40" w:after="40"/>
              <w:rPr>
                <w:rFonts w:ascii="Arial" w:hAnsi="Arial" w:eastAsia="Arial" w:cs="Arial"/>
                <w:i/>
                <w:iCs/>
                <w:color w:val="444444"/>
                <w:sz w:val="18"/>
                <w:szCs w:val="18"/>
              </w:rPr>
            </w:pPr>
          </w:p>
          <w:p w:rsidR="00DE025A" w:rsidP="00895A0B" w:rsidRDefault="00DE025A" w14:paraId="32741D10" w14:textId="77777777">
            <w:pPr>
              <w:spacing w:before="40" w:after="40"/>
              <w:rPr>
                <w:rFonts w:ascii="Arial" w:hAnsi="Arial" w:eastAsia="Arial" w:cs="Arial"/>
                <w:i/>
                <w:iCs/>
                <w:color w:val="444444"/>
                <w:sz w:val="18"/>
                <w:szCs w:val="18"/>
              </w:rPr>
            </w:pPr>
          </w:p>
          <w:p w:rsidR="00DE025A" w:rsidP="00895A0B" w:rsidRDefault="00DE025A" w14:paraId="2B8BC97A" w14:textId="77777777">
            <w:pPr>
              <w:spacing w:before="40" w:after="40"/>
              <w:rPr>
                <w:rFonts w:ascii="Arial" w:hAnsi="Arial" w:eastAsia="Arial" w:cs="Arial"/>
                <w:i/>
                <w:iCs/>
                <w:color w:val="444444"/>
                <w:sz w:val="18"/>
                <w:szCs w:val="18"/>
              </w:rPr>
            </w:pPr>
          </w:p>
          <w:p w:rsidR="00DE025A" w:rsidP="00895A0B" w:rsidRDefault="00DE025A" w14:paraId="2CBD1EEB" w14:textId="77777777">
            <w:pPr>
              <w:spacing w:before="40" w:after="40"/>
              <w:rPr>
                <w:rFonts w:ascii="Arial" w:hAnsi="Arial" w:eastAsia="Arial" w:cs="Arial"/>
                <w:i/>
                <w:iCs/>
                <w:color w:val="444444"/>
                <w:sz w:val="18"/>
                <w:szCs w:val="18"/>
              </w:rPr>
            </w:pPr>
          </w:p>
          <w:p w:rsidR="00DE025A" w:rsidP="00895A0B" w:rsidRDefault="00DE025A" w14:paraId="6E57EFCA" w14:textId="77777777">
            <w:pPr>
              <w:spacing w:before="40" w:after="40"/>
              <w:rPr>
                <w:rFonts w:ascii="Arial" w:hAnsi="Arial" w:eastAsia="Arial" w:cs="Arial"/>
                <w:i/>
                <w:iCs/>
                <w:color w:val="444444"/>
                <w:sz w:val="18"/>
                <w:szCs w:val="18"/>
              </w:rPr>
            </w:pPr>
          </w:p>
          <w:p w:rsidR="00DE025A" w:rsidP="00895A0B" w:rsidRDefault="00DE025A" w14:paraId="3E971118" w14:textId="77777777">
            <w:pPr>
              <w:spacing w:before="40" w:after="40"/>
              <w:rPr>
                <w:rFonts w:ascii="Arial" w:hAnsi="Arial" w:eastAsia="Arial" w:cs="Arial"/>
                <w:i/>
                <w:iCs/>
                <w:color w:val="444444"/>
                <w:sz w:val="18"/>
                <w:szCs w:val="18"/>
              </w:rPr>
            </w:pPr>
          </w:p>
          <w:p w:rsidR="00DE025A" w:rsidP="00895A0B" w:rsidRDefault="00DE025A" w14:paraId="4477912C" w14:textId="77777777">
            <w:pPr>
              <w:spacing w:before="40" w:after="40"/>
              <w:rPr>
                <w:rFonts w:ascii="Arial" w:hAnsi="Arial" w:eastAsia="Arial" w:cs="Arial"/>
                <w:i/>
                <w:iCs/>
                <w:color w:val="444444"/>
                <w:sz w:val="18"/>
                <w:szCs w:val="18"/>
              </w:rPr>
            </w:pPr>
          </w:p>
          <w:p w:rsidR="00DE025A" w:rsidP="00895A0B" w:rsidRDefault="00DE025A" w14:paraId="3A091B74" w14:textId="77777777">
            <w:pPr>
              <w:spacing w:before="40" w:after="40"/>
              <w:rPr>
                <w:rFonts w:ascii="Arial" w:hAnsi="Arial" w:eastAsia="Arial" w:cs="Arial"/>
                <w:i/>
                <w:iCs/>
                <w:color w:val="444444"/>
                <w:sz w:val="18"/>
                <w:szCs w:val="18"/>
              </w:rPr>
            </w:pPr>
          </w:p>
          <w:p w:rsidR="00DE025A" w:rsidP="00895A0B" w:rsidRDefault="00DE025A" w14:paraId="0A6EFC26" w14:textId="77777777">
            <w:pPr>
              <w:spacing w:before="40" w:after="40"/>
              <w:rPr>
                <w:rFonts w:ascii="Arial" w:hAnsi="Arial" w:eastAsia="Arial" w:cs="Arial"/>
                <w:i/>
                <w:iCs/>
                <w:color w:val="444444"/>
                <w:sz w:val="18"/>
                <w:szCs w:val="18"/>
              </w:rPr>
            </w:pPr>
          </w:p>
          <w:p w:rsidR="00DE025A" w:rsidP="00895A0B" w:rsidRDefault="00DE025A" w14:paraId="5ECBEA76" w14:textId="77777777">
            <w:pPr>
              <w:spacing w:before="40" w:after="40"/>
              <w:rPr>
                <w:rFonts w:ascii="Arial" w:hAnsi="Arial" w:eastAsia="Arial" w:cs="Arial"/>
                <w:i/>
                <w:iCs/>
                <w:color w:val="444444"/>
                <w:sz w:val="18"/>
                <w:szCs w:val="18"/>
              </w:rPr>
            </w:pPr>
          </w:p>
          <w:p w:rsidR="00DE025A" w:rsidP="00895A0B" w:rsidRDefault="00DE025A" w14:paraId="4FEE9499" w14:textId="77777777">
            <w:pPr>
              <w:spacing w:before="40" w:after="40"/>
              <w:rPr>
                <w:rFonts w:ascii="Arial" w:hAnsi="Arial" w:eastAsia="Arial" w:cs="Arial"/>
                <w:i/>
                <w:iCs/>
                <w:color w:val="444444"/>
                <w:sz w:val="18"/>
                <w:szCs w:val="18"/>
              </w:rPr>
            </w:pPr>
          </w:p>
          <w:p w:rsidR="00DE025A" w:rsidP="00895A0B" w:rsidRDefault="00DE025A" w14:paraId="0EC7825C" w14:textId="77777777">
            <w:pPr>
              <w:spacing w:before="40" w:after="40"/>
              <w:rPr>
                <w:rFonts w:ascii="Arial" w:hAnsi="Arial" w:eastAsia="Arial" w:cs="Arial"/>
                <w:i/>
                <w:iCs/>
                <w:color w:val="444444"/>
                <w:sz w:val="18"/>
                <w:szCs w:val="18"/>
              </w:rPr>
            </w:pPr>
          </w:p>
          <w:p w:rsidR="00DE025A" w:rsidP="00895A0B" w:rsidRDefault="00DE025A" w14:paraId="16E0AF8F" w14:textId="77777777">
            <w:pPr>
              <w:spacing w:before="40" w:after="40"/>
              <w:rPr>
                <w:rFonts w:ascii="Arial" w:hAnsi="Arial" w:eastAsia="Arial" w:cs="Arial"/>
                <w:i/>
                <w:iCs/>
                <w:color w:val="444444"/>
                <w:sz w:val="18"/>
                <w:szCs w:val="18"/>
              </w:rPr>
            </w:pPr>
          </w:p>
          <w:p w:rsidR="00DE025A" w:rsidP="00895A0B" w:rsidRDefault="00DE025A" w14:paraId="44BBB3E7" w14:textId="77777777">
            <w:pPr>
              <w:spacing w:before="40" w:after="40"/>
              <w:rPr>
                <w:rFonts w:ascii="Arial" w:hAnsi="Arial" w:eastAsia="Arial" w:cs="Arial"/>
                <w:i/>
                <w:iCs/>
                <w:color w:val="444444"/>
                <w:sz w:val="18"/>
                <w:szCs w:val="18"/>
              </w:rPr>
            </w:pPr>
          </w:p>
          <w:p w:rsidR="00DE025A" w:rsidP="00895A0B" w:rsidRDefault="00DE025A" w14:paraId="6FF16C2C" w14:textId="77777777">
            <w:pPr>
              <w:spacing w:before="40" w:after="40"/>
              <w:rPr>
                <w:rFonts w:ascii="Arial" w:hAnsi="Arial" w:eastAsia="Arial" w:cs="Arial"/>
                <w:i/>
                <w:iCs/>
                <w:color w:val="444444"/>
                <w:sz w:val="18"/>
                <w:szCs w:val="18"/>
              </w:rPr>
            </w:pPr>
          </w:p>
          <w:p w:rsidR="00C06B4F" w:rsidP="00895A0B" w:rsidRDefault="00C06B4F" w14:paraId="10E4931B" w14:textId="6CEC0DA7">
            <w:pPr>
              <w:spacing w:before="40" w:after="40"/>
              <w:rPr>
                <w:rFonts w:ascii="Arial" w:hAnsi="Arial" w:eastAsia="Arial" w:cs="Arial"/>
                <w:i/>
                <w:iCs/>
                <w:color w:val="444444"/>
                <w:sz w:val="18"/>
                <w:szCs w:val="18"/>
              </w:rPr>
            </w:pPr>
          </w:p>
          <w:p w:rsidR="00DE025A" w:rsidP="00895A0B" w:rsidRDefault="00DE025A" w14:paraId="2BEC3592" w14:textId="77777777">
            <w:pPr>
              <w:spacing w:before="40" w:after="40"/>
              <w:rPr>
                <w:rFonts w:ascii="Arial" w:hAnsi="Arial" w:eastAsia="Arial" w:cs="Arial"/>
                <w:i/>
                <w:iCs/>
                <w:color w:val="444444"/>
                <w:sz w:val="18"/>
                <w:szCs w:val="18"/>
              </w:rPr>
            </w:pPr>
          </w:p>
          <w:p w:rsidRPr="00126D40" w:rsidR="00DE025A" w:rsidP="00895A0B" w:rsidRDefault="00DE025A" w14:paraId="1FCFF5D0"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PUT /_search/pipeline/bookstore-hybrid-pipeline</w:t>
            </w:r>
          </w:p>
          <w:p w:rsidRPr="00126D40" w:rsidR="00DE025A" w:rsidP="00895A0B" w:rsidRDefault="00DE025A" w14:paraId="0815E2E4"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p w:rsidRPr="00126D40" w:rsidR="00DE025A" w:rsidP="00895A0B" w:rsidRDefault="00DE025A" w14:paraId="4AADEC64"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"description": "Hybrid search pipeline for bookstore RAG",</w:t>
            </w:r>
          </w:p>
          <w:p w:rsidRPr="00126D40" w:rsidR="00DE025A" w:rsidP="00895A0B" w:rsidRDefault="00DE025A" w14:paraId="0D528E9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"phase_results_processors": [</w:t>
            </w:r>
          </w:p>
          <w:p w:rsidRPr="00126D40" w:rsidR="00DE025A" w:rsidP="00895A0B" w:rsidRDefault="00DE025A" w14:paraId="33345380"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797434E1"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"normalization-processor": {</w:t>
            </w:r>
          </w:p>
          <w:p w:rsidRPr="00126D40" w:rsidR="00DE025A" w:rsidP="00895A0B" w:rsidRDefault="00DE025A" w14:paraId="7A1DA4B4"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"normalization": {</w:t>
            </w:r>
          </w:p>
          <w:p w:rsidRPr="00126D40" w:rsidR="00DE025A" w:rsidP="00895A0B" w:rsidRDefault="00DE025A" w14:paraId="5E448F1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"technique": "min_max"</w:t>
            </w:r>
          </w:p>
          <w:p w:rsidRPr="00126D40" w:rsidR="00DE025A" w:rsidP="00895A0B" w:rsidRDefault="00DE025A" w14:paraId="07324F62"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301C16E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"combination": {</w:t>
            </w:r>
          </w:p>
          <w:p w:rsidRPr="00126D40" w:rsidR="00DE025A" w:rsidP="00895A0B" w:rsidRDefault="00DE025A" w14:paraId="40A76D84"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"technique": "arithmetic_mean",</w:t>
            </w:r>
          </w:p>
          <w:p w:rsidRPr="00126D40" w:rsidR="00DE025A" w:rsidP="00895A0B" w:rsidRDefault="00DE025A" w14:paraId="7221335F"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"parameters": {</w:t>
            </w:r>
          </w:p>
          <w:p w:rsidRPr="00126D40" w:rsidR="00DE025A" w:rsidP="00895A0B" w:rsidRDefault="00DE025A" w14:paraId="7EBCBC38"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"weights": [0.3, 0.7]</w:t>
            </w:r>
          </w:p>
          <w:p w:rsidRPr="00126D40" w:rsidR="00DE025A" w:rsidP="00895A0B" w:rsidRDefault="00DE025A" w14:paraId="298DA229"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3992D570"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5112FBA9"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604D514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11348E5A"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00DE025A" w:rsidP="00895A0B" w:rsidRDefault="00DE025A" w14:paraId="2845DFF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p w:rsidR="00DE025A" w:rsidP="00895A0B" w:rsidRDefault="00DE025A" w14:paraId="1BAD2B2C" w14:textId="77777777">
            <w:pPr>
              <w:spacing w:before="40" w:after="40"/>
              <w:rPr>
                <w:rFonts w:ascii="Arial" w:hAnsi="Arial" w:eastAsia="Arial" w:cs="Arial"/>
                <w:i/>
                <w:iCs/>
                <w:color w:val="444444"/>
                <w:sz w:val="18"/>
                <w:szCs w:val="18"/>
              </w:rPr>
            </w:pPr>
          </w:p>
          <w:p w:rsidR="00DE025A" w:rsidP="00895A0B" w:rsidRDefault="00DE025A" w14:paraId="5D5DEBCF" w14:textId="77777777">
            <w:pPr>
              <w:spacing w:before="40" w:after="40"/>
              <w:rPr>
                <w:rFonts w:ascii="Arial" w:hAnsi="Arial" w:eastAsia="Arial" w:cs="Arial"/>
                <w:i/>
                <w:iCs/>
                <w:color w:val="444444"/>
                <w:sz w:val="18"/>
                <w:szCs w:val="18"/>
              </w:rPr>
            </w:pPr>
          </w:p>
          <w:p w:rsidR="00DE025A" w:rsidP="00895A0B" w:rsidRDefault="00DE025A" w14:paraId="772C4035" w14:textId="77777777">
            <w:pPr>
              <w:spacing w:before="40" w:after="40"/>
              <w:rPr>
                <w:rFonts w:ascii="Arial" w:hAnsi="Arial" w:eastAsia="Arial" w:cs="Arial"/>
                <w:i/>
                <w:iCs/>
                <w:color w:val="444444"/>
                <w:sz w:val="18"/>
                <w:szCs w:val="18"/>
              </w:rPr>
            </w:pPr>
          </w:p>
          <w:p w:rsidR="00DE025A" w:rsidP="00895A0B" w:rsidRDefault="00DE025A" w14:paraId="77A8338D" w14:textId="77777777">
            <w:pPr>
              <w:spacing w:before="40" w:after="40"/>
              <w:rPr>
                <w:rFonts w:ascii="Arial" w:hAnsi="Arial" w:eastAsia="Arial" w:cs="Arial"/>
                <w:i/>
                <w:iCs/>
                <w:color w:val="444444"/>
                <w:sz w:val="18"/>
                <w:szCs w:val="18"/>
              </w:rPr>
            </w:pPr>
          </w:p>
          <w:p w:rsidR="00DE025A" w:rsidP="00895A0B" w:rsidRDefault="00DE025A" w14:paraId="0ACEA3A2" w14:textId="77777777">
            <w:pPr>
              <w:spacing w:before="40" w:after="40"/>
              <w:rPr>
                <w:rFonts w:ascii="Arial" w:hAnsi="Arial" w:eastAsia="Arial" w:cs="Arial"/>
                <w:i/>
                <w:iCs/>
                <w:color w:val="444444"/>
                <w:sz w:val="18"/>
                <w:szCs w:val="18"/>
              </w:rPr>
            </w:pPr>
          </w:p>
          <w:p w:rsidR="00DE025A" w:rsidP="00895A0B" w:rsidRDefault="00DE025A" w14:paraId="3468379F" w14:textId="77777777">
            <w:pPr>
              <w:spacing w:before="40" w:after="40"/>
              <w:rPr>
                <w:rFonts w:ascii="Arial" w:hAnsi="Arial" w:eastAsia="Arial" w:cs="Arial"/>
                <w:i/>
                <w:iCs/>
                <w:color w:val="444444"/>
                <w:sz w:val="18"/>
                <w:szCs w:val="18"/>
              </w:rPr>
            </w:pPr>
          </w:p>
          <w:p w:rsidR="00DE025A" w:rsidP="00895A0B" w:rsidRDefault="00DE025A" w14:paraId="1D2AAA54" w14:textId="77777777">
            <w:pPr>
              <w:spacing w:before="40" w:after="40"/>
              <w:rPr>
                <w:rFonts w:ascii="Arial" w:hAnsi="Arial" w:eastAsia="Arial" w:cs="Arial"/>
                <w:i/>
                <w:iCs/>
                <w:color w:val="444444"/>
                <w:sz w:val="18"/>
                <w:szCs w:val="18"/>
              </w:rPr>
            </w:pPr>
          </w:p>
          <w:p w:rsidR="00DE025A" w:rsidP="00895A0B" w:rsidRDefault="00DE025A" w14:paraId="08D50AA5" w14:textId="77777777">
            <w:pPr>
              <w:spacing w:before="40" w:after="40"/>
              <w:rPr>
                <w:rFonts w:ascii="Arial" w:hAnsi="Arial" w:eastAsia="Arial" w:cs="Arial"/>
                <w:i/>
                <w:iCs/>
                <w:color w:val="444444"/>
                <w:sz w:val="18"/>
                <w:szCs w:val="18"/>
              </w:rPr>
            </w:pPr>
          </w:p>
          <w:p w:rsidR="00DE025A" w:rsidP="00895A0B" w:rsidRDefault="00DE025A" w14:paraId="70062345" w14:textId="77777777">
            <w:pPr>
              <w:spacing w:before="40" w:after="40"/>
              <w:rPr>
                <w:rFonts w:ascii="Arial" w:hAnsi="Arial" w:eastAsia="Arial" w:cs="Arial"/>
                <w:i/>
                <w:iCs/>
                <w:color w:val="444444"/>
                <w:sz w:val="18"/>
                <w:szCs w:val="18"/>
              </w:rPr>
            </w:pPr>
          </w:p>
          <w:p w:rsidR="00DE025A" w:rsidP="00895A0B" w:rsidRDefault="00DE025A" w14:paraId="36840B46" w14:textId="77777777">
            <w:pPr>
              <w:spacing w:before="40" w:after="40"/>
              <w:rPr>
                <w:rFonts w:ascii="Arial" w:hAnsi="Arial" w:eastAsia="Arial" w:cs="Arial"/>
                <w:i/>
                <w:iCs/>
                <w:color w:val="444444"/>
                <w:sz w:val="18"/>
                <w:szCs w:val="18"/>
              </w:rPr>
            </w:pPr>
          </w:p>
          <w:p w:rsidR="00DE025A" w:rsidP="00895A0B" w:rsidRDefault="00DE025A" w14:paraId="02B143FE" w14:textId="77777777">
            <w:pPr>
              <w:spacing w:before="40" w:after="40"/>
              <w:rPr>
                <w:rFonts w:ascii="Arial" w:hAnsi="Arial" w:eastAsia="Arial" w:cs="Arial"/>
                <w:i/>
                <w:iCs/>
                <w:color w:val="444444"/>
                <w:sz w:val="18"/>
                <w:szCs w:val="18"/>
              </w:rPr>
            </w:pPr>
          </w:p>
          <w:p w:rsidR="00DE025A" w:rsidP="00895A0B" w:rsidRDefault="00DE025A" w14:paraId="658A064B" w14:textId="77777777">
            <w:pPr>
              <w:spacing w:before="40" w:after="40"/>
              <w:rPr>
                <w:rFonts w:ascii="Arial" w:hAnsi="Arial" w:eastAsia="Arial" w:cs="Arial"/>
                <w:i/>
                <w:iCs/>
                <w:color w:val="444444"/>
                <w:sz w:val="18"/>
                <w:szCs w:val="18"/>
              </w:rPr>
            </w:pPr>
          </w:p>
          <w:p w:rsidRPr="00126D40" w:rsidR="00DE025A" w:rsidP="00895A0B" w:rsidRDefault="00DE025A" w14:paraId="7B204CBA"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GET /bookstore-rag/_search?search_pipeline=bookstore-hybrid-pipeline</w:t>
            </w:r>
          </w:p>
          <w:p w:rsidRPr="00126D40" w:rsidR="00DE025A" w:rsidP="00895A0B" w:rsidRDefault="00DE025A" w14:paraId="212C787A"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p w:rsidRPr="00126D40" w:rsidR="00DE025A" w:rsidP="00895A0B" w:rsidRDefault="00DE025A" w14:paraId="4216B25E"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"query": {</w:t>
            </w:r>
          </w:p>
          <w:p w:rsidRPr="00126D40" w:rsidR="00DE025A" w:rsidP="00895A0B" w:rsidRDefault="00DE025A" w14:paraId="7BC5960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"hybrid": {</w:t>
            </w:r>
          </w:p>
          <w:p w:rsidRPr="00126D40" w:rsidR="00DE025A" w:rsidP="00895A0B" w:rsidRDefault="00DE025A" w14:paraId="6618F76F"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"queries": [</w:t>
            </w:r>
          </w:p>
          <w:p w:rsidRPr="00126D40" w:rsidR="00DE025A" w:rsidP="00895A0B" w:rsidRDefault="00DE025A" w14:paraId="66D9516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3A142AA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"match": {</w:t>
            </w:r>
          </w:p>
          <w:p w:rsidRPr="00126D40" w:rsidR="00DE025A" w:rsidP="00895A0B" w:rsidRDefault="00DE025A" w14:paraId="32B5A495"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"content": {</w:t>
            </w:r>
          </w:p>
          <w:p w:rsidRPr="00126D40" w:rsidR="00DE025A" w:rsidP="00895A0B" w:rsidRDefault="00DE025A" w14:paraId="7D77C66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"query": "mystery novel with unreliable narrator"</w:t>
            </w:r>
          </w:p>
          <w:p w:rsidRPr="00126D40" w:rsidR="00DE025A" w:rsidP="00895A0B" w:rsidRDefault="00DE025A" w14:paraId="7702B122"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3D525838"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1B0F215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2E7F5EB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6760CD2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"knn": {</w:t>
            </w:r>
          </w:p>
          <w:p w:rsidRPr="00126D40" w:rsidR="00DE025A" w:rsidP="00895A0B" w:rsidRDefault="00DE025A" w14:paraId="07ABEA2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"content_embedding": {</w:t>
            </w:r>
          </w:p>
          <w:p w:rsidRPr="00126D40" w:rsidR="00DE025A" w:rsidP="00895A0B" w:rsidRDefault="00DE025A" w14:paraId="6942937C"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"vector": [/* query embedding */],</w:t>
            </w:r>
          </w:p>
          <w:p w:rsidRPr="00126D40" w:rsidR="00DE025A" w:rsidP="00895A0B" w:rsidRDefault="00DE025A" w14:paraId="3A20FA8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"k": 10</w:t>
            </w:r>
          </w:p>
          <w:p w:rsidRPr="00126D40" w:rsidR="00DE025A" w:rsidP="00895A0B" w:rsidRDefault="00DE025A" w14:paraId="1E37D7E6"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5F6257A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5AC8F42F"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6A4CA575"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19747969"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246266F2"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00DE025A" w:rsidP="00895A0B" w:rsidRDefault="00DE025A" w14:paraId="5838F0CC" w14:textId="6E14156C">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tc>
      </w:tr>
      <w:tr w:rsidR="00DE025A" w:rsidTr="00EF4CD6" w14:paraId="346F867B" w14:textId="77777777">
        <w:trPr>
          <w:trHeight w:val="196"/>
        </w:trPr>
        <w:tc>
          <w:tcPr>
            <w:tcW w:w="1653" w:type="dxa"/>
          </w:tcPr>
          <w:p w:rsidR="00DE025A" w:rsidP="00895A0B" w:rsidRDefault="00DE025A" w14:paraId="366DB25C" w14:textId="1386C354">
            <w:pPr>
              <w:rPr>
                <w:rFonts w:ascii="Arial" w:hAnsi="Arial" w:eastAsia="Arial" w:cs="Arial"/>
                <w:sz w:val="20"/>
                <w:szCs w:val="20"/>
              </w:rPr>
            </w:pPr>
            <w:r>
              <w:rPr>
                <w:rFonts w:ascii="Arial" w:hAnsi="Arial" w:eastAsia="Arial" w:cs="Arial"/>
                <w:sz w:val="20"/>
                <w:szCs w:val="20"/>
              </w:rPr>
              <w:t>Embedding Model Choice</w:t>
            </w:r>
          </w:p>
        </w:tc>
        <w:tc>
          <w:tcPr>
            <w:tcW w:w="4729" w:type="dxa"/>
            <w:tcMar>
              <w:left w:w="105" w:type="dxa"/>
              <w:right w:w="105" w:type="dxa"/>
            </w:tcMar>
          </w:tcPr>
          <w:p w:rsidRPr="009B0502" w:rsidR="00DE025A" w:rsidP="00895A0B" w:rsidRDefault="00DE025A" w14:paraId="340020FE" w14:textId="6C8F6B73">
            <w:pPr>
              <w:spacing w:before="60" w:after="60"/>
              <w:rPr>
                <w:rFonts w:eastAsia="Arial" w:cs="Arial" w:asciiTheme="minorHAnsi" w:hAnsiTheme="minorHAnsi"/>
              </w:rPr>
            </w:pPr>
            <w:r w:rsidRPr="009B0502">
              <w:rPr>
                <w:rFonts w:eastAsia="Arial" w:cs="Arial" w:asciiTheme="minorHAnsi" w:hAnsiTheme="minorHAnsi"/>
              </w:rPr>
              <w:t xml:space="preserve">The </w:t>
            </w:r>
            <w:r w:rsidR="008D64AC">
              <w:rPr>
                <w:rFonts w:eastAsia="Arial" w:cs="Arial" w:asciiTheme="minorHAnsi" w:hAnsiTheme="minorHAnsi"/>
              </w:rPr>
              <w:t>choice of embedding model has a massive impact</w:t>
            </w:r>
            <w:r w:rsidRPr="009B0502">
              <w:rPr>
                <w:rFonts w:eastAsia="Arial" w:cs="Arial" w:asciiTheme="minorHAnsi" w:hAnsiTheme="minorHAnsi"/>
              </w:rPr>
              <w:t xml:space="preserve"> and is often underestimated. A general-purpose model like all-MiniLM-L6 is fast and good for broad semantic tasks. But for a bookstore, a model fine-tuned on literature or e-commerce product descriptions will produce much better embeddings because it's learned the vocabulary and relationships specific to that domain.</w:t>
            </w:r>
          </w:p>
          <w:p w:rsidR="009B0502" w:rsidP="00895A0B" w:rsidRDefault="009B0502" w14:paraId="623DAFCA" w14:textId="77777777">
            <w:pPr>
              <w:spacing w:before="60" w:after="60"/>
              <w:rPr>
                <w:rFonts w:asciiTheme="minorHAnsi" w:hAnsiTheme="minorHAnsi"/>
              </w:rPr>
            </w:pPr>
          </w:p>
          <w:p w:rsidR="00D23CF7" w:rsidP="00895A0B" w:rsidRDefault="00D23CF7" w14:paraId="5D357EF2" w14:textId="00F8A061">
            <w:pPr>
              <w:spacing w:before="60" w:after="60"/>
              <w:rPr>
                <w:rFonts w:asciiTheme="minorHAnsi" w:hAnsiTheme="minorHAnsi"/>
              </w:rPr>
            </w:pPr>
            <w:r>
              <w:rPr>
                <w:rFonts w:asciiTheme="minorHAnsi" w:hAnsiTheme="minorHAnsi"/>
              </w:rPr>
              <w:t xml:space="preserve">The difference can be </w:t>
            </w:r>
            <w:r w:rsidR="0058154C">
              <w:rPr>
                <w:rFonts w:asciiTheme="minorHAnsi" w:hAnsiTheme="minorHAnsi"/>
              </w:rPr>
              <w:t>dramatics</w:t>
            </w:r>
            <w:r w:rsidR="00C03125">
              <w:rPr>
                <w:rFonts w:asciiTheme="minorHAnsi" w:hAnsiTheme="minorHAnsi"/>
              </w:rPr>
              <w:t xml:space="preserve"> as recall can vary </w:t>
            </w:r>
            <w:r w:rsidR="00764189">
              <w:rPr>
                <w:rFonts w:asciiTheme="minorHAnsi" w:hAnsiTheme="minorHAnsi"/>
              </w:rPr>
              <w:t xml:space="preserve">by 10-20% </w:t>
            </w:r>
            <w:r w:rsidR="00C03125">
              <w:rPr>
                <w:rFonts w:asciiTheme="minorHAnsi" w:hAnsiTheme="minorHAnsi"/>
              </w:rPr>
              <w:t xml:space="preserve">on domain-specific data. It’s always a great idea to test at least two models on a sample of your actual querires before committing to one in production. </w:t>
            </w:r>
          </w:p>
          <w:p w:rsidRPr="009B0502" w:rsidR="00C03125" w:rsidP="00895A0B" w:rsidRDefault="00C03125" w14:paraId="6F0FFF73" w14:textId="77777777">
            <w:pPr>
              <w:spacing w:before="60" w:after="60"/>
              <w:rPr>
                <w:rFonts w:asciiTheme="minorHAnsi" w:hAnsiTheme="minorHAnsi"/>
              </w:rPr>
            </w:pPr>
          </w:p>
          <w:p w:rsidRPr="009B0502" w:rsidR="00DE025A" w:rsidP="00895A0B" w:rsidRDefault="00C03125" w14:paraId="03FE81F3" w14:textId="3151A16E">
            <w:pPr>
              <w:spacing w:before="60" w:after="60"/>
            </w:pPr>
            <w:r>
              <w:rPr>
                <w:rFonts w:eastAsia="Arial" w:cs="Arial" w:asciiTheme="minorHAnsi" w:hAnsiTheme="minorHAnsi"/>
              </w:rPr>
              <w:t>Let’s take a closer look as we r</w:t>
            </w:r>
            <w:r w:rsidRPr="009B0502" w:rsidR="00895A0B">
              <w:rPr>
                <w:rFonts w:eastAsia="Arial" w:cs="Arial" w:asciiTheme="minorHAnsi" w:hAnsiTheme="minorHAnsi"/>
              </w:rPr>
              <w:t>egister</w:t>
            </w:r>
            <w:r w:rsidRPr="009B0502" w:rsidR="00DE025A">
              <w:rPr>
                <w:rFonts w:eastAsia="Arial" w:cs="Arial" w:asciiTheme="minorHAnsi" w:hAnsiTheme="minorHAnsi"/>
              </w:rPr>
              <w:t xml:space="preserve"> a model with the Neural Search plugin like this:</w:t>
            </w:r>
          </w:p>
          <w:p w:rsidR="00DE025A" w:rsidP="00895A0B" w:rsidRDefault="00DE025A" w14:paraId="55CBFA4D" w14:textId="77777777">
            <w:pPr>
              <w:spacing w:before="60" w:after="60"/>
              <w:rPr>
                <w:rFonts w:ascii="Arial" w:hAnsi="Arial" w:eastAsia="Arial" w:cs="Arial"/>
                <w:sz w:val="20"/>
                <w:szCs w:val="20"/>
              </w:rPr>
            </w:pPr>
          </w:p>
          <w:p w:rsidR="009B0502" w:rsidP="00895A0B" w:rsidRDefault="009B0502" w14:paraId="5521443E" w14:textId="77777777">
            <w:pPr>
              <w:spacing w:before="60" w:after="60"/>
              <w:rPr>
                <w:rFonts w:ascii="Arial" w:hAnsi="Arial" w:eastAsia="Arial" w:cs="Arial"/>
                <w:sz w:val="20"/>
                <w:szCs w:val="20"/>
              </w:rPr>
            </w:pPr>
          </w:p>
          <w:p w:rsidR="009B0502" w:rsidP="00895A0B" w:rsidRDefault="009B0502" w14:paraId="7843D42A" w14:textId="77777777">
            <w:pPr>
              <w:spacing w:before="60" w:after="60"/>
              <w:rPr>
                <w:rFonts w:ascii="Arial" w:hAnsi="Arial" w:eastAsia="Arial" w:cs="Arial"/>
                <w:sz w:val="20"/>
                <w:szCs w:val="20"/>
              </w:rPr>
            </w:pPr>
          </w:p>
          <w:p w:rsidRPr="009B0502" w:rsidR="00DE025A" w:rsidP="00895A0B" w:rsidRDefault="00DE025A" w14:paraId="1AB640F6" w14:textId="77777777">
            <w:pPr>
              <w:spacing w:before="60" w:after="60"/>
              <w:rPr>
                <w:rFonts w:eastAsia="Arial" w:cs="Arial" w:asciiTheme="minorHAnsi" w:hAnsiTheme="minorHAnsi"/>
                <w:color w:val="111111"/>
              </w:rPr>
            </w:pPr>
            <w:r w:rsidRPr="009B0502">
              <w:rPr>
                <w:rFonts w:eastAsia="Arial" w:cs="Arial" w:asciiTheme="minorHAnsi" w:hAnsiTheme="minorHAnsi"/>
                <w:color w:val="111111"/>
              </w:rPr>
              <w:t>Once deployed, you reference the model_id in your ingest pipeline's text_embedding processor.</w:t>
            </w:r>
          </w:p>
          <w:p w:rsidR="00DE025A" w:rsidP="00895A0B" w:rsidRDefault="00DE025A" w14:paraId="296041A6" w14:textId="5DBB87C7">
            <w:pPr>
              <w:spacing w:before="60" w:after="60"/>
              <w:rPr>
                <w:rFonts w:ascii="Arial" w:hAnsi="Arial" w:eastAsia="Arial" w:cs="Arial"/>
                <w:sz w:val="20"/>
                <w:szCs w:val="20"/>
              </w:rPr>
            </w:pPr>
          </w:p>
        </w:tc>
        <w:tc>
          <w:tcPr>
            <w:tcW w:w="2970" w:type="dxa"/>
            <w:tcMar>
              <w:left w:w="105" w:type="dxa"/>
              <w:right w:w="105" w:type="dxa"/>
            </w:tcMar>
          </w:tcPr>
          <w:p w:rsidR="00DE025A" w:rsidP="00895A0B" w:rsidRDefault="00DE025A" w14:paraId="4F57CC57" w14:textId="77777777">
            <w:pPr>
              <w:spacing w:before="40" w:after="40"/>
              <w:rPr>
                <w:rFonts w:ascii="Arial" w:hAnsi="Arial" w:eastAsia="Arial" w:cs="Arial"/>
                <w:i/>
                <w:iCs/>
                <w:color w:val="444444"/>
                <w:sz w:val="18"/>
                <w:szCs w:val="18"/>
              </w:rPr>
            </w:pPr>
          </w:p>
          <w:p w:rsidR="00DE025A" w:rsidP="00895A0B" w:rsidRDefault="00DE025A" w14:paraId="76470A3B" w14:textId="77777777">
            <w:pPr>
              <w:spacing w:before="40" w:after="40"/>
            </w:pPr>
            <w:r>
              <w:rPr>
                <w:rFonts w:ascii="Arial" w:hAnsi="Arial" w:eastAsia="Arial" w:cs="Arial"/>
                <w:i/>
                <w:iCs/>
                <w:color w:val="444444"/>
                <w:sz w:val="18"/>
                <w:szCs w:val="18"/>
              </w:rPr>
              <w:t>Bar chart: semantic recall @ k=10 for two models on bookstore queries</w:t>
            </w:r>
          </w:p>
          <w:p w:rsidR="00DE025A" w:rsidP="00895A0B" w:rsidRDefault="00DE025A" w14:paraId="1E607777" w14:textId="77777777">
            <w:pPr>
              <w:spacing w:before="40" w:after="40"/>
              <w:rPr>
                <w:rFonts w:ascii="Arial" w:hAnsi="Arial" w:eastAsia="Arial" w:cs="Arial"/>
                <w:i/>
                <w:iCs/>
                <w:color w:val="444444"/>
                <w:sz w:val="18"/>
                <w:szCs w:val="18"/>
              </w:rPr>
            </w:pPr>
            <w:r>
              <w:rPr>
                <w:rFonts w:ascii="Arial" w:hAnsi="Arial" w:eastAsia="Arial" w:cs="Arial"/>
                <w:i/>
                <w:iCs/>
                <w:color w:val="444444"/>
                <w:sz w:val="18"/>
                <w:szCs w:val="18"/>
              </w:rPr>
              <w:t>Terminal: model registration</w:t>
            </w:r>
          </w:p>
          <w:p w:rsidR="00DE025A" w:rsidP="00895A0B" w:rsidRDefault="00DE025A" w14:paraId="75D3D7A2" w14:textId="77777777">
            <w:pPr>
              <w:spacing w:before="40" w:after="40"/>
              <w:rPr>
                <w:rFonts w:ascii="Arial" w:hAnsi="Arial" w:eastAsia="Arial" w:cs="Arial"/>
                <w:i/>
                <w:iCs/>
                <w:color w:val="444444"/>
                <w:sz w:val="18"/>
                <w:szCs w:val="18"/>
              </w:rPr>
            </w:pPr>
          </w:p>
          <w:p w:rsidR="00DE025A" w:rsidP="00895A0B" w:rsidRDefault="00DE025A" w14:paraId="5B046606" w14:textId="77777777">
            <w:pPr>
              <w:spacing w:before="40" w:after="40"/>
              <w:rPr>
                <w:rFonts w:ascii="Arial" w:hAnsi="Arial" w:eastAsia="Arial" w:cs="Arial"/>
                <w:i/>
                <w:iCs/>
                <w:color w:val="444444"/>
                <w:sz w:val="18"/>
                <w:szCs w:val="18"/>
              </w:rPr>
            </w:pPr>
          </w:p>
          <w:p w:rsidR="00DE025A" w:rsidP="00895A0B" w:rsidRDefault="00DE025A" w14:paraId="52CADDE7" w14:textId="77777777">
            <w:pPr>
              <w:spacing w:before="40" w:after="40"/>
              <w:rPr>
                <w:rFonts w:ascii="Arial" w:hAnsi="Arial" w:eastAsia="Arial" w:cs="Arial"/>
                <w:i/>
                <w:iCs/>
                <w:color w:val="444444"/>
                <w:sz w:val="18"/>
                <w:szCs w:val="18"/>
              </w:rPr>
            </w:pPr>
          </w:p>
          <w:p w:rsidR="00DE025A" w:rsidP="00895A0B" w:rsidRDefault="00DE025A" w14:paraId="4BAFCC12" w14:textId="77777777">
            <w:pPr>
              <w:spacing w:before="40" w:after="40"/>
              <w:rPr>
                <w:rFonts w:ascii="Arial" w:hAnsi="Arial" w:eastAsia="Arial" w:cs="Arial"/>
                <w:i/>
                <w:iCs/>
                <w:color w:val="444444"/>
                <w:sz w:val="18"/>
                <w:szCs w:val="18"/>
              </w:rPr>
            </w:pPr>
          </w:p>
          <w:p w:rsidR="00DE025A" w:rsidP="00895A0B" w:rsidRDefault="00DE025A" w14:paraId="3234B09F" w14:textId="77777777">
            <w:pPr>
              <w:spacing w:before="40" w:after="40"/>
              <w:rPr>
                <w:rFonts w:ascii="Arial" w:hAnsi="Arial" w:eastAsia="Arial" w:cs="Arial"/>
                <w:i/>
                <w:iCs/>
                <w:color w:val="444444"/>
                <w:sz w:val="18"/>
                <w:szCs w:val="18"/>
              </w:rPr>
            </w:pPr>
          </w:p>
          <w:p w:rsidR="00DE025A" w:rsidP="00895A0B" w:rsidRDefault="00DE025A" w14:paraId="2A6894B0" w14:textId="77777777">
            <w:pPr>
              <w:spacing w:before="40" w:after="40"/>
              <w:rPr>
                <w:rFonts w:ascii="Arial" w:hAnsi="Arial" w:eastAsia="Arial" w:cs="Arial"/>
                <w:i/>
                <w:iCs/>
                <w:color w:val="444444"/>
                <w:sz w:val="18"/>
                <w:szCs w:val="18"/>
              </w:rPr>
            </w:pPr>
          </w:p>
          <w:p w:rsidR="00DE025A" w:rsidP="00895A0B" w:rsidRDefault="00DE025A" w14:paraId="327439E8" w14:textId="77777777">
            <w:pPr>
              <w:spacing w:before="40" w:after="40"/>
              <w:rPr>
                <w:rFonts w:ascii="Arial" w:hAnsi="Arial" w:eastAsia="Arial" w:cs="Arial"/>
                <w:i/>
                <w:iCs/>
                <w:color w:val="444444"/>
                <w:sz w:val="18"/>
                <w:szCs w:val="18"/>
              </w:rPr>
            </w:pPr>
          </w:p>
          <w:p w:rsidR="00DE025A" w:rsidP="00895A0B" w:rsidRDefault="00DE025A" w14:paraId="2FDE3F31" w14:textId="77777777">
            <w:pPr>
              <w:spacing w:before="40" w:after="40"/>
              <w:rPr>
                <w:rFonts w:ascii="Arial" w:hAnsi="Arial" w:eastAsia="Arial" w:cs="Arial"/>
                <w:i/>
                <w:iCs/>
                <w:color w:val="444444"/>
                <w:sz w:val="18"/>
                <w:szCs w:val="18"/>
              </w:rPr>
            </w:pPr>
          </w:p>
          <w:p w:rsidR="00DE025A" w:rsidP="00895A0B" w:rsidRDefault="00DE025A" w14:paraId="7C2B0055" w14:textId="77777777">
            <w:pPr>
              <w:spacing w:before="40" w:after="40"/>
              <w:rPr>
                <w:rFonts w:ascii="Arial" w:hAnsi="Arial" w:eastAsia="Arial" w:cs="Arial"/>
                <w:i/>
                <w:iCs/>
                <w:color w:val="444444"/>
                <w:sz w:val="18"/>
                <w:szCs w:val="18"/>
              </w:rPr>
            </w:pPr>
          </w:p>
          <w:p w:rsidRPr="00126D40" w:rsidR="00DE025A" w:rsidP="00895A0B" w:rsidRDefault="00DE025A" w14:paraId="18B8AC4D"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POST /_plugins/_ml/models/_register</w:t>
            </w:r>
          </w:p>
          <w:p w:rsidRPr="00126D40" w:rsidR="00DE025A" w:rsidP="00895A0B" w:rsidRDefault="00DE025A" w14:paraId="7FB6BD5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p w:rsidRPr="00126D40" w:rsidR="00DE025A" w:rsidP="00895A0B" w:rsidRDefault="00DE025A" w14:paraId="208ABBBA"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"name": "huggingface/sentence-transformers/all-mpnet-base-v2",</w:t>
            </w:r>
          </w:p>
          <w:p w:rsidRPr="00126D40" w:rsidR="00DE025A" w:rsidP="00895A0B" w:rsidRDefault="00DE025A" w14:paraId="0550917C"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"version": "1.0.1",</w:t>
            </w:r>
          </w:p>
          <w:p w:rsidRPr="00126D40" w:rsidR="00DE025A" w:rsidP="00895A0B" w:rsidRDefault="00DE025A" w14:paraId="7EE9FD63"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"model_format": "TORCH_SCRIPT"</w:t>
            </w:r>
          </w:p>
          <w:p w:rsidRPr="00126D40" w:rsidR="00DE025A" w:rsidP="00895A0B" w:rsidRDefault="00DE025A" w14:paraId="71AAB9C5"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p w:rsidRPr="00126D40" w:rsidR="00DE025A" w:rsidP="00895A0B" w:rsidRDefault="00DE025A" w14:paraId="3DA5AFAE" w14:textId="77777777">
            <w:pPr>
              <w:spacing w:before="40" w:after="40"/>
              <w:rPr>
                <w:rFonts w:ascii="Arial" w:hAnsi="Arial" w:eastAsia="Arial" w:cs="Arial"/>
                <w:i/>
                <w:iCs/>
                <w:color w:val="444444"/>
                <w:sz w:val="18"/>
                <w:szCs w:val="18"/>
              </w:rPr>
            </w:pPr>
          </w:p>
          <w:p w:rsidRPr="00126D40" w:rsidR="00DE025A" w:rsidP="00895A0B" w:rsidRDefault="00DE025A" w14:paraId="18517C75"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After registration, deploy it:</w:t>
            </w:r>
          </w:p>
          <w:p w:rsidR="00DE025A" w:rsidP="00895A0B" w:rsidRDefault="00DE025A" w14:paraId="6CC3490E" w14:textId="09204A9B">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POST /_plugins/_ml/models/&lt;model_id&gt;/_deploy</w:t>
            </w:r>
          </w:p>
        </w:tc>
      </w:tr>
      <w:tr w:rsidR="00DE025A" w:rsidTr="00EF4CD6" w14:paraId="6DD7C0F8" w14:textId="77777777">
        <w:trPr>
          <w:trHeight w:val="196"/>
        </w:trPr>
        <w:tc>
          <w:tcPr>
            <w:tcW w:w="1653" w:type="dxa"/>
          </w:tcPr>
          <w:p w:rsidR="00DE025A" w:rsidP="00895A0B" w:rsidRDefault="00DE025A" w14:paraId="3586F134" w14:textId="36DAD554">
            <w:pPr>
              <w:rPr>
                <w:rFonts w:ascii="Arial" w:hAnsi="Arial" w:eastAsia="Arial" w:cs="Arial"/>
                <w:sz w:val="20"/>
                <w:szCs w:val="20"/>
              </w:rPr>
            </w:pPr>
            <w:r>
              <w:rPr>
                <w:rFonts w:ascii="Arial" w:hAnsi="Arial" w:eastAsia="Arial" w:cs="Arial"/>
                <w:sz w:val="20"/>
                <w:szCs w:val="20"/>
              </w:rPr>
              <w:t>Reranking</w:t>
            </w:r>
          </w:p>
        </w:tc>
        <w:tc>
          <w:tcPr>
            <w:tcW w:w="4729" w:type="dxa"/>
            <w:tcMar>
              <w:left w:w="105" w:type="dxa"/>
              <w:right w:w="105" w:type="dxa"/>
            </w:tcMar>
          </w:tcPr>
          <w:p w:rsidRPr="009B0502" w:rsidR="00DE025A" w:rsidP="00895A0B" w:rsidRDefault="00AB12D2" w14:paraId="0436DA20" w14:textId="6261DF67">
            <w:pPr>
              <w:spacing w:before="60" w:after="60"/>
              <w:rPr>
                <w:rFonts w:eastAsia="Arial" w:cs="Arial" w:asciiTheme="minorHAnsi" w:hAnsiTheme="minorHAnsi"/>
              </w:rPr>
            </w:pPr>
            <w:r>
              <w:rPr>
                <w:rFonts w:eastAsia="Arial" w:cs="Arial" w:asciiTheme="minorHAnsi" w:hAnsiTheme="minorHAnsi"/>
              </w:rPr>
              <w:t xml:space="preserve">Finally, let’s talk </w:t>
            </w:r>
            <w:r w:rsidR="009A78FF">
              <w:rPr>
                <w:rFonts w:eastAsia="Arial" w:cs="Arial" w:asciiTheme="minorHAnsi" w:hAnsiTheme="minorHAnsi"/>
              </w:rPr>
              <w:t xml:space="preserve">about </w:t>
            </w:r>
            <w:r w:rsidRPr="009B0502" w:rsidR="009A78FF">
              <w:rPr>
                <w:rFonts w:eastAsia="Arial" w:cs="Arial" w:asciiTheme="minorHAnsi" w:hAnsiTheme="minorHAnsi"/>
              </w:rPr>
              <w:t>reranking</w:t>
            </w:r>
            <w:r w:rsidRPr="009B0502" w:rsidR="00DE025A">
              <w:rPr>
                <w:rFonts w:eastAsia="Arial" w:cs="Arial" w:asciiTheme="minorHAnsi" w:hAnsiTheme="minorHAnsi"/>
              </w:rPr>
              <w:t xml:space="preserve">. Your initial </w:t>
            </w:r>
            <w:r w:rsidR="001B500B">
              <w:rPr>
                <w:rFonts w:eastAsia="Arial" w:cs="Arial" w:asciiTheme="minorHAnsi" w:hAnsiTheme="minorHAnsi"/>
              </w:rPr>
              <w:t xml:space="preserve">search </w:t>
            </w:r>
            <w:r w:rsidR="009A78FF">
              <w:rPr>
                <w:rFonts w:eastAsia="Arial" w:cs="Arial" w:asciiTheme="minorHAnsi" w:hAnsiTheme="minorHAnsi"/>
              </w:rPr>
              <w:t xml:space="preserve">returns </w:t>
            </w:r>
            <w:r w:rsidRPr="009B0502" w:rsidR="009A78FF">
              <w:rPr>
                <w:rFonts w:eastAsia="Arial" w:cs="Arial" w:asciiTheme="minorHAnsi" w:hAnsiTheme="minorHAnsi"/>
              </w:rPr>
              <w:t>a</w:t>
            </w:r>
            <w:r w:rsidRPr="009B0502" w:rsidR="00DE025A">
              <w:rPr>
                <w:rFonts w:eastAsia="Arial" w:cs="Arial" w:asciiTheme="minorHAnsi" w:hAnsiTheme="minorHAnsi"/>
              </w:rPr>
              <w:t xml:space="preserve"> set of candidate results ordered by similarity score. Reranking takes that candidate set and reorders it using additional signals that weren't part of the original search.</w:t>
            </w:r>
          </w:p>
          <w:p w:rsidRPr="009B0502" w:rsidR="00DE025A" w:rsidP="00895A0B" w:rsidRDefault="00DE025A" w14:paraId="475AB299" w14:textId="77777777">
            <w:pPr>
              <w:spacing w:before="60" w:after="60"/>
              <w:rPr>
                <w:rFonts w:eastAsia="Arial" w:cs="Arial" w:asciiTheme="minorHAnsi" w:hAnsiTheme="minorHAnsi"/>
              </w:rPr>
            </w:pPr>
          </w:p>
          <w:p w:rsidRPr="009B0502" w:rsidR="00DE025A" w:rsidP="00895A0B" w:rsidRDefault="00DE025A" w14:paraId="7D828187" w14:textId="76AEBB5C">
            <w:pPr>
              <w:spacing w:before="60" w:after="60"/>
              <w:rPr>
                <w:rFonts w:eastAsia="Arial" w:cs="Arial" w:asciiTheme="minorHAnsi" w:hAnsiTheme="minorHAnsi"/>
              </w:rPr>
            </w:pPr>
            <w:r w:rsidRPr="009B0502">
              <w:rPr>
                <w:rFonts w:eastAsia="Arial" w:cs="Arial" w:asciiTheme="minorHAnsi" w:hAnsiTheme="minorHAnsi"/>
              </w:rPr>
              <w:t>For a bookstore</w:t>
            </w:r>
            <w:r w:rsidR="00427F94">
              <w:rPr>
                <w:rFonts w:eastAsia="Arial" w:cs="Arial" w:asciiTheme="minorHAnsi" w:hAnsiTheme="minorHAnsi"/>
              </w:rPr>
              <w:t xml:space="preserve"> </w:t>
            </w:r>
            <w:r w:rsidR="00E90D33">
              <w:rPr>
                <w:rFonts w:eastAsia="Arial" w:cs="Arial" w:asciiTheme="minorHAnsi" w:hAnsiTheme="minorHAnsi"/>
              </w:rPr>
              <w:t xml:space="preserve">we </w:t>
            </w:r>
            <w:r w:rsidR="009A2CD9">
              <w:rPr>
                <w:rFonts w:eastAsia="Arial" w:cs="Arial" w:asciiTheme="minorHAnsi" w:hAnsiTheme="minorHAnsi"/>
              </w:rPr>
              <w:t>c</w:t>
            </w:r>
            <w:r w:rsidR="00E90D33">
              <w:rPr>
                <w:rFonts w:eastAsia="Arial" w:cs="Arial" w:asciiTheme="minorHAnsi" w:hAnsiTheme="minorHAnsi"/>
              </w:rPr>
              <w:t xml:space="preserve">an boost results based on recency, average rating, or availability. </w:t>
            </w:r>
            <w:r w:rsidR="008330C2">
              <w:t xml:space="preserve"> </w:t>
            </w:r>
            <w:r w:rsidRPr="008330C2" w:rsidR="008330C2">
              <w:rPr>
                <w:rFonts w:eastAsia="Arial" w:cs="Arial" w:asciiTheme="minorHAnsi" w:hAnsiTheme="minorHAnsi"/>
              </w:rPr>
              <w:t>Imagine a customer browsing for a new release. You can create a score-modification processor that automatically boosts books published recently, those with high ratings, and those currently in stock. This ensures the most business-relevant results float to the top, creating a much better user experience.</w:t>
            </w:r>
          </w:p>
          <w:p w:rsidRPr="009B0502" w:rsidR="00DE025A" w:rsidP="00895A0B" w:rsidRDefault="00DE025A" w14:paraId="12B0121B" w14:textId="77777777">
            <w:pPr>
              <w:spacing w:before="60" w:after="60"/>
              <w:rPr>
                <w:rFonts w:asciiTheme="minorHAnsi" w:hAnsiTheme="minorHAnsi"/>
              </w:rPr>
            </w:pPr>
          </w:p>
          <w:p w:rsidRPr="009B0502" w:rsidR="00DE025A" w:rsidP="00895A0B" w:rsidRDefault="00DE025A" w14:paraId="07B3453E" w14:textId="77777777">
            <w:pPr>
              <w:spacing w:before="60" w:after="60"/>
              <w:rPr>
                <w:rFonts w:asciiTheme="minorHAnsi" w:hAnsiTheme="minorHAnsi"/>
              </w:rPr>
            </w:pPr>
            <w:r w:rsidRPr="009B0502">
              <w:rPr>
                <w:rFonts w:eastAsia="Arial" w:cs="Arial" w:asciiTheme="minorHAnsi" w:hAnsiTheme="minorHAnsi"/>
              </w:rPr>
              <w:t>Here's a score-modification processor that boosts recent, highly-rated, in-stock books:</w:t>
            </w:r>
          </w:p>
          <w:p w:rsidR="00DE025A" w:rsidP="00895A0B" w:rsidRDefault="00DE025A" w14:paraId="03740E2E" w14:textId="77777777">
            <w:pPr>
              <w:spacing w:before="60" w:after="60"/>
            </w:pPr>
          </w:p>
          <w:p w:rsidR="00DE025A" w:rsidP="00895A0B" w:rsidRDefault="00DE025A" w14:paraId="1650A619" w14:textId="77777777">
            <w:pPr>
              <w:spacing w:before="60" w:after="60"/>
            </w:pPr>
          </w:p>
          <w:p w:rsidR="00DE025A" w:rsidP="00895A0B" w:rsidRDefault="00DE025A" w14:paraId="2F00C714" w14:textId="77777777">
            <w:pPr>
              <w:spacing w:before="60" w:after="60"/>
            </w:pPr>
          </w:p>
          <w:p w:rsidR="00DE025A" w:rsidP="00895A0B" w:rsidRDefault="00DE025A" w14:paraId="4BE2145F" w14:textId="77777777">
            <w:pPr>
              <w:spacing w:before="60" w:after="60"/>
            </w:pPr>
          </w:p>
          <w:p w:rsidR="00DE025A" w:rsidP="00895A0B" w:rsidRDefault="00DE025A" w14:paraId="3B344CA4" w14:textId="77777777">
            <w:pPr>
              <w:spacing w:before="60" w:after="60"/>
            </w:pPr>
          </w:p>
          <w:p w:rsidR="00DE025A" w:rsidP="00895A0B" w:rsidRDefault="00DE025A" w14:paraId="606CF808" w14:textId="77777777">
            <w:pPr>
              <w:spacing w:before="60" w:after="60"/>
            </w:pPr>
          </w:p>
          <w:p w:rsidR="00DE025A" w:rsidP="00895A0B" w:rsidRDefault="00DE025A" w14:paraId="4F743D8C" w14:textId="77777777">
            <w:pPr>
              <w:spacing w:before="60" w:after="60"/>
            </w:pPr>
          </w:p>
          <w:p w:rsidR="00DE025A" w:rsidP="00895A0B" w:rsidRDefault="00DE025A" w14:paraId="3969FA41" w14:textId="77777777">
            <w:pPr>
              <w:spacing w:before="60" w:after="60"/>
            </w:pPr>
          </w:p>
          <w:p w:rsidR="00DE025A" w:rsidP="00895A0B" w:rsidRDefault="00DE025A" w14:paraId="31B253A6" w14:textId="77777777">
            <w:pPr>
              <w:spacing w:before="60" w:after="60"/>
            </w:pPr>
          </w:p>
          <w:p w:rsidR="00DE025A" w:rsidP="00895A0B" w:rsidRDefault="00DE025A" w14:paraId="213FDE73" w14:textId="77777777">
            <w:pPr>
              <w:spacing w:before="60" w:after="60"/>
            </w:pPr>
          </w:p>
          <w:p w:rsidRPr="00176098" w:rsidR="00DE025A" w:rsidP="00895A0B" w:rsidRDefault="00DE025A" w14:paraId="0CB391E8" w14:textId="77777777">
            <w:pPr>
              <w:spacing w:before="60" w:after="60"/>
              <w:rPr>
                <w:rFonts w:asciiTheme="minorHAnsi" w:hAnsiTheme="minorHAnsi"/>
              </w:rPr>
            </w:pPr>
            <w:r w:rsidRPr="00176098">
              <w:rPr>
                <w:rFonts w:asciiTheme="minorHAnsi" w:hAnsiTheme="minorHAnsi"/>
              </w:rPr>
              <w:t>Here you can see that for every document in the search results, it computes three bonuses. There is a boost for books published after 2020 of .05 per year, so a 2024 book gets +.20, while anything older than 2020 gets no bonus, or +0.0.</w:t>
            </w:r>
          </w:p>
          <w:p w:rsidRPr="00176098" w:rsidR="00176098" w:rsidP="00895A0B" w:rsidRDefault="00176098" w14:paraId="4A577417" w14:textId="77777777">
            <w:pPr>
              <w:spacing w:before="60" w:after="60"/>
              <w:rPr>
                <w:rFonts w:asciiTheme="minorHAnsi" w:hAnsiTheme="minorHAnsi"/>
              </w:rPr>
            </w:pPr>
          </w:p>
          <w:p w:rsidRPr="00176098" w:rsidR="00DE025A" w:rsidP="00895A0B" w:rsidRDefault="00DE025A" w14:paraId="5FF135B0" w14:textId="77777777">
            <w:pPr>
              <w:spacing w:before="60" w:after="60"/>
              <w:rPr>
                <w:rFonts w:asciiTheme="minorHAnsi" w:hAnsiTheme="minorHAnsi"/>
              </w:rPr>
            </w:pPr>
            <w:r w:rsidRPr="00176098">
              <w:rPr>
                <w:rFonts w:asciiTheme="minorHAnsi" w:hAnsiTheme="minorHAnsi"/>
              </w:rPr>
              <w:t>The rating bonus gives books rated above 3.0 a positive bump of .1 per point above 3, while books below 3.0 get a slight penalty. A 5-star book gets +.20 while a 2-star book gets -.10.</w:t>
            </w:r>
          </w:p>
          <w:p w:rsidR="0033686F" w:rsidP="00895A0B" w:rsidRDefault="0033686F" w14:paraId="02D37C6E" w14:textId="77777777">
            <w:pPr>
              <w:spacing w:before="60" w:after="60"/>
              <w:rPr>
                <w:rFonts w:asciiTheme="minorHAnsi" w:hAnsiTheme="minorHAnsi"/>
              </w:rPr>
            </w:pPr>
          </w:p>
          <w:p w:rsidRPr="00176098" w:rsidR="00DE025A" w:rsidP="00895A0B" w:rsidRDefault="00DE025A" w14:paraId="43A59AEC" w14:textId="77777777">
            <w:pPr>
              <w:spacing w:before="60" w:after="60"/>
              <w:rPr>
                <w:rFonts w:asciiTheme="minorHAnsi" w:hAnsiTheme="minorHAnsi"/>
              </w:rPr>
            </w:pPr>
            <w:r w:rsidRPr="00176098">
              <w:rPr>
                <w:rFonts w:asciiTheme="minorHAnsi" w:hAnsiTheme="minorHAnsi"/>
              </w:rPr>
              <w:t>And lastly, books currently in stock get a flat +.15 boost. Out of stock books get nothing.</w:t>
            </w:r>
          </w:p>
          <w:p w:rsidR="00DE025A" w:rsidP="00895A0B" w:rsidRDefault="00DE025A" w14:paraId="43351E7C" w14:textId="77777777">
            <w:pPr>
              <w:spacing w:before="60" w:after="60"/>
            </w:pPr>
          </w:p>
          <w:p w:rsidRPr="00176098" w:rsidR="00DE025A" w:rsidP="00895A0B" w:rsidRDefault="00DE025A" w14:paraId="67DF5136" w14:textId="77777777">
            <w:pPr>
              <w:spacing w:before="60" w:after="60"/>
              <w:rPr>
                <w:rFonts w:asciiTheme="minorHAnsi" w:hAnsiTheme="minorHAnsi"/>
              </w:rPr>
            </w:pPr>
            <w:r w:rsidRPr="00176098">
              <w:rPr>
                <w:rFonts w:asciiTheme="minorHAnsi" w:hAnsiTheme="minorHAnsi"/>
              </w:rPr>
              <w:t>Each bonus is added to the document’s existing _score from the search engine’s relevance calculation.</w:t>
            </w:r>
          </w:p>
          <w:p w:rsidRPr="00176098" w:rsidR="00DE025A" w:rsidP="00895A0B" w:rsidRDefault="00DE025A" w14:paraId="7D3B8078" w14:textId="77777777">
            <w:pPr>
              <w:spacing w:before="60" w:after="60"/>
              <w:rPr>
                <w:rFonts w:asciiTheme="minorHAnsi" w:hAnsiTheme="minorHAnsi"/>
              </w:rPr>
            </w:pPr>
          </w:p>
          <w:p w:rsidRPr="00176098" w:rsidR="00DE025A" w:rsidP="00895A0B" w:rsidRDefault="00DE025A" w14:paraId="6EBC8576" w14:textId="77777777">
            <w:pPr>
              <w:spacing w:before="60" w:after="60"/>
              <w:rPr>
                <w:rFonts w:asciiTheme="minorHAnsi" w:hAnsiTheme="minorHAnsi"/>
              </w:rPr>
            </w:pPr>
            <w:r w:rsidRPr="00176098">
              <w:rPr>
                <w:rFonts w:asciiTheme="minorHAnsi" w:hAnsiTheme="minorHAnsi"/>
              </w:rPr>
              <w:t>Now, the re-sort happens. This is now sorting by the modified scores in descending order, so the highest-boosted results float to the top.</w:t>
            </w:r>
          </w:p>
          <w:p w:rsidR="00DE025A" w:rsidP="00895A0B" w:rsidRDefault="00DE025A" w14:paraId="5158E219" w14:textId="77777777">
            <w:pPr>
              <w:spacing w:before="60" w:after="60"/>
            </w:pPr>
          </w:p>
          <w:p w:rsidR="00DE025A" w:rsidP="00895A0B" w:rsidRDefault="00DE025A" w14:paraId="14E02D89" w14:textId="77777777">
            <w:pPr>
              <w:spacing w:before="60" w:after="60"/>
              <w:rPr>
                <w:rFonts w:ascii="Arial" w:hAnsi="Arial" w:eastAsia="Arial" w:cs="Arial"/>
                <w:sz w:val="20"/>
                <w:szCs w:val="20"/>
              </w:rPr>
            </w:pPr>
          </w:p>
        </w:tc>
        <w:tc>
          <w:tcPr>
            <w:tcW w:w="2970" w:type="dxa"/>
            <w:tcMar>
              <w:left w:w="105" w:type="dxa"/>
              <w:right w:w="105" w:type="dxa"/>
            </w:tcMar>
          </w:tcPr>
          <w:p w:rsidR="00DE025A" w:rsidP="00895A0B" w:rsidRDefault="00DE025A" w14:paraId="0DE2A178" w14:textId="77777777">
            <w:pPr>
              <w:spacing w:before="40" w:after="40"/>
            </w:pPr>
            <w:r>
              <w:rPr>
                <w:rFonts w:ascii="Arial" w:hAnsi="Arial" w:eastAsia="Arial" w:cs="Arial"/>
                <w:i/>
                <w:iCs/>
                <w:color w:val="444444"/>
                <w:sz w:val="18"/>
                <w:szCs w:val="18"/>
              </w:rPr>
              <w:t>Before/after reranking table: same 10 results, different order — showing how ratings and recency shift rank</w:t>
            </w:r>
          </w:p>
          <w:p w:rsidR="00DE025A" w:rsidP="00895A0B" w:rsidRDefault="00DE025A" w14:paraId="4A59276C" w14:textId="77777777">
            <w:pPr>
              <w:spacing w:before="40" w:after="40"/>
              <w:rPr>
                <w:rFonts w:ascii="Arial" w:hAnsi="Arial" w:eastAsia="Arial" w:cs="Arial"/>
                <w:i/>
                <w:iCs/>
                <w:color w:val="444444"/>
                <w:sz w:val="18"/>
                <w:szCs w:val="18"/>
              </w:rPr>
            </w:pPr>
          </w:p>
          <w:p w:rsidR="00DE025A" w:rsidP="00895A0B" w:rsidRDefault="00DE025A" w14:paraId="594A483A" w14:textId="77777777">
            <w:pPr>
              <w:spacing w:before="40" w:after="40"/>
              <w:rPr>
                <w:rFonts w:ascii="Arial" w:hAnsi="Arial" w:eastAsia="Arial" w:cs="Arial"/>
                <w:i/>
                <w:iCs/>
                <w:color w:val="444444"/>
                <w:sz w:val="18"/>
                <w:szCs w:val="18"/>
              </w:rPr>
            </w:pPr>
          </w:p>
          <w:p w:rsidR="00DE025A" w:rsidP="00895A0B" w:rsidRDefault="00DE025A" w14:paraId="11C1CBCA" w14:textId="77777777">
            <w:pPr>
              <w:spacing w:before="40" w:after="40"/>
              <w:rPr>
                <w:rFonts w:ascii="Arial" w:hAnsi="Arial" w:eastAsia="Arial" w:cs="Arial"/>
                <w:i/>
                <w:iCs/>
                <w:color w:val="444444"/>
                <w:sz w:val="18"/>
                <w:szCs w:val="18"/>
              </w:rPr>
            </w:pPr>
          </w:p>
          <w:p w:rsidR="00DE025A" w:rsidP="00895A0B" w:rsidRDefault="00DE025A" w14:paraId="52B3BB61" w14:textId="77777777">
            <w:pPr>
              <w:spacing w:before="40" w:after="40"/>
              <w:rPr>
                <w:rFonts w:ascii="Arial" w:hAnsi="Arial" w:eastAsia="Arial" w:cs="Arial"/>
                <w:i/>
                <w:iCs/>
                <w:color w:val="444444"/>
                <w:sz w:val="18"/>
                <w:szCs w:val="18"/>
              </w:rPr>
            </w:pPr>
          </w:p>
          <w:p w:rsidR="00DE025A" w:rsidP="00895A0B" w:rsidRDefault="00DE025A" w14:paraId="54285E84" w14:textId="77777777">
            <w:pPr>
              <w:spacing w:before="40" w:after="40"/>
              <w:rPr>
                <w:rFonts w:ascii="Arial" w:hAnsi="Arial" w:eastAsia="Arial" w:cs="Arial"/>
                <w:i/>
                <w:iCs/>
                <w:color w:val="444444"/>
                <w:sz w:val="18"/>
                <w:szCs w:val="18"/>
              </w:rPr>
            </w:pPr>
          </w:p>
          <w:p w:rsidR="00DE025A" w:rsidP="00895A0B" w:rsidRDefault="00DE025A" w14:paraId="2BBEC579" w14:textId="77777777">
            <w:pPr>
              <w:spacing w:before="40" w:after="40"/>
              <w:rPr>
                <w:rFonts w:ascii="Arial" w:hAnsi="Arial" w:eastAsia="Arial" w:cs="Arial"/>
                <w:i/>
                <w:iCs/>
                <w:color w:val="444444"/>
                <w:sz w:val="18"/>
                <w:szCs w:val="18"/>
              </w:rPr>
            </w:pPr>
          </w:p>
          <w:p w:rsidR="00DE025A" w:rsidP="00895A0B" w:rsidRDefault="00DE025A" w14:paraId="50AA6C6D" w14:textId="77777777">
            <w:pPr>
              <w:spacing w:before="40" w:after="40"/>
              <w:rPr>
                <w:rFonts w:ascii="Arial" w:hAnsi="Arial" w:eastAsia="Arial" w:cs="Arial"/>
                <w:i/>
                <w:iCs/>
                <w:color w:val="444444"/>
                <w:sz w:val="18"/>
                <w:szCs w:val="18"/>
              </w:rPr>
            </w:pPr>
          </w:p>
          <w:p w:rsidR="00DE025A" w:rsidP="00895A0B" w:rsidRDefault="00DE025A" w14:paraId="350E77A7" w14:textId="77777777">
            <w:pPr>
              <w:spacing w:before="40" w:after="40"/>
              <w:rPr>
                <w:rFonts w:ascii="Arial" w:hAnsi="Arial" w:eastAsia="Arial" w:cs="Arial"/>
                <w:i/>
                <w:iCs/>
                <w:color w:val="444444"/>
                <w:sz w:val="18"/>
                <w:szCs w:val="18"/>
              </w:rPr>
            </w:pPr>
          </w:p>
          <w:p w:rsidR="00DE025A" w:rsidP="00895A0B" w:rsidRDefault="00DE025A" w14:paraId="07110448" w14:textId="77777777">
            <w:pPr>
              <w:spacing w:before="40" w:after="40"/>
              <w:rPr>
                <w:rFonts w:ascii="Arial" w:hAnsi="Arial" w:eastAsia="Arial" w:cs="Arial"/>
                <w:i/>
                <w:iCs/>
                <w:color w:val="444444"/>
                <w:sz w:val="18"/>
                <w:szCs w:val="18"/>
              </w:rPr>
            </w:pPr>
          </w:p>
          <w:p w:rsidR="00DE025A" w:rsidP="00895A0B" w:rsidRDefault="00DE025A" w14:paraId="32DE03FE" w14:textId="77777777">
            <w:pPr>
              <w:spacing w:before="40" w:after="40"/>
              <w:rPr>
                <w:rFonts w:ascii="Arial" w:hAnsi="Arial" w:eastAsia="Arial" w:cs="Arial"/>
                <w:i/>
                <w:iCs/>
                <w:color w:val="444444"/>
                <w:sz w:val="18"/>
                <w:szCs w:val="18"/>
              </w:rPr>
            </w:pPr>
          </w:p>
          <w:p w:rsidR="00DE025A" w:rsidP="00895A0B" w:rsidRDefault="00DE025A" w14:paraId="0A4BE5D8" w14:textId="77777777">
            <w:pPr>
              <w:spacing w:before="40" w:after="40"/>
              <w:rPr>
                <w:rFonts w:ascii="Arial" w:hAnsi="Arial" w:eastAsia="Arial" w:cs="Arial"/>
                <w:i/>
                <w:iCs/>
                <w:color w:val="444444"/>
                <w:sz w:val="18"/>
                <w:szCs w:val="18"/>
              </w:rPr>
            </w:pPr>
          </w:p>
          <w:p w:rsidR="00DE025A" w:rsidP="00895A0B" w:rsidRDefault="00DE025A" w14:paraId="1CBD3649" w14:textId="77777777">
            <w:pPr>
              <w:spacing w:before="40" w:after="40"/>
              <w:rPr>
                <w:rFonts w:ascii="Arial" w:hAnsi="Arial" w:eastAsia="Arial" w:cs="Arial"/>
                <w:i/>
                <w:iCs/>
                <w:color w:val="444444"/>
                <w:sz w:val="18"/>
                <w:szCs w:val="18"/>
              </w:rPr>
            </w:pPr>
          </w:p>
          <w:p w:rsidR="00DE025A" w:rsidP="00895A0B" w:rsidRDefault="00DE025A" w14:paraId="21D84572" w14:textId="77777777">
            <w:pPr>
              <w:spacing w:before="40" w:after="40"/>
              <w:rPr>
                <w:rFonts w:ascii="Arial" w:hAnsi="Arial" w:eastAsia="Arial" w:cs="Arial"/>
                <w:i/>
                <w:iCs/>
                <w:color w:val="444444"/>
                <w:sz w:val="18"/>
                <w:szCs w:val="18"/>
              </w:rPr>
            </w:pPr>
          </w:p>
          <w:p w:rsidR="00375645" w:rsidP="00895A0B" w:rsidRDefault="00375645" w14:paraId="48115F3F" w14:textId="77777777">
            <w:pPr>
              <w:spacing w:before="40" w:after="40"/>
              <w:rPr>
                <w:rFonts w:ascii="Arial" w:hAnsi="Arial" w:eastAsia="Arial" w:cs="Arial"/>
                <w:i/>
                <w:iCs/>
                <w:color w:val="444444"/>
                <w:sz w:val="18"/>
                <w:szCs w:val="18"/>
              </w:rPr>
            </w:pPr>
          </w:p>
          <w:p w:rsidR="00375645" w:rsidP="00895A0B" w:rsidRDefault="00375645" w14:paraId="65BCEA54" w14:textId="77777777">
            <w:pPr>
              <w:spacing w:before="40" w:after="40"/>
              <w:rPr>
                <w:rFonts w:ascii="Arial" w:hAnsi="Arial" w:eastAsia="Arial" w:cs="Arial"/>
                <w:i/>
                <w:iCs/>
                <w:color w:val="444444"/>
                <w:sz w:val="18"/>
                <w:szCs w:val="18"/>
              </w:rPr>
            </w:pPr>
          </w:p>
          <w:p w:rsidR="00375645" w:rsidP="00895A0B" w:rsidRDefault="00375645" w14:paraId="2C3B85A5" w14:textId="77777777">
            <w:pPr>
              <w:spacing w:before="40" w:after="40"/>
              <w:rPr>
                <w:rFonts w:ascii="Arial" w:hAnsi="Arial" w:eastAsia="Arial" w:cs="Arial"/>
                <w:i/>
                <w:iCs/>
                <w:color w:val="444444"/>
                <w:sz w:val="18"/>
                <w:szCs w:val="18"/>
              </w:rPr>
            </w:pPr>
          </w:p>
          <w:p w:rsidR="00375645" w:rsidP="00895A0B" w:rsidRDefault="00375645" w14:paraId="3295C195" w14:textId="77777777">
            <w:pPr>
              <w:spacing w:before="40" w:after="40"/>
              <w:rPr>
                <w:rFonts w:ascii="Arial" w:hAnsi="Arial" w:eastAsia="Arial" w:cs="Arial"/>
                <w:i/>
                <w:iCs/>
                <w:color w:val="444444"/>
                <w:sz w:val="18"/>
                <w:szCs w:val="18"/>
              </w:rPr>
            </w:pPr>
          </w:p>
          <w:p w:rsidR="00375645" w:rsidP="00895A0B" w:rsidRDefault="00375645" w14:paraId="09336F44" w14:textId="77777777">
            <w:pPr>
              <w:spacing w:before="40" w:after="40"/>
              <w:rPr>
                <w:rFonts w:ascii="Arial" w:hAnsi="Arial" w:eastAsia="Arial" w:cs="Arial"/>
                <w:i/>
                <w:iCs/>
                <w:color w:val="444444"/>
                <w:sz w:val="18"/>
                <w:szCs w:val="18"/>
              </w:rPr>
            </w:pPr>
          </w:p>
          <w:p w:rsidR="00375645" w:rsidP="00895A0B" w:rsidRDefault="00375645" w14:paraId="22B7B84A" w14:textId="77777777">
            <w:pPr>
              <w:spacing w:before="40" w:after="40"/>
              <w:rPr>
                <w:rFonts w:ascii="Arial" w:hAnsi="Arial" w:eastAsia="Arial" w:cs="Arial"/>
                <w:i/>
                <w:iCs/>
                <w:color w:val="444444"/>
                <w:sz w:val="18"/>
                <w:szCs w:val="18"/>
              </w:rPr>
            </w:pPr>
          </w:p>
          <w:p w:rsidRPr="00126D40" w:rsidR="00DE025A" w:rsidP="00895A0B" w:rsidRDefault="00DE025A" w14:paraId="6A001F67" w14:textId="2A6C95B3">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PUT /_search/pipeline/bookstore-rerank-pipeline</w:t>
            </w:r>
          </w:p>
          <w:p w:rsidRPr="00126D40" w:rsidR="00DE025A" w:rsidP="00895A0B" w:rsidRDefault="00DE025A" w14:paraId="21C1A6DC"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p w:rsidRPr="00126D40" w:rsidR="00DE025A" w:rsidP="00895A0B" w:rsidRDefault="00DE025A" w14:paraId="1D2B03BD"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"response_processors": [</w:t>
            </w:r>
          </w:p>
          <w:p w:rsidRPr="00126D40" w:rsidR="00DE025A" w:rsidP="00895A0B" w:rsidRDefault="00DE025A" w14:paraId="163B3DE2"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79C1C0DE"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"script": {</w:t>
            </w:r>
          </w:p>
          <w:p w:rsidRPr="00126D40" w:rsidR="00DE025A" w:rsidP="00895A0B" w:rsidRDefault="00DE025A" w14:paraId="19110694"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"lang": "painless",</w:t>
            </w:r>
          </w:p>
          <w:p w:rsidRPr="00126D40" w:rsidR="00DE025A" w:rsidP="00895A0B" w:rsidRDefault="00DE025A" w14:paraId="3D360DE5"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"source": """</w:t>
            </w:r>
          </w:p>
          <w:p w:rsidRPr="00126D40" w:rsidR="00DE025A" w:rsidP="00895A0B" w:rsidRDefault="00DE025A" w14:paraId="5DBFD186"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for (def hit : ctx._source) {</w:t>
            </w:r>
          </w:p>
          <w:p w:rsidRPr="00126D40" w:rsidR="00DE025A" w:rsidP="00895A0B" w:rsidRDefault="00DE025A" w14:paraId="22D5D886"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def pub_year = hit.publication_year ?: 2000;</w:t>
            </w:r>
          </w:p>
          <w:p w:rsidRPr="00126D40" w:rsidR="00DE025A" w:rsidP="00895A0B" w:rsidRDefault="00DE025A" w14:paraId="00E0542A"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def rating = hit.rating ?: 3.0;</w:t>
            </w:r>
          </w:p>
          <w:p w:rsidRPr="00126D40" w:rsidR="00DE025A" w:rsidP="00895A0B" w:rsidRDefault="00DE025A" w14:paraId="39098DAD"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def in_stock = hit.in_stock ?: false;</w:t>
            </w:r>
          </w:p>
          <w:p w:rsidRPr="00126D40" w:rsidR="00DE025A" w:rsidP="00895A0B" w:rsidRDefault="00DE025A" w14:paraId="3E8CE51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def recency_bonus = Math.max(0, (pub_year - 2020)) * 0.05;</w:t>
            </w:r>
          </w:p>
          <w:p w:rsidRPr="00126D40" w:rsidR="00DE025A" w:rsidP="00895A0B" w:rsidRDefault="00DE025A" w14:paraId="3E3D6DFC"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def rating_bonus = (rating - 3.0) * 0.1;</w:t>
            </w:r>
          </w:p>
          <w:p w:rsidRPr="00126D40" w:rsidR="00DE025A" w:rsidP="00895A0B" w:rsidRDefault="00DE025A" w14:paraId="55B1331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def stock_bonus = in_stock ? 0.15 : 0.0;</w:t>
            </w:r>
          </w:p>
          <w:p w:rsidRPr="00126D40" w:rsidR="00DE025A" w:rsidP="00895A0B" w:rsidRDefault="00DE025A" w14:paraId="0A01CB55"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hit._score = hit._score + recency_bonus + rating_bonus + stock_bonus;</w:t>
            </w:r>
          </w:p>
          <w:p w:rsidRPr="00126D40" w:rsidR="00DE025A" w:rsidP="00895A0B" w:rsidRDefault="00DE025A" w14:paraId="01E2246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5B9BDA9C"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ctx._source.sort((a, b) -&gt;</w:t>
            </w:r>
          </w:p>
          <w:p w:rsidRPr="00126D40" w:rsidR="00DE025A" w:rsidP="00895A0B" w:rsidRDefault="00DE025A" w14:paraId="051E864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Double.compare(b._score, a._score));</w:t>
            </w:r>
          </w:p>
          <w:p w:rsidRPr="00126D40" w:rsidR="00DE025A" w:rsidP="00895A0B" w:rsidRDefault="00DE025A" w14:paraId="7F1299C6"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07A2396B"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75817457"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Pr="00126D40" w:rsidR="00DE025A" w:rsidP="00895A0B" w:rsidRDefault="00DE025A" w14:paraId="02592FD6" w14:textId="77777777">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 xml:space="preserve">  ]</w:t>
            </w:r>
          </w:p>
          <w:p w:rsidR="00DE025A" w:rsidP="00895A0B" w:rsidRDefault="00DE025A" w14:paraId="773FABD8" w14:textId="328CCC61">
            <w:pPr>
              <w:spacing w:before="40" w:after="40"/>
              <w:rPr>
                <w:rFonts w:ascii="Arial" w:hAnsi="Arial" w:eastAsia="Arial" w:cs="Arial"/>
                <w:i/>
                <w:iCs/>
                <w:color w:val="444444"/>
                <w:sz w:val="18"/>
                <w:szCs w:val="18"/>
              </w:rPr>
            </w:pPr>
            <w:r w:rsidRPr="00126D40">
              <w:rPr>
                <w:rFonts w:ascii="Arial" w:hAnsi="Arial" w:eastAsia="Arial" w:cs="Arial"/>
                <w:i/>
                <w:iCs/>
                <w:color w:val="444444"/>
                <w:sz w:val="18"/>
                <w:szCs w:val="18"/>
              </w:rPr>
              <w:t>}</w:t>
            </w:r>
          </w:p>
        </w:tc>
      </w:tr>
      <w:tr w:rsidR="00DE025A" w:rsidTr="00EF4CD6" w14:paraId="16E31CAA" w14:textId="77777777">
        <w:trPr>
          <w:trHeight w:val="196"/>
        </w:trPr>
        <w:tc>
          <w:tcPr>
            <w:tcW w:w="1653" w:type="dxa"/>
          </w:tcPr>
          <w:p w:rsidR="00DE025A" w:rsidRDefault="00DE025A" w14:paraId="19E7D3F8" w14:textId="6749FE9D">
            <w:pPr>
              <w:rPr>
                <w:rFonts w:ascii="Aptos" w:hAnsi="Aptos" w:eastAsia="Aptos" w:cs="Aptos"/>
              </w:rPr>
            </w:pPr>
            <w:r>
              <w:rPr>
                <w:rFonts w:ascii="Arial" w:hAnsi="Arial" w:eastAsia="Arial" w:cs="Arial"/>
                <w:sz w:val="20"/>
                <w:szCs w:val="20"/>
              </w:rPr>
              <w:t xml:space="preserve">Conclusion &amp; Summary </w:t>
            </w:r>
          </w:p>
        </w:tc>
        <w:tc>
          <w:tcPr>
            <w:tcW w:w="4729" w:type="dxa"/>
            <w:tcMar>
              <w:left w:w="105" w:type="dxa"/>
              <w:right w:w="105" w:type="dxa"/>
            </w:tcMar>
          </w:tcPr>
          <w:p w:rsidRPr="00176098" w:rsidR="00DE025A" w:rsidP="00895A0B" w:rsidRDefault="00DE025A" w14:paraId="52421146" w14:textId="77777777">
            <w:pPr>
              <w:spacing w:before="60" w:after="60"/>
              <w:rPr>
                <w:rFonts w:eastAsia="Arial" w:cs="Arial" w:asciiTheme="minorHAnsi" w:hAnsiTheme="minorHAnsi"/>
              </w:rPr>
            </w:pPr>
            <w:r w:rsidRPr="00176098">
              <w:rPr>
                <w:rFonts w:eastAsia="Arial" w:cs="Arial" w:asciiTheme="minorHAnsi" w:hAnsiTheme="minorHAnsi"/>
              </w:rPr>
              <w:t xml:space="preserve">So let's recap. You have two main levers for RAG optimization in OpenSearch: performance and accuracy. </w:t>
            </w:r>
          </w:p>
          <w:p w:rsidRPr="00176098" w:rsidR="00DE025A" w:rsidP="00895A0B" w:rsidRDefault="00DE025A" w14:paraId="4B9D86AB" w14:textId="77777777">
            <w:pPr>
              <w:spacing w:before="60" w:after="60"/>
              <w:rPr>
                <w:rFonts w:asciiTheme="minorHAnsi" w:hAnsiTheme="minorHAnsi"/>
              </w:rPr>
            </w:pPr>
            <w:r w:rsidRPr="00176098">
              <w:rPr>
                <w:rFonts w:eastAsia="Arial" w:cs="Arial" w:asciiTheme="minorHAnsi" w:hAnsiTheme="minorHAnsi"/>
              </w:rPr>
              <w:t>They trade off against each other, and the right balance depends on your application.</w:t>
            </w:r>
          </w:p>
          <w:p w:rsidRPr="00176098" w:rsidR="00DE025A" w:rsidP="00895A0B" w:rsidRDefault="00DE025A" w14:paraId="75441899" w14:textId="77777777">
            <w:pPr>
              <w:spacing w:before="60" w:after="60"/>
              <w:rPr>
                <w:rFonts w:eastAsia="Arial" w:cs="Arial" w:asciiTheme="minorHAnsi" w:hAnsiTheme="minorHAnsi"/>
              </w:rPr>
            </w:pPr>
          </w:p>
          <w:p w:rsidRPr="00176098" w:rsidR="00DE025A" w:rsidP="00895A0B" w:rsidRDefault="00DE025A" w14:paraId="5070948D" w14:textId="18FB40E0">
            <w:pPr>
              <w:spacing w:before="60" w:after="60"/>
              <w:rPr>
                <w:rFonts w:eastAsia="Arial" w:cs="Arial" w:asciiTheme="minorHAnsi" w:hAnsiTheme="minorHAnsi"/>
              </w:rPr>
            </w:pPr>
            <w:r w:rsidRPr="00176098">
              <w:rPr>
                <w:rFonts w:eastAsia="Arial" w:cs="Arial" w:asciiTheme="minorHAnsi" w:hAnsiTheme="minorHAnsi"/>
              </w:rPr>
              <w:t>For performance</w:t>
            </w:r>
            <w:r w:rsidR="00BD6635">
              <w:rPr>
                <w:rFonts w:eastAsia="Arial" w:cs="Arial" w:asciiTheme="minorHAnsi" w:hAnsiTheme="minorHAnsi"/>
              </w:rPr>
              <w:t>,</w:t>
            </w:r>
            <w:r w:rsidRPr="00176098" w:rsidDel="00BD6635">
              <w:rPr>
                <w:rFonts w:eastAsia="Arial" w:cs="Arial" w:asciiTheme="minorHAnsi" w:hAnsiTheme="minorHAnsi"/>
              </w:rPr>
              <w:t xml:space="preserve"> </w:t>
            </w:r>
            <w:r w:rsidRPr="00176098">
              <w:rPr>
                <w:rFonts w:eastAsia="Arial" w:cs="Arial" w:asciiTheme="minorHAnsi" w:hAnsiTheme="minorHAnsi"/>
              </w:rPr>
              <w:t>choose Faiss with HNSW for production vector workloads, use filtering to shrink your search space before the vector pass runs, and make sure your k-NN native memory cache is warm.</w:t>
            </w:r>
          </w:p>
          <w:p w:rsidRPr="00176098" w:rsidR="00DE025A" w:rsidP="00895A0B" w:rsidRDefault="00DE025A" w14:paraId="09FFBF84" w14:textId="77777777">
            <w:pPr>
              <w:spacing w:before="60" w:after="60"/>
              <w:rPr>
                <w:rFonts w:asciiTheme="minorHAnsi" w:hAnsiTheme="minorHAnsi"/>
              </w:rPr>
            </w:pPr>
          </w:p>
          <w:p w:rsidRPr="00176098" w:rsidR="00DE025A" w:rsidP="00895A0B" w:rsidRDefault="00DE025A" w14:paraId="3362D9B6" w14:textId="2F2D7338">
            <w:pPr>
              <w:spacing w:before="60" w:after="60"/>
              <w:rPr>
                <w:rFonts w:eastAsia="Arial" w:cs="Arial" w:asciiTheme="minorHAnsi" w:hAnsiTheme="minorHAnsi"/>
              </w:rPr>
            </w:pPr>
            <w:r w:rsidRPr="00176098">
              <w:rPr>
                <w:rFonts w:eastAsia="Arial" w:cs="Arial" w:asciiTheme="minorHAnsi" w:hAnsiTheme="minorHAnsi"/>
              </w:rPr>
              <w:t>For accuracy</w:t>
            </w:r>
            <w:r w:rsidR="00EB1E17">
              <w:rPr>
                <w:rFonts w:eastAsia="Arial" w:cs="Arial" w:asciiTheme="minorHAnsi" w:hAnsiTheme="minorHAnsi"/>
              </w:rPr>
              <w:t xml:space="preserve">, </w:t>
            </w:r>
            <w:r w:rsidRPr="00176098">
              <w:rPr>
                <w:rFonts w:eastAsia="Arial" w:cs="Arial" w:asciiTheme="minorHAnsi" w:hAnsiTheme="minorHAnsi"/>
              </w:rPr>
              <w:t xml:space="preserve">implement hybrid search with </w:t>
            </w:r>
            <w:r w:rsidRPr="00176098" w:rsidDel="00575693">
              <w:rPr>
                <w:rFonts w:eastAsia="Arial" w:cs="Arial" w:asciiTheme="minorHAnsi" w:hAnsiTheme="minorHAnsi"/>
              </w:rPr>
              <w:t>normalization</w:t>
            </w:r>
            <w:r w:rsidRPr="00176098">
              <w:rPr>
                <w:rFonts w:eastAsia="Arial" w:cs="Arial" w:asciiTheme="minorHAnsi" w:hAnsiTheme="minorHAnsi"/>
              </w:rPr>
              <w:t xml:space="preserve">, </w:t>
            </w:r>
            <w:r w:rsidRPr="0093308E" w:rsidR="0093308E">
              <w:rPr>
                <w:rFonts w:eastAsia="Arial" w:cs="Arial" w:asciiTheme="minorHAnsi" w:hAnsiTheme="minorHAnsi"/>
              </w:rPr>
              <w:t>choose a domain-specific embedding model, and use reranking to bring in business logic.</w:t>
            </w:r>
          </w:p>
          <w:p w:rsidRPr="00176098" w:rsidR="00DE025A" w:rsidP="00895A0B" w:rsidRDefault="00DE025A" w14:paraId="56D631BC" w14:textId="77777777">
            <w:pPr>
              <w:spacing w:before="60" w:after="60"/>
              <w:rPr>
                <w:rFonts w:eastAsia="Arial" w:cs="Arial" w:asciiTheme="minorHAnsi" w:hAnsiTheme="minorHAnsi"/>
              </w:rPr>
            </w:pPr>
          </w:p>
          <w:p w:rsidRPr="00176098" w:rsidR="00DE025A" w:rsidP="00895A0B" w:rsidRDefault="00DE025A" w14:paraId="723ED741" w14:textId="1D8E2BBA">
            <w:pPr>
              <w:spacing w:before="60" w:after="60"/>
              <w:rPr>
                <w:rFonts w:eastAsia="Arial" w:cs="Arial" w:asciiTheme="minorHAnsi" w:hAnsiTheme="minorHAnsi"/>
              </w:rPr>
            </w:pPr>
            <w:r w:rsidRPr="00176098">
              <w:rPr>
                <w:rFonts w:eastAsia="Arial" w:cs="Arial" w:asciiTheme="minorHAnsi" w:hAnsiTheme="minorHAnsi"/>
              </w:rPr>
              <w:t xml:space="preserve">There is no one-size-fits-all solution </w:t>
            </w:r>
            <w:r w:rsidRPr="001C123B" w:rsidR="001C123B">
              <w:rPr>
                <w:rFonts w:eastAsia="Arial" w:cs="Arial" w:asciiTheme="minorHAnsi" w:hAnsiTheme="minorHAnsi"/>
              </w:rPr>
              <w:t>but understanding these options allows you to fine-tune a system that is perfect for your needs.</w:t>
            </w:r>
          </w:p>
          <w:p w:rsidRPr="00176098" w:rsidR="00DE025A" w:rsidP="00895A0B" w:rsidRDefault="00DE025A" w14:paraId="6FD4D045" w14:textId="77777777">
            <w:pPr>
              <w:spacing w:before="60" w:after="60"/>
              <w:rPr>
                <w:rFonts w:eastAsia="Arial" w:cs="Arial" w:asciiTheme="minorHAnsi" w:hAnsiTheme="minorHAnsi"/>
              </w:rPr>
            </w:pPr>
          </w:p>
          <w:p w:rsidR="00DE025A" w:rsidP="00AB414C" w:rsidRDefault="00DE025A" w14:paraId="50AE061F" w14:textId="5246EA6A">
            <w:pPr>
              <w:rPr>
                <w:rFonts w:ascii="Aptos" w:hAnsi="Aptos" w:eastAsia="Aptos" w:cs="Aptos"/>
              </w:rPr>
            </w:pPr>
            <w:r w:rsidRPr="00176098">
              <w:rPr>
                <w:rFonts w:eastAsia="Arial" w:cs="Arial" w:asciiTheme="minorHAnsi" w:hAnsiTheme="minorHAnsi"/>
              </w:rPr>
              <w:t>In the next lesson we'll go deeper into index optimization, specifically how chunking, field design, and shard settings affect both performance and accuracy at the index level.</w:t>
            </w:r>
          </w:p>
        </w:tc>
        <w:tc>
          <w:tcPr>
            <w:tcW w:w="2970" w:type="dxa"/>
            <w:tcMar>
              <w:left w:w="105" w:type="dxa"/>
              <w:right w:w="105" w:type="dxa"/>
            </w:tcMar>
          </w:tcPr>
          <w:p w:rsidR="00DE025A" w:rsidP="00895A0B" w:rsidRDefault="00DE025A" w14:paraId="45495254" w14:textId="77777777">
            <w:pPr>
              <w:spacing w:before="40" w:after="40"/>
            </w:pPr>
            <w:r>
              <w:rPr>
                <w:rFonts w:ascii="Arial" w:hAnsi="Arial" w:eastAsia="Arial" w:cs="Arial"/>
                <w:i/>
                <w:iCs/>
                <w:color w:val="444444"/>
                <w:sz w:val="18"/>
                <w:szCs w:val="18"/>
              </w:rPr>
              <w:t>Two-column summary card: Performance takeaways (left) / Accuracy takeaways (right)</w:t>
            </w:r>
          </w:p>
          <w:p w:rsidR="00DE025A" w:rsidP="00972B4C" w:rsidRDefault="00DE025A" w14:paraId="3F2DAA1B" w14:textId="059BCE63">
            <w:pPr>
              <w:tabs>
                <w:tab w:val="left" w:pos="978"/>
              </w:tabs>
              <w:rPr>
                <w:rFonts w:ascii="Aptos" w:hAnsi="Aptos" w:eastAsia="Aptos" w:cs="Aptos"/>
              </w:rPr>
            </w:pPr>
          </w:p>
        </w:tc>
      </w:tr>
      <w:tr w:rsidR="00DE025A" w:rsidTr="00EF4CD6" w14:paraId="08C9DA6D" w14:textId="77777777">
        <w:trPr>
          <w:trHeight w:val="196"/>
        </w:trPr>
        <w:tc>
          <w:tcPr>
            <w:tcW w:w="1653" w:type="dxa"/>
          </w:tcPr>
          <w:p w:rsidR="00DE025A" w:rsidRDefault="00DE025A" w14:paraId="59582E42" w14:textId="168110A9">
            <w:pPr>
              <w:rPr>
                <w:rFonts w:ascii="Aptos" w:hAnsi="Aptos" w:eastAsia="Aptos" w:cs="Aptos"/>
              </w:rPr>
            </w:pPr>
          </w:p>
        </w:tc>
        <w:tc>
          <w:tcPr>
            <w:tcW w:w="4729" w:type="dxa"/>
            <w:tcMar>
              <w:left w:w="105" w:type="dxa"/>
              <w:right w:w="105" w:type="dxa"/>
            </w:tcMar>
          </w:tcPr>
          <w:p w:rsidR="00DE025A" w:rsidP="00AB414C" w:rsidRDefault="00DE025A" w14:paraId="67793A6C" w14:textId="783EA65C">
            <w:pPr>
              <w:rPr>
                <w:rFonts w:ascii="Aptos" w:hAnsi="Aptos" w:eastAsia="Aptos" w:cs="Aptos"/>
              </w:rPr>
            </w:pPr>
          </w:p>
        </w:tc>
        <w:tc>
          <w:tcPr>
            <w:tcW w:w="2970" w:type="dxa"/>
            <w:tcMar>
              <w:left w:w="105" w:type="dxa"/>
              <w:right w:w="105" w:type="dxa"/>
            </w:tcMar>
          </w:tcPr>
          <w:p w:rsidR="00DE025A" w:rsidRDefault="00DE025A" w14:paraId="30C322DE" w14:textId="6E34E238">
            <w:pPr>
              <w:rPr>
                <w:rFonts w:ascii="Aptos" w:hAnsi="Aptos" w:eastAsia="Aptos" w:cs="Aptos"/>
              </w:rPr>
            </w:pPr>
          </w:p>
        </w:tc>
      </w:tr>
    </w:tbl>
    <w:p w:rsidR="0187825F" w:rsidP="0187825F" w:rsidRDefault="0187825F" w14:paraId="4B0C400B" w14:textId="279143A8">
      <w:pPr>
        <w:rPr>
          <w:rStyle w:val="Heading2Char"/>
        </w:rPr>
      </w:pPr>
    </w:p>
    <w:p w:rsidR="00365DCA" w:rsidP="0187825F" w:rsidRDefault="00365DCA" w14:paraId="75DAAAAC" w14:textId="2CA9C8E2">
      <w:pPr>
        <w:pStyle w:val="Heading2"/>
        <w:rPr>
          <w:rStyle w:val="Heading2Char"/>
        </w:rPr>
      </w:pPr>
      <w:bookmarkStart w:name="_Toc402118496" w:id="313"/>
      <w:bookmarkStart w:name="_Toc1499634408" w:id="314"/>
      <w:bookmarkStart w:name="_Toc642620573" w:id="315"/>
      <w:commentRangeStart w:id="316"/>
      <w:commentRangeStart w:id="317"/>
      <w:commentRangeStart w:id="318"/>
      <w:r w:rsidRPr="1316214E">
        <w:t xml:space="preserve">Lesson </w:t>
      </w:r>
      <w:r>
        <w:t>4</w:t>
      </w:r>
      <w:r w:rsidRPr="1316214E">
        <w:t>-</w:t>
      </w:r>
      <w:r>
        <w:t>2:</w:t>
      </w:r>
      <w:commentRangeEnd w:id="318"/>
      <w:r w:rsidRPr="00323AB0" w:rsidR="00325222">
        <w:rPr>
          <w:rStyle w:val="CommentReference"/>
          <w:sz w:val="32"/>
          <w:szCs w:val="32"/>
        </w:rPr>
        <w:commentReference w:id="318"/>
      </w:r>
      <w:commentRangeEnd w:id="316"/>
      <w:r w:rsidRPr="00323AB0" w:rsidR="00972B4C">
        <w:rPr>
          <w:rStyle w:val="CommentReference"/>
          <w:sz w:val="32"/>
          <w:szCs w:val="32"/>
        </w:rPr>
        <w:commentReference w:id="316"/>
      </w:r>
      <w:commentRangeEnd w:id="317"/>
      <w:r>
        <w:rPr>
          <w:rStyle w:val="CommentReference"/>
        </w:rPr>
        <w:commentReference w:id="317"/>
      </w:r>
      <w:r w:rsidRPr="00323AB0">
        <w:t xml:space="preserve"> </w:t>
      </w:r>
      <w:commentRangeStart w:id="321"/>
      <w:commentRangeStart w:id="322"/>
      <w:r>
        <w:t>Optimizing Inde</w:t>
      </w:r>
      <w:r w:rsidR="003D0E79">
        <w:t>xes</w:t>
      </w:r>
      <w:r>
        <w:t xml:space="preserve"> for RAG pipelines</w:t>
      </w:r>
      <w:bookmarkEnd w:id="313"/>
      <w:bookmarkEnd w:id="314"/>
      <w:bookmarkEnd w:id="315"/>
      <w:commentRangeEnd w:id="321"/>
      <w:r w:rsidR="00325222">
        <w:rPr>
          <w:rStyle w:val="CommentReference"/>
          <w:sz w:val="32"/>
          <w:szCs w:val="32"/>
        </w:rPr>
        <w:commentReference w:id="321"/>
      </w:r>
      <w:commentRangeEnd w:id="322"/>
      <w:r>
        <w:rPr>
          <w:rStyle w:val="CommentReference"/>
        </w:rPr>
        <w:commentReference w:id="322"/>
      </w:r>
    </w:p>
    <w:p w:rsidRPr="00DF2763" w:rsidR="00DF2763" w:rsidP="00DF2763" w:rsidRDefault="00365DCA" w14:paraId="3509ADDE" w14:textId="77777777">
      <w:pPr>
        <w:rPr>
          <w:ins w:author="Yancey, Michelle" w:date="2026-04-03T17:21:00Z" w:id="324"/>
          <w:rFonts w:ascii="system-ui" w:hAnsi="system-ui" w:eastAsia="system-ui" w:cs="system-ui"/>
          <w:i/>
          <w:iCs/>
          <w:color w:val="333333"/>
          <w:sz w:val="19"/>
          <w:szCs w:val="19"/>
        </w:rPr>
      </w:pPr>
      <w:r>
        <w:t xml:space="preserve">description: </w:t>
      </w:r>
      <w:r w:rsidRPr="186E01E4" w:rsidR="1CAA2C97">
        <w:rPr>
          <w:rFonts w:ascii="system-ui" w:hAnsi="system-ui" w:eastAsia="system-ui" w:cs="system-ui"/>
          <w:i/>
          <w:iCs/>
          <w:color w:val="333333"/>
          <w:sz w:val="19"/>
          <w:szCs w:val="19"/>
        </w:rPr>
        <w:t xml:space="preserve"> Index design choices are hard to undo after the fact. Starting from an unoptimized bookstore index, this lesson fixes three common problems: oversized content fields, missing vector mappings, and wasteful refresh intervals. </w:t>
      </w:r>
      <w:ins w:author="Yancey, Michelle" w:date="2026-04-03T17:21:00Z" w:id="325">
        <w:r w:rsidRPr="00DF2763" w:rsidR="00DF2763">
          <w:rPr>
            <w:rFonts w:ascii="system-ui" w:hAnsi="system-ui" w:eastAsia="system-ui" w:cs="system-ui"/>
            <w:i/>
            <w:iCs/>
            <w:color w:val="333333"/>
            <w:sz w:val="19"/>
            <w:szCs w:val="19"/>
          </w:rPr>
          <w:t>This lesson focuses on document chunking, field mapping, shard sizing, refresh intervals, and index warming to improve retrieval performance and stability.</w:t>
        </w:r>
      </w:ins>
    </w:p>
    <w:p w:rsidR="0040166F" w:rsidP="00365DCA" w:rsidRDefault="0040166F" w14:paraId="56A2D873" w14:textId="4F5FE97A">
      <w:pPr>
        <w:rPr>
          <w:ins w:author="Yancey, Michelle" w:date="2026-04-03T17:21:00Z" w16du:dateUtc="2026-04-03T21:21:00Z" w:id="326"/>
          <w:rFonts w:ascii="system-ui" w:hAnsi="system-ui" w:eastAsia="system-ui" w:cs="system-ui"/>
          <w:i/>
          <w:iCs/>
          <w:color w:val="333333"/>
          <w:sz w:val="19"/>
          <w:szCs w:val="19"/>
        </w:rPr>
      </w:pPr>
    </w:p>
    <w:p w:rsidR="00365DCA" w:rsidP="00365DCA" w:rsidRDefault="1CAA2C97" w14:paraId="60D26FBC" w14:textId="786F07E8">
      <w:del w:author="Yancey, Michelle" w:date="2026-04-03T17:22:00Z" w16du:dateUtc="2026-04-03T21:22:00Z" w:id="327">
        <w:r w:rsidRPr="186E01E4" w:rsidDel="00DF2763">
          <w:rPr>
            <w:rFonts w:ascii="system-ui" w:hAnsi="system-ui" w:eastAsia="system-ui" w:cs="system-ui"/>
            <w:i/>
            <w:iCs/>
            <w:color w:val="333333"/>
            <w:sz w:val="19"/>
            <w:szCs w:val="19"/>
          </w:rPr>
          <w:delText>You'll configure OpenSearch's native text chunking processor with overlapping windows, apply a four-category field mapping strategy, size shards using workload-specific formulas, manage refresh intervals during bulk loads, and warm the k-NN cache to eliminate cold-start latency. The lesson closes with a seven-step production setup checklist.</w:delText>
        </w:r>
      </w:del>
    </w:p>
    <w:tbl>
      <w:tblPr>
        <w:tblStyle w:val="TableGrid"/>
        <w:tblW w:w="0" w:type="auto"/>
        <w:tblLook w:val="06A0" w:firstRow="1" w:lastRow="0" w:firstColumn="1" w:lastColumn="0" w:noHBand="1" w:noVBand="1"/>
      </w:tblPr>
      <w:tblGrid>
        <w:gridCol w:w="3116"/>
        <w:gridCol w:w="3117"/>
        <w:gridCol w:w="3117"/>
      </w:tblGrid>
      <w:tr w:rsidR="00D81473" w14:paraId="369530EB" w14:textId="77777777">
        <w:trPr>
          <w:trHeight w:val="300"/>
        </w:trPr>
        <w:tc>
          <w:tcPr>
            <w:tcW w:w="3120" w:type="dxa"/>
          </w:tcPr>
          <w:p w:rsidR="00365DCA" w:rsidRDefault="00365DCA" w14:paraId="041564D4" w14:textId="77777777">
            <w:pPr>
              <w:rPr>
                <w:color w:val="EE0000"/>
              </w:rPr>
            </w:pPr>
            <w:r w:rsidRPr="7E660D2E">
              <w:rPr>
                <w:color w:val="EE0000"/>
              </w:rPr>
              <w:t>Reviewer</w:t>
            </w:r>
          </w:p>
        </w:tc>
        <w:tc>
          <w:tcPr>
            <w:tcW w:w="3120" w:type="dxa"/>
          </w:tcPr>
          <w:p w:rsidR="00365DCA" w:rsidRDefault="00365DCA" w14:paraId="43C9D136" w14:textId="77777777">
            <w:pPr>
              <w:rPr>
                <w:color w:val="EE0000"/>
              </w:rPr>
            </w:pPr>
            <w:r w:rsidRPr="7E660D2E">
              <w:rPr>
                <w:color w:val="EE0000"/>
              </w:rPr>
              <w:t>Approved? Date?</w:t>
            </w:r>
          </w:p>
        </w:tc>
        <w:tc>
          <w:tcPr>
            <w:tcW w:w="3120" w:type="dxa"/>
          </w:tcPr>
          <w:p w:rsidR="00365DCA" w:rsidRDefault="00365DCA" w14:paraId="306BE74D" w14:textId="77777777">
            <w:pPr>
              <w:rPr>
                <w:color w:val="EE0000"/>
              </w:rPr>
            </w:pPr>
            <w:r w:rsidRPr="7E660D2E">
              <w:rPr>
                <w:color w:val="EE0000"/>
              </w:rPr>
              <w:t>Additional comments if any</w:t>
            </w:r>
          </w:p>
        </w:tc>
      </w:tr>
      <w:tr w:rsidR="00D81473" w14:paraId="303FAA48" w14:textId="77777777">
        <w:trPr>
          <w:trHeight w:val="300"/>
        </w:trPr>
        <w:tc>
          <w:tcPr>
            <w:tcW w:w="3120" w:type="dxa"/>
          </w:tcPr>
          <w:p w:rsidR="00365DCA" w:rsidRDefault="00365DCA" w14:paraId="148266D7" w14:textId="77777777">
            <w:pPr>
              <w:rPr>
                <w:color w:val="EE0000"/>
              </w:rPr>
            </w:pPr>
            <w:r w:rsidRPr="7E660D2E">
              <w:rPr>
                <w:color w:val="EE0000"/>
              </w:rPr>
              <w:t>Brian</w:t>
            </w:r>
          </w:p>
        </w:tc>
        <w:tc>
          <w:tcPr>
            <w:tcW w:w="3120" w:type="dxa"/>
          </w:tcPr>
          <w:p w:rsidR="00365DCA" w:rsidRDefault="00365DCA" w14:paraId="3CA5D302" w14:textId="77777777">
            <w:r>
              <w:t xml:space="preserve"> </w:t>
            </w:r>
            <w:r w:rsidR="5BB95C9F">
              <w:t>Reviewed 2/12 &amp; 2/17</w:t>
            </w:r>
            <w:r w:rsidR="4A057B7C">
              <w:t>, 2/23</w:t>
            </w:r>
            <w:r w:rsidR="00F46B62">
              <w:t>, 2/24</w:t>
            </w:r>
          </w:p>
          <w:p w:rsidR="00365DCA" w:rsidRDefault="00F46B62" w14:paraId="69AFF3CF" w14:textId="12EDD5E8">
            <w:r>
              <w:t>Approved 2/25</w:t>
            </w:r>
          </w:p>
        </w:tc>
        <w:tc>
          <w:tcPr>
            <w:tcW w:w="3120" w:type="dxa"/>
          </w:tcPr>
          <w:p w:rsidR="00365DCA" w:rsidRDefault="5BB95C9F" w14:paraId="1E2944C3" w14:textId="00A8D589">
            <w:pPr>
              <w:rPr>
                <w:color w:val="EE0000"/>
              </w:rPr>
            </w:pPr>
            <w:r w:rsidRPr="4B3D8123">
              <w:rPr>
                <w:color w:val="EE0000"/>
              </w:rPr>
              <w:t>Sent back with comment</w:t>
            </w:r>
          </w:p>
        </w:tc>
      </w:tr>
      <w:tr w:rsidR="00D81473" w14:paraId="59F6ABE7" w14:textId="77777777">
        <w:trPr>
          <w:trHeight w:val="300"/>
        </w:trPr>
        <w:tc>
          <w:tcPr>
            <w:tcW w:w="3120" w:type="dxa"/>
          </w:tcPr>
          <w:p w:rsidR="00365DCA" w:rsidRDefault="00365DCA" w14:paraId="157463E6" w14:textId="184CC739">
            <w:pPr>
              <w:rPr>
                <w:color w:val="EE0000"/>
              </w:rPr>
            </w:pPr>
            <w:r w:rsidRPr="7E660D2E">
              <w:rPr>
                <w:color w:val="EE0000"/>
              </w:rPr>
              <w:t>Alex or Muneer</w:t>
            </w:r>
          </w:p>
        </w:tc>
        <w:tc>
          <w:tcPr>
            <w:tcW w:w="3120" w:type="dxa"/>
          </w:tcPr>
          <w:p w:rsidR="00365DCA" w:rsidRDefault="4D16A986" w14:paraId="2D293CEE" w14:textId="2C7AA601">
            <w:pPr>
              <w:rPr>
                <w:color w:val="EE0000"/>
              </w:rPr>
            </w:pPr>
            <w:r w:rsidRPr="11ED247F">
              <w:rPr>
                <w:color w:val="EE0000"/>
              </w:rPr>
              <w:t>Approved</w:t>
            </w:r>
            <w:r w:rsidRPr="11ED247F" w:rsidR="0038F87C">
              <w:rPr>
                <w:color w:val="EE0000"/>
              </w:rPr>
              <w:t>: Alex</w:t>
            </w:r>
            <w:r w:rsidRPr="11ED247F">
              <w:rPr>
                <w:color w:val="EE0000"/>
              </w:rPr>
              <w:t xml:space="preserve"> –2/27/26</w:t>
            </w:r>
          </w:p>
        </w:tc>
        <w:tc>
          <w:tcPr>
            <w:tcW w:w="3120" w:type="dxa"/>
          </w:tcPr>
          <w:p w:rsidR="00365DCA" w:rsidRDefault="00365DCA" w14:paraId="22135027" w14:textId="77777777">
            <w:pPr>
              <w:rPr>
                <w:color w:val="EE0000"/>
              </w:rPr>
            </w:pPr>
          </w:p>
        </w:tc>
      </w:tr>
      <w:tr w:rsidR="00D81473" w14:paraId="28BF527B" w14:textId="77777777">
        <w:trPr>
          <w:trHeight w:val="300"/>
        </w:trPr>
        <w:tc>
          <w:tcPr>
            <w:tcW w:w="3120" w:type="dxa"/>
          </w:tcPr>
          <w:p w:rsidR="00365DCA" w:rsidRDefault="00365DCA" w14:paraId="672D9E8C" w14:textId="77777777">
            <w:pPr>
              <w:rPr>
                <w:color w:val="EE0000"/>
              </w:rPr>
            </w:pPr>
            <w:r w:rsidRPr="7E660D2E">
              <w:rPr>
                <w:color w:val="EE0000"/>
              </w:rPr>
              <w:t>Michelle</w:t>
            </w:r>
          </w:p>
        </w:tc>
        <w:tc>
          <w:tcPr>
            <w:tcW w:w="3120" w:type="dxa"/>
          </w:tcPr>
          <w:p w:rsidR="00365DCA" w:rsidRDefault="00CF5999" w14:paraId="5C2854B2" w14:textId="3F609EF2">
            <w:pPr>
              <w:rPr>
                <w:color w:val="EE0000"/>
              </w:rPr>
            </w:pPr>
            <w:r>
              <w:rPr>
                <w:color w:val="EE0000"/>
              </w:rPr>
              <w:t>Approved March 2</w:t>
            </w:r>
          </w:p>
        </w:tc>
        <w:tc>
          <w:tcPr>
            <w:tcW w:w="3120" w:type="dxa"/>
          </w:tcPr>
          <w:p w:rsidR="00365DCA" w:rsidRDefault="00CF5999" w14:paraId="124629D4" w14:textId="1AD17FC9">
            <w:pPr>
              <w:rPr>
                <w:color w:val="EE0000"/>
              </w:rPr>
            </w:pPr>
            <w:r>
              <w:rPr>
                <w:color w:val="EE0000"/>
              </w:rPr>
              <w:t>Left comments</w:t>
            </w:r>
          </w:p>
        </w:tc>
      </w:tr>
    </w:tbl>
    <w:p w:rsidR="00365DCA" w:rsidP="00365DCA" w:rsidRDefault="00365DCA" w14:paraId="4ECBEF75" w14:textId="77777777">
      <w:pPr>
        <w:rPr>
          <w:color w:val="EE0000"/>
        </w:rPr>
      </w:pPr>
    </w:p>
    <w:tbl>
      <w:tblPr>
        <w:tblStyle w:val="TableGrid"/>
        <w:tblW w:w="9360"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14"/>
        <w:gridCol w:w="1186"/>
        <w:gridCol w:w="3990"/>
        <w:gridCol w:w="2970"/>
      </w:tblGrid>
      <w:tr w:rsidR="00624722" w:rsidTr="001C1D9C" w14:paraId="31B65D33" w14:textId="77777777">
        <w:trPr>
          <w:trHeight w:val="196"/>
        </w:trPr>
        <w:tc>
          <w:tcPr>
            <w:tcW w:w="1214" w:type="dxa"/>
          </w:tcPr>
          <w:p w:rsidRPr="4FEA59C1" w:rsidR="00365DCA" w:rsidRDefault="00365DCA" w14:paraId="00AE2CE1" w14:textId="77777777">
            <w:pPr>
              <w:rPr>
                <w:rFonts w:ascii="Aptos" w:hAnsi="Aptos" w:eastAsia="Aptos" w:cs="Aptos"/>
                <w:b/>
                <w:bCs/>
              </w:rPr>
            </w:pPr>
            <w:r>
              <w:rPr>
                <w:rFonts w:ascii="Aptos" w:hAnsi="Aptos" w:eastAsia="Aptos" w:cs="Aptos"/>
                <w:b/>
                <w:bCs/>
              </w:rPr>
              <w:t>Chapter Title</w:t>
            </w:r>
          </w:p>
        </w:tc>
        <w:tc>
          <w:tcPr>
            <w:tcW w:w="1186" w:type="dxa"/>
          </w:tcPr>
          <w:p w:rsidRPr="4FEA59C1" w:rsidR="00365DCA" w:rsidRDefault="00365DCA" w14:paraId="34FC7141" w14:textId="77777777">
            <w:pPr>
              <w:rPr>
                <w:rFonts w:ascii="Aptos" w:hAnsi="Aptos" w:eastAsia="Aptos" w:cs="Aptos"/>
                <w:b/>
                <w:bCs/>
              </w:rPr>
            </w:pPr>
            <w:r>
              <w:rPr>
                <w:rFonts w:ascii="Aptos" w:hAnsi="Aptos" w:eastAsia="Aptos" w:cs="Aptos"/>
                <w:b/>
                <w:bCs/>
              </w:rPr>
              <w:t>Time estimate</w:t>
            </w:r>
          </w:p>
        </w:tc>
        <w:tc>
          <w:tcPr>
            <w:tcW w:w="3990" w:type="dxa"/>
            <w:tcMar>
              <w:left w:w="105" w:type="dxa"/>
              <w:right w:w="105" w:type="dxa"/>
            </w:tcMar>
          </w:tcPr>
          <w:p w:rsidR="00365DCA" w:rsidRDefault="00365DCA" w14:paraId="5391A953" w14:textId="77777777">
            <w:pPr>
              <w:rPr>
                <w:rFonts w:ascii="Aptos" w:hAnsi="Aptos" w:eastAsia="Aptos" w:cs="Aptos"/>
              </w:rPr>
            </w:pPr>
            <w:r w:rsidRPr="4FEA59C1">
              <w:rPr>
                <w:rFonts w:ascii="Aptos" w:hAnsi="Aptos" w:eastAsia="Aptos" w:cs="Aptos"/>
                <w:b/>
                <w:bCs/>
              </w:rPr>
              <w:t>Voice Over</w:t>
            </w:r>
          </w:p>
        </w:tc>
        <w:tc>
          <w:tcPr>
            <w:tcW w:w="2970" w:type="dxa"/>
            <w:tcMar>
              <w:left w:w="105" w:type="dxa"/>
              <w:right w:w="105" w:type="dxa"/>
            </w:tcMar>
          </w:tcPr>
          <w:p w:rsidR="00365DCA" w:rsidRDefault="00365DCA" w14:paraId="1619AAE9" w14:textId="77777777">
            <w:pPr>
              <w:rPr>
                <w:rFonts w:ascii="Aptos" w:hAnsi="Aptos" w:eastAsia="Aptos" w:cs="Aptos"/>
              </w:rPr>
            </w:pPr>
            <w:r w:rsidRPr="4FEA59C1">
              <w:rPr>
                <w:rFonts w:ascii="Aptos" w:hAnsi="Aptos" w:eastAsia="Aptos" w:cs="Aptos"/>
                <w:b/>
                <w:bCs/>
              </w:rPr>
              <w:t>Visuals</w:t>
            </w:r>
          </w:p>
        </w:tc>
      </w:tr>
      <w:tr w:rsidR="00624722" w:rsidTr="001C1D9C" w14:paraId="79ECB53B" w14:textId="77777777">
        <w:trPr>
          <w:trHeight w:val="196"/>
        </w:trPr>
        <w:tc>
          <w:tcPr>
            <w:tcW w:w="1214" w:type="dxa"/>
          </w:tcPr>
          <w:p w:rsidRPr="00F3743C" w:rsidR="00365DCA" w:rsidRDefault="003A4279" w14:paraId="3C223888" w14:textId="5BC5B8FA">
            <w:pPr>
              <w:rPr>
                <w:rFonts w:ascii="Aptos" w:hAnsi="Aptos" w:eastAsia="Aptos" w:cs="Aptos"/>
              </w:rPr>
            </w:pPr>
            <w:r>
              <w:rPr>
                <w:rFonts w:ascii="Aptos" w:hAnsi="Aptos" w:eastAsia="Aptos" w:cs="Aptos"/>
              </w:rPr>
              <w:t>Intro</w:t>
            </w:r>
          </w:p>
        </w:tc>
        <w:tc>
          <w:tcPr>
            <w:tcW w:w="1186" w:type="dxa"/>
          </w:tcPr>
          <w:p w:rsidRPr="00F3743C" w:rsidR="00365DCA" w:rsidRDefault="00365DCA" w14:paraId="07DF8C6E" w14:textId="77777777">
            <w:pPr>
              <w:rPr>
                <w:rFonts w:ascii="Aptos" w:hAnsi="Aptos" w:eastAsia="Aptos" w:cs="Aptos"/>
              </w:rPr>
            </w:pPr>
          </w:p>
        </w:tc>
        <w:tc>
          <w:tcPr>
            <w:tcW w:w="3990" w:type="dxa"/>
            <w:tcMar>
              <w:left w:w="105" w:type="dxa"/>
              <w:right w:w="105" w:type="dxa"/>
            </w:tcMar>
          </w:tcPr>
          <w:p w:rsidRPr="001C1D9C" w:rsidR="003A4279" w:rsidP="003A4279" w:rsidRDefault="003A4279" w14:paraId="393FBD7B" w14:textId="329E43ED">
            <w:pPr>
              <w:spacing w:before="60" w:after="60"/>
              <w:rPr>
                <w:rFonts w:eastAsia="Arial" w:cs="Arial" w:asciiTheme="minorHAnsi" w:hAnsiTheme="minorHAnsi"/>
              </w:rPr>
            </w:pPr>
            <w:r w:rsidRPr="001C1D9C">
              <w:rPr>
                <w:rFonts w:eastAsia="Arial" w:cs="Arial" w:asciiTheme="minorHAnsi" w:hAnsiTheme="minorHAnsi"/>
              </w:rPr>
              <w:t>Now we're going one layer deeper: the index itself. How you structure, chunk, and configure your OpenSearch index has a major impact on both the speed and quality of your RAG pipeline and unlike query-level tuning, most of these choices are hard to change after the fact.</w:t>
            </w:r>
          </w:p>
          <w:p w:rsidRPr="001C1D9C" w:rsidR="003A4279" w:rsidP="003A4279" w:rsidRDefault="003A4279" w14:paraId="5D54F1F9" w14:textId="77777777">
            <w:pPr>
              <w:spacing w:before="60" w:after="60"/>
              <w:rPr>
                <w:rFonts w:asciiTheme="minorHAnsi" w:hAnsiTheme="minorHAnsi"/>
              </w:rPr>
            </w:pPr>
          </w:p>
          <w:p w:rsidR="000E065E" w:rsidRDefault="007520CA" w14:paraId="626C8D5F" w14:textId="1D671A4D">
            <w:pPr>
              <w:rPr>
                <w:color w:val="000000"/>
              </w:rPr>
            </w:pPr>
            <w:r w:rsidRPr="001C1D9C">
              <w:rPr>
                <w:rFonts w:eastAsia="Arial" w:cs="Arial" w:asciiTheme="minorHAnsi" w:hAnsiTheme="minorHAnsi"/>
              </w:rPr>
              <w:t>In this lesson</w:t>
            </w:r>
            <w:r w:rsidRPr="001C1D9C" w:rsidR="003A4279">
              <w:rPr>
                <w:rFonts w:eastAsia="Arial" w:cs="Arial" w:asciiTheme="minorHAnsi" w:hAnsiTheme="minorHAnsi"/>
              </w:rPr>
              <w:t xml:space="preserve"> </w:t>
            </w:r>
            <w:r w:rsidRPr="000E065E" w:rsidR="003A4279">
              <w:rPr>
                <w:rFonts w:eastAsia="Arial" w:cs="Arial" w:asciiTheme="minorHAnsi" w:hAnsiTheme="minorHAnsi"/>
              </w:rPr>
              <w:t>we</w:t>
            </w:r>
            <w:r w:rsidRPr="000E065E" w:rsidR="00E5402B">
              <w:rPr>
                <w:rFonts w:eastAsia="Arial" w:cs="Arial" w:asciiTheme="minorHAnsi" w:hAnsiTheme="minorHAnsi"/>
              </w:rPr>
              <w:t xml:space="preserve">’ll </w:t>
            </w:r>
            <w:r w:rsidRPr="000E065E" w:rsidR="00E5402B">
              <w:rPr>
                <w:rFonts w:asciiTheme="minorHAnsi" w:hAnsiTheme="minorHAnsi"/>
                <w:color w:val="000000"/>
              </w:rPr>
              <w:t>explore document preparation, index configuration, and a technique called index warming, transforming our bookstore index step-by-step</w:t>
            </w:r>
            <w:r w:rsidR="00D51C88">
              <w:rPr>
                <w:color w:val="000000"/>
              </w:rPr>
              <w:t>.</w:t>
            </w:r>
          </w:p>
          <w:p w:rsidRPr="00F3743C" w:rsidR="004950CC" w:rsidRDefault="004950CC" w14:paraId="4D60D161" w14:textId="16E6B9FB">
            <w:pPr>
              <w:rPr>
                <w:rFonts w:ascii="Aptos" w:hAnsi="Aptos" w:eastAsia="Aptos" w:cs="Aptos"/>
              </w:rPr>
            </w:pPr>
          </w:p>
        </w:tc>
        <w:tc>
          <w:tcPr>
            <w:tcW w:w="2970" w:type="dxa"/>
            <w:tcMar>
              <w:left w:w="105" w:type="dxa"/>
              <w:right w:w="105" w:type="dxa"/>
            </w:tcMar>
          </w:tcPr>
          <w:p w:rsidR="003A4279" w:rsidP="003A4279" w:rsidRDefault="003A4279" w14:paraId="72C2846E" w14:textId="77777777">
            <w:pPr>
              <w:spacing w:before="40" w:after="40"/>
              <w:rPr>
                <w:rFonts w:ascii="Arial" w:hAnsi="Arial" w:eastAsia="Arial" w:cs="Arial"/>
                <w:i/>
                <w:iCs/>
                <w:color w:val="444444"/>
                <w:sz w:val="18"/>
                <w:szCs w:val="18"/>
              </w:rPr>
            </w:pPr>
            <w:r>
              <w:rPr>
                <w:rFonts w:ascii="Arial" w:hAnsi="Arial" w:eastAsia="Arial" w:cs="Arial"/>
                <w:i/>
                <w:iCs/>
                <w:color w:val="444444"/>
                <w:sz w:val="18"/>
                <w:szCs w:val="18"/>
              </w:rPr>
              <w:t>Three-pillar diagram: Document prep / Index config / Warming</w:t>
            </w:r>
          </w:p>
          <w:p w:rsidRPr="00F3743C" w:rsidR="004211CB" w:rsidRDefault="004211CB" w14:paraId="164D4FA1" w14:textId="3A76986E">
            <w:pPr>
              <w:rPr>
                <w:rFonts w:ascii="Aptos" w:hAnsi="Aptos" w:eastAsia="Aptos" w:cs="Aptos"/>
              </w:rPr>
            </w:pPr>
          </w:p>
        </w:tc>
      </w:tr>
      <w:tr w:rsidR="00624722" w:rsidTr="001C1D9C" w14:paraId="76F59FEF" w14:textId="77777777">
        <w:trPr>
          <w:trHeight w:val="196"/>
        </w:trPr>
        <w:tc>
          <w:tcPr>
            <w:tcW w:w="1214" w:type="dxa"/>
          </w:tcPr>
          <w:p w:rsidRPr="00F3743C" w:rsidR="007B1D38" w:rsidRDefault="003A4279" w14:paraId="591E1348" w14:textId="07D78794">
            <w:pPr>
              <w:rPr>
                <w:rFonts w:ascii="Aptos" w:hAnsi="Aptos" w:eastAsia="Aptos" w:cs="Aptos"/>
              </w:rPr>
            </w:pPr>
            <w:r>
              <w:rPr>
                <w:rFonts w:ascii="Aptos" w:hAnsi="Aptos" w:eastAsia="Aptos" w:cs="Aptos"/>
              </w:rPr>
              <w:t>The Starting Point</w:t>
            </w:r>
          </w:p>
        </w:tc>
        <w:tc>
          <w:tcPr>
            <w:tcW w:w="1186" w:type="dxa"/>
          </w:tcPr>
          <w:p w:rsidRPr="00F3743C" w:rsidR="007B1D38" w:rsidRDefault="007B1D38" w14:paraId="71D6A01F" w14:textId="77777777">
            <w:pPr>
              <w:rPr>
                <w:rFonts w:ascii="Aptos" w:hAnsi="Aptos" w:eastAsia="Aptos" w:cs="Aptos"/>
              </w:rPr>
            </w:pPr>
          </w:p>
        </w:tc>
        <w:tc>
          <w:tcPr>
            <w:tcW w:w="3990" w:type="dxa"/>
            <w:tcMar>
              <w:left w:w="105" w:type="dxa"/>
              <w:right w:w="105" w:type="dxa"/>
            </w:tcMar>
          </w:tcPr>
          <w:p w:rsidRPr="00517744" w:rsidR="003A4279" w:rsidP="003A4279" w:rsidRDefault="003A4279" w14:paraId="2214CED4" w14:textId="77777777">
            <w:pPr>
              <w:spacing w:before="60" w:after="60"/>
              <w:rPr>
                <w:rFonts w:asciiTheme="minorHAnsi" w:hAnsiTheme="minorHAnsi"/>
              </w:rPr>
            </w:pPr>
            <w:r w:rsidRPr="00517744">
              <w:rPr>
                <w:rFonts w:eastAsia="Arial" w:cs="Arial" w:asciiTheme="minorHAnsi" w:hAnsiTheme="minorHAnsi"/>
              </w:rPr>
              <w:t>Let's look at the current state of our bookstore index. Pull up the mapping for the books-unoptimized index:</w:t>
            </w:r>
          </w:p>
          <w:p w:rsidRPr="00517744" w:rsidR="003A4279" w:rsidP="003A4279" w:rsidRDefault="003A4279" w14:paraId="134F6CC4" w14:textId="77777777">
            <w:pPr>
              <w:rPr>
                <w:rFonts w:eastAsia="Aptos" w:cs="Aptos" w:asciiTheme="minorHAnsi" w:hAnsiTheme="minorHAnsi"/>
              </w:rPr>
            </w:pPr>
          </w:p>
          <w:p w:rsidRPr="00517744" w:rsidR="003A4279" w:rsidP="003A4279" w:rsidRDefault="003A4279" w14:paraId="690C5532" w14:textId="77777777">
            <w:pPr>
              <w:spacing w:before="60" w:after="60"/>
              <w:rPr>
                <w:rFonts w:eastAsia="Arial" w:cs="Arial" w:asciiTheme="minorHAnsi" w:hAnsiTheme="minorHAnsi"/>
                <w:color w:val="111111"/>
              </w:rPr>
            </w:pPr>
            <w:r w:rsidRPr="00517744">
              <w:rPr>
                <w:rFonts w:eastAsia="Arial" w:cs="Arial" w:asciiTheme="minorHAnsi" w:hAnsiTheme="minorHAnsi"/>
                <w:color w:val="111111"/>
              </w:rPr>
              <w:t>What you'll see is a flat document with fields like 'content', 'author', 'title', 'price', and 'rating'. The content field is the full book description, potentially thousands of words. There's no vector field, no chunking, and no ingest pipeline. This is a common starting point: it works for basic keyword search, but it's not ready for RAG.</w:t>
            </w:r>
          </w:p>
          <w:p w:rsidRPr="00517744" w:rsidR="003A4279" w:rsidP="003A4279" w:rsidRDefault="003A4279" w14:paraId="192D4FA2" w14:textId="77777777">
            <w:pPr>
              <w:spacing w:before="60" w:after="60"/>
              <w:rPr>
                <w:rFonts w:asciiTheme="minorHAnsi" w:hAnsiTheme="minorHAnsi"/>
              </w:rPr>
            </w:pPr>
          </w:p>
          <w:p w:rsidRPr="00517744" w:rsidR="003A4279" w:rsidP="003A4279" w:rsidRDefault="003A4279" w14:paraId="7A54C5FA" w14:textId="77777777">
            <w:pPr>
              <w:rPr>
                <w:rFonts w:eastAsia="Arial" w:cs="Arial" w:asciiTheme="minorHAnsi" w:hAnsiTheme="minorHAnsi"/>
                <w:color w:val="111111"/>
              </w:rPr>
            </w:pPr>
            <w:r w:rsidRPr="00517744">
              <w:rPr>
                <w:rFonts w:eastAsia="Arial" w:cs="Arial" w:asciiTheme="minorHAnsi" w:hAnsiTheme="minorHAnsi"/>
                <w:color w:val="111111"/>
              </w:rPr>
              <w:t xml:space="preserve">There are three specific problems: First, the content field is too large to embed directly. Models may cap at 512 tokens and will silently truncate anything longer. </w:t>
            </w:r>
          </w:p>
          <w:p w:rsidRPr="00517744" w:rsidR="003A4279" w:rsidP="003A4279" w:rsidRDefault="003A4279" w14:paraId="213BF6A4" w14:textId="77777777">
            <w:pPr>
              <w:rPr>
                <w:rFonts w:eastAsia="Arial" w:cs="Arial" w:asciiTheme="minorHAnsi" w:hAnsiTheme="minorHAnsi"/>
                <w:color w:val="111111"/>
              </w:rPr>
            </w:pPr>
          </w:p>
          <w:p w:rsidRPr="00517744" w:rsidR="003A4279" w:rsidP="003A4279" w:rsidRDefault="003A4279" w14:paraId="1471BDEF" w14:textId="77777777">
            <w:pPr>
              <w:rPr>
                <w:rFonts w:eastAsia="Arial" w:cs="Arial" w:asciiTheme="minorHAnsi" w:hAnsiTheme="minorHAnsi"/>
                <w:color w:val="111111"/>
              </w:rPr>
            </w:pPr>
            <w:r w:rsidRPr="00517744">
              <w:rPr>
                <w:rFonts w:eastAsia="Arial" w:cs="Arial" w:asciiTheme="minorHAnsi" w:hAnsiTheme="minorHAnsi"/>
                <w:color w:val="111111"/>
              </w:rPr>
              <w:t xml:space="preserve">Second, there are no vector embeddings at all, so semantic search isn't possible. </w:t>
            </w:r>
          </w:p>
          <w:p w:rsidRPr="00517744" w:rsidR="003A4279" w:rsidP="003A4279" w:rsidRDefault="003A4279" w14:paraId="6A9030D2" w14:textId="77777777">
            <w:pPr>
              <w:rPr>
                <w:rFonts w:eastAsia="Arial" w:cs="Arial" w:asciiTheme="minorHAnsi" w:hAnsiTheme="minorHAnsi"/>
                <w:color w:val="111111"/>
              </w:rPr>
            </w:pPr>
          </w:p>
          <w:p w:rsidRPr="00517744" w:rsidR="003A4279" w:rsidP="003A4279" w:rsidRDefault="003A4279" w14:paraId="38ADCE91" w14:textId="77777777">
            <w:pPr>
              <w:rPr>
                <w:rFonts w:eastAsia="Arial" w:cs="Arial" w:asciiTheme="minorHAnsi" w:hAnsiTheme="minorHAnsi"/>
                <w:color w:val="111111"/>
              </w:rPr>
            </w:pPr>
            <w:r w:rsidRPr="00517744">
              <w:rPr>
                <w:rFonts w:eastAsia="Arial" w:cs="Arial" w:asciiTheme="minorHAnsi" w:hAnsiTheme="minorHAnsi"/>
                <w:color w:val="111111"/>
              </w:rPr>
              <w:t xml:space="preserve">Third, the refresh interval is set to the default one-second cadence, which is fine for search but creates unnecessary overhead during bulk loading. </w:t>
            </w:r>
          </w:p>
          <w:p w:rsidRPr="00517744" w:rsidR="003A4279" w:rsidP="003A4279" w:rsidRDefault="003A4279" w14:paraId="7EDA6830" w14:textId="77777777">
            <w:pPr>
              <w:rPr>
                <w:rFonts w:eastAsia="Arial" w:cs="Arial" w:asciiTheme="minorHAnsi" w:hAnsiTheme="minorHAnsi"/>
                <w:color w:val="111111"/>
              </w:rPr>
            </w:pPr>
          </w:p>
          <w:p w:rsidR="00FF634D" w:rsidRDefault="003A4279" w14:paraId="51C9C5D7" w14:textId="1BDBFFA3">
            <w:pPr>
              <w:rPr>
                <w:rFonts w:ascii="Aptos" w:hAnsi="Aptos" w:eastAsia="Aptos" w:cs="Aptos"/>
              </w:rPr>
            </w:pPr>
            <w:r w:rsidRPr="00517744">
              <w:rPr>
                <w:rFonts w:eastAsia="Arial" w:cs="Arial" w:asciiTheme="minorHAnsi" w:hAnsiTheme="minorHAnsi"/>
                <w:color w:val="111111"/>
              </w:rPr>
              <w:t>Let's fix all three.</w:t>
            </w:r>
          </w:p>
        </w:tc>
        <w:tc>
          <w:tcPr>
            <w:tcW w:w="2970" w:type="dxa"/>
            <w:tcMar>
              <w:left w:w="105" w:type="dxa"/>
              <w:right w:w="105" w:type="dxa"/>
            </w:tcMar>
          </w:tcPr>
          <w:p w:rsidR="003A4279" w:rsidP="003A4279" w:rsidRDefault="003A4279" w14:paraId="083999C4" w14:textId="77777777">
            <w:pPr>
              <w:rPr>
                <w:rFonts w:ascii="Aptos" w:hAnsi="Aptos" w:eastAsia="Aptos" w:cs="Aptos"/>
              </w:rPr>
            </w:pPr>
            <w:r w:rsidRPr="00935352">
              <w:rPr>
                <w:rFonts w:ascii="Aptos" w:hAnsi="Aptos" w:eastAsia="Aptos" w:cs="Aptos"/>
              </w:rPr>
              <w:t>GET /books-unoptimized/_mapping</w:t>
            </w:r>
          </w:p>
          <w:p w:rsidR="003A4279" w:rsidP="003A4279" w:rsidRDefault="003A4279" w14:paraId="24CCB5EB" w14:textId="77777777">
            <w:pPr>
              <w:rPr>
                <w:rFonts w:ascii="Aptos" w:hAnsi="Aptos" w:eastAsia="Aptos" w:cs="Aptos"/>
              </w:rPr>
            </w:pPr>
          </w:p>
          <w:p w:rsidR="003A4279" w:rsidP="003A4279" w:rsidRDefault="003A4279" w14:paraId="5C6BB74F" w14:textId="77777777">
            <w:pPr>
              <w:spacing w:before="40" w:after="40"/>
            </w:pPr>
            <w:r>
              <w:rPr>
                <w:rFonts w:ascii="Arial" w:hAnsi="Arial" w:eastAsia="Arial" w:cs="Arial"/>
                <w:i/>
                <w:iCs/>
                <w:color w:val="444444"/>
                <w:sz w:val="18"/>
                <w:szCs w:val="18"/>
              </w:rPr>
              <w:t>Terminal: GET /books-unoptimized/_mapping output</w:t>
            </w:r>
          </w:p>
          <w:p w:rsidRPr="00F3743C" w:rsidR="007B1D38" w:rsidRDefault="007B1D38" w14:paraId="44B79741" w14:textId="61EACFFA">
            <w:pPr>
              <w:rPr>
                <w:rFonts w:ascii="Aptos" w:hAnsi="Aptos" w:eastAsia="Aptos" w:cs="Aptos"/>
              </w:rPr>
            </w:pPr>
          </w:p>
        </w:tc>
      </w:tr>
      <w:tr w:rsidR="00624722" w:rsidTr="001C1D9C" w14:paraId="737F207C" w14:textId="77777777">
        <w:trPr>
          <w:trHeight w:val="196"/>
        </w:trPr>
        <w:tc>
          <w:tcPr>
            <w:tcW w:w="1214" w:type="dxa"/>
          </w:tcPr>
          <w:p w:rsidR="00450884" w:rsidRDefault="003A4279" w14:paraId="03707543" w14:textId="3F771D0A">
            <w:pPr>
              <w:rPr>
                <w:rFonts w:ascii="Aptos" w:hAnsi="Aptos" w:eastAsia="Aptos" w:cs="Aptos"/>
              </w:rPr>
            </w:pPr>
            <w:r>
              <w:rPr>
                <w:rFonts w:ascii="Arial" w:hAnsi="Arial" w:eastAsia="Arial" w:cs="Arial"/>
                <w:sz w:val="20"/>
                <w:szCs w:val="20"/>
              </w:rPr>
              <w:t xml:space="preserve">Document </w:t>
            </w:r>
            <w:r w:rsidR="00090165">
              <w:rPr>
                <w:rFonts w:ascii="Arial" w:hAnsi="Arial" w:eastAsia="Arial" w:cs="Arial"/>
                <w:sz w:val="20"/>
                <w:szCs w:val="20"/>
              </w:rPr>
              <w:t>o</w:t>
            </w:r>
            <w:r>
              <w:rPr>
                <w:rFonts w:ascii="Arial" w:hAnsi="Arial" w:eastAsia="Arial" w:cs="Arial"/>
                <w:sz w:val="20"/>
                <w:szCs w:val="20"/>
              </w:rPr>
              <w:t>ptimization: Chunking</w:t>
            </w:r>
          </w:p>
        </w:tc>
        <w:tc>
          <w:tcPr>
            <w:tcW w:w="1186" w:type="dxa"/>
          </w:tcPr>
          <w:p w:rsidRPr="00F3743C" w:rsidR="00450884" w:rsidRDefault="00450884" w14:paraId="0C4F4629" w14:textId="77777777">
            <w:pPr>
              <w:rPr>
                <w:rFonts w:ascii="Aptos" w:hAnsi="Aptos" w:eastAsia="Aptos" w:cs="Aptos"/>
              </w:rPr>
            </w:pPr>
          </w:p>
        </w:tc>
        <w:tc>
          <w:tcPr>
            <w:tcW w:w="3990" w:type="dxa"/>
            <w:tcMar>
              <w:left w:w="105" w:type="dxa"/>
              <w:right w:w="105" w:type="dxa"/>
            </w:tcMar>
          </w:tcPr>
          <w:p w:rsidR="00C55858" w:rsidP="00C55858" w:rsidRDefault="003A4279" w14:paraId="6F63E340" w14:textId="77777777">
            <w:pPr>
              <w:spacing w:before="60" w:after="60"/>
              <w:rPr>
                <w:rFonts w:eastAsia="Arial" w:cs="Arial" w:asciiTheme="minorHAnsi" w:hAnsiTheme="minorHAnsi"/>
              </w:rPr>
            </w:pPr>
            <w:r w:rsidRPr="00C12B63">
              <w:rPr>
                <w:rFonts w:eastAsia="Arial" w:cs="Arial" w:asciiTheme="minorHAnsi" w:hAnsiTheme="minorHAnsi"/>
              </w:rPr>
              <w:t xml:space="preserve">The first fix is chunking. </w:t>
            </w:r>
            <w:r w:rsidRPr="00C55858" w:rsidR="00C55858">
              <w:rPr>
                <w:rFonts w:eastAsia="Arial" w:cs="Arial" w:asciiTheme="minorHAnsi" w:hAnsiTheme="minorHAnsi"/>
              </w:rPr>
              <w:t>A two-thousand-word book description is too long for a single vector embedding; you'd lose most of the content. The solution is to split the content into smaller, overlapping pieces and embed each one separately.</w:t>
            </w:r>
          </w:p>
          <w:p w:rsidRPr="00C55858" w:rsidR="00C55858" w:rsidP="00C55858" w:rsidRDefault="00C55858" w14:paraId="24D18558" w14:textId="77777777">
            <w:pPr>
              <w:spacing w:before="60" w:after="60"/>
              <w:rPr>
                <w:rFonts w:eastAsia="Arial" w:cs="Arial" w:asciiTheme="minorHAnsi" w:hAnsiTheme="minorHAnsi"/>
              </w:rPr>
            </w:pPr>
          </w:p>
          <w:p w:rsidRPr="00C12B63" w:rsidR="00C55858" w:rsidP="00C55858" w:rsidRDefault="00C55858" w14:paraId="4BA74DBB" w14:textId="5662C5C2">
            <w:pPr>
              <w:spacing w:before="60" w:after="60"/>
              <w:rPr>
                <w:rFonts w:eastAsia="Arial" w:cs="Arial" w:asciiTheme="minorHAnsi" w:hAnsiTheme="minorHAnsi"/>
              </w:rPr>
            </w:pPr>
            <w:r w:rsidRPr="00C55858">
              <w:rPr>
                <w:rFonts w:eastAsia="Arial" w:cs="Arial" w:asciiTheme="minorHAnsi" w:hAnsiTheme="minorHAnsi"/>
              </w:rPr>
              <w:t>Instead of writing custom application logic, you can use OpenSearch's native text_chunking ingest processor. This is a fantastic feature that runs automatically at ingest. For our bookstore, we can use a fixed token length with a 20% overlap, ensuring context isn't lost at the boundaries. Have you ever struggled with content being cut off? This is the fix.</w:t>
            </w:r>
          </w:p>
          <w:p w:rsidRPr="00C12B63" w:rsidR="00C12B63" w:rsidP="003A4279" w:rsidRDefault="00C12B63" w14:paraId="2DF45D96" w14:textId="0AC94D39">
            <w:pPr>
              <w:spacing w:before="60" w:after="60"/>
              <w:rPr>
                <w:rFonts w:asciiTheme="minorHAnsi" w:hAnsiTheme="minorHAnsi"/>
              </w:rPr>
            </w:pPr>
          </w:p>
          <w:p w:rsidRPr="00C12B63" w:rsidR="003A4279" w:rsidP="003A4279" w:rsidRDefault="003A4279" w14:paraId="7BB74709" w14:textId="77777777">
            <w:pPr>
              <w:spacing w:before="60" w:after="60"/>
              <w:rPr>
                <w:rFonts w:asciiTheme="minorHAnsi" w:hAnsiTheme="minorHAnsi"/>
              </w:rPr>
            </w:pPr>
            <w:r w:rsidRPr="00C12B63">
              <w:rPr>
                <w:rFonts w:eastAsia="Arial" w:cs="Arial" w:asciiTheme="minorHAnsi" w:hAnsiTheme="minorHAnsi"/>
              </w:rPr>
              <w:t>Here's the pipeline we're going to create for the bookstore. We're using fixed_token_length with a limit of 384 tokens, which is about 75% of a 512-token model's limit, leaving headroom for special tokens. And we're adding a 20% overlap so that relevant content at the boundary between chunks doesn't get split and lost:</w:t>
            </w:r>
          </w:p>
          <w:p w:rsidR="003A4279" w:rsidP="003A4279" w:rsidRDefault="003A4279" w14:paraId="412D2A3E" w14:textId="77777777">
            <w:pPr>
              <w:rPr>
                <w:rFonts w:ascii="Aptos" w:hAnsi="Aptos" w:eastAsia="Aptos" w:cs="Aptos"/>
              </w:rPr>
            </w:pPr>
          </w:p>
          <w:p w:rsidR="003A4279" w:rsidP="003A4279" w:rsidRDefault="003A4279" w14:paraId="7CBA5DAB" w14:textId="77777777">
            <w:pPr>
              <w:rPr>
                <w:rFonts w:ascii="Aptos" w:hAnsi="Aptos" w:eastAsia="Aptos" w:cs="Aptos"/>
              </w:rPr>
            </w:pPr>
          </w:p>
          <w:p w:rsidR="003A4279" w:rsidP="003A4279" w:rsidRDefault="003A4279" w14:paraId="14A85E76" w14:textId="77777777">
            <w:pPr>
              <w:rPr>
                <w:rFonts w:ascii="Aptos" w:hAnsi="Aptos" w:eastAsia="Aptos" w:cs="Aptos"/>
              </w:rPr>
            </w:pPr>
          </w:p>
          <w:p w:rsidR="003A4279" w:rsidP="003A4279" w:rsidRDefault="003A4279" w14:paraId="1A3C9994" w14:textId="77777777">
            <w:pPr>
              <w:rPr>
                <w:rFonts w:ascii="Aptos" w:hAnsi="Aptos" w:eastAsia="Aptos" w:cs="Aptos"/>
              </w:rPr>
            </w:pPr>
          </w:p>
          <w:p w:rsidR="003A4279" w:rsidP="003A4279" w:rsidRDefault="003A4279" w14:paraId="21DC8BE6" w14:textId="77777777">
            <w:pPr>
              <w:rPr>
                <w:rFonts w:ascii="Aptos" w:hAnsi="Aptos" w:eastAsia="Aptos" w:cs="Aptos"/>
              </w:rPr>
            </w:pPr>
          </w:p>
          <w:p w:rsidR="003A4279" w:rsidP="003A4279" w:rsidRDefault="003A4279" w14:paraId="24EFB4D2" w14:textId="77777777">
            <w:pPr>
              <w:rPr>
                <w:rFonts w:ascii="Aptos" w:hAnsi="Aptos" w:eastAsia="Aptos" w:cs="Aptos"/>
              </w:rPr>
            </w:pPr>
          </w:p>
          <w:p w:rsidR="003A4279" w:rsidP="003A4279" w:rsidRDefault="003A4279" w14:paraId="1AF8B3F5" w14:textId="77777777">
            <w:pPr>
              <w:rPr>
                <w:rFonts w:ascii="Aptos" w:hAnsi="Aptos" w:eastAsia="Aptos" w:cs="Aptos"/>
              </w:rPr>
            </w:pPr>
          </w:p>
          <w:p w:rsidR="003A4279" w:rsidP="003A4279" w:rsidRDefault="003A4279" w14:paraId="521C8569" w14:textId="77777777">
            <w:pPr>
              <w:rPr>
                <w:rFonts w:ascii="Aptos" w:hAnsi="Aptos" w:eastAsia="Aptos" w:cs="Aptos"/>
              </w:rPr>
            </w:pPr>
          </w:p>
          <w:p w:rsidR="003A4279" w:rsidP="003A4279" w:rsidRDefault="003A4279" w14:paraId="2B36EAF5" w14:textId="77777777">
            <w:pPr>
              <w:rPr>
                <w:rFonts w:ascii="Aptos" w:hAnsi="Aptos" w:eastAsia="Aptos" w:cs="Aptos"/>
              </w:rPr>
            </w:pPr>
          </w:p>
          <w:p w:rsidR="003A4279" w:rsidP="003A4279" w:rsidRDefault="003A4279" w14:paraId="74E07C5D" w14:textId="77777777">
            <w:pPr>
              <w:rPr>
                <w:rFonts w:ascii="Aptos" w:hAnsi="Aptos" w:eastAsia="Aptos" w:cs="Aptos"/>
              </w:rPr>
            </w:pPr>
          </w:p>
          <w:p w:rsidR="003A4279" w:rsidP="003A4279" w:rsidRDefault="003A4279" w14:paraId="630FE0F0" w14:textId="77777777">
            <w:pPr>
              <w:rPr>
                <w:rFonts w:ascii="Aptos" w:hAnsi="Aptos" w:eastAsia="Aptos" w:cs="Aptos"/>
              </w:rPr>
            </w:pPr>
          </w:p>
          <w:p w:rsidR="003A4279" w:rsidP="003A4279" w:rsidRDefault="003A4279" w14:paraId="73353944" w14:textId="77777777">
            <w:pPr>
              <w:rPr>
                <w:rFonts w:ascii="Aptos" w:hAnsi="Aptos" w:eastAsia="Aptos" w:cs="Aptos"/>
              </w:rPr>
            </w:pPr>
          </w:p>
          <w:p w:rsidR="003A4279" w:rsidP="003A4279" w:rsidRDefault="003A4279" w14:paraId="5BE2DCFD" w14:textId="77777777">
            <w:pPr>
              <w:rPr>
                <w:rFonts w:ascii="Aptos" w:hAnsi="Aptos" w:eastAsia="Aptos" w:cs="Aptos"/>
              </w:rPr>
            </w:pPr>
          </w:p>
          <w:p w:rsidR="003A4279" w:rsidP="003A4279" w:rsidRDefault="003A4279" w14:paraId="2944B658" w14:textId="77777777">
            <w:pPr>
              <w:rPr>
                <w:rFonts w:ascii="Aptos" w:hAnsi="Aptos" w:eastAsia="Aptos" w:cs="Aptos"/>
              </w:rPr>
            </w:pPr>
          </w:p>
          <w:p w:rsidR="003A4279" w:rsidP="003A4279" w:rsidRDefault="003A4279" w14:paraId="4C141F0A" w14:textId="77777777">
            <w:pPr>
              <w:rPr>
                <w:rFonts w:ascii="Aptos" w:hAnsi="Aptos" w:eastAsia="Aptos" w:cs="Aptos"/>
              </w:rPr>
            </w:pPr>
          </w:p>
          <w:p w:rsidRPr="00C54F0F" w:rsidR="003A4279" w:rsidP="003A4279" w:rsidRDefault="003A4279" w14:paraId="3E6E5A7F" w14:textId="77777777">
            <w:pPr>
              <w:spacing w:before="60" w:after="60"/>
              <w:rPr>
                <w:rFonts w:eastAsia="Arial" w:cs="Arial" w:asciiTheme="minorHAnsi" w:hAnsiTheme="minorHAnsi"/>
                <w:color w:val="111111"/>
              </w:rPr>
            </w:pPr>
            <w:r w:rsidRPr="00C54F0F">
              <w:rPr>
                <w:rFonts w:eastAsia="Arial" w:cs="Arial" w:asciiTheme="minorHAnsi" w:hAnsiTheme="minorHAnsi"/>
                <w:color w:val="111111"/>
              </w:rPr>
              <w:t xml:space="preserve">This pipeline takes the 'content' field of each document and produces a new 'content_chunks' field, which is an array of text segments. The 20% overlap means consecutive chunks share about 77 tokens, so context at chunk boundaries isn't lost. </w:t>
            </w:r>
          </w:p>
          <w:p w:rsidRPr="00C54F0F" w:rsidR="003A4279" w:rsidP="003A4279" w:rsidRDefault="003A4279" w14:paraId="2A92A0DD" w14:textId="77777777">
            <w:pPr>
              <w:spacing w:before="60" w:after="60"/>
              <w:rPr>
                <w:rFonts w:eastAsia="Arial" w:cs="Arial" w:asciiTheme="minorHAnsi" w:hAnsiTheme="minorHAnsi"/>
                <w:color w:val="111111"/>
              </w:rPr>
            </w:pPr>
          </w:p>
          <w:p w:rsidRPr="00616673" w:rsidR="003A4279" w:rsidP="003A4279" w:rsidRDefault="003A4279" w14:paraId="5632193F" w14:textId="77777777">
            <w:pPr>
              <w:spacing w:before="60" w:after="60"/>
              <w:rPr>
                <w:rFonts w:asciiTheme="minorHAnsi" w:hAnsiTheme="minorHAnsi"/>
              </w:rPr>
            </w:pPr>
            <w:r w:rsidRPr="00C54F0F">
              <w:rPr>
                <w:rFonts w:eastAsia="Arial" w:cs="Arial" w:asciiTheme="minorHAnsi" w:hAnsiTheme="minorHAnsi"/>
                <w:color w:val="111111"/>
              </w:rPr>
              <w:t>After we create the index with the right mappings, we'll attach this pipeline as the default ingest pipeline.</w:t>
            </w:r>
          </w:p>
          <w:p w:rsidRPr="00616673" w:rsidR="003A4279" w:rsidP="003A4279" w:rsidRDefault="003A4279" w14:paraId="5AFF735B" w14:textId="77777777">
            <w:pPr>
              <w:rPr>
                <w:rFonts w:eastAsia="Arial" w:cs="Arial" w:asciiTheme="minorHAnsi" w:hAnsiTheme="minorHAnsi"/>
                <w:color w:val="111111"/>
              </w:rPr>
            </w:pPr>
          </w:p>
          <w:p w:rsidR="007619DB" w:rsidRDefault="003A4279" w14:paraId="58435CEC" w14:textId="14F9525D">
            <w:pPr>
              <w:rPr>
                <w:rFonts w:ascii="Aptos" w:hAnsi="Aptos" w:eastAsia="Aptos" w:cs="Aptos"/>
              </w:rPr>
            </w:pPr>
            <w:r w:rsidRPr="00616673">
              <w:rPr>
                <w:rFonts w:eastAsia="Arial" w:cs="Arial" w:asciiTheme="minorHAnsi" w:hAnsiTheme="minorHAnsi"/>
                <w:color w:val="111111"/>
              </w:rPr>
              <w:t>If your documents are structured, like book chapters with clear headers, you can also use the delimiter algorithm to split on paragraph breaks first, then apply fixed_token_length as a second pass. That might produce more coherent chunks for literature.</w:t>
            </w:r>
          </w:p>
        </w:tc>
        <w:tc>
          <w:tcPr>
            <w:tcW w:w="2970" w:type="dxa"/>
            <w:tcMar>
              <w:left w:w="105" w:type="dxa"/>
              <w:right w:w="105" w:type="dxa"/>
            </w:tcMar>
          </w:tcPr>
          <w:p w:rsidR="003A4279" w:rsidP="003A4279" w:rsidRDefault="003A4279" w14:paraId="3BD96744" w14:textId="77777777">
            <w:pPr>
              <w:rPr>
                <w:rFonts w:ascii="Aptos" w:hAnsi="Aptos" w:eastAsia="Aptos" w:cs="Aptos"/>
              </w:rPr>
            </w:pPr>
          </w:p>
          <w:p w:rsidR="003A4279" w:rsidP="003A4279" w:rsidRDefault="003A4279" w14:paraId="1E5B7F5C" w14:textId="77777777">
            <w:pPr>
              <w:rPr>
                <w:rFonts w:ascii="Aptos" w:hAnsi="Aptos" w:eastAsia="Aptos" w:cs="Aptos"/>
              </w:rPr>
            </w:pPr>
          </w:p>
          <w:p w:rsidR="003A4279" w:rsidP="003A4279" w:rsidRDefault="003A4279" w14:paraId="3731B63A" w14:textId="77777777">
            <w:pPr>
              <w:rPr>
                <w:rFonts w:ascii="Aptos" w:hAnsi="Aptos" w:eastAsia="Aptos" w:cs="Aptos"/>
              </w:rPr>
            </w:pPr>
          </w:p>
          <w:p w:rsidR="003A4279" w:rsidP="003A4279" w:rsidRDefault="003A4279" w14:paraId="0928A5B1" w14:textId="77777777">
            <w:pPr>
              <w:rPr>
                <w:rFonts w:ascii="Aptos" w:hAnsi="Aptos" w:eastAsia="Aptos" w:cs="Aptos"/>
              </w:rPr>
            </w:pPr>
          </w:p>
          <w:p w:rsidR="003A4279" w:rsidP="003A4279" w:rsidRDefault="003A4279" w14:paraId="776929E0" w14:textId="77777777">
            <w:pPr>
              <w:rPr>
                <w:rFonts w:ascii="Aptos" w:hAnsi="Aptos" w:eastAsia="Aptos" w:cs="Aptos"/>
              </w:rPr>
            </w:pPr>
          </w:p>
          <w:p w:rsidR="003A4279" w:rsidP="003A4279" w:rsidRDefault="003A4279" w14:paraId="18786785" w14:textId="77777777">
            <w:pPr>
              <w:rPr>
                <w:rFonts w:ascii="Aptos" w:hAnsi="Aptos" w:eastAsia="Aptos" w:cs="Aptos"/>
              </w:rPr>
            </w:pPr>
          </w:p>
          <w:p w:rsidR="003A4279" w:rsidP="003A4279" w:rsidRDefault="003A4279" w14:paraId="5E28176E" w14:textId="77777777">
            <w:pPr>
              <w:rPr>
                <w:rFonts w:ascii="Aptos" w:hAnsi="Aptos" w:eastAsia="Aptos" w:cs="Aptos"/>
              </w:rPr>
            </w:pPr>
          </w:p>
          <w:p w:rsidR="003A4279" w:rsidP="003A4279" w:rsidRDefault="003A4279" w14:paraId="4317C70E" w14:textId="77777777">
            <w:pPr>
              <w:rPr>
                <w:rFonts w:ascii="Aptos" w:hAnsi="Aptos" w:eastAsia="Aptos" w:cs="Aptos"/>
              </w:rPr>
            </w:pPr>
          </w:p>
          <w:p w:rsidR="003A4279" w:rsidP="003A4279" w:rsidRDefault="003A4279" w14:paraId="023C33BD" w14:textId="77777777">
            <w:pPr>
              <w:rPr>
                <w:rFonts w:ascii="Aptos" w:hAnsi="Aptos" w:eastAsia="Aptos" w:cs="Aptos"/>
              </w:rPr>
            </w:pPr>
          </w:p>
          <w:p w:rsidR="003A4279" w:rsidP="003A4279" w:rsidRDefault="003A4279" w14:paraId="5A99905B" w14:textId="77777777">
            <w:pPr>
              <w:rPr>
                <w:rFonts w:ascii="Aptos" w:hAnsi="Aptos" w:eastAsia="Aptos" w:cs="Aptos"/>
              </w:rPr>
            </w:pPr>
          </w:p>
          <w:p w:rsidR="003A4279" w:rsidP="003A4279" w:rsidRDefault="003A4279" w14:paraId="5043E3D4" w14:textId="77777777">
            <w:pPr>
              <w:rPr>
                <w:rFonts w:ascii="Aptos" w:hAnsi="Aptos" w:eastAsia="Aptos" w:cs="Aptos"/>
              </w:rPr>
            </w:pPr>
          </w:p>
          <w:p w:rsidR="003A4279" w:rsidP="003A4279" w:rsidRDefault="003A4279" w14:paraId="578814A8" w14:textId="77777777">
            <w:pPr>
              <w:rPr>
                <w:rFonts w:ascii="Aptos" w:hAnsi="Aptos" w:eastAsia="Aptos" w:cs="Aptos"/>
              </w:rPr>
            </w:pPr>
          </w:p>
          <w:p w:rsidR="003A4279" w:rsidP="003A4279" w:rsidRDefault="003A4279" w14:paraId="1A8D464D" w14:textId="77777777">
            <w:pPr>
              <w:rPr>
                <w:rFonts w:ascii="Aptos" w:hAnsi="Aptos" w:eastAsia="Aptos" w:cs="Aptos"/>
              </w:rPr>
            </w:pPr>
          </w:p>
          <w:p w:rsidR="003A4279" w:rsidP="003A4279" w:rsidRDefault="003A4279" w14:paraId="38CEC693" w14:textId="77777777">
            <w:pPr>
              <w:rPr>
                <w:rFonts w:ascii="Aptos" w:hAnsi="Aptos" w:eastAsia="Aptos" w:cs="Aptos"/>
              </w:rPr>
            </w:pPr>
          </w:p>
          <w:p w:rsidR="003A4279" w:rsidP="003A4279" w:rsidRDefault="003A4279" w14:paraId="6FA4BDA1" w14:textId="77777777">
            <w:pPr>
              <w:rPr>
                <w:rFonts w:ascii="Aptos" w:hAnsi="Aptos" w:eastAsia="Aptos" w:cs="Aptos"/>
              </w:rPr>
            </w:pPr>
          </w:p>
          <w:p w:rsidR="003A4279" w:rsidP="003A4279" w:rsidRDefault="003A4279" w14:paraId="1E0BCD97" w14:textId="77777777">
            <w:pPr>
              <w:rPr>
                <w:rFonts w:ascii="Aptos" w:hAnsi="Aptos" w:eastAsia="Aptos" w:cs="Aptos"/>
              </w:rPr>
            </w:pPr>
          </w:p>
          <w:p w:rsidR="003A4279" w:rsidP="003A4279" w:rsidRDefault="003A4279" w14:paraId="45DAD653" w14:textId="77777777">
            <w:pPr>
              <w:rPr>
                <w:rFonts w:ascii="Aptos" w:hAnsi="Aptos" w:eastAsia="Aptos" w:cs="Aptos"/>
              </w:rPr>
            </w:pPr>
          </w:p>
          <w:p w:rsidR="003A4279" w:rsidP="003A4279" w:rsidRDefault="003A4279" w14:paraId="775CF807" w14:textId="77777777">
            <w:pPr>
              <w:rPr>
                <w:rFonts w:ascii="Aptos" w:hAnsi="Aptos" w:eastAsia="Aptos" w:cs="Aptos"/>
              </w:rPr>
            </w:pPr>
          </w:p>
          <w:p w:rsidR="003A4279" w:rsidP="003A4279" w:rsidRDefault="003A4279" w14:paraId="44A4287E" w14:textId="77777777">
            <w:pPr>
              <w:rPr>
                <w:rFonts w:ascii="Aptos" w:hAnsi="Aptos" w:eastAsia="Aptos" w:cs="Aptos"/>
              </w:rPr>
            </w:pPr>
          </w:p>
          <w:p w:rsidR="003A4279" w:rsidP="003A4279" w:rsidRDefault="003A4279" w14:paraId="191AF83F" w14:textId="129D15CA">
            <w:pPr>
              <w:rPr>
                <w:rFonts w:ascii="Aptos" w:hAnsi="Aptos" w:eastAsia="Aptos" w:cs="Aptos"/>
              </w:rPr>
            </w:pPr>
          </w:p>
          <w:p w:rsidR="003A4279" w:rsidP="003A4279" w:rsidRDefault="003A4279" w14:paraId="63358848" w14:textId="77777777">
            <w:pPr>
              <w:rPr>
                <w:rFonts w:ascii="Aptos" w:hAnsi="Aptos" w:eastAsia="Aptos" w:cs="Aptos"/>
              </w:rPr>
            </w:pPr>
          </w:p>
          <w:p w:rsidRPr="00412C49" w:rsidR="003A4279" w:rsidP="003A4279" w:rsidRDefault="003A4279" w14:paraId="17BA2686" w14:textId="77777777">
            <w:pPr>
              <w:rPr>
                <w:rFonts w:ascii="Aptos" w:hAnsi="Aptos" w:eastAsia="Aptos" w:cs="Aptos"/>
              </w:rPr>
            </w:pPr>
            <w:r w:rsidRPr="00412C49">
              <w:rPr>
                <w:rFonts w:ascii="Aptos" w:hAnsi="Aptos" w:eastAsia="Aptos" w:cs="Aptos"/>
              </w:rPr>
              <w:t>PUT /_ingest/pipeline/bookstore-chunking-pipeline</w:t>
            </w:r>
          </w:p>
          <w:p w:rsidRPr="00412C49" w:rsidR="003A4279" w:rsidP="003A4279" w:rsidRDefault="003A4279" w14:paraId="5B649987" w14:textId="77777777">
            <w:pPr>
              <w:rPr>
                <w:rFonts w:ascii="Aptos" w:hAnsi="Aptos" w:eastAsia="Aptos" w:cs="Aptos"/>
              </w:rPr>
            </w:pPr>
            <w:r w:rsidRPr="00412C49">
              <w:rPr>
                <w:rFonts w:ascii="Aptos" w:hAnsi="Aptos" w:eastAsia="Aptos" w:cs="Aptos"/>
              </w:rPr>
              <w:t>{</w:t>
            </w:r>
          </w:p>
          <w:p w:rsidRPr="00412C49" w:rsidR="003A4279" w:rsidP="003A4279" w:rsidRDefault="003A4279" w14:paraId="3D62A862" w14:textId="77777777">
            <w:pPr>
              <w:rPr>
                <w:rFonts w:ascii="Aptos" w:hAnsi="Aptos" w:eastAsia="Aptos" w:cs="Aptos"/>
              </w:rPr>
            </w:pPr>
            <w:r w:rsidRPr="00412C49">
              <w:rPr>
                <w:rFonts w:ascii="Aptos" w:hAnsi="Aptos" w:eastAsia="Aptos" w:cs="Aptos"/>
              </w:rPr>
              <w:t xml:space="preserve">  "description": "Chunk book content for RAG embedding",</w:t>
            </w:r>
          </w:p>
          <w:p w:rsidRPr="00412C49" w:rsidR="003A4279" w:rsidP="003A4279" w:rsidRDefault="003A4279" w14:paraId="0CE2975D" w14:textId="77777777">
            <w:pPr>
              <w:rPr>
                <w:rFonts w:ascii="Aptos" w:hAnsi="Aptos" w:eastAsia="Aptos" w:cs="Aptos"/>
              </w:rPr>
            </w:pPr>
            <w:r w:rsidRPr="00412C49">
              <w:rPr>
                <w:rFonts w:ascii="Aptos" w:hAnsi="Aptos" w:eastAsia="Aptos" w:cs="Aptos"/>
              </w:rPr>
              <w:t xml:space="preserve">  "processors": [</w:t>
            </w:r>
          </w:p>
          <w:p w:rsidRPr="00412C49" w:rsidR="003A4279" w:rsidP="003A4279" w:rsidRDefault="003A4279" w14:paraId="6BD58381"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7922D8F5" w14:textId="77777777">
            <w:pPr>
              <w:rPr>
                <w:rFonts w:ascii="Aptos" w:hAnsi="Aptos" w:eastAsia="Aptos" w:cs="Aptos"/>
              </w:rPr>
            </w:pPr>
            <w:r w:rsidRPr="00412C49">
              <w:rPr>
                <w:rFonts w:ascii="Aptos" w:hAnsi="Aptos" w:eastAsia="Aptos" w:cs="Aptos"/>
              </w:rPr>
              <w:t xml:space="preserve">      "text_chunking": {</w:t>
            </w:r>
          </w:p>
          <w:p w:rsidRPr="00412C49" w:rsidR="003A4279" w:rsidP="003A4279" w:rsidRDefault="003A4279" w14:paraId="48EA1AD3" w14:textId="77777777">
            <w:pPr>
              <w:rPr>
                <w:rFonts w:ascii="Aptos" w:hAnsi="Aptos" w:eastAsia="Aptos" w:cs="Aptos"/>
              </w:rPr>
            </w:pPr>
            <w:r w:rsidRPr="00412C49">
              <w:rPr>
                <w:rFonts w:ascii="Aptos" w:hAnsi="Aptos" w:eastAsia="Aptos" w:cs="Aptos"/>
              </w:rPr>
              <w:t xml:space="preserve">        "algorithm": {</w:t>
            </w:r>
          </w:p>
          <w:p w:rsidRPr="00412C49" w:rsidR="003A4279" w:rsidP="003A4279" w:rsidRDefault="003A4279" w14:paraId="5813F92D" w14:textId="77777777">
            <w:pPr>
              <w:rPr>
                <w:rFonts w:ascii="Aptos" w:hAnsi="Aptos" w:eastAsia="Aptos" w:cs="Aptos"/>
              </w:rPr>
            </w:pPr>
            <w:r w:rsidRPr="00412C49">
              <w:rPr>
                <w:rFonts w:ascii="Aptos" w:hAnsi="Aptos" w:eastAsia="Aptos" w:cs="Aptos"/>
              </w:rPr>
              <w:t xml:space="preserve">          "fixed_token_length": {</w:t>
            </w:r>
          </w:p>
          <w:p w:rsidRPr="00412C49" w:rsidR="003A4279" w:rsidP="003A4279" w:rsidRDefault="003A4279" w14:paraId="114B1C1A" w14:textId="77777777">
            <w:pPr>
              <w:rPr>
                <w:rFonts w:ascii="Aptos" w:hAnsi="Aptos" w:eastAsia="Aptos" w:cs="Aptos"/>
              </w:rPr>
            </w:pPr>
            <w:r w:rsidRPr="00412C49">
              <w:rPr>
                <w:rFonts w:ascii="Aptos" w:hAnsi="Aptos" w:eastAsia="Aptos" w:cs="Aptos"/>
              </w:rPr>
              <w:t xml:space="preserve">            "token_limit": 384,</w:t>
            </w:r>
          </w:p>
          <w:p w:rsidRPr="00412C49" w:rsidR="003A4279" w:rsidP="003A4279" w:rsidRDefault="003A4279" w14:paraId="0981C261" w14:textId="77777777">
            <w:pPr>
              <w:rPr>
                <w:rFonts w:ascii="Aptos" w:hAnsi="Aptos" w:eastAsia="Aptos" w:cs="Aptos"/>
              </w:rPr>
            </w:pPr>
            <w:r w:rsidRPr="00412C49">
              <w:rPr>
                <w:rFonts w:ascii="Aptos" w:hAnsi="Aptos" w:eastAsia="Aptos" w:cs="Aptos"/>
              </w:rPr>
              <w:t xml:space="preserve">            "overlap_rate": 0.2,</w:t>
            </w:r>
          </w:p>
          <w:p w:rsidRPr="00412C49" w:rsidR="003A4279" w:rsidP="003A4279" w:rsidRDefault="003A4279" w14:paraId="520AA7CD" w14:textId="77777777">
            <w:pPr>
              <w:rPr>
                <w:rFonts w:ascii="Aptos" w:hAnsi="Aptos" w:eastAsia="Aptos" w:cs="Aptos"/>
              </w:rPr>
            </w:pPr>
            <w:r w:rsidRPr="00412C49">
              <w:rPr>
                <w:rFonts w:ascii="Aptos" w:hAnsi="Aptos" w:eastAsia="Aptos" w:cs="Aptos"/>
              </w:rPr>
              <w:t xml:space="preserve">            "tokenizer": "standard"</w:t>
            </w:r>
          </w:p>
          <w:p w:rsidRPr="00412C49" w:rsidR="003A4279" w:rsidP="003A4279" w:rsidRDefault="003A4279" w14:paraId="7DD455E2"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55EFCD50"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6BA46CD2" w14:textId="77777777">
            <w:pPr>
              <w:rPr>
                <w:rFonts w:ascii="Aptos" w:hAnsi="Aptos" w:eastAsia="Aptos" w:cs="Aptos"/>
              </w:rPr>
            </w:pPr>
            <w:r w:rsidRPr="00412C49">
              <w:rPr>
                <w:rFonts w:ascii="Aptos" w:hAnsi="Aptos" w:eastAsia="Aptos" w:cs="Aptos"/>
              </w:rPr>
              <w:t xml:space="preserve">        "field_map": {</w:t>
            </w:r>
          </w:p>
          <w:p w:rsidRPr="00412C49" w:rsidR="003A4279" w:rsidP="003A4279" w:rsidRDefault="003A4279" w14:paraId="1DEFB0AC" w14:textId="77777777">
            <w:pPr>
              <w:rPr>
                <w:rFonts w:ascii="Aptos" w:hAnsi="Aptos" w:eastAsia="Aptos" w:cs="Aptos"/>
              </w:rPr>
            </w:pPr>
            <w:r w:rsidRPr="00412C49">
              <w:rPr>
                <w:rFonts w:ascii="Aptos" w:hAnsi="Aptos" w:eastAsia="Aptos" w:cs="Aptos"/>
              </w:rPr>
              <w:t xml:space="preserve">          "content": "content_chunks"</w:t>
            </w:r>
          </w:p>
          <w:p w:rsidRPr="00412C49" w:rsidR="003A4279" w:rsidP="003A4279" w:rsidRDefault="003A4279" w14:paraId="0F597E0B"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77453160"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348437B9"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4F5A73D2" w14:textId="77777777">
            <w:pPr>
              <w:rPr>
                <w:rFonts w:ascii="Aptos" w:hAnsi="Aptos" w:eastAsia="Aptos" w:cs="Aptos"/>
              </w:rPr>
            </w:pPr>
            <w:r w:rsidRPr="00412C49">
              <w:rPr>
                <w:rFonts w:ascii="Aptos" w:hAnsi="Aptos" w:eastAsia="Aptos" w:cs="Aptos"/>
              </w:rPr>
              <w:t xml:space="preserve">  ]</w:t>
            </w:r>
          </w:p>
          <w:p w:rsidR="00450884" w:rsidRDefault="003A4279" w14:paraId="2B50B542" w14:textId="5C1A214B">
            <w:pPr>
              <w:rPr>
                <w:rFonts w:ascii="Aptos" w:hAnsi="Aptos" w:eastAsia="Aptos" w:cs="Aptos"/>
              </w:rPr>
            </w:pPr>
            <w:r w:rsidRPr="00412C49">
              <w:rPr>
                <w:rFonts w:ascii="Aptos" w:hAnsi="Aptos" w:eastAsia="Aptos" w:cs="Aptos"/>
              </w:rPr>
              <w:t>}</w:t>
            </w:r>
          </w:p>
        </w:tc>
      </w:tr>
      <w:tr w:rsidR="00624722" w:rsidTr="001C1D9C" w14:paraId="07716913" w14:textId="77777777">
        <w:trPr>
          <w:trHeight w:val="196"/>
        </w:trPr>
        <w:tc>
          <w:tcPr>
            <w:tcW w:w="1214" w:type="dxa"/>
          </w:tcPr>
          <w:p w:rsidR="00C7579B" w:rsidRDefault="003A4279" w14:paraId="3094ABAD" w14:textId="62A90635">
            <w:pPr>
              <w:rPr>
                <w:rFonts w:ascii="Aptos" w:hAnsi="Aptos" w:eastAsia="Aptos" w:cs="Aptos"/>
              </w:rPr>
            </w:pPr>
            <w:r>
              <w:rPr>
                <w:rFonts w:ascii="Arial" w:hAnsi="Arial" w:eastAsia="Arial" w:cs="Arial"/>
                <w:sz w:val="20"/>
                <w:szCs w:val="20"/>
              </w:rPr>
              <w:t xml:space="preserve">Document </w:t>
            </w:r>
            <w:r w:rsidR="0068173B">
              <w:rPr>
                <w:rFonts w:ascii="Arial" w:hAnsi="Arial" w:eastAsia="Arial" w:cs="Arial"/>
                <w:sz w:val="20"/>
                <w:szCs w:val="20"/>
              </w:rPr>
              <w:t>o</w:t>
            </w:r>
            <w:r>
              <w:rPr>
                <w:rFonts w:ascii="Arial" w:hAnsi="Arial" w:eastAsia="Arial" w:cs="Arial"/>
                <w:sz w:val="20"/>
                <w:szCs w:val="20"/>
              </w:rPr>
              <w:t xml:space="preserve">ptimization: Field </w:t>
            </w:r>
            <w:r w:rsidR="0068173B">
              <w:rPr>
                <w:rFonts w:ascii="Arial" w:hAnsi="Arial" w:eastAsia="Arial" w:cs="Arial"/>
                <w:sz w:val="20"/>
                <w:szCs w:val="20"/>
              </w:rPr>
              <w:t>d</w:t>
            </w:r>
            <w:r>
              <w:rPr>
                <w:rFonts w:ascii="Arial" w:hAnsi="Arial" w:eastAsia="Arial" w:cs="Arial"/>
                <w:sz w:val="20"/>
                <w:szCs w:val="20"/>
              </w:rPr>
              <w:t>esign</w:t>
            </w:r>
          </w:p>
        </w:tc>
        <w:tc>
          <w:tcPr>
            <w:tcW w:w="1186" w:type="dxa"/>
          </w:tcPr>
          <w:p w:rsidRPr="00F3743C" w:rsidR="00C7579B" w:rsidRDefault="00C7579B" w14:paraId="528ACA69" w14:textId="77777777">
            <w:pPr>
              <w:rPr>
                <w:rFonts w:ascii="Aptos" w:hAnsi="Aptos" w:eastAsia="Aptos" w:cs="Aptos"/>
              </w:rPr>
            </w:pPr>
          </w:p>
        </w:tc>
        <w:tc>
          <w:tcPr>
            <w:tcW w:w="3990" w:type="dxa"/>
            <w:tcMar>
              <w:left w:w="105" w:type="dxa"/>
              <w:right w:w="105" w:type="dxa"/>
            </w:tcMar>
          </w:tcPr>
          <w:p w:rsidRPr="00616673" w:rsidR="003A4279" w:rsidP="003A4279" w:rsidRDefault="004761A6" w14:paraId="4379BADE" w14:textId="0915D209">
            <w:pPr>
              <w:spacing w:before="60" w:after="60"/>
              <w:rPr>
                <w:rFonts w:asciiTheme="minorHAnsi" w:hAnsiTheme="minorHAnsi"/>
              </w:rPr>
            </w:pPr>
            <w:r>
              <w:rPr>
                <w:rFonts w:eastAsia="Arial" w:cs="Arial" w:asciiTheme="minorHAnsi" w:hAnsiTheme="minorHAnsi"/>
              </w:rPr>
              <w:t>With chunking handled,</w:t>
            </w:r>
            <w:r w:rsidRPr="00616673" w:rsidR="003A4279">
              <w:rPr>
                <w:rFonts w:eastAsia="Arial" w:cs="Arial" w:asciiTheme="minorHAnsi" w:hAnsiTheme="minorHAnsi"/>
              </w:rPr>
              <w:t xml:space="preserve"> let's set up the index </w:t>
            </w:r>
            <w:r w:rsidR="002870AC">
              <w:rPr>
                <w:rFonts w:eastAsia="Arial" w:cs="Arial" w:asciiTheme="minorHAnsi" w:hAnsiTheme="minorHAnsi"/>
              </w:rPr>
              <w:t>fields</w:t>
            </w:r>
            <w:r w:rsidRPr="00616673" w:rsidR="003A4279">
              <w:rPr>
                <w:rFonts w:eastAsia="Arial" w:cs="Arial" w:asciiTheme="minorHAnsi" w:hAnsiTheme="minorHAnsi"/>
              </w:rPr>
              <w:t>. There are four types of fields to think about for a RAG index.</w:t>
            </w:r>
          </w:p>
          <w:p w:rsidRPr="00616673" w:rsidR="003A4279" w:rsidP="003A4279" w:rsidRDefault="003A4279" w14:paraId="3002A759" w14:textId="77777777">
            <w:pPr>
              <w:spacing w:before="60" w:after="60"/>
              <w:rPr>
                <w:rFonts w:eastAsia="Arial" w:cs="Arial" w:asciiTheme="minorHAnsi" w:hAnsiTheme="minorHAnsi"/>
              </w:rPr>
            </w:pPr>
          </w:p>
          <w:p w:rsidRPr="00616673" w:rsidR="003A4279" w:rsidP="003A4279" w:rsidRDefault="003A4279" w14:paraId="70DACCDB" w14:textId="77777777">
            <w:pPr>
              <w:spacing w:before="60" w:after="60"/>
              <w:rPr>
                <w:rFonts w:eastAsia="Arial" w:cs="Arial" w:asciiTheme="minorHAnsi" w:hAnsiTheme="minorHAnsi"/>
              </w:rPr>
            </w:pPr>
            <w:r w:rsidRPr="00616673">
              <w:rPr>
                <w:rFonts w:eastAsia="Arial" w:cs="Arial" w:asciiTheme="minorHAnsi" w:hAnsiTheme="minorHAnsi"/>
              </w:rPr>
              <w:t xml:space="preserve">Text fields for full-text search like content, title, and author. These are BM25-searchable. </w:t>
            </w:r>
          </w:p>
          <w:p w:rsidRPr="00616673" w:rsidR="003A4279" w:rsidP="003A4279" w:rsidRDefault="003A4279" w14:paraId="14F1F15C" w14:textId="77777777">
            <w:pPr>
              <w:spacing w:before="60" w:after="60"/>
              <w:rPr>
                <w:rFonts w:eastAsia="Arial" w:cs="Arial" w:asciiTheme="minorHAnsi" w:hAnsiTheme="minorHAnsi"/>
              </w:rPr>
            </w:pPr>
          </w:p>
          <w:p w:rsidRPr="00616673" w:rsidR="003A4279" w:rsidP="003A4279" w:rsidRDefault="003A4279" w14:paraId="20C51D62" w14:textId="77777777">
            <w:pPr>
              <w:spacing w:before="60" w:after="60"/>
              <w:rPr>
                <w:rFonts w:eastAsia="Arial" w:cs="Arial" w:asciiTheme="minorHAnsi" w:hAnsiTheme="minorHAnsi"/>
              </w:rPr>
            </w:pPr>
            <w:r w:rsidRPr="00616673">
              <w:rPr>
                <w:rFonts w:eastAsia="Arial" w:cs="Arial" w:asciiTheme="minorHAnsi" w:hAnsiTheme="minorHAnsi"/>
              </w:rPr>
              <w:t xml:space="preserve">Metadata fields for filtering might be genre, price, rating, publication_year, and in_stock. </w:t>
            </w:r>
          </w:p>
          <w:p w:rsidRPr="00616673" w:rsidR="003A4279" w:rsidP="003A4279" w:rsidRDefault="003A4279" w14:paraId="4504EC9A" w14:textId="77777777">
            <w:pPr>
              <w:spacing w:before="60" w:after="60"/>
              <w:rPr>
                <w:rFonts w:eastAsia="Arial" w:cs="Arial" w:asciiTheme="minorHAnsi" w:hAnsiTheme="minorHAnsi"/>
              </w:rPr>
            </w:pPr>
          </w:p>
          <w:p w:rsidRPr="00616673" w:rsidR="003A4279" w:rsidP="003A4279" w:rsidRDefault="003A4279" w14:paraId="68F5AC08" w14:textId="77777777">
            <w:pPr>
              <w:spacing w:before="60" w:after="60"/>
              <w:rPr>
                <w:rFonts w:asciiTheme="minorHAnsi" w:hAnsiTheme="minorHAnsi"/>
              </w:rPr>
            </w:pPr>
            <w:r w:rsidRPr="00616673">
              <w:rPr>
                <w:rFonts w:eastAsia="Arial" w:cs="Arial" w:asciiTheme="minorHAnsi" w:hAnsiTheme="minorHAnsi"/>
              </w:rPr>
              <w:t>Vector fields are for semantic similarity. we need a knn_vector field for our embeddings as well as a ‘chunks’ field to store the chunked text alongside the original, using the nested type.</w:t>
            </w:r>
          </w:p>
          <w:p w:rsidRPr="00A8408A" w:rsidR="003A4279" w:rsidP="003A4279" w:rsidRDefault="003A4279" w14:paraId="33D591D0" w14:textId="77777777">
            <w:pPr>
              <w:spacing w:before="60" w:after="60"/>
              <w:rPr>
                <w:rFonts w:eastAsia="Arial" w:cs="Arial" w:asciiTheme="minorHAnsi" w:hAnsiTheme="minorHAnsi"/>
              </w:rPr>
            </w:pPr>
          </w:p>
          <w:p w:rsidRPr="00A8408A" w:rsidR="003A4279" w:rsidP="003A4279" w:rsidRDefault="003A4279" w14:paraId="2347A96A" w14:textId="77777777">
            <w:pPr>
              <w:spacing w:before="60" w:after="60"/>
              <w:rPr>
                <w:rFonts w:asciiTheme="minorHAnsi" w:hAnsiTheme="minorHAnsi"/>
              </w:rPr>
            </w:pPr>
            <w:r w:rsidRPr="00A8408A">
              <w:rPr>
                <w:rFonts w:eastAsia="Arial" w:cs="Arial" w:asciiTheme="minorHAnsi" w:hAnsiTheme="minorHAnsi"/>
              </w:rPr>
              <w:t>Here's the index creation. We're setting it up with our chunking pipeline as the default, and mapping all four field categories correctly:</w:t>
            </w:r>
          </w:p>
          <w:p w:rsidRPr="00616673" w:rsidR="003A4279" w:rsidP="003A4279" w:rsidRDefault="003A4279" w14:paraId="0F3AFA9D" w14:textId="77777777">
            <w:pPr>
              <w:rPr>
                <w:rFonts w:ascii="Aptos" w:hAnsi="Aptos" w:eastAsia="Aptos" w:cs="Aptos"/>
              </w:rPr>
            </w:pPr>
          </w:p>
          <w:p w:rsidRPr="00616673" w:rsidR="003A4279" w:rsidP="003A4279" w:rsidRDefault="003A4279" w14:paraId="64AD07DD" w14:textId="77777777">
            <w:pPr>
              <w:rPr>
                <w:rFonts w:ascii="Aptos" w:hAnsi="Aptos" w:eastAsia="Aptos" w:cs="Aptos"/>
              </w:rPr>
            </w:pPr>
          </w:p>
          <w:p w:rsidRPr="00616673" w:rsidR="003A4279" w:rsidP="003A4279" w:rsidRDefault="003A4279" w14:paraId="5D139747" w14:textId="77777777">
            <w:pPr>
              <w:rPr>
                <w:rFonts w:ascii="Aptos" w:hAnsi="Aptos" w:eastAsia="Aptos" w:cs="Aptos"/>
              </w:rPr>
            </w:pPr>
          </w:p>
          <w:p w:rsidRPr="00616673" w:rsidR="003A4279" w:rsidP="003A4279" w:rsidRDefault="003A4279" w14:paraId="539F7182" w14:textId="77777777">
            <w:pPr>
              <w:rPr>
                <w:rFonts w:ascii="Aptos" w:hAnsi="Aptos" w:eastAsia="Aptos" w:cs="Aptos"/>
              </w:rPr>
            </w:pPr>
          </w:p>
          <w:p w:rsidRPr="00616673" w:rsidR="003A4279" w:rsidP="003A4279" w:rsidRDefault="003A4279" w14:paraId="26D26597" w14:textId="77777777">
            <w:pPr>
              <w:rPr>
                <w:rFonts w:ascii="Aptos" w:hAnsi="Aptos" w:eastAsia="Aptos" w:cs="Aptos"/>
              </w:rPr>
            </w:pPr>
          </w:p>
          <w:p w:rsidRPr="00616673" w:rsidR="003A4279" w:rsidP="003A4279" w:rsidRDefault="003A4279" w14:paraId="709011C4" w14:textId="77777777">
            <w:pPr>
              <w:rPr>
                <w:rFonts w:ascii="Aptos" w:hAnsi="Aptos" w:eastAsia="Aptos" w:cs="Aptos"/>
              </w:rPr>
            </w:pPr>
          </w:p>
          <w:p w:rsidRPr="00616673" w:rsidR="003A4279" w:rsidP="003A4279" w:rsidRDefault="003A4279" w14:paraId="62068A15" w14:textId="77777777">
            <w:pPr>
              <w:rPr>
                <w:rFonts w:ascii="Aptos" w:hAnsi="Aptos" w:eastAsia="Aptos" w:cs="Aptos"/>
              </w:rPr>
            </w:pPr>
          </w:p>
          <w:p w:rsidRPr="00616673" w:rsidR="003A4279" w:rsidP="003A4279" w:rsidRDefault="003A4279" w14:paraId="2FEC2777" w14:textId="77777777">
            <w:pPr>
              <w:rPr>
                <w:rFonts w:ascii="Aptos" w:hAnsi="Aptos" w:eastAsia="Aptos" w:cs="Aptos"/>
              </w:rPr>
            </w:pPr>
          </w:p>
          <w:p w:rsidRPr="00616673" w:rsidR="003A4279" w:rsidP="003A4279" w:rsidRDefault="003A4279" w14:paraId="11B2BFEC" w14:textId="77777777">
            <w:pPr>
              <w:rPr>
                <w:rFonts w:ascii="Aptos" w:hAnsi="Aptos" w:eastAsia="Aptos" w:cs="Aptos"/>
              </w:rPr>
            </w:pPr>
          </w:p>
          <w:p w:rsidRPr="00616673" w:rsidR="003A4279" w:rsidP="003A4279" w:rsidRDefault="003A4279" w14:paraId="11798359" w14:textId="77777777">
            <w:pPr>
              <w:rPr>
                <w:rFonts w:ascii="Aptos" w:hAnsi="Aptos" w:eastAsia="Aptos" w:cs="Aptos"/>
              </w:rPr>
            </w:pPr>
          </w:p>
          <w:p w:rsidRPr="00616673" w:rsidR="003A4279" w:rsidP="003A4279" w:rsidRDefault="003A4279" w14:paraId="7DB0B329" w14:textId="77777777">
            <w:pPr>
              <w:rPr>
                <w:rFonts w:ascii="Aptos" w:hAnsi="Aptos" w:eastAsia="Aptos" w:cs="Aptos"/>
              </w:rPr>
            </w:pPr>
          </w:p>
          <w:p w:rsidRPr="00616673" w:rsidR="003A4279" w:rsidP="003A4279" w:rsidRDefault="003A4279" w14:paraId="7ED6372F" w14:textId="77777777">
            <w:pPr>
              <w:rPr>
                <w:rFonts w:ascii="Aptos" w:hAnsi="Aptos" w:eastAsia="Aptos" w:cs="Aptos"/>
              </w:rPr>
            </w:pPr>
          </w:p>
          <w:p w:rsidRPr="00616673" w:rsidR="003A4279" w:rsidP="003A4279" w:rsidRDefault="003A4279" w14:paraId="7B0FF9AF" w14:textId="77777777">
            <w:pPr>
              <w:rPr>
                <w:rFonts w:ascii="Aptos" w:hAnsi="Aptos" w:eastAsia="Aptos" w:cs="Aptos"/>
              </w:rPr>
            </w:pPr>
          </w:p>
          <w:p w:rsidRPr="00616673" w:rsidR="003A4279" w:rsidP="003A4279" w:rsidRDefault="003A4279" w14:paraId="2EEAB945" w14:textId="77777777">
            <w:pPr>
              <w:rPr>
                <w:rFonts w:ascii="Aptos" w:hAnsi="Aptos" w:eastAsia="Aptos" w:cs="Aptos"/>
              </w:rPr>
            </w:pPr>
          </w:p>
          <w:p w:rsidRPr="00616673" w:rsidR="003A4279" w:rsidP="003A4279" w:rsidRDefault="003A4279" w14:paraId="7DD247EE" w14:textId="77777777">
            <w:pPr>
              <w:rPr>
                <w:rFonts w:ascii="Aptos" w:hAnsi="Aptos" w:eastAsia="Aptos" w:cs="Aptos"/>
              </w:rPr>
            </w:pPr>
          </w:p>
          <w:p w:rsidRPr="00616673" w:rsidR="003A4279" w:rsidP="003A4279" w:rsidRDefault="003A4279" w14:paraId="071E7AB0" w14:textId="77777777">
            <w:pPr>
              <w:rPr>
                <w:rFonts w:ascii="Aptos" w:hAnsi="Aptos" w:eastAsia="Aptos" w:cs="Aptos"/>
              </w:rPr>
            </w:pPr>
          </w:p>
          <w:p w:rsidRPr="00616673" w:rsidR="003A4279" w:rsidP="003A4279" w:rsidRDefault="003A4279" w14:paraId="375563C4" w14:textId="77777777">
            <w:pPr>
              <w:rPr>
                <w:rFonts w:ascii="Aptos" w:hAnsi="Aptos" w:eastAsia="Aptos" w:cs="Aptos"/>
              </w:rPr>
            </w:pPr>
          </w:p>
          <w:p w:rsidRPr="00616673" w:rsidR="003A4279" w:rsidP="003A4279" w:rsidRDefault="003A4279" w14:paraId="61E12806" w14:textId="77777777">
            <w:pPr>
              <w:rPr>
                <w:rFonts w:ascii="Aptos" w:hAnsi="Aptos" w:eastAsia="Aptos" w:cs="Aptos"/>
              </w:rPr>
            </w:pPr>
          </w:p>
          <w:p w:rsidRPr="00616673" w:rsidR="003A4279" w:rsidP="003A4279" w:rsidRDefault="003A4279" w14:paraId="15C95582" w14:textId="77777777">
            <w:pPr>
              <w:rPr>
                <w:rFonts w:ascii="Aptos" w:hAnsi="Aptos" w:eastAsia="Aptos" w:cs="Aptos"/>
              </w:rPr>
            </w:pPr>
          </w:p>
          <w:p w:rsidRPr="00616673" w:rsidR="003A4279" w:rsidP="003A4279" w:rsidRDefault="003A4279" w14:paraId="67E22235" w14:textId="77777777">
            <w:pPr>
              <w:rPr>
                <w:rFonts w:ascii="Aptos" w:hAnsi="Aptos" w:eastAsia="Aptos" w:cs="Aptos"/>
              </w:rPr>
            </w:pPr>
          </w:p>
          <w:p w:rsidRPr="00616673" w:rsidR="003A4279" w:rsidP="003A4279" w:rsidRDefault="003A4279" w14:paraId="69473E1E" w14:textId="77777777">
            <w:pPr>
              <w:rPr>
                <w:rFonts w:ascii="Aptos" w:hAnsi="Aptos" w:eastAsia="Aptos" w:cs="Aptos"/>
              </w:rPr>
            </w:pPr>
          </w:p>
          <w:p w:rsidRPr="00616673" w:rsidR="003A4279" w:rsidP="003A4279" w:rsidRDefault="003A4279" w14:paraId="6D26F031" w14:textId="77777777">
            <w:pPr>
              <w:rPr>
                <w:rFonts w:ascii="Aptos" w:hAnsi="Aptos" w:eastAsia="Aptos" w:cs="Aptos"/>
              </w:rPr>
            </w:pPr>
          </w:p>
          <w:p w:rsidRPr="00616673" w:rsidR="003A4279" w:rsidP="003A4279" w:rsidRDefault="003A4279" w14:paraId="09D98C34" w14:textId="77777777">
            <w:pPr>
              <w:rPr>
                <w:rFonts w:ascii="Aptos" w:hAnsi="Aptos" w:eastAsia="Aptos" w:cs="Aptos"/>
              </w:rPr>
            </w:pPr>
          </w:p>
          <w:p w:rsidRPr="00616673" w:rsidR="003A4279" w:rsidP="003A4279" w:rsidRDefault="003A4279" w14:paraId="79E458DD" w14:textId="77777777">
            <w:pPr>
              <w:rPr>
                <w:rFonts w:ascii="Aptos" w:hAnsi="Aptos" w:eastAsia="Aptos" w:cs="Aptos"/>
              </w:rPr>
            </w:pPr>
          </w:p>
          <w:p w:rsidRPr="00616673" w:rsidR="003A4279" w:rsidP="003A4279" w:rsidRDefault="003A4279" w14:paraId="48321C68" w14:textId="77777777">
            <w:pPr>
              <w:rPr>
                <w:rFonts w:ascii="Aptos" w:hAnsi="Aptos" w:eastAsia="Aptos" w:cs="Aptos"/>
              </w:rPr>
            </w:pPr>
          </w:p>
          <w:p w:rsidRPr="00616673" w:rsidR="003A4279" w:rsidP="003A4279" w:rsidRDefault="003A4279" w14:paraId="4578A0DE" w14:textId="77777777">
            <w:pPr>
              <w:rPr>
                <w:rFonts w:ascii="Aptos" w:hAnsi="Aptos" w:eastAsia="Aptos" w:cs="Aptos"/>
              </w:rPr>
            </w:pPr>
          </w:p>
          <w:p w:rsidRPr="00616673" w:rsidR="003A4279" w:rsidP="003A4279" w:rsidRDefault="003A4279" w14:paraId="3FC02B62" w14:textId="77777777">
            <w:pPr>
              <w:rPr>
                <w:rFonts w:ascii="Aptos" w:hAnsi="Aptos" w:eastAsia="Aptos" w:cs="Aptos"/>
              </w:rPr>
            </w:pPr>
          </w:p>
          <w:p w:rsidRPr="00616673" w:rsidR="003A4279" w:rsidP="003A4279" w:rsidRDefault="003A4279" w14:paraId="4A4D140F" w14:textId="77777777">
            <w:pPr>
              <w:rPr>
                <w:rFonts w:ascii="Aptos" w:hAnsi="Aptos" w:eastAsia="Aptos" w:cs="Aptos"/>
              </w:rPr>
            </w:pPr>
          </w:p>
          <w:p w:rsidRPr="00616673" w:rsidR="003A4279" w:rsidP="003A4279" w:rsidRDefault="003A4279" w14:paraId="0A076BE7" w14:textId="77777777">
            <w:pPr>
              <w:rPr>
                <w:rFonts w:ascii="Aptos" w:hAnsi="Aptos" w:eastAsia="Aptos" w:cs="Aptos"/>
              </w:rPr>
            </w:pPr>
          </w:p>
          <w:p w:rsidRPr="00616673" w:rsidR="003A4279" w:rsidP="003A4279" w:rsidRDefault="003A4279" w14:paraId="59C33856" w14:textId="77777777">
            <w:pPr>
              <w:rPr>
                <w:rFonts w:ascii="Aptos" w:hAnsi="Aptos" w:eastAsia="Aptos" w:cs="Aptos"/>
              </w:rPr>
            </w:pPr>
          </w:p>
          <w:p w:rsidRPr="00616673" w:rsidR="003A4279" w:rsidP="003A4279" w:rsidRDefault="003A4279" w14:paraId="315516A8" w14:textId="77777777">
            <w:pPr>
              <w:rPr>
                <w:rFonts w:ascii="Aptos" w:hAnsi="Aptos" w:eastAsia="Aptos" w:cs="Aptos"/>
              </w:rPr>
            </w:pPr>
          </w:p>
          <w:p w:rsidRPr="00616673" w:rsidR="003A4279" w:rsidP="003A4279" w:rsidRDefault="003A4279" w14:paraId="2852F596" w14:textId="77777777">
            <w:pPr>
              <w:rPr>
                <w:rFonts w:ascii="Aptos" w:hAnsi="Aptos" w:eastAsia="Aptos" w:cs="Aptos"/>
              </w:rPr>
            </w:pPr>
          </w:p>
          <w:p w:rsidRPr="00616673" w:rsidR="003A4279" w:rsidP="003A4279" w:rsidRDefault="003A4279" w14:paraId="11A44B12" w14:textId="77777777">
            <w:pPr>
              <w:rPr>
                <w:rFonts w:ascii="Aptos" w:hAnsi="Aptos" w:eastAsia="Aptos" w:cs="Aptos"/>
              </w:rPr>
            </w:pPr>
          </w:p>
          <w:p w:rsidRPr="00616673" w:rsidR="003A4279" w:rsidP="003A4279" w:rsidRDefault="003A4279" w14:paraId="66E0A144" w14:textId="77777777">
            <w:pPr>
              <w:rPr>
                <w:rFonts w:ascii="Aptos" w:hAnsi="Aptos" w:eastAsia="Aptos" w:cs="Aptos"/>
              </w:rPr>
            </w:pPr>
          </w:p>
          <w:p w:rsidRPr="00616673" w:rsidR="003A4279" w:rsidP="003A4279" w:rsidRDefault="003A4279" w14:paraId="5297A297" w14:textId="77777777">
            <w:pPr>
              <w:rPr>
                <w:rFonts w:ascii="Aptos" w:hAnsi="Aptos" w:eastAsia="Aptos" w:cs="Aptos"/>
              </w:rPr>
            </w:pPr>
          </w:p>
          <w:p w:rsidRPr="00616673" w:rsidR="003A4279" w:rsidP="003A4279" w:rsidRDefault="003A4279" w14:paraId="1E45627C" w14:textId="77777777">
            <w:pPr>
              <w:rPr>
                <w:rFonts w:ascii="Aptos" w:hAnsi="Aptos" w:eastAsia="Aptos" w:cs="Aptos"/>
              </w:rPr>
            </w:pPr>
          </w:p>
          <w:p w:rsidRPr="00616673" w:rsidR="003A4279" w:rsidP="003A4279" w:rsidRDefault="003A4279" w14:paraId="38C0B961" w14:textId="77777777">
            <w:pPr>
              <w:rPr>
                <w:rFonts w:ascii="Aptos" w:hAnsi="Aptos" w:eastAsia="Aptos" w:cs="Aptos"/>
              </w:rPr>
            </w:pPr>
          </w:p>
          <w:p w:rsidRPr="00B853AD" w:rsidR="003A4279" w:rsidP="003A4279" w:rsidRDefault="003A4279" w14:paraId="54948DA9" w14:textId="77777777">
            <w:pPr>
              <w:spacing w:before="60" w:after="60"/>
              <w:rPr>
                <w:rFonts w:ascii="Arial" w:hAnsi="Arial" w:eastAsia="Arial" w:cs="Arial"/>
                <w:color w:val="111111"/>
              </w:rPr>
            </w:pPr>
            <w:r w:rsidRPr="00B853AD">
              <w:rPr>
                <w:rFonts w:ascii="Arial" w:hAnsi="Arial" w:eastAsia="Arial" w:cs="Arial"/>
                <w:color w:val="111111"/>
              </w:rPr>
              <w:t xml:space="preserve">Here’s a few things to notice. The content_chunks field is 'nested'. This is required when you store chunked text with its embeddings inside a document. </w:t>
            </w:r>
          </w:p>
          <w:p w:rsidRPr="00B853AD" w:rsidR="003A4279" w:rsidP="003A4279" w:rsidRDefault="003A4279" w14:paraId="620B7AE9" w14:textId="77777777">
            <w:pPr>
              <w:spacing w:before="60" w:after="60"/>
              <w:rPr>
                <w:rFonts w:ascii="Arial" w:hAnsi="Arial" w:eastAsia="Arial" w:cs="Arial"/>
                <w:color w:val="111111"/>
              </w:rPr>
            </w:pPr>
            <w:r w:rsidRPr="00B853AD">
              <w:rPr>
                <w:rFonts w:ascii="Arial" w:hAnsi="Arial" w:eastAsia="Arial" w:cs="Arial"/>
                <w:color w:val="111111"/>
              </w:rPr>
              <w:t>The ‘knn: true’ setting in index settings enables vector search. And we're using 'keyword' type for genre rather than 'text'. That's because we're filtering by exact genre values, not doing full-text search on the genre name.</w:t>
            </w:r>
          </w:p>
          <w:p w:rsidRPr="00616673" w:rsidR="003A4279" w:rsidP="003A4279" w:rsidRDefault="003A4279" w14:paraId="6D7739C6" w14:textId="77777777">
            <w:pPr>
              <w:spacing w:before="60" w:after="60"/>
            </w:pPr>
          </w:p>
          <w:p w:rsidRPr="00616673" w:rsidR="00C7579B" w:rsidRDefault="003A4279" w14:paraId="318411AF" w14:textId="11F047CF">
            <w:pPr>
              <w:rPr>
                <w:rFonts w:ascii="Aptos" w:hAnsi="Aptos" w:eastAsia="Aptos" w:cs="Aptos"/>
              </w:rPr>
            </w:pPr>
            <w:r w:rsidRPr="00B853AD">
              <w:rPr>
                <w:rFonts w:ascii="Arial" w:hAnsi="Arial" w:eastAsia="Arial" w:cs="Arial"/>
                <w:color w:val="111111"/>
              </w:rPr>
              <w:t>We're also setting the refresh_interval to 30 seconds from the start. We'll revisit that setting in a minute.</w:t>
            </w:r>
          </w:p>
        </w:tc>
        <w:tc>
          <w:tcPr>
            <w:tcW w:w="2970" w:type="dxa"/>
            <w:tcMar>
              <w:left w:w="105" w:type="dxa"/>
              <w:right w:w="105" w:type="dxa"/>
            </w:tcMar>
          </w:tcPr>
          <w:p w:rsidR="003A4279" w:rsidP="003A4279" w:rsidRDefault="003A4279" w14:paraId="49FF92CF" w14:textId="77777777">
            <w:pPr>
              <w:rPr>
                <w:rFonts w:ascii="Aptos" w:hAnsi="Aptos" w:eastAsia="Aptos" w:cs="Aptos"/>
              </w:rPr>
            </w:pPr>
          </w:p>
          <w:p w:rsidR="003A4279" w:rsidP="003A4279" w:rsidRDefault="003A4279" w14:paraId="6CAFFB65" w14:textId="77777777">
            <w:pPr>
              <w:rPr>
                <w:rFonts w:ascii="Aptos" w:hAnsi="Aptos" w:eastAsia="Aptos" w:cs="Aptos"/>
              </w:rPr>
            </w:pPr>
          </w:p>
          <w:p w:rsidR="003A4279" w:rsidP="003A4279" w:rsidRDefault="003A4279" w14:paraId="364C369F" w14:textId="77777777">
            <w:pPr>
              <w:rPr>
                <w:rFonts w:ascii="Aptos" w:hAnsi="Aptos" w:eastAsia="Aptos" w:cs="Aptos"/>
              </w:rPr>
            </w:pPr>
          </w:p>
          <w:p w:rsidR="003A4279" w:rsidP="003A4279" w:rsidRDefault="0028562F" w14:paraId="24D83F04" w14:textId="01DD3F32">
            <w:pPr>
              <w:rPr>
                <w:rFonts w:ascii="Aptos" w:hAnsi="Aptos" w:eastAsia="Aptos" w:cs="Aptos"/>
              </w:rPr>
            </w:pPr>
            <w:r>
              <w:rPr>
                <w:rFonts w:ascii="Aptos" w:hAnsi="Aptos" w:eastAsia="Aptos" w:cs="Aptos"/>
              </w:rPr>
              <w:t xml:space="preserve">On screen text: </w:t>
            </w:r>
          </w:p>
          <w:p w:rsidR="003A4279" w:rsidP="003A4279" w:rsidRDefault="003A4279" w14:paraId="16F63A59" w14:textId="77777777">
            <w:pPr>
              <w:rPr>
                <w:rFonts w:ascii="Aptos" w:hAnsi="Aptos" w:eastAsia="Aptos" w:cs="Aptos"/>
              </w:rPr>
            </w:pPr>
          </w:p>
          <w:p w:rsidR="00F55B9E" w:rsidP="00F55B9E" w:rsidRDefault="00F55B9E" w14:paraId="238CD0D9" w14:textId="77777777">
            <w:pPr>
              <w:rPr>
                <w:rFonts w:ascii="Aptos" w:hAnsi="Aptos" w:eastAsia="Aptos" w:cs="Aptos"/>
              </w:rPr>
            </w:pPr>
            <w:r w:rsidRPr="00F579FC">
              <w:rPr>
                <w:rFonts w:ascii="Aptos" w:hAnsi="Aptos" w:eastAsia="Aptos" w:cs="Aptos"/>
                <w:b/>
              </w:rPr>
              <w:t>Text fields:</w:t>
            </w:r>
            <w:r w:rsidRPr="00F55B9E">
              <w:rPr>
                <w:rFonts w:ascii="Aptos" w:hAnsi="Aptos" w:eastAsia="Aptos" w:cs="Aptos"/>
              </w:rPr>
              <w:t xml:space="preserve"> For full-text search (content, title).</w:t>
            </w:r>
          </w:p>
          <w:p w:rsidR="00F55B9E" w:rsidP="00F55B9E" w:rsidRDefault="00F55B9E" w14:paraId="19E1B2CC" w14:textId="77777777">
            <w:pPr>
              <w:rPr>
                <w:rFonts w:ascii="Aptos" w:hAnsi="Aptos" w:eastAsia="Aptos" w:cs="Aptos"/>
              </w:rPr>
            </w:pPr>
          </w:p>
          <w:p w:rsidR="00F55B9E" w:rsidP="00F55B9E" w:rsidRDefault="00F55B9E" w14:paraId="1A24D832" w14:textId="77777777">
            <w:pPr>
              <w:rPr>
                <w:rFonts w:ascii="Aptos" w:hAnsi="Aptos" w:eastAsia="Aptos" w:cs="Aptos"/>
              </w:rPr>
            </w:pPr>
          </w:p>
          <w:p w:rsidRPr="00F55B9E" w:rsidR="00F55B9E" w:rsidP="00F55B9E" w:rsidRDefault="00F55B9E" w14:paraId="088DE53E" w14:textId="77777777">
            <w:pPr>
              <w:rPr>
                <w:rFonts w:ascii="Aptos" w:hAnsi="Aptos" w:eastAsia="Aptos" w:cs="Aptos"/>
              </w:rPr>
            </w:pPr>
          </w:p>
          <w:p w:rsidR="00F55B9E" w:rsidP="00F55B9E" w:rsidRDefault="00F55B9E" w14:paraId="6C34CFCC" w14:textId="77777777">
            <w:pPr>
              <w:rPr>
                <w:rFonts w:ascii="Aptos" w:hAnsi="Aptos" w:eastAsia="Aptos" w:cs="Aptos"/>
              </w:rPr>
            </w:pPr>
            <w:r w:rsidRPr="00F579FC">
              <w:rPr>
                <w:rFonts w:ascii="Aptos" w:hAnsi="Aptos" w:eastAsia="Aptos" w:cs="Aptos"/>
                <w:b/>
              </w:rPr>
              <w:t>Metadata fields</w:t>
            </w:r>
            <w:r w:rsidRPr="00F55B9E">
              <w:rPr>
                <w:rFonts w:ascii="Aptos" w:hAnsi="Aptos" w:eastAsia="Aptos" w:cs="Aptos"/>
              </w:rPr>
              <w:t>: For filtering (genre, price, rating).</w:t>
            </w:r>
          </w:p>
          <w:p w:rsidRPr="00F55B9E" w:rsidR="00F55B9E" w:rsidP="00F55B9E" w:rsidRDefault="00F55B9E" w14:paraId="3D773D6A" w14:textId="77777777">
            <w:pPr>
              <w:rPr>
                <w:rFonts w:ascii="Aptos" w:hAnsi="Aptos" w:eastAsia="Aptos" w:cs="Aptos"/>
              </w:rPr>
            </w:pPr>
          </w:p>
          <w:p w:rsidR="00F55B9E" w:rsidP="00F55B9E" w:rsidRDefault="00F55B9E" w14:paraId="4114C370" w14:textId="77777777">
            <w:pPr>
              <w:rPr>
                <w:rFonts w:ascii="Aptos" w:hAnsi="Aptos" w:eastAsia="Aptos" w:cs="Aptos"/>
              </w:rPr>
            </w:pPr>
            <w:r w:rsidRPr="00F579FC">
              <w:rPr>
                <w:rFonts w:ascii="Aptos" w:hAnsi="Aptos" w:eastAsia="Aptos" w:cs="Aptos"/>
                <w:b/>
              </w:rPr>
              <w:t>Vector fields:</w:t>
            </w:r>
            <w:r w:rsidRPr="00F55B9E">
              <w:rPr>
                <w:rFonts w:ascii="Aptos" w:hAnsi="Aptos" w:eastAsia="Aptos" w:cs="Aptos"/>
              </w:rPr>
              <w:t xml:space="preserve"> For semantic similarity (knn_vector).</w:t>
            </w:r>
          </w:p>
          <w:p w:rsidRPr="00F55B9E" w:rsidR="00F55B9E" w:rsidP="00F55B9E" w:rsidRDefault="00F55B9E" w14:paraId="3C7AEA5C" w14:textId="77777777">
            <w:pPr>
              <w:rPr>
                <w:rFonts w:ascii="Aptos" w:hAnsi="Aptos" w:eastAsia="Aptos" w:cs="Aptos"/>
              </w:rPr>
            </w:pPr>
          </w:p>
          <w:p w:rsidR="003A4279" w:rsidP="00F55B9E" w:rsidRDefault="00F55B9E" w14:paraId="7F291D27" w14:textId="549A82F7">
            <w:pPr>
              <w:rPr>
                <w:rFonts w:ascii="Aptos" w:hAnsi="Aptos" w:eastAsia="Aptos" w:cs="Aptos"/>
              </w:rPr>
            </w:pPr>
            <w:r w:rsidRPr="00A8408A">
              <w:rPr>
                <w:rFonts w:ascii="Aptos" w:hAnsi="Aptos" w:eastAsia="Aptos" w:cs="Aptos"/>
                <w:b/>
                <w:bCs/>
              </w:rPr>
              <w:t>Chunks field:</w:t>
            </w:r>
            <w:r w:rsidRPr="00F55B9E">
              <w:rPr>
                <w:rFonts w:ascii="Aptos" w:hAnsi="Aptos" w:eastAsia="Aptos" w:cs="Aptos"/>
              </w:rPr>
              <w:t xml:space="preserve"> To store the chunked text, using the nested type.</w:t>
            </w:r>
          </w:p>
          <w:p w:rsidR="003A4279" w:rsidP="003A4279" w:rsidRDefault="003A4279" w14:paraId="6750638B" w14:textId="77777777">
            <w:pPr>
              <w:rPr>
                <w:rFonts w:ascii="Aptos" w:hAnsi="Aptos" w:eastAsia="Aptos" w:cs="Aptos"/>
              </w:rPr>
            </w:pPr>
          </w:p>
          <w:p w:rsidR="003A4279" w:rsidP="003A4279" w:rsidRDefault="003A4279" w14:paraId="31B1C05C" w14:textId="63775941">
            <w:pPr>
              <w:rPr>
                <w:rFonts w:ascii="Aptos" w:hAnsi="Aptos" w:eastAsia="Aptos" w:cs="Aptos"/>
              </w:rPr>
            </w:pPr>
          </w:p>
          <w:p w:rsidRPr="00412C49" w:rsidR="003A4279" w:rsidP="003A4279" w:rsidRDefault="003A4279" w14:paraId="0B2D52A1" w14:textId="77777777">
            <w:pPr>
              <w:rPr>
                <w:rFonts w:ascii="Aptos" w:hAnsi="Aptos" w:eastAsia="Aptos" w:cs="Aptos"/>
              </w:rPr>
            </w:pPr>
            <w:r w:rsidRPr="00412C49">
              <w:rPr>
                <w:rFonts w:ascii="Aptos" w:hAnsi="Aptos" w:eastAsia="Aptos" w:cs="Aptos"/>
              </w:rPr>
              <w:t>PUT /bookstore-rag</w:t>
            </w:r>
          </w:p>
          <w:p w:rsidRPr="00412C49" w:rsidR="003A4279" w:rsidP="003A4279" w:rsidRDefault="003A4279" w14:paraId="64C7AFB8" w14:textId="77777777">
            <w:pPr>
              <w:rPr>
                <w:rFonts w:ascii="Aptos" w:hAnsi="Aptos" w:eastAsia="Aptos" w:cs="Aptos"/>
              </w:rPr>
            </w:pPr>
            <w:r w:rsidRPr="00412C49">
              <w:rPr>
                <w:rFonts w:ascii="Aptos" w:hAnsi="Aptos" w:eastAsia="Aptos" w:cs="Aptos"/>
              </w:rPr>
              <w:t>{</w:t>
            </w:r>
          </w:p>
          <w:p w:rsidRPr="00412C49" w:rsidR="003A4279" w:rsidP="003A4279" w:rsidRDefault="003A4279" w14:paraId="5BAD1FC0" w14:textId="77777777">
            <w:pPr>
              <w:rPr>
                <w:rFonts w:ascii="Aptos" w:hAnsi="Aptos" w:eastAsia="Aptos" w:cs="Aptos"/>
              </w:rPr>
            </w:pPr>
            <w:r w:rsidRPr="00412C49">
              <w:rPr>
                <w:rFonts w:ascii="Aptos" w:hAnsi="Aptos" w:eastAsia="Aptos" w:cs="Aptos"/>
              </w:rPr>
              <w:t xml:space="preserve">  "settings": {</w:t>
            </w:r>
          </w:p>
          <w:p w:rsidRPr="00412C49" w:rsidR="003A4279" w:rsidP="003A4279" w:rsidRDefault="003A4279" w14:paraId="1BA7F6E6" w14:textId="77777777">
            <w:pPr>
              <w:rPr>
                <w:rFonts w:ascii="Aptos" w:hAnsi="Aptos" w:eastAsia="Aptos" w:cs="Aptos"/>
              </w:rPr>
            </w:pPr>
            <w:r w:rsidRPr="00412C49">
              <w:rPr>
                <w:rFonts w:ascii="Aptos" w:hAnsi="Aptos" w:eastAsia="Aptos" w:cs="Aptos"/>
              </w:rPr>
              <w:t xml:space="preserve">    "index": {</w:t>
            </w:r>
          </w:p>
          <w:p w:rsidRPr="00412C49" w:rsidR="003A4279" w:rsidP="003A4279" w:rsidRDefault="003A4279" w14:paraId="15B7897C" w14:textId="77777777">
            <w:pPr>
              <w:rPr>
                <w:rFonts w:ascii="Aptos" w:hAnsi="Aptos" w:eastAsia="Aptos" w:cs="Aptos"/>
              </w:rPr>
            </w:pPr>
            <w:r w:rsidRPr="00412C49">
              <w:rPr>
                <w:rFonts w:ascii="Aptos" w:hAnsi="Aptos" w:eastAsia="Aptos" w:cs="Aptos"/>
              </w:rPr>
              <w:t xml:space="preserve">      "knn": true,</w:t>
            </w:r>
          </w:p>
          <w:p w:rsidRPr="00412C49" w:rsidR="003A4279" w:rsidP="003A4279" w:rsidRDefault="003A4279" w14:paraId="3D2208CD" w14:textId="77777777">
            <w:pPr>
              <w:rPr>
                <w:rFonts w:ascii="Aptos" w:hAnsi="Aptos" w:eastAsia="Aptos" w:cs="Aptos"/>
              </w:rPr>
            </w:pPr>
            <w:r w:rsidRPr="00412C49">
              <w:rPr>
                <w:rFonts w:ascii="Aptos" w:hAnsi="Aptos" w:eastAsia="Aptos" w:cs="Aptos"/>
              </w:rPr>
              <w:t xml:space="preserve">      "default_pipeline": "bookstore-chunking-pipeline",</w:t>
            </w:r>
          </w:p>
          <w:p w:rsidRPr="00412C49" w:rsidR="003A4279" w:rsidP="003A4279" w:rsidRDefault="003A4279" w14:paraId="5DB8877F" w14:textId="77777777">
            <w:pPr>
              <w:rPr>
                <w:rFonts w:ascii="Aptos" w:hAnsi="Aptos" w:eastAsia="Aptos" w:cs="Aptos"/>
              </w:rPr>
            </w:pPr>
            <w:r w:rsidRPr="00412C49">
              <w:rPr>
                <w:rFonts w:ascii="Aptos" w:hAnsi="Aptos" w:eastAsia="Aptos" w:cs="Aptos"/>
              </w:rPr>
              <w:t xml:space="preserve">      "refresh_interval": "30s"</w:t>
            </w:r>
          </w:p>
          <w:p w:rsidRPr="00412C49" w:rsidR="003A4279" w:rsidP="003A4279" w:rsidRDefault="003A4279" w14:paraId="0B3309FA"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40127272"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1EBD42DA" w14:textId="77777777">
            <w:pPr>
              <w:rPr>
                <w:rFonts w:ascii="Aptos" w:hAnsi="Aptos" w:eastAsia="Aptos" w:cs="Aptos"/>
              </w:rPr>
            </w:pPr>
            <w:r w:rsidRPr="00412C49">
              <w:rPr>
                <w:rFonts w:ascii="Aptos" w:hAnsi="Aptos" w:eastAsia="Aptos" w:cs="Aptos"/>
              </w:rPr>
              <w:t xml:space="preserve">  "mappings": {</w:t>
            </w:r>
          </w:p>
          <w:p w:rsidRPr="00412C49" w:rsidR="003A4279" w:rsidP="003A4279" w:rsidRDefault="003A4279" w14:paraId="5DBA6AF4" w14:textId="77777777">
            <w:pPr>
              <w:rPr>
                <w:rFonts w:ascii="Aptos" w:hAnsi="Aptos" w:eastAsia="Aptos" w:cs="Aptos"/>
              </w:rPr>
            </w:pPr>
            <w:r w:rsidRPr="00412C49">
              <w:rPr>
                <w:rFonts w:ascii="Aptos" w:hAnsi="Aptos" w:eastAsia="Aptos" w:cs="Aptos"/>
              </w:rPr>
              <w:t xml:space="preserve">    "properties": {</w:t>
            </w:r>
          </w:p>
          <w:p w:rsidRPr="00412C49" w:rsidR="003A4279" w:rsidP="003A4279" w:rsidRDefault="003A4279" w14:paraId="53A5F09A" w14:textId="77777777">
            <w:pPr>
              <w:rPr>
                <w:rFonts w:ascii="Aptos" w:hAnsi="Aptos" w:eastAsia="Aptos" w:cs="Aptos"/>
              </w:rPr>
            </w:pPr>
            <w:r w:rsidRPr="00412C49">
              <w:rPr>
                <w:rFonts w:ascii="Aptos" w:hAnsi="Aptos" w:eastAsia="Aptos" w:cs="Aptos"/>
              </w:rPr>
              <w:t xml:space="preserve">      "title":   { "type": "text" },</w:t>
            </w:r>
          </w:p>
          <w:p w:rsidRPr="00412C49" w:rsidR="003A4279" w:rsidP="003A4279" w:rsidRDefault="003A4279" w14:paraId="200C153F" w14:textId="77777777">
            <w:pPr>
              <w:rPr>
                <w:rFonts w:ascii="Aptos" w:hAnsi="Aptos" w:eastAsia="Aptos" w:cs="Aptos"/>
              </w:rPr>
            </w:pPr>
            <w:r w:rsidRPr="00412C49">
              <w:rPr>
                <w:rFonts w:ascii="Aptos" w:hAnsi="Aptos" w:eastAsia="Aptos" w:cs="Aptos"/>
              </w:rPr>
              <w:t xml:space="preserve">      "author":  { "type": "text" },</w:t>
            </w:r>
          </w:p>
          <w:p w:rsidRPr="00412C49" w:rsidR="003A4279" w:rsidP="003A4279" w:rsidRDefault="003A4279" w14:paraId="0A97C870" w14:textId="77777777">
            <w:pPr>
              <w:rPr>
                <w:rFonts w:ascii="Aptos" w:hAnsi="Aptos" w:eastAsia="Aptos" w:cs="Aptos"/>
              </w:rPr>
            </w:pPr>
            <w:r w:rsidRPr="00412C49">
              <w:rPr>
                <w:rFonts w:ascii="Aptos" w:hAnsi="Aptos" w:eastAsia="Aptos" w:cs="Aptos"/>
              </w:rPr>
              <w:t xml:space="preserve">      "content": { "type": "text" },</w:t>
            </w:r>
          </w:p>
          <w:p w:rsidRPr="00412C49" w:rsidR="003A4279" w:rsidP="003A4279" w:rsidRDefault="003A4279" w14:paraId="7BF12D27" w14:textId="77777777">
            <w:pPr>
              <w:rPr>
                <w:rFonts w:ascii="Aptos" w:hAnsi="Aptos" w:eastAsia="Aptos" w:cs="Aptos"/>
              </w:rPr>
            </w:pPr>
            <w:r w:rsidRPr="00412C49">
              <w:rPr>
                <w:rFonts w:ascii="Aptos" w:hAnsi="Aptos" w:eastAsia="Aptos" w:cs="Aptos"/>
              </w:rPr>
              <w:t xml:space="preserve">      "content_chunks": {</w:t>
            </w:r>
          </w:p>
          <w:p w:rsidRPr="00412C49" w:rsidR="003A4279" w:rsidP="003A4279" w:rsidRDefault="003A4279" w14:paraId="6E5E2168" w14:textId="77777777">
            <w:pPr>
              <w:rPr>
                <w:rFonts w:ascii="Aptos" w:hAnsi="Aptos" w:eastAsia="Aptos" w:cs="Aptos"/>
              </w:rPr>
            </w:pPr>
            <w:r w:rsidRPr="00412C49">
              <w:rPr>
                <w:rFonts w:ascii="Aptos" w:hAnsi="Aptos" w:eastAsia="Aptos" w:cs="Aptos"/>
              </w:rPr>
              <w:t xml:space="preserve">        "type": "nested",</w:t>
            </w:r>
          </w:p>
          <w:p w:rsidRPr="00412C49" w:rsidR="003A4279" w:rsidP="003A4279" w:rsidRDefault="003A4279" w14:paraId="2C3496BB" w14:textId="77777777">
            <w:pPr>
              <w:rPr>
                <w:rFonts w:ascii="Aptos" w:hAnsi="Aptos" w:eastAsia="Aptos" w:cs="Aptos"/>
              </w:rPr>
            </w:pPr>
            <w:r w:rsidRPr="00412C49">
              <w:rPr>
                <w:rFonts w:ascii="Aptos" w:hAnsi="Aptos" w:eastAsia="Aptos" w:cs="Aptos"/>
              </w:rPr>
              <w:t xml:space="preserve">        "properties": {</w:t>
            </w:r>
          </w:p>
          <w:p w:rsidRPr="00412C49" w:rsidR="003A4279" w:rsidP="003A4279" w:rsidRDefault="003A4279" w14:paraId="788758D3" w14:textId="77777777">
            <w:pPr>
              <w:rPr>
                <w:rFonts w:ascii="Aptos" w:hAnsi="Aptos" w:eastAsia="Aptos" w:cs="Aptos"/>
              </w:rPr>
            </w:pPr>
            <w:r w:rsidRPr="00412C49">
              <w:rPr>
                <w:rFonts w:ascii="Aptos" w:hAnsi="Aptos" w:eastAsia="Aptos" w:cs="Aptos"/>
              </w:rPr>
              <w:t xml:space="preserve">          "text": { "type": "text" },</w:t>
            </w:r>
          </w:p>
          <w:p w:rsidRPr="00412C49" w:rsidR="003A4279" w:rsidP="003A4279" w:rsidRDefault="003A4279" w14:paraId="7B678F22" w14:textId="77777777">
            <w:pPr>
              <w:rPr>
                <w:rFonts w:ascii="Aptos" w:hAnsi="Aptos" w:eastAsia="Aptos" w:cs="Aptos"/>
              </w:rPr>
            </w:pPr>
            <w:r w:rsidRPr="00412C49">
              <w:rPr>
                <w:rFonts w:ascii="Aptos" w:hAnsi="Aptos" w:eastAsia="Aptos" w:cs="Aptos"/>
              </w:rPr>
              <w:t xml:space="preserve">          "chunk_index": { "type": "integer" }</w:t>
            </w:r>
          </w:p>
          <w:p w:rsidRPr="00412C49" w:rsidR="003A4279" w:rsidP="003A4279" w:rsidRDefault="003A4279" w14:paraId="4EEB0E8D"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2A9A1329"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73DDE0DC" w14:textId="77777777">
            <w:pPr>
              <w:rPr>
                <w:rFonts w:ascii="Aptos" w:hAnsi="Aptos" w:eastAsia="Aptos" w:cs="Aptos"/>
              </w:rPr>
            </w:pPr>
            <w:r w:rsidRPr="00412C49">
              <w:rPr>
                <w:rFonts w:ascii="Aptos" w:hAnsi="Aptos" w:eastAsia="Aptos" w:cs="Aptos"/>
              </w:rPr>
              <w:t xml:space="preserve">      "content_embedding": {</w:t>
            </w:r>
          </w:p>
          <w:p w:rsidRPr="00412C49" w:rsidR="003A4279" w:rsidP="003A4279" w:rsidRDefault="003A4279" w14:paraId="22085761" w14:textId="77777777">
            <w:pPr>
              <w:rPr>
                <w:rFonts w:ascii="Aptos" w:hAnsi="Aptos" w:eastAsia="Aptos" w:cs="Aptos"/>
              </w:rPr>
            </w:pPr>
            <w:r w:rsidRPr="00412C49">
              <w:rPr>
                <w:rFonts w:ascii="Aptos" w:hAnsi="Aptos" w:eastAsia="Aptos" w:cs="Aptos"/>
              </w:rPr>
              <w:t xml:space="preserve">        "type": "knn_vector",</w:t>
            </w:r>
          </w:p>
          <w:p w:rsidRPr="00412C49" w:rsidR="003A4279" w:rsidP="003A4279" w:rsidRDefault="003A4279" w14:paraId="350CD6AB" w14:textId="77777777">
            <w:pPr>
              <w:rPr>
                <w:rFonts w:ascii="Aptos" w:hAnsi="Aptos" w:eastAsia="Aptos" w:cs="Aptos"/>
              </w:rPr>
            </w:pPr>
            <w:r w:rsidRPr="00412C49">
              <w:rPr>
                <w:rFonts w:ascii="Aptos" w:hAnsi="Aptos" w:eastAsia="Aptos" w:cs="Aptos"/>
              </w:rPr>
              <w:t xml:space="preserve">        "dimension": 768,</w:t>
            </w:r>
          </w:p>
          <w:p w:rsidRPr="00412C49" w:rsidR="003A4279" w:rsidP="003A4279" w:rsidRDefault="003A4279" w14:paraId="48941AF6" w14:textId="77777777">
            <w:pPr>
              <w:rPr>
                <w:rFonts w:ascii="Aptos" w:hAnsi="Aptos" w:eastAsia="Aptos" w:cs="Aptos"/>
              </w:rPr>
            </w:pPr>
            <w:r w:rsidRPr="00412C49">
              <w:rPr>
                <w:rFonts w:ascii="Aptos" w:hAnsi="Aptos" w:eastAsia="Aptos" w:cs="Aptos"/>
              </w:rPr>
              <w:t xml:space="preserve">        "method": {</w:t>
            </w:r>
          </w:p>
          <w:p w:rsidRPr="00412C49" w:rsidR="003A4279" w:rsidP="003A4279" w:rsidRDefault="003A4279" w14:paraId="74DB3C16" w14:textId="77777777">
            <w:pPr>
              <w:rPr>
                <w:rFonts w:ascii="Aptos" w:hAnsi="Aptos" w:eastAsia="Aptos" w:cs="Aptos"/>
              </w:rPr>
            </w:pPr>
            <w:r w:rsidRPr="00412C49">
              <w:rPr>
                <w:rFonts w:ascii="Aptos" w:hAnsi="Aptos" w:eastAsia="Aptos" w:cs="Aptos"/>
              </w:rPr>
              <w:t xml:space="preserve">          "engine": "faiss",</w:t>
            </w:r>
          </w:p>
          <w:p w:rsidRPr="00412C49" w:rsidR="003A4279" w:rsidP="003A4279" w:rsidRDefault="003A4279" w14:paraId="199D0757" w14:textId="77777777">
            <w:pPr>
              <w:rPr>
                <w:rFonts w:ascii="Aptos" w:hAnsi="Aptos" w:eastAsia="Aptos" w:cs="Aptos"/>
              </w:rPr>
            </w:pPr>
            <w:r w:rsidRPr="00412C49">
              <w:rPr>
                <w:rFonts w:ascii="Aptos" w:hAnsi="Aptos" w:eastAsia="Aptos" w:cs="Aptos"/>
              </w:rPr>
              <w:t xml:space="preserve">          "name": "hnsw",</w:t>
            </w:r>
          </w:p>
          <w:p w:rsidRPr="00412C49" w:rsidR="003A4279" w:rsidP="003A4279" w:rsidRDefault="003A4279" w14:paraId="382F44EF" w14:textId="77777777">
            <w:pPr>
              <w:rPr>
                <w:rFonts w:ascii="Aptos" w:hAnsi="Aptos" w:eastAsia="Aptos" w:cs="Aptos"/>
              </w:rPr>
            </w:pPr>
            <w:r w:rsidRPr="00412C49">
              <w:rPr>
                <w:rFonts w:ascii="Aptos" w:hAnsi="Aptos" w:eastAsia="Aptos" w:cs="Aptos"/>
              </w:rPr>
              <w:t xml:space="preserve">          "parameters": { "m": 16, "ef_construction": 128 }</w:t>
            </w:r>
          </w:p>
          <w:p w:rsidRPr="00412C49" w:rsidR="003A4279" w:rsidP="003A4279" w:rsidRDefault="003A4279" w14:paraId="087464BC"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744946F4"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3A33E37F" w14:textId="77777777">
            <w:pPr>
              <w:rPr>
                <w:rFonts w:ascii="Aptos" w:hAnsi="Aptos" w:eastAsia="Aptos" w:cs="Aptos"/>
              </w:rPr>
            </w:pPr>
            <w:r w:rsidRPr="00412C49">
              <w:rPr>
                <w:rFonts w:ascii="Aptos" w:hAnsi="Aptos" w:eastAsia="Aptos" w:cs="Aptos"/>
              </w:rPr>
              <w:t xml:space="preserve">      "genre":            { "type": "keyword" },</w:t>
            </w:r>
          </w:p>
          <w:p w:rsidRPr="00412C49" w:rsidR="003A4279" w:rsidP="003A4279" w:rsidRDefault="003A4279" w14:paraId="73AB4557" w14:textId="77777777">
            <w:pPr>
              <w:rPr>
                <w:rFonts w:ascii="Aptos" w:hAnsi="Aptos" w:eastAsia="Aptos" w:cs="Aptos"/>
              </w:rPr>
            </w:pPr>
            <w:r w:rsidRPr="00412C49">
              <w:rPr>
                <w:rFonts w:ascii="Aptos" w:hAnsi="Aptos" w:eastAsia="Aptos" w:cs="Aptos"/>
              </w:rPr>
              <w:t xml:space="preserve">      "price":            { "type": "float" },</w:t>
            </w:r>
          </w:p>
          <w:p w:rsidRPr="00412C49" w:rsidR="003A4279" w:rsidP="003A4279" w:rsidRDefault="003A4279" w14:paraId="0C902261" w14:textId="77777777">
            <w:pPr>
              <w:rPr>
                <w:rFonts w:ascii="Aptos" w:hAnsi="Aptos" w:eastAsia="Aptos" w:cs="Aptos"/>
              </w:rPr>
            </w:pPr>
            <w:r w:rsidRPr="00412C49">
              <w:rPr>
                <w:rFonts w:ascii="Aptos" w:hAnsi="Aptos" w:eastAsia="Aptos" w:cs="Aptos"/>
              </w:rPr>
              <w:t xml:space="preserve">      "rating":           { "type": "float" },</w:t>
            </w:r>
          </w:p>
          <w:p w:rsidRPr="00412C49" w:rsidR="003A4279" w:rsidP="003A4279" w:rsidRDefault="003A4279" w14:paraId="10839BD0" w14:textId="77777777">
            <w:pPr>
              <w:rPr>
                <w:rFonts w:ascii="Aptos" w:hAnsi="Aptos" w:eastAsia="Aptos" w:cs="Aptos"/>
              </w:rPr>
            </w:pPr>
            <w:r w:rsidRPr="00412C49">
              <w:rPr>
                <w:rFonts w:ascii="Aptos" w:hAnsi="Aptos" w:eastAsia="Aptos" w:cs="Aptos"/>
              </w:rPr>
              <w:t xml:space="preserve">      "publication_year": { "type": "integer" },</w:t>
            </w:r>
          </w:p>
          <w:p w:rsidRPr="00412C49" w:rsidR="003A4279" w:rsidP="003A4279" w:rsidRDefault="003A4279" w14:paraId="23FD335C" w14:textId="77777777">
            <w:pPr>
              <w:rPr>
                <w:rFonts w:ascii="Aptos" w:hAnsi="Aptos" w:eastAsia="Aptos" w:cs="Aptos"/>
              </w:rPr>
            </w:pPr>
            <w:r w:rsidRPr="00412C49">
              <w:rPr>
                <w:rFonts w:ascii="Aptos" w:hAnsi="Aptos" w:eastAsia="Aptos" w:cs="Aptos"/>
              </w:rPr>
              <w:t xml:space="preserve">      "in_stock":         { "type": "boolean" }</w:t>
            </w:r>
          </w:p>
          <w:p w:rsidRPr="00412C49" w:rsidR="003A4279" w:rsidP="003A4279" w:rsidRDefault="003A4279" w14:paraId="43A81E1F" w14:textId="77777777">
            <w:pPr>
              <w:rPr>
                <w:rFonts w:ascii="Aptos" w:hAnsi="Aptos" w:eastAsia="Aptos" w:cs="Aptos"/>
              </w:rPr>
            </w:pPr>
            <w:r w:rsidRPr="00412C49">
              <w:rPr>
                <w:rFonts w:ascii="Aptos" w:hAnsi="Aptos" w:eastAsia="Aptos" w:cs="Aptos"/>
              </w:rPr>
              <w:t xml:space="preserve">    }</w:t>
            </w:r>
          </w:p>
          <w:p w:rsidRPr="00412C49" w:rsidR="003A4279" w:rsidP="003A4279" w:rsidRDefault="003A4279" w14:paraId="239872F7" w14:textId="77777777">
            <w:pPr>
              <w:rPr>
                <w:rFonts w:ascii="Aptos" w:hAnsi="Aptos" w:eastAsia="Aptos" w:cs="Aptos"/>
              </w:rPr>
            </w:pPr>
            <w:r w:rsidRPr="00412C49">
              <w:rPr>
                <w:rFonts w:ascii="Aptos" w:hAnsi="Aptos" w:eastAsia="Aptos" w:cs="Aptos"/>
              </w:rPr>
              <w:t xml:space="preserve">  }</w:t>
            </w:r>
          </w:p>
          <w:p w:rsidR="003A4279" w:rsidP="003A4279" w:rsidRDefault="003A4279" w14:paraId="2A7F3032" w14:textId="77777777">
            <w:pPr>
              <w:rPr>
                <w:rFonts w:ascii="Aptos" w:hAnsi="Aptos" w:eastAsia="Aptos" w:cs="Aptos"/>
              </w:rPr>
            </w:pPr>
            <w:r w:rsidRPr="00412C49">
              <w:rPr>
                <w:rFonts w:ascii="Aptos" w:hAnsi="Aptos" w:eastAsia="Aptos" w:cs="Aptos"/>
              </w:rPr>
              <w:t>}</w:t>
            </w:r>
          </w:p>
          <w:p w:rsidR="003A4279" w:rsidP="003A4279" w:rsidRDefault="003A4279" w14:paraId="6C68A60F" w14:textId="77777777">
            <w:pPr>
              <w:rPr>
                <w:rFonts w:ascii="Aptos" w:hAnsi="Aptos" w:eastAsia="Aptos" w:cs="Aptos"/>
              </w:rPr>
            </w:pPr>
          </w:p>
          <w:p w:rsidR="003A4279" w:rsidP="003A4279" w:rsidRDefault="003A4279" w14:paraId="05B77AA0" w14:textId="77777777">
            <w:pPr>
              <w:rPr>
                <w:rFonts w:ascii="Aptos" w:hAnsi="Aptos" w:eastAsia="Aptos" w:cs="Aptos"/>
              </w:rPr>
            </w:pPr>
          </w:p>
          <w:p w:rsidR="003A4279" w:rsidP="003A4279" w:rsidRDefault="003A4279" w14:paraId="6AE7F243" w14:textId="77777777">
            <w:pPr>
              <w:rPr>
                <w:rFonts w:ascii="Aptos" w:hAnsi="Aptos" w:eastAsia="Aptos" w:cs="Aptos"/>
              </w:rPr>
            </w:pPr>
          </w:p>
          <w:p w:rsidR="003A4279" w:rsidP="003A4279" w:rsidRDefault="003A4279" w14:paraId="5F45DFA3" w14:textId="77777777">
            <w:pPr>
              <w:rPr>
                <w:rFonts w:ascii="Aptos" w:hAnsi="Aptos" w:eastAsia="Aptos" w:cs="Aptos"/>
              </w:rPr>
            </w:pPr>
          </w:p>
          <w:p w:rsidR="003A4279" w:rsidP="003A4279" w:rsidRDefault="003A4279" w14:paraId="16A14E41" w14:textId="77777777">
            <w:pPr>
              <w:rPr>
                <w:rFonts w:ascii="Aptos" w:hAnsi="Aptos" w:eastAsia="Aptos" w:cs="Aptos"/>
              </w:rPr>
            </w:pPr>
          </w:p>
          <w:p w:rsidR="003A4279" w:rsidP="003A4279" w:rsidRDefault="003A4279" w14:paraId="4543C584" w14:textId="77777777">
            <w:pPr>
              <w:rPr>
                <w:rFonts w:ascii="Aptos" w:hAnsi="Aptos" w:eastAsia="Aptos" w:cs="Aptos"/>
              </w:rPr>
            </w:pPr>
          </w:p>
          <w:p w:rsidR="003A4279" w:rsidP="003A4279" w:rsidRDefault="003A4279" w14:paraId="53FD31BE" w14:textId="77777777">
            <w:pPr>
              <w:rPr>
                <w:rFonts w:ascii="Aptos" w:hAnsi="Aptos" w:eastAsia="Aptos" w:cs="Aptos"/>
              </w:rPr>
            </w:pPr>
          </w:p>
          <w:p w:rsidR="00C7579B" w:rsidRDefault="00C7579B" w14:paraId="32A743DC" w14:textId="7DA234CA">
            <w:pPr>
              <w:rPr>
                <w:rFonts w:ascii="Aptos" w:hAnsi="Aptos" w:eastAsia="Aptos" w:cs="Aptos"/>
              </w:rPr>
            </w:pPr>
          </w:p>
        </w:tc>
      </w:tr>
      <w:tr w:rsidR="00624722" w:rsidTr="001C1D9C" w14:paraId="6C2F7B4A" w14:textId="77777777">
        <w:trPr>
          <w:trHeight w:val="196"/>
        </w:trPr>
        <w:tc>
          <w:tcPr>
            <w:tcW w:w="1214" w:type="dxa"/>
          </w:tcPr>
          <w:p w:rsidR="00583C38" w:rsidRDefault="003A4279" w14:paraId="3028CA40" w14:textId="5BB87CF3">
            <w:pPr>
              <w:rPr>
                <w:rFonts w:ascii="Aptos" w:hAnsi="Aptos" w:eastAsia="Aptos" w:cs="Aptos"/>
              </w:rPr>
            </w:pPr>
            <w:r>
              <w:rPr>
                <w:rFonts w:ascii="Arial" w:hAnsi="Arial" w:eastAsia="Arial" w:cs="Arial"/>
                <w:sz w:val="20"/>
                <w:szCs w:val="20"/>
              </w:rPr>
              <w:t xml:space="preserve">Index </w:t>
            </w:r>
            <w:r w:rsidR="00B853AD">
              <w:rPr>
                <w:rFonts w:ascii="Arial" w:hAnsi="Arial" w:eastAsia="Arial" w:cs="Arial"/>
                <w:sz w:val="20"/>
                <w:szCs w:val="20"/>
              </w:rPr>
              <w:t>o</w:t>
            </w:r>
            <w:r>
              <w:rPr>
                <w:rFonts w:ascii="Arial" w:hAnsi="Arial" w:eastAsia="Arial" w:cs="Arial"/>
                <w:sz w:val="20"/>
                <w:szCs w:val="20"/>
              </w:rPr>
              <w:t xml:space="preserve">ptimization: Shard </w:t>
            </w:r>
            <w:r w:rsidR="00F579FC">
              <w:rPr>
                <w:rFonts w:ascii="Arial" w:hAnsi="Arial" w:eastAsia="Arial" w:cs="Arial"/>
                <w:sz w:val="20"/>
                <w:szCs w:val="20"/>
              </w:rPr>
              <w:t>r</w:t>
            </w:r>
            <w:r>
              <w:rPr>
                <w:rFonts w:ascii="Arial" w:hAnsi="Arial" w:eastAsia="Arial" w:cs="Arial"/>
                <w:sz w:val="20"/>
                <w:szCs w:val="20"/>
              </w:rPr>
              <w:t xml:space="preserve">efresh </w:t>
            </w:r>
            <w:r w:rsidR="00F579FC">
              <w:rPr>
                <w:rFonts w:ascii="Arial" w:hAnsi="Arial" w:eastAsia="Arial" w:cs="Arial"/>
                <w:sz w:val="20"/>
                <w:szCs w:val="20"/>
              </w:rPr>
              <w:t>i</w:t>
            </w:r>
            <w:r>
              <w:rPr>
                <w:rFonts w:ascii="Arial" w:hAnsi="Arial" w:eastAsia="Arial" w:cs="Arial"/>
                <w:sz w:val="20"/>
                <w:szCs w:val="20"/>
              </w:rPr>
              <w:t>nterval</w:t>
            </w:r>
          </w:p>
        </w:tc>
        <w:tc>
          <w:tcPr>
            <w:tcW w:w="1186" w:type="dxa"/>
          </w:tcPr>
          <w:p w:rsidRPr="00F3743C" w:rsidR="00583C38" w:rsidRDefault="00583C38" w14:paraId="27E3C8E7" w14:textId="77777777">
            <w:pPr>
              <w:rPr>
                <w:rFonts w:ascii="Aptos" w:hAnsi="Aptos" w:eastAsia="Aptos" w:cs="Aptos"/>
              </w:rPr>
            </w:pPr>
          </w:p>
        </w:tc>
        <w:tc>
          <w:tcPr>
            <w:tcW w:w="3990" w:type="dxa"/>
            <w:tcMar>
              <w:left w:w="105" w:type="dxa"/>
              <w:right w:w="105" w:type="dxa"/>
            </w:tcMar>
          </w:tcPr>
          <w:p w:rsidR="001A120A" w:rsidP="001A120A" w:rsidRDefault="001A120A" w14:paraId="552A791F" w14:textId="2BCB4FDD">
            <w:pPr>
              <w:spacing w:before="60" w:after="60"/>
              <w:rPr>
                <w:rFonts w:eastAsia="Arial" w:cs="Arial" w:asciiTheme="minorHAnsi" w:hAnsiTheme="minorHAnsi"/>
              </w:rPr>
            </w:pPr>
            <w:r w:rsidRPr="001A120A">
              <w:rPr>
                <w:rFonts w:eastAsia="Arial" w:cs="Arial" w:asciiTheme="minorHAnsi" w:hAnsiTheme="minorHAnsi"/>
              </w:rPr>
              <w:t xml:space="preserve">The shard refresh interval controls how often </w:t>
            </w:r>
            <w:r w:rsidRPr="008A5A92" w:rsidR="00FC1E17">
              <w:rPr>
                <w:rFonts w:eastAsia="Arial" w:cs="Arial" w:asciiTheme="minorHAnsi" w:hAnsiTheme="minorHAnsi"/>
              </w:rPr>
              <w:t>OpenSearch makes newly indexed documents searchable</w:t>
            </w:r>
            <w:r w:rsidRPr="001A120A">
              <w:rPr>
                <w:rFonts w:eastAsia="Arial" w:cs="Arial" w:asciiTheme="minorHAnsi" w:hAnsiTheme="minorHAnsi"/>
              </w:rPr>
              <w:t xml:space="preserve">. The one-second default is great for real-time applications but wasteful for batch loads, like a bookstore updating its catalog overnight. Each refresh creates new </w:t>
            </w:r>
            <w:r w:rsidR="002D2C42">
              <w:rPr>
                <w:rFonts w:eastAsia="Arial" w:cs="Arial" w:asciiTheme="minorHAnsi" w:hAnsiTheme="minorHAnsi"/>
              </w:rPr>
              <w:t xml:space="preserve">Lucene </w:t>
            </w:r>
            <w:r w:rsidRPr="001A120A">
              <w:rPr>
                <w:rFonts w:eastAsia="Arial" w:cs="Arial" w:asciiTheme="minorHAnsi" w:hAnsiTheme="minorHAnsi"/>
              </w:rPr>
              <w:t>segments, adding overhead</w:t>
            </w:r>
            <w:r w:rsidR="00CE5486">
              <w:rPr>
                <w:rFonts w:eastAsia="Arial" w:cs="Arial" w:asciiTheme="minorHAnsi" w:hAnsiTheme="minorHAnsi"/>
              </w:rPr>
              <w:t xml:space="preserve"> </w:t>
            </w:r>
            <w:r w:rsidRPr="008A5A92" w:rsidR="00CE5486">
              <w:rPr>
                <w:rFonts w:eastAsia="Arial" w:cs="Arial" w:asciiTheme="minorHAnsi" w:hAnsiTheme="minorHAnsi"/>
              </w:rPr>
              <w:t>and more work for OpenSearch's segment merge process</w:t>
            </w:r>
            <w:r w:rsidR="00CE5486">
              <w:rPr>
                <w:rFonts w:eastAsia="Arial" w:cs="Arial" w:asciiTheme="minorHAnsi" w:hAnsiTheme="minorHAnsi"/>
              </w:rPr>
              <w:t>.</w:t>
            </w:r>
          </w:p>
          <w:p w:rsidRPr="001A120A" w:rsidR="001A120A" w:rsidP="001A120A" w:rsidRDefault="001A120A" w14:paraId="51D32228" w14:textId="77777777">
            <w:pPr>
              <w:spacing w:before="60" w:after="60"/>
              <w:rPr>
                <w:rFonts w:eastAsia="Arial" w:cs="Arial" w:asciiTheme="minorHAnsi" w:hAnsiTheme="minorHAnsi"/>
              </w:rPr>
            </w:pPr>
          </w:p>
          <w:p w:rsidR="001A120A" w:rsidP="001A120A" w:rsidRDefault="001A120A" w14:paraId="5D072A74" w14:textId="62620E17">
            <w:pPr>
              <w:spacing w:before="60" w:after="60"/>
              <w:rPr>
                <w:rFonts w:eastAsia="Arial" w:cs="Arial" w:asciiTheme="minorHAnsi" w:hAnsiTheme="minorHAnsi"/>
              </w:rPr>
            </w:pPr>
            <w:r w:rsidRPr="001A120A">
              <w:rPr>
                <w:rFonts w:eastAsia="Arial" w:cs="Arial" w:asciiTheme="minorHAnsi" w:hAnsiTheme="minorHAnsi"/>
              </w:rPr>
              <w:t>For bulk loads, the pattern is simple and effective: disable the refresh entirely during the load, and then re-enable it afterward. You can also run a force</w:t>
            </w:r>
            <w:r w:rsidR="00EE7938">
              <w:rPr>
                <w:rFonts w:eastAsia="Arial" w:cs="Arial" w:asciiTheme="minorHAnsi" w:hAnsiTheme="minorHAnsi"/>
              </w:rPr>
              <w:t xml:space="preserve"> </w:t>
            </w:r>
            <w:r w:rsidRPr="001A120A">
              <w:rPr>
                <w:rFonts w:eastAsia="Arial" w:cs="Arial" w:asciiTheme="minorHAnsi" w:hAnsiTheme="minorHAnsi"/>
              </w:rPr>
              <w:t>merge to collapse the segments into fewer, larger ones, which makes searches faster.</w:t>
            </w:r>
          </w:p>
          <w:p w:rsidR="001A120A" w:rsidP="003A4279" w:rsidRDefault="001A120A" w14:paraId="1E2165E2" w14:textId="77777777">
            <w:pPr>
              <w:spacing w:before="60" w:after="60"/>
              <w:rPr>
                <w:rFonts w:eastAsia="Arial" w:cs="Arial" w:asciiTheme="minorHAnsi" w:hAnsiTheme="minorHAnsi"/>
              </w:rPr>
            </w:pPr>
          </w:p>
          <w:p w:rsidR="0025018F" w:rsidP="003A4279" w:rsidRDefault="00127F6A" w14:paraId="3E1FCC4F" w14:textId="15692A49">
            <w:pPr>
              <w:spacing w:before="60" w:after="60"/>
              <w:rPr>
                <w:rFonts w:eastAsia="Arial" w:cs="Arial" w:asciiTheme="minorHAnsi" w:hAnsiTheme="minorHAnsi"/>
              </w:rPr>
            </w:pPr>
            <w:r>
              <w:rPr>
                <w:rFonts w:eastAsia="Arial" w:cs="Arial" w:asciiTheme="minorHAnsi" w:hAnsiTheme="minorHAnsi"/>
              </w:rPr>
              <w:t>Let’s take a closer look</w:t>
            </w:r>
            <w:r w:rsidR="00663722">
              <w:rPr>
                <w:rFonts w:eastAsia="Arial" w:cs="Arial" w:asciiTheme="minorHAnsi" w:hAnsiTheme="minorHAnsi"/>
              </w:rPr>
              <w:t>:</w:t>
            </w:r>
            <w:r w:rsidR="00663722">
              <w:rPr>
                <w:rFonts w:eastAsia="Arial" w:cs="Arial" w:asciiTheme="minorHAnsi" w:hAnsiTheme="minorHAnsi"/>
              </w:rPr>
              <w:br/>
            </w:r>
            <w:r w:rsidR="00663722">
              <w:rPr>
                <w:rFonts w:eastAsia="Arial" w:cs="Arial" w:asciiTheme="minorHAnsi" w:hAnsiTheme="minorHAnsi"/>
              </w:rPr>
              <w:br/>
            </w:r>
            <w:r w:rsidR="00663722">
              <w:rPr>
                <w:rFonts w:eastAsia="Arial" w:cs="Arial" w:asciiTheme="minorHAnsi" w:hAnsiTheme="minorHAnsi"/>
              </w:rPr>
              <w:t xml:space="preserve">Before bulk loading, disable refresh. </w:t>
            </w:r>
          </w:p>
          <w:p w:rsidR="00975684" w:rsidP="003A4279" w:rsidRDefault="00975684" w14:paraId="64CD5FA6" w14:textId="72EFE042">
            <w:pPr>
              <w:spacing w:before="60" w:after="60"/>
              <w:rPr>
                <w:rFonts w:eastAsia="Arial" w:cs="Arial" w:asciiTheme="minorHAnsi" w:hAnsiTheme="minorHAnsi"/>
              </w:rPr>
            </w:pPr>
            <w:r>
              <w:rPr>
                <w:rFonts w:eastAsia="Arial" w:cs="Arial" w:asciiTheme="minorHAnsi" w:hAnsiTheme="minorHAnsi"/>
              </w:rPr>
              <w:t>Then, run yo</w:t>
            </w:r>
            <w:r w:rsidR="0064283D">
              <w:rPr>
                <w:rFonts w:eastAsia="Arial" w:cs="Arial" w:asciiTheme="minorHAnsi" w:hAnsiTheme="minorHAnsi"/>
              </w:rPr>
              <w:t>u</w:t>
            </w:r>
            <w:r>
              <w:rPr>
                <w:rFonts w:eastAsia="Arial" w:cs="Arial" w:asciiTheme="minorHAnsi" w:hAnsiTheme="minorHAnsi"/>
              </w:rPr>
              <w:t>r bulk load .</w:t>
            </w:r>
          </w:p>
          <w:p w:rsidR="00975684" w:rsidP="003A4279" w:rsidRDefault="00975684" w14:paraId="478395BF" w14:textId="77777777">
            <w:pPr>
              <w:spacing w:before="60" w:after="60"/>
              <w:rPr>
                <w:rFonts w:eastAsia="Arial" w:cs="Arial" w:asciiTheme="minorHAnsi" w:hAnsiTheme="minorHAnsi"/>
              </w:rPr>
            </w:pPr>
          </w:p>
          <w:p w:rsidRPr="005635EB" w:rsidR="000658D5" w:rsidP="000658D5" w:rsidRDefault="00975684" w14:paraId="2E1DA04B" w14:textId="77777777">
            <w:pPr>
              <w:spacing w:before="60" w:after="60"/>
              <w:rPr>
                <w:rFonts w:eastAsia="Arial" w:cs="Arial" w:asciiTheme="minorHAnsi" w:hAnsiTheme="minorHAnsi"/>
                <w:color w:val="111111"/>
              </w:rPr>
            </w:pPr>
            <w:r>
              <w:rPr>
                <w:rFonts w:eastAsia="Arial" w:cs="Arial" w:asciiTheme="minorHAnsi" w:hAnsiTheme="minorHAnsi"/>
              </w:rPr>
              <w:t xml:space="preserve">After loading, force a merge an re-enable refresh. </w:t>
            </w:r>
            <w:r w:rsidRPr="005635EB" w:rsidR="000658D5">
              <w:rPr>
                <w:rFonts w:eastAsia="Arial" w:cs="Arial" w:asciiTheme="minorHAnsi" w:hAnsiTheme="minorHAnsi"/>
                <w:color w:val="111111"/>
              </w:rPr>
              <w:t>The force merge after loading is important. It collapses the segments created during the bulk load into a smaller number of larger segments. We're targeting 5 segments here, which is a reasonable starting point. Fewer segments means faster searches because OpenSearch has fewer files to scan.</w:t>
            </w:r>
          </w:p>
          <w:p w:rsidRPr="008A5A92" w:rsidR="00975684" w:rsidP="003A4279" w:rsidRDefault="00975684" w14:paraId="2192539E" w14:textId="419B2EB2">
            <w:pPr>
              <w:spacing w:before="60" w:after="60"/>
              <w:rPr>
                <w:rFonts w:eastAsia="Arial" w:cs="Arial" w:asciiTheme="minorHAnsi" w:hAnsiTheme="minorHAnsi"/>
              </w:rPr>
            </w:pPr>
          </w:p>
          <w:p w:rsidRPr="008A5A92" w:rsidR="003A4279" w:rsidP="003A4279" w:rsidRDefault="003A4279" w14:paraId="16740D4A" w14:textId="77777777">
            <w:pPr>
              <w:spacing w:before="60" w:after="60"/>
              <w:rPr>
                <w:rFonts w:asciiTheme="minorHAnsi" w:hAnsiTheme="minorHAnsi"/>
              </w:rPr>
            </w:pPr>
          </w:p>
          <w:p w:rsidR="003A4279" w:rsidP="003A4279" w:rsidRDefault="003A4279" w14:paraId="5512C53D" w14:textId="77777777">
            <w:pPr>
              <w:rPr>
                <w:rFonts w:ascii="Aptos" w:hAnsi="Aptos" w:eastAsia="Aptos" w:cs="Aptos"/>
              </w:rPr>
            </w:pPr>
          </w:p>
          <w:p w:rsidR="003A4279" w:rsidP="003A4279" w:rsidRDefault="003A4279" w14:paraId="4C258CFA" w14:textId="77777777">
            <w:pPr>
              <w:rPr>
                <w:rFonts w:ascii="Aptos" w:hAnsi="Aptos" w:eastAsia="Aptos" w:cs="Aptos"/>
              </w:rPr>
            </w:pPr>
          </w:p>
          <w:p w:rsidR="0064283D" w:rsidP="003A4279" w:rsidRDefault="0064283D" w14:paraId="5B684CFE" w14:textId="25CE0FE9">
            <w:pPr>
              <w:rPr>
                <w:rFonts w:ascii="Aptos" w:hAnsi="Aptos" w:eastAsia="Aptos" w:cs="Aptos"/>
              </w:rPr>
            </w:pPr>
          </w:p>
          <w:p w:rsidR="003A4279" w:rsidP="003A4279" w:rsidRDefault="003A4279" w14:paraId="149056BD" w14:textId="5851D856">
            <w:pPr>
              <w:rPr>
                <w:rFonts w:ascii="Aptos" w:hAnsi="Aptos" w:eastAsia="Aptos" w:cs="Aptos"/>
              </w:rPr>
            </w:pPr>
          </w:p>
          <w:p w:rsidR="003A4279" w:rsidP="003A4279" w:rsidRDefault="003A4279" w14:paraId="005C4989" w14:textId="77777777">
            <w:pPr>
              <w:rPr>
                <w:rFonts w:ascii="Aptos" w:hAnsi="Aptos" w:eastAsia="Aptos" w:cs="Aptos"/>
              </w:rPr>
            </w:pPr>
          </w:p>
          <w:p w:rsidR="003A4279" w:rsidP="003A4279" w:rsidRDefault="00A51CEE" w14:paraId="6F7DBB13" w14:textId="172D4A78">
            <w:pPr>
              <w:rPr>
                <w:rFonts w:ascii="Aptos" w:hAnsi="Aptos" w:eastAsia="Aptos" w:cs="Aptos"/>
              </w:rPr>
            </w:pPr>
            <w:r>
              <w:rPr>
                <w:rFonts w:ascii="Aptos" w:hAnsi="Aptos" w:eastAsia="Aptos" w:cs="Aptos"/>
              </w:rPr>
              <w:t>Lastly, m</w:t>
            </w:r>
            <w:r w:rsidRPr="00B35E12">
              <w:rPr>
                <w:rFonts w:ascii="Aptos" w:hAnsi="Aptos" w:eastAsia="Aptos" w:cs="Aptos"/>
              </w:rPr>
              <w:t xml:space="preserve">anually trigger a refresh so all docs are </w:t>
            </w:r>
            <w:r>
              <w:rPr>
                <w:rFonts w:ascii="Aptos" w:hAnsi="Aptos" w:eastAsia="Aptos" w:cs="Aptos"/>
              </w:rPr>
              <w:t xml:space="preserve">now </w:t>
            </w:r>
            <w:r w:rsidRPr="00B35E12">
              <w:rPr>
                <w:rFonts w:ascii="Aptos" w:hAnsi="Aptos" w:eastAsia="Aptos" w:cs="Aptos"/>
              </w:rPr>
              <w:t>searchable</w:t>
            </w:r>
            <w:r>
              <w:rPr>
                <w:rFonts w:ascii="Aptos" w:hAnsi="Aptos" w:eastAsia="Aptos" w:cs="Aptos"/>
              </w:rPr>
              <w:t xml:space="preserve">. </w:t>
            </w:r>
          </w:p>
          <w:p w:rsidR="003A4279" w:rsidP="003A4279" w:rsidRDefault="003A4279" w14:paraId="457EAB7C" w14:textId="77777777">
            <w:pPr>
              <w:rPr>
                <w:rFonts w:ascii="Aptos" w:hAnsi="Aptos" w:eastAsia="Aptos" w:cs="Aptos"/>
              </w:rPr>
            </w:pPr>
          </w:p>
          <w:p w:rsidR="003A4279" w:rsidP="003A4279" w:rsidRDefault="003A4279" w14:paraId="27858532" w14:textId="77777777">
            <w:pPr>
              <w:rPr>
                <w:rFonts w:ascii="Aptos" w:hAnsi="Aptos" w:eastAsia="Aptos" w:cs="Aptos"/>
              </w:rPr>
            </w:pPr>
          </w:p>
          <w:p w:rsidRPr="0026024E" w:rsidR="00534A95" w:rsidP="0026024E" w:rsidRDefault="003A4279" w14:paraId="689EFC9D" w14:textId="6E213FBE">
            <w:pPr>
              <w:rPr>
                <w:rFonts w:ascii="Aptos" w:hAnsi="Aptos" w:eastAsia="Aptos" w:cs="Aptos"/>
              </w:rPr>
            </w:pPr>
            <w:r w:rsidRPr="005635EB">
              <w:rPr>
                <w:rFonts w:eastAsia="Arial" w:cs="Arial" w:asciiTheme="minorHAnsi" w:hAnsiTheme="minorHAnsi"/>
                <w:color w:val="111111"/>
              </w:rPr>
              <w:t>For real-time applications where freshness matters more than loading speed, keep the one-second interval, but for a bookstore that refreshes its catalog nightly, this pattern significantly reduces load overhead.</w:t>
            </w:r>
          </w:p>
        </w:tc>
        <w:tc>
          <w:tcPr>
            <w:tcW w:w="2970" w:type="dxa"/>
            <w:tcMar>
              <w:left w:w="105" w:type="dxa"/>
              <w:right w:w="105" w:type="dxa"/>
            </w:tcMar>
          </w:tcPr>
          <w:p w:rsidR="003A4279" w:rsidP="003A4279" w:rsidRDefault="003A4279" w14:paraId="0C973D49" w14:textId="77777777">
            <w:pPr>
              <w:rPr>
                <w:rFonts w:ascii="Aptos" w:hAnsi="Aptos" w:eastAsia="Aptos" w:cs="Aptos"/>
              </w:rPr>
            </w:pPr>
          </w:p>
          <w:p w:rsidR="003A4279" w:rsidP="003A4279" w:rsidRDefault="003A4279" w14:paraId="2116C428" w14:textId="77777777">
            <w:pPr>
              <w:rPr>
                <w:rFonts w:ascii="Aptos" w:hAnsi="Aptos" w:eastAsia="Aptos" w:cs="Aptos"/>
              </w:rPr>
            </w:pPr>
          </w:p>
          <w:p w:rsidR="003A4279" w:rsidP="003A4279" w:rsidRDefault="003A4279" w14:paraId="016FF393" w14:textId="77777777">
            <w:pPr>
              <w:rPr>
                <w:rFonts w:ascii="Aptos" w:hAnsi="Aptos" w:eastAsia="Aptos" w:cs="Aptos"/>
              </w:rPr>
            </w:pPr>
          </w:p>
          <w:p w:rsidR="003A4279" w:rsidP="003A4279" w:rsidRDefault="003A4279" w14:paraId="3EDFF4FE" w14:textId="77777777">
            <w:pPr>
              <w:rPr>
                <w:rFonts w:ascii="Aptos" w:hAnsi="Aptos" w:eastAsia="Aptos" w:cs="Aptos"/>
              </w:rPr>
            </w:pPr>
          </w:p>
          <w:p w:rsidR="003A4279" w:rsidP="003A4279" w:rsidRDefault="003A4279" w14:paraId="30C67CA8" w14:textId="77777777">
            <w:pPr>
              <w:rPr>
                <w:rFonts w:ascii="Aptos" w:hAnsi="Aptos" w:eastAsia="Aptos" w:cs="Aptos"/>
              </w:rPr>
            </w:pPr>
          </w:p>
          <w:p w:rsidR="003A4279" w:rsidP="003A4279" w:rsidRDefault="003A4279" w14:paraId="49A909CE" w14:textId="77777777">
            <w:pPr>
              <w:rPr>
                <w:rFonts w:ascii="Aptos" w:hAnsi="Aptos" w:eastAsia="Aptos" w:cs="Aptos"/>
              </w:rPr>
            </w:pPr>
          </w:p>
          <w:p w:rsidR="003A4279" w:rsidP="003A4279" w:rsidRDefault="003A4279" w14:paraId="74E9F654" w14:textId="77777777">
            <w:pPr>
              <w:rPr>
                <w:rFonts w:ascii="Aptos" w:hAnsi="Aptos" w:eastAsia="Aptos" w:cs="Aptos"/>
              </w:rPr>
            </w:pPr>
          </w:p>
          <w:p w:rsidR="003A4279" w:rsidP="003A4279" w:rsidRDefault="003A4279" w14:paraId="4E9BF431" w14:textId="77777777">
            <w:pPr>
              <w:rPr>
                <w:rFonts w:ascii="Aptos" w:hAnsi="Aptos" w:eastAsia="Aptos" w:cs="Aptos"/>
              </w:rPr>
            </w:pPr>
          </w:p>
          <w:p w:rsidR="003A4279" w:rsidP="003A4279" w:rsidRDefault="003A4279" w14:paraId="4FF3E96C" w14:textId="77777777">
            <w:pPr>
              <w:rPr>
                <w:rFonts w:ascii="Aptos" w:hAnsi="Aptos" w:eastAsia="Aptos" w:cs="Aptos"/>
              </w:rPr>
            </w:pPr>
          </w:p>
          <w:p w:rsidR="003A4279" w:rsidP="003A4279" w:rsidRDefault="003A4279" w14:paraId="5B4EA41B" w14:textId="77777777">
            <w:pPr>
              <w:rPr>
                <w:rFonts w:ascii="Aptos" w:hAnsi="Aptos" w:eastAsia="Aptos" w:cs="Aptos"/>
              </w:rPr>
            </w:pPr>
          </w:p>
          <w:p w:rsidR="003A4279" w:rsidP="003A4279" w:rsidRDefault="003A4279" w14:paraId="72FA91C6" w14:textId="77777777">
            <w:pPr>
              <w:rPr>
                <w:rFonts w:ascii="Aptos" w:hAnsi="Aptos" w:eastAsia="Aptos" w:cs="Aptos"/>
              </w:rPr>
            </w:pPr>
          </w:p>
          <w:p w:rsidR="003A4279" w:rsidP="003A4279" w:rsidRDefault="003A4279" w14:paraId="11B73D56" w14:textId="77777777">
            <w:pPr>
              <w:rPr>
                <w:rFonts w:ascii="Aptos" w:hAnsi="Aptos" w:eastAsia="Aptos" w:cs="Aptos"/>
              </w:rPr>
            </w:pPr>
          </w:p>
          <w:p w:rsidR="003A4279" w:rsidP="003A4279" w:rsidRDefault="003A4279" w14:paraId="3DB8CF01" w14:textId="77777777">
            <w:pPr>
              <w:rPr>
                <w:rFonts w:ascii="Aptos" w:hAnsi="Aptos" w:eastAsia="Aptos" w:cs="Aptos"/>
              </w:rPr>
            </w:pPr>
          </w:p>
          <w:p w:rsidR="003A4279" w:rsidP="003A4279" w:rsidRDefault="003A4279" w14:paraId="75EA2D21" w14:textId="77777777">
            <w:pPr>
              <w:rPr>
                <w:rFonts w:ascii="Aptos" w:hAnsi="Aptos" w:eastAsia="Aptos" w:cs="Aptos"/>
              </w:rPr>
            </w:pPr>
          </w:p>
          <w:p w:rsidR="003A4279" w:rsidP="003A4279" w:rsidRDefault="003A4279" w14:paraId="33D24E0A" w14:textId="77777777">
            <w:pPr>
              <w:rPr>
                <w:rFonts w:ascii="Aptos" w:hAnsi="Aptos" w:eastAsia="Aptos" w:cs="Aptos"/>
              </w:rPr>
            </w:pPr>
          </w:p>
          <w:p w:rsidR="003A4279" w:rsidP="003A4279" w:rsidRDefault="003A4279" w14:paraId="2608A3A3" w14:textId="77777777">
            <w:pPr>
              <w:rPr>
                <w:rFonts w:ascii="Aptos" w:hAnsi="Aptos" w:eastAsia="Aptos" w:cs="Aptos"/>
              </w:rPr>
            </w:pPr>
          </w:p>
          <w:p w:rsidR="003A4279" w:rsidP="003A4279" w:rsidRDefault="003A4279" w14:paraId="347A5B10" w14:textId="77777777">
            <w:pPr>
              <w:rPr>
                <w:rFonts w:ascii="Aptos" w:hAnsi="Aptos" w:eastAsia="Aptos" w:cs="Aptos"/>
              </w:rPr>
            </w:pPr>
          </w:p>
          <w:p w:rsidR="003A4279" w:rsidP="003A4279" w:rsidRDefault="003A4279" w14:paraId="55044D27" w14:textId="77777777">
            <w:pPr>
              <w:rPr>
                <w:rFonts w:ascii="Aptos" w:hAnsi="Aptos" w:eastAsia="Aptos" w:cs="Aptos"/>
              </w:rPr>
            </w:pPr>
          </w:p>
          <w:p w:rsidR="003A4279" w:rsidP="003A4279" w:rsidRDefault="003A4279" w14:paraId="2110B0EE" w14:textId="77777777">
            <w:pPr>
              <w:rPr>
                <w:rFonts w:ascii="Aptos" w:hAnsi="Aptos" w:eastAsia="Aptos" w:cs="Aptos"/>
              </w:rPr>
            </w:pPr>
          </w:p>
          <w:p w:rsidR="003A4279" w:rsidP="003A4279" w:rsidRDefault="003A4279" w14:paraId="1860532F" w14:textId="77777777">
            <w:pPr>
              <w:rPr>
                <w:rFonts w:ascii="Aptos" w:hAnsi="Aptos" w:eastAsia="Aptos" w:cs="Aptos"/>
              </w:rPr>
            </w:pPr>
          </w:p>
          <w:p w:rsidR="003A4279" w:rsidP="003A4279" w:rsidRDefault="003A4279" w14:paraId="4263F8CF" w14:textId="77777777">
            <w:pPr>
              <w:rPr>
                <w:rFonts w:ascii="Aptos" w:hAnsi="Aptos" w:eastAsia="Aptos" w:cs="Aptos"/>
              </w:rPr>
            </w:pPr>
          </w:p>
          <w:p w:rsidR="00855561" w:rsidP="003A4279" w:rsidRDefault="00855561" w14:paraId="4A904674" w14:textId="77777777">
            <w:pPr>
              <w:rPr>
                <w:rFonts w:ascii="Aptos" w:hAnsi="Aptos" w:eastAsia="Aptos" w:cs="Aptos"/>
              </w:rPr>
            </w:pPr>
          </w:p>
          <w:p w:rsidRPr="00B35E12" w:rsidR="003A4279" w:rsidP="003A4279" w:rsidRDefault="003A4279" w14:paraId="104CE2A9" w14:textId="77777777">
            <w:pPr>
              <w:rPr>
                <w:rFonts w:ascii="Aptos" w:hAnsi="Aptos" w:eastAsia="Aptos" w:cs="Aptos"/>
              </w:rPr>
            </w:pPr>
            <w:commentRangeStart w:id="328"/>
            <w:commentRangeStart w:id="329"/>
            <w:r w:rsidRPr="00B35E12">
              <w:rPr>
                <w:rFonts w:ascii="Aptos" w:hAnsi="Aptos" w:eastAsia="Aptos" w:cs="Aptos"/>
              </w:rPr>
              <w:t># Before bulk loading: disable refresh</w:t>
            </w:r>
          </w:p>
          <w:p w:rsidRPr="00B35E12" w:rsidR="003A4279" w:rsidP="003A4279" w:rsidRDefault="003A4279" w14:paraId="70A02F7B" w14:textId="77777777">
            <w:pPr>
              <w:rPr>
                <w:rFonts w:ascii="Aptos" w:hAnsi="Aptos" w:eastAsia="Aptos" w:cs="Aptos"/>
              </w:rPr>
            </w:pPr>
            <w:r w:rsidRPr="00B35E12">
              <w:rPr>
                <w:rFonts w:ascii="Aptos" w:hAnsi="Aptos" w:eastAsia="Aptos" w:cs="Aptos"/>
              </w:rPr>
              <w:t>PUT /bookstore-rag/_settings</w:t>
            </w:r>
          </w:p>
          <w:p w:rsidRPr="00B35E12" w:rsidR="003A4279" w:rsidP="003A4279" w:rsidRDefault="003A4279" w14:paraId="4C4A6377" w14:textId="77777777">
            <w:pPr>
              <w:rPr>
                <w:rFonts w:ascii="Aptos" w:hAnsi="Aptos" w:eastAsia="Aptos" w:cs="Aptos"/>
              </w:rPr>
            </w:pPr>
            <w:r w:rsidRPr="00B35E12">
              <w:rPr>
                <w:rFonts w:ascii="Aptos" w:hAnsi="Aptos" w:eastAsia="Aptos" w:cs="Aptos"/>
              </w:rPr>
              <w:t>{</w:t>
            </w:r>
          </w:p>
          <w:p w:rsidRPr="00B35E12" w:rsidR="003A4279" w:rsidP="003A4279" w:rsidRDefault="003A4279" w14:paraId="5CD6A7B7" w14:textId="77777777">
            <w:pPr>
              <w:rPr>
                <w:rFonts w:ascii="Aptos" w:hAnsi="Aptos" w:eastAsia="Aptos" w:cs="Aptos"/>
              </w:rPr>
            </w:pPr>
            <w:r w:rsidRPr="00B35E12">
              <w:rPr>
                <w:rFonts w:ascii="Aptos" w:hAnsi="Aptos" w:eastAsia="Aptos" w:cs="Aptos"/>
              </w:rPr>
              <w:t xml:space="preserve">  "index": {</w:t>
            </w:r>
          </w:p>
          <w:p w:rsidRPr="00B35E12" w:rsidR="003A4279" w:rsidP="003A4279" w:rsidRDefault="003A4279" w14:paraId="31ED0F5E" w14:textId="77777777">
            <w:pPr>
              <w:rPr>
                <w:rFonts w:ascii="Aptos" w:hAnsi="Aptos" w:eastAsia="Aptos" w:cs="Aptos"/>
              </w:rPr>
            </w:pPr>
            <w:r w:rsidRPr="00B35E12">
              <w:rPr>
                <w:rFonts w:ascii="Aptos" w:hAnsi="Aptos" w:eastAsia="Aptos" w:cs="Aptos"/>
              </w:rPr>
              <w:t xml:space="preserve">    "refresh_interval": "-1"</w:t>
            </w:r>
          </w:p>
          <w:p w:rsidRPr="00B35E12" w:rsidR="003A4279" w:rsidP="003A4279" w:rsidRDefault="003A4279" w14:paraId="6E735499" w14:textId="77777777">
            <w:pPr>
              <w:rPr>
                <w:rFonts w:ascii="Aptos" w:hAnsi="Aptos" w:eastAsia="Aptos" w:cs="Aptos"/>
              </w:rPr>
            </w:pPr>
            <w:r w:rsidRPr="00B35E12">
              <w:rPr>
                <w:rFonts w:ascii="Aptos" w:hAnsi="Aptos" w:eastAsia="Aptos" w:cs="Aptos"/>
              </w:rPr>
              <w:t xml:space="preserve">  }</w:t>
            </w:r>
          </w:p>
          <w:p w:rsidRPr="00B35E12" w:rsidR="003A4279" w:rsidP="003A4279" w:rsidRDefault="003A4279" w14:paraId="59816E69" w14:textId="77777777">
            <w:pPr>
              <w:rPr>
                <w:rFonts w:ascii="Aptos" w:hAnsi="Aptos" w:eastAsia="Aptos" w:cs="Aptos"/>
              </w:rPr>
            </w:pPr>
            <w:r w:rsidRPr="00B35E12">
              <w:rPr>
                <w:rFonts w:ascii="Aptos" w:hAnsi="Aptos" w:eastAsia="Aptos" w:cs="Aptos"/>
              </w:rPr>
              <w:t>}</w:t>
            </w:r>
          </w:p>
          <w:p w:rsidRPr="00B35E12" w:rsidR="003A4279" w:rsidP="003A4279" w:rsidRDefault="003A4279" w14:paraId="5575A383" w14:textId="77777777">
            <w:pPr>
              <w:rPr>
                <w:rFonts w:ascii="Aptos" w:hAnsi="Aptos" w:eastAsia="Aptos" w:cs="Aptos"/>
              </w:rPr>
            </w:pPr>
          </w:p>
          <w:p w:rsidRPr="00B35E12" w:rsidR="003A4279" w:rsidP="003A4279" w:rsidRDefault="003A4279" w14:paraId="1D0EAB9D" w14:textId="77777777">
            <w:pPr>
              <w:rPr>
                <w:rFonts w:ascii="Aptos" w:hAnsi="Aptos" w:eastAsia="Aptos" w:cs="Aptos"/>
              </w:rPr>
            </w:pPr>
            <w:r w:rsidRPr="00B35E12">
              <w:rPr>
                <w:rFonts w:ascii="Aptos" w:hAnsi="Aptos" w:eastAsia="Aptos" w:cs="Aptos"/>
              </w:rPr>
              <w:t># Run your bulk load here...</w:t>
            </w:r>
          </w:p>
          <w:p w:rsidRPr="00B35E12" w:rsidR="003A4279" w:rsidP="003A4279" w:rsidRDefault="003A4279" w14:paraId="56DA6366" w14:textId="77777777">
            <w:pPr>
              <w:rPr>
                <w:rFonts w:ascii="Aptos" w:hAnsi="Aptos" w:eastAsia="Aptos" w:cs="Aptos"/>
              </w:rPr>
            </w:pPr>
            <w:r w:rsidRPr="00B35E12">
              <w:rPr>
                <w:rFonts w:ascii="Aptos" w:hAnsi="Aptos" w:eastAsia="Aptos" w:cs="Aptos"/>
              </w:rPr>
              <w:t>POST /_bulk</w:t>
            </w:r>
          </w:p>
          <w:p w:rsidRPr="00B35E12" w:rsidR="003A4279" w:rsidP="003A4279" w:rsidRDefault="003A4279" w14:paraId="13243732" w14:textId="77777777">
            <w:pPr>
              <w:rPr>
                <w:rFonts w:ascii="Aptos" w:hAnsi="Aptos" w:eastAsia="Aptos" w:cs="Aptos"/>
              </w:rPr>
            </w:pPr>
            <w:r w:rsidRPr="00B35E12">
              <w:rPr>
                <w:rFonts w:ascii="Aptos" w:hAnsi="Aptos" w:eastAsia="Aptos" w:cs="Aptos"/>
              </w:rPr>
              <w:t>{ "index": { "_index": "bookstore-rag" } }</w:t>
            </w:r>
          </w:p>
          <w:p w:rsidRPr="00B35E12" w:rsidR="003A4279" w:rsidP="003A4279" w:rsidRDefault="003A4279" w14:paraId="6F66254B" w14:textId="77777777">
            <w:pPr>
              <w:rPr>
                <w:rFonts w:ascii="Aptos" w:hAnsi="Aptos" w:eastAsia="Aptos" w:cs="Aptos"/>
              </w:rPr>
            </w:pPr>
            <w:r w:rsidRPr="00B35E12">
              <w:rPr>
                <w:rFonts w:ascii="Aptos" w:hAnsi="Aptos" w:eastAsia="Aptos" w:cs="Aptos"/>
              </w:rPr>
              <w:t>{ "title": "The Silent Patient", "author": "Alex Michaelides", ... }</w:t>
            </w:r>
          </w:p>
          <w:p w:rsidRPr="00B35E12" w:rsidR="003A4279" w:rsidP="003A4279" w:rsidRDefault="003A4279" w14:paraId="3CB1ADED" w14:textId="77777777">
            <w:pPr>
              <w:rPr>
                <w:rFonts w:ascii="Aptos" w:hAnsi="Aptos" w:eastAsia="Aptos" w:cs="Aptos"/>
              </w:rPr>
            </w:pPr>
          </w:p>
          <w:p w:rsidR="003A4279" w:rsidP="003A4279" w:rsidRDefault="003A4279" w14:paraId="076A245C" w14:textId="77777777">
            <w:pPr>
              <w:rPr>
                <w:rFonts w:ascii="Aptos" w:hAnsi="Aptos" w:eastAsia="Aptos" w:cs="Aptos"/>
              </w:rPr>
            </w:pPr>
          </w:p>
          <w:p w:rsidR="003A4279" w:rsidP="003A4279" w:rsidRDefault="003A4279" w14:paraId="0E0186EF" w14:textId="77777777">
            <w:pPr>
              <w:rPr>
                <w:rFonts w:ascii="Aptos" w:hAnsi="Aptos" w:eastAsia="Aptos" w:cs="Aptos"/>
              </w:rPr>
            </w:pPr>
          </w:p>
          <w:p w:rsidRPr="00B35E12" w:rsidR="003A4279" w:rsidP="003A4279" w:rsidRDefault="003A4279" w14:paraId="6BA24A6D" w14:textId="77777777">
            <w:pPr>
              <w:rPr>
                <w:rFonts w:ascii="Aptos" w:hAnsi="Aptos" w:eastAsia="Aptos" w:cs="Aptos"/>
              </w:rPr>
            </w:pPr>
            <w:r w:rsidRPr="00B35E12">
              <w:rPr>
                <w:rFonts w:ascii="Aptos" w:hAnsi="Aptos" w:eastAsia="Aptos" w:cs="Aptos"/>
              </w:rPr>
              <w:t># After loading: force a merge and re-enable refresh</w:t>
            </w:r>
          </w:p>
          <w:p w:rsidRPr="00B35E12" w:rsidR="003A4279" w:rsidP="003A4279" w:rsidRDefault="003A4279" w14:paraId="4C0E1C00" w14:textId="77777777">
            <w:pPr>
              <w:rPr>
                <w:rFonts w:ascii="Aptos" w:hAnsi="Aptos" w:eastAsia="Aptos" w:cs="Aptos"/>
              </w:rPr>
            </w:pPr>
            <w:r w:rsidRPr="00B35E12">
              <w:rPr>
                <w:rFonts w:ascii="Aptos" w:hAnsi="Aptos" w:eastAsia="Aptos" w:cs="Aptos"/>
              </w:rPr>
              <w:t>POST /bookstore-rag/_forcemerge?max_num_segments=5</w:t>
            </w:r>
            <w:commentRangeEnd w:id="328"/>
            <w:r w:rsidRPr="00B35E12" w:rsidR="00A27082">
              <w:rPr>
                <w:rStyle w:val="CommentReference"/>
                <w:rFonts w:ascii="Aptos" w:hAnsi="Aptos" w:eastAsia="Aptos" w:cs="Aptos"/>
                <w:sz w:val="24"/>
                <w:szCs w:val="24"/>
              </w:rPr>
              <w:commentReference w:id="328"/>
            </w:r>
            <w:commentRangeEnd w:id="329"/>
            <w:r>
              <w:rPr>
                <w:rStyle w:val="CommentReference"/>
              </w:rPr>
              <w:commentReference w:id="329"/>
            </w:r>
          </w:p>
          <w:p w:rsidRPr="00B35E12" w:rsidR="003A4279" w:rsidP="003A4279" w:rsidRDefault="003A4279" w14:paraId="54551520" w14:textId="77777777">
            <w:pPr>
              <w:rPr>
                <w:rFonts w:ascii="Aptos" w:hAnsi="Aptos" w:eastAsia="Aptos" w:cs="Aptos"/>
              </w:rPr>
            </w:pPr>
          </w:p>
          <w:p w:rsidRPr="00B35E12" w:rsidR="003A4279" w:rsidP="003A4279" w:rsidRDefault="003A4279" w14:paraId="5F184065" w14:textId="77777777">
            <w:pPr>
              <w:rPr>
                <w:rFonts w:ascii="Aptos" w:hAnsi="Aptos" w:eastAsia="Aptos" w:cs="Aptos"/>
              </w:rPr>
            </w:pPr>
            <w:r w:rsidRPr="00B35E12">
              <w:rPr>
                <w:rFonts w:ascii="Aptos" w:hAnsi="Aptos" w:eastAsia="Aptos" w:cs="Aptos"/>
              </w:rPr>
              <w:t>PUT /bookstore-rag/_settings</w:t>
            </w:r>
          </w:p>
          <w:p w:rsidRPr="00B35E12" w:rsidR="003A4279" w:rsidP="003A4279" w:rsidRDefault="003A4279" w14:paraId="406B3F61" w14:textId="77777777">
            <w:pPr>
              <w:rPr>
                <w:rFonts w:ascii="Aptos" w:hAnsi="Aptos" w:eastAsia="Aptos" w:cs="Aptos"/>
              </w:rPr>
            </w:pPr>
            <w:r w:rsidRPr="00B35E12">
              <w:rPr>
                <w:rFonts w:ascii="Aptos" w:hAnsi="Aptos" w:eastAsia="Aptos" w:cs="Aptos"/>
              </w:rPr>
              <w:t>{</w:t>
            </w:r>
          </w:p>
          <w:p w:rsidRPr="00B35E12" w:rsidR="003A4279" w:rsidP="003A4279" w:rsidRDefault="003A4279" w14:paraId="6D6B3A29" w14:textId="77777777">
            <w:pPr>
              <w:rPr>
                <w:rFonts w:ascii="Aptos" w:hAnsi="Aptos" w:eastAsia="Aptos" w:cs="Aptos"/>
              </w:rPr>
            </w:pPr>
            <w:r w:rsidRPr="00B35E12">
              <w:rPr>
                <w:rFonts w:ascii="Aptos" w:hAnsi="Aptos" w:eastAsia="Aptos" w:cs="Aptos"/>
              </w:rPr>
              <w:t xml:space="preserve">  "index": {</w:t>
            </w:r>
          </w:p>
          <w:p w:rsidRPr="00B35E12" w:rsidR="003A4279" w:rsidP="003A4279" w:rsidRDefault="003A4279" w14:paraId="45A33380" w14:textId="77777777">
            <w:pPr>
              <w:rPr>
                <w:rFonts w:ascii="Aptos" w:hAnsi="Aptos" w:eastAsia="Aptos" w:cs="Aptos"/>
              </w:rPr>
            </w:pPr>
            <w:r w:rsidRPr="00B35E12">
              <w:rPr>
                <w:rFonts w:ascii="Aptos" w:hAnsi="Aptos" w:eastAsia="Aptos" w:cs="Aptos"/>
              </w:rPr>
              <w:t xml:space="preserve">    "refresh_interval": "1s"</w:t>
            </w:r>
          </w:p>
          <w:p w:rsidRPr="00B35E12" w:rsidR="003A4279" w:rsidP="003A4279" w:rsidRDefault="003A4279" w14:paraId="20FB920A" w14:textId="77777777">
            <w:pPr>
              <w:rPr>
                <w:rFonts w:ascii="Aptos" w:hAnsi="Aptos" w:eastAsia="Aptos" w:cs="Aptos"/>
              </w:rPr>
            </w:pPr>
            <w:r w:rsidRPr="00B35E12">
              <w:rPr>
                <w:rFonts w:ascii="Aptos" w:hAnsi="Aptos" w:eastAsia="Aptos" w:cs="Aptos"/>
              </w:rPr>
              <w:t xml:space="preserve">  }</w:t>
            </w:r>
          </w:p>
          <w:p w:rsidRPr="00B35E12" w:rsidR="003A4279" w:rsidP="003A4279" w:rsidRDefault="003A4279" w14:paraId="6E1E499E" w14:textId="77777777">
            <w:pPr>
              <w:rPr>
                <w:rFonts w:ascii="Aptos" w:hAnsi="Aptos" w:eastAsia="Aptos" w:cs="Aptos"/>
              </w:rPr>
            </w:pPr>
            <w:r w:rsidRPr="00B35E12">
              <w:rPr>
                <w:rFonts w:ascii="Aptos" w:hAnsi="Aptos" w:eastAsia="Aptos" w:cs="Aptos"/>
              </w:rPr>
              <w:t>}</w:t>
            </w:r>
          </w:p>
          <w:p w:rsidR="003A4279" w:rsidP="003A4279" w:rsidRDefault="003A4279" w14:paraId="1AFB3740" w14:textId="77777777">
            <w:pPr>
              <w:rPr>
                <w:rFonts w:ascii="Aptos" w:hAnsi="Aptos" w:eastAsia="Aptos" w:cs="Aptos"/>
              </w:rPr>
            </w:pPr>
          </w:p>
          <w:p w:rsidR="003A4279" w:rsidP="003A4279" w:rsidRDefault="003A4279" w14:paraId="328347AD" w14:textId="77777777">
            <w:pPr>
              <w:rPr>
                <w:rFonts w:ascii="Aptos" w:hAnsi="Aptos" w:eastAsia="Aptos" w:cs="Aptos"/>
              </w:rPr>
            </w:pPr>
          </w:p>
          <w:p w:rsidRPr="00B35E12" w:rsidR="003A4279" w:rsidP="003A4279" w:rsidRDefault="003A4279" w14:paraId="71617EE1" w14:textId="77777777">
            <w:pPr>
              <w:rPr>
                <w:rFonts w:ascii="Aptos" w:hAnsi="Aptos" w:eastAsia="Aptos" w:cs="Aptos"/>
              </w:rPr>
            </w:pPr>
          </w:p>
          <w:p w:rsidR="003A4279" w:rsidP="003A4279" w:rsidRDefault="003A4279" w14:paraId="444D5F12" w14:textId="7D61E1B2">
            <w:pPr>
              <w:rPr>
                <w:rFonts w:ascii="Aptos" w:hAnsi="Aptos" w:eastAsia="Aptos" w:cs="Aptos"/>
              </w:rPr>
            </w:pPr>
            <w:r w:rsidRPr="00B35E12">
              <w:rPr>
                <w:rFonts w:ascii="Aptos" w:hAnsi="Aptos" w:eastAsia="Aptos" w:cs="Aptos"/>
              </w:rPr>
              <w:t xml:space="preserve"># Manually trigger a refresh </w:t>
            </w:r>
          </w:p>
          <w:p w:rsidRPr="00B35E12" w:rsidR="00E31A6D" w:rsidP="003A4279" w:rsidRDefault="00E31A6D" w14:paraId="6B72F001" w14:textId="77777777">
            <w:pPr>
              <w:rPr>
                <w:rFonts w:ascii="Aptos" w:hAnsi="Aptos" w:eastAsia="Aptos" w:cs="Aptos"/>
              </w:rPr>
            </w:pPr>
          </w:p>
          <w:p w:rsidR="00583C38" w:rsidRDefault="003A4279" w14:paraId="364E03CE" w14:textId="67450D94">
            <w:pPr>
              <w:rPr>
                <w:rFonts w:ascii="Aptos" w:hAnsi="Aptos" w:eastAsia="Aptos" w:cs="Aptos"/>
              </w:rPr>
            </w:pPr>
            <w:r w:rsidRPr="00B35E12">
              <w:rPr>
                <w:rFonts w:ascii="Aptos" w:hAnsi="Aptos" w:eastAsia="Aptos" w:cs="Aptos"/>
              </w:rPr>
              <w:t>POST /bookstore-rag/_refresh</w:t>
            </w:r>
          </w:p>
        </w:tc>
      </w:tr>
      <w:tr w:rsidR="00EF346C" w:rsidTr="001C1D9C" w14:paraId="4B8C76F2" w14:textId="77777777">
        <w:trPr>
          <w:trHeight w:val="196"/>
        </w:trPr>
        <w:tc>
          <w:tcPr>
            <w:tcW w:w="1214" w:type="dxa"/>
          </w:tcPr>
          <w:p w:rsidR="006035EF" w:rsidRDefault="003A4279" w14:paraId="56C35740" w14:textId="5F26D103">
            <w:pPr>
              <w:rPr>
                <w:rFonts w:ascii="Aptos" w:hAnsi="Aptos" w:eastAsia="Aptos" w:cs="Aptos"/>
              </w:rPr>
            </w:pPr>
            <w:r>
              <w:rPr>
                <w:rFonts w:ascii="Aptos" w:hAnsi="Aptos" w:eastAsia="Aptos" w:cs="Aptos"/>
              </w:rPr>
              <w:t>Index Optimization: Shard Sizing</w:t>
            </w:r>
          </w:p>
        </w:tc>
        <w:tc>
          <w:tcPr>
            <w:tcW w:w="1186" w:type="dxa"/>
          </w:tcPr>
          <w:p w:rsidRPr="00F3743C" w:rsidR="006035EF" w:rsidRDefault="006035EF" w14:paraId="1EF712AF" w14:textId="77777777">
            <w:pPr>
              <w:rPr>
                <w:rFonts w:ascii="Aptos" w:hAnsi="Aptos" w:eastAsia="Aptos" w:cs="Aptos"/>
              </w:rPr>
            </w:pPr>
          </w:p>
        </w:tc>
        <w:tc>
          <w:tcPr>
            <w:tcW w:w="3990" w:type="dxa"/>
            <w:tcMar>
              <w:left w:w="105" w:type="dxa"/>
              <w:right w:w="105" w:type="dxa"/>
            </w:tcMar>
          </w:tcPr>
          <w:p w:rsidR="0005238A" w:rsidP="003A4279" w:rsidRDefault="0005238A" w14:paraId="31DED4FB" w14:textId="4F02E560">
            <w:pPr>
              <w:spacing w:before="60" w:after="60"/>
              <w:rPr>
                <w:rFonts w:eastAsia="Arial" w:cs="Arial" w:asciiTheme="minorHAnsi" w:hAnsiTheme="minorHAnsi"/>
              </w:rPr>
            </w:pPr>
          </w:p>
          <w:p w:rsidRPr="00F579FC" w:rsidR="003A4279" w:rsidP="003A4279" w:rsidRDefault="00AC1DDF" w14:paraId="3855CBA1" w14:textId="12017F8E">
            <w:pPr>
              <w:spacing w:before="60" w:after="60"/>
              <w:rPr>
                <w:rFonts w:eastAsia="Arial" w:cs="Arial" w:asciiTheme="minorHAnsi" w:hAnsiTheme="minorHAnsi"/>
              </w:rPr>
            </w:pPr>
            <w:r>
              <w:rPr>
                <w:rFonts w:eastAsia="Arial" w:cs="Arial" w:asciiTheme="minorHAnsi" w:hAnsiTheme="minorHAnsi"/>
              </w:rPr>
              <w:t>Did you know that</w:t>
            </w:r>
            <w:r w:rsidRPr="00F579FC" w:rsidR="003A4279">
              <w:rPr>
                <w:rFonts w:eastAsia="Arial" w:cs="Arial" w:asciiTheme="minorHAnsi" w:hAnsiTheme="minorHAnsi"/>
              </w:rPr>
              <w:t xml:space="preserve"> the number of shards is a one-time decision you make at index creation, and it's expensive to change later. Get it wrong and you either have too many tiny shards, which wastes JVM heap, or too few large shards, which hurts parallelism and makes recovery slow after failures.</w:t>
            </w:r>
          </w:p>
          <w:p w:rsidRPr="00F579FC" w:rsidR="003A4279" w:rsidP="003A4279" w:rsidRDefault="003A4279" w14:paraId="4E71B308" w14:textId="77777777">
            <w:pPr>
              <w:spacing w:before="60" w:after="60"/>
              <w:rPr>
                <w:rFonts w:asciiTheme="minorHAnsi" w:hAnsiTheme="minorHAnsi"/>
              </w:rPr>
            </w:pPr>
          </w:p>
          <w:p w:rsidRPr="00F579FC" w:rsidR="003A4279" w:rsidP="003A4279" w:rsidRDefault="003A4279" w14:paraId="7AEE280C" w14:textId="77777777">
            <w:pPr>
              <w:spacing w:before="60" w:after="60"/>
              <w:rPr>
                <w:rFonts w:eastAsia="Arial" w:cs="Arial" w:asciiTheme="minorHAnsi" w:hAnsiTheme="minorHAnsi"/>
              </w:rPr>
            </w:pPr>
            <w:r w:rsidRPr="00F579FC">
              <w:rPr>
                <w:rFonts w:eastAsia="Arial" w:cs="Arial" w:asciiTheme="minorHAnsi" w:hAnsiTheme="minorHAnsi"/>
              </w:rPr>
              <w:t>The OpenSearch Service docs state that for read-heavy search workloads is to target 10 to 30 gigabytes per shard. For vector workloads specifically where you're doing k-NN search, AWS recommends starting with your total storage requirement divided by 50 GB per shard, and reducing down toward 10 GB if your queries are hybrid and latency is critical.</w:t>
            </w:r>
          </w:p>
          <w:p w:rsidRPr="0058665C" w:rsidR="003A4279" w:rsidP="003A4279" w:rsidRDefault="003A4279" w14:paraId="1D835504" w14:textId="77777777">
            <w:pPr>
              <w:spacing w:before="60" w:after="60"/>
              <w:rPr>
                <w:rFonts w:asciiTheme="minorHAnsi" w:hAnsiTheme="minorHAnsi"/>
              </w:rPr>
            </w:pPr>
          </w:p>
          <w:p w:rsidRPr="0058665C" w:rsidR="003A4279" w:rsidP="003A4279" w:rsidRDefault="003A4279" w14:paraId="52612948" w14:textId="77777777">
            <w:pPr>
              <w:spacing w:before="60" w:after="60"/>
              <w:rPr>
                <w:rFonts w:eastAsia="Arial" w:cs="Arial" w:asciiTheme="minorHAnsi" w:hAnsiTheme="minorHAnsi"/>
              </w:rPr>
            </w:pPr>
            <w:r w:rsidRPr="0058665C">
              <w:rPr>
                <w:rFonts w:eastAsia="Arial" w:cs="Arial" w:asciiTheme="minorHAnsi" w:hAnsiTheme="minorHAnsi"/>
              </w:rPr>
              <w:t xml:space="preserve">For our bookstore, let's say we have 500,000 books with full descriptions and embeddings. If we do a rough estimate where each document with a 768-dimensional float32 embedding is about 3 kilobytes for the vector alone, plus text and metadata, lets say would be about 10 KB per document on average. That's roughly 5 GB of data. At 30 GB per shard target, one primary shard is fine at this scale. </w:t>
            </w:r>
          </w:p>
          <w:p w:rsidRPr="0058665C" w:rsidR="003A4279" w:rsidP="003A4279" w:rsidRDefault="003A4279" w14:paraId="74799D26" w14:textId="77777777">
            <w:pPr>
              <w:spacing w:before="60" w:after="60"/>
              <w:rPr>
                <w:rFonts w:eastAsia="Arial" w:cs="Arial" w:asciiTheme="minorHAnsi" w:hAnsiTheme="minorHAnsi"/>
              </w:rPr>
            </w:pPr>
          </w:p>
          <w:p w:rsidRPr="0058665C" w:rsidR="003A4279" w:rsidP="003A4279" w:rsidRDefault="003A4279" w14:paraId="788EAD84" w14:textId="63068C69">
            <w:pPr>
              <w:spacing w:before="60" w:after="60"/>
              <w:rPr>
                <w:rFonts w:eastAsia="Arial" w:asciiTheme="minorHAnsi" w:hAnsiTheme="minorHAnsi"/>
              </w:rPr>
            </w:pPr>
            <w:r w:rsidRPr="0058665C">
              <w:rPr>
                <w:rFonts w:eastAsia="Arial" w:cs="Arial" w:asciiTheme="minorHAnsi" w:hAnsiTheme="minorHAnsi"/>
              </w:rPr>
              <w:t>As you grow, the formula is</w:t>
            </w:r>
            <w:r w:rsidR="00A63771">
              <w:rPr>
                <w:rFonts w:eastAsia="Arial" w:cs="Arial" w:asciiTheme="minorHAnsi" w:hAnsiTheme="minorHAnsi"/>
              </w:rPr>
              <w:t xml:space="preserve"> the number of shards equals the total data size </w:t>
            </w:r>
            <w:r w:rsidR="00723464">
              <w:rPr>
                <w:rFonts w:eastAsia="Arial" w:cs="Arial" w:asciiTheme="minorHAnsi" w:hAnsiTheme="minorHAnsi"/>
              </w:rPr>
              <w:t>(in Gigabytes) divided by the target shard size</w:t>
            </w:r>
            <w:r w:rsidR="00CE0F1C">
              <w:rPr>
                <w:rFonts w:eastAsia="Arial" w:cs="Arial" w:asciiTheme="minorHAnsi" w:hAnsiTheme="minorHAnsi"/>
              </w:rPr>
              <w:t xml:space="preserve">. </w:t>
            </w:r>
          </w:p>
          <w:p w:rsidR="00CE0F1C" w:rsidP="003A4279" w:rsidRDefault="00CE0F1C" w14:paraId="0243E6D1" w14:textId="77777777">
            <w:pPr>
              <w:spacing w:before="60" w:after="60"/>
              <w:rPr>
                <w:rFonts w:eastAsia="Arial" w:cs="Arial" w:asciiTheme="minorHAnsi" w:hAnsiTheme="minorHAnsi"/>
              </w:rPr>
            </w:pPr>
          </w:p>
          <w:p w:rsidRPr="0058665C" w:rsidR="00CE0F1C" w:rsidP="003A4279" w:rsidRDefault="00CE0F1C" w14:paraId="047CED87" w14:textId="5B4BC203">
            <w:pPr>
              <w:spacing w:before="60" w:after="60"/>
              <w:rPr>
                <w:rFonts w:eastAsia="Arial" w:asciiTheme="minorHAnsi" w:hAnsiTheme="minorHAnsi"/>
              </w:rPr>
            </w:pPr>
            <w:r>
              <w:rPr>
                <w:rFonts w:eastAsia="Arial" w:cs="Arial" w:asciiTheme="minorHAnsi" w:hAnsiTheme="minorHAnsi"/>
              </w:rPr>
              <w:t>For search heavy RAG</w:t>
            </w:r>
            <w:r w:rsidR="00FA7BC5">
              <w:rPr>
                <w:rFonts w:eastAsia="Arial" w:cs="Arial" w:asciiTheme="minorHAnsi" w:hAnsiTheme="minorHAnsi"/>
              </w:rPr>
              <w:t xml:space="preserve"> pipelines, target 10-30 gigabytes per shard</w:t>
            </w:r>
          </w:p>
          <w:p w:rsidR="00FA7BC5" w:rsidP="003A4279" w:rsidRDefault="00FA7BC5" w14:paraId="72FDD37F" w14:textId="77777777">
            <w:pPr>
              <w:spacing w:before="60" w:after="60"/>
              <w:rPr>
                <w:rFonts w:eastAsia="Arial" w:cs="Arial" w:asciiTheme="minorHAnsi" w:hAnsiTheme="minorHAnsi"/>
              </w:rPr>
            </w:pPr>
          </w:p>
          <w:p w:rsidR="00FA7BC5" w:rsidP="003A4279" w:rsidRDefault="00FA7BC5" w14:paraId="1A304038" w14:textId="40BB123D">
            <w:pPr>
              <w:spacing w:before="60" w:after="60"/>
              <w:rPr>
                <w:rFonts w:eastAsia="Arial" w:cs="Arial" w:asciiTheme="minorHAnsi" w:hAnsiTheme="minorHAnsi"/>
              </w:rPr>
            </w:pPr>
            <w:r>
              <w:rPr>
                <w:rFonts w:eastAsia="Arial" w:cs="Arial" w:asciiTheme="minorHAnsi" w:hAnsiTheme="minorHAnsi"/>
              </w:rPr>
              <w:t xml:space="preserve">For write heavy </w:t>
            </w:r>
            <w:r w:rsidR="00F579FC">
              <w:rPr>
                <w:rFonts w:eastAsia="Arial" w:cs="Arial" w:asciiTheme="minorHAnsi" w:hAnsiTheme="minorHAnsi"/>
              </w:rPr>
              <w:t>applications</w:t>
            </w:r>
            <w:r>
              <w:rPr>
                <w:rFonts w:eastAsia="Arial" w:cs="Arial" w:asciiTheme="minorHAnsi" w:hAnsiTheme="minorHAnsi"/>
              </w:rPr>
              <w:t xml:space="preserve">, target 30-50 gigabytes per </w:t>
            </w:r>
            <w:r w:rsidR="00F579FC">
              <w:rPr>
                <w:rFonts w:eastAsia="Arial" w:cs="Arial" w:asciiTheme="minorHAnsi" w:hAnsiTheme="minorHAnsi"/>
              </w:rPr>
              <w:t>OpenSearch</w:t>
            </w:r>
            <w:r>
              <w:rPr>
                <w:rFonts w:eastAsia="Arial" w:cs="Arial" w:asciiTheme="minorHAnsi" w:hAnsiTheme="minorHAnsi"/>
              </w:rPr>
              <w:t xml:space="preserve"> shard. </w:t>
            </w:r>
          </w:p>
          <w:p w:rsidR="00FA7BC5" w:rsidP="003A4279" w:rsidRDefault="00FA7BC5" w14:paraId="0DB617A7" w14:textId="77777777">
            <w:pPr>
              <w:spacing w:before="60" w:after="60"/>
              <w:rPr>
                <w:rFonts w:eastAsia="Arial" w:cs="Arial" w:asciiTheme="minorHAnsi" w:hAnsiTheme="minorHAnsi"/>
              </w:rPr>
            </w:pPr>
          </w:p>
          <w:p w:rsidRPr="0058665C" w:rsidR="00FA7BC5" w:rsidP="003A4279" w:rsidRDefault="00FA7BC5" w14:paraId="6F7365E2" w14:textId="6AC0A4A4">
            <w:pPr>
              <w:spacing w:before="60" w:after="60"/>
              <w:rPr>
                <w:rFonts w:asciiTheme="minorHAnsi" w:hAnsiTheme="minorHAnsi"/>
              </w:rPr>
            </w:pPr>
            <w:r>
              <w:rPr>
                <w:rFonts w:eastAsia="Arial" w:cs="Arial" w:asciiTheme="minorHAnsi" w:hAnsiTheme="minorHAnsi"/>
              </w:rPr>
              <w:t xml:space="preserve">And for pure vector, </w:t>
            </w:r>
            <w:r w:rsidR="0057031F">
              <w:rPr>
                <w:rFonts w:eastAsia="Arial" w:cs="Arial" w:asciiTheme="minorHAnsi" w:hAnsiTheme="minorHAnsi"/>
              </w:rPr>
              <w:t xml:space="preserve">start at 50 gigabyte, but reduce to 10 gigabyte is its hybrid and latency sensitive. </w:t>
            </w:r>
          </w:p>
          <w:p w:rsidR="003A4279" w:rsidP="003A4279" w:rsidRDefault="003A4279" w14:paraId="14A3A4C1" w14:textId="77777777">
            <w:pPr>
              <w:rPr>
                <w:rFonts w:ascii="Aptos" w:hAnsi="Aptos" w:eastAsia="Aptos" w:cs="Aptos"/>
              </w:rPr>
            </w:pPr>
          </w:p>
          <w:p w:rsidR="003A4279" w:rsidP="003A4279" w:rsidRDefault="003A4279" w14:paraId="64F44712" w14:textId="77777777">
            <w:pPr>
              <w:rPr>
                <w:rFonts w:ascii="Aptos" w:hAnsi="Aptos" w:eastAsia="Aptos" w:cs="Aptos"/>
              </w:rPr>
            </w:pPr>
          </w:p>
          <w:p w:rsidR="003A4279" w:rsidP="003A4279" w:rsidRDefault="0057031F" w14:paraId="0A5757E8" w14:textId="4FDA52F4">
            <w:pPr>
              <w:rPr>
                <w:rFonts w:ascii="Aptos" w:hAnsi="Aptos" w:eastAsia="Aptos" w:cs="Aptos"/>
              </w:rPr>
            </w:pPr>
            <w:r>
              <w:rPr>
                <w:rFonts w:ascii="Aptos" w:hAnsi="Aptos" w:eastAsia="Aptos" w:cs="Aptos"/>
              </w:rPr>
              <w:t>You can check current shard sizes at anytime with</w:t>
            </w:r>
            <w:r w:rsidR="001B2316">
              <w:rPr>
                <w:rFonts w:ascii="Aptos" w:hAnsi="Aptos" w:eastAsia="Aptos" w:cs="Aptos"/>
              </w:rPr>
              <w:t xml:space="preserve"> this line of code. </w:t>
            </w:r>
          </w:p>
          <w:p w:rsidR="001B2316" w:rsidP="003A4279" w:rsidRDefault="001B2316" w14:paraId="7E2710EE" w14:textId="77777777">
            <w:pPr>
              <w:rPr>
                <w:rFonts w:ascii="Aptos" w:hAnsi="Aptos" w:eastAsia="Aptos" w:cs="Aptos"/>
              </w:rPr>
            </w:pPr>
          </w:p>
          <w:p w:rsidR="00D53C84" w:rsidP="003A4279" w:rsidRDefault="00D53C84" w14:paraId="0C9CB1DF" w14:textId="77777777">
            <w:pPr>
              <w:rPr>
                <w:rFonts w:ascii="Aptos" w:hAnsi="Aptos" w:eastAsia="Aptos" w:cs="Aptos"/>
              </w:rPr>
            </w:pPr>
          </w:p>
          <w:p w:rsidR="00D53C84" w:rsidP="003A4279" w:rsidRDefault="00D53C84" w14:paraId="769B5C81" w14:textId="77777777">
            <w:pPr>
              <w:rPr>
                <w:rFonts w:ascii="Aptos" w:hAnsi="Aptos" w:eastAsia="Aptos" w:cs="Aptos"/>
              </w:rPr>
            </w:pPr>
          </w:p>
          <w:p w:rsidR="00D53C84" w:rsidP="003A4279" w:rsidRDefault="00D53C84" w14:paraId="6F9CBA6B" w14:textId="77777777">
            <w:pPr>
              <w:rPr>
                <w:rFonts w:ascii="Aptos" w:hAnsi="Aptos" w:eastAsia="Aptos" w:cs="Aptos"/>
              </w:rPr>
            </w:pPr>
          </w:p>
          <w:p w:rsidR="001B2316" w:rsidP="003A4279" w:rsidRDefault="00F62023" w14:paraId="776C7415" w14:textId="4AAA8526">
            <w:pPr>
              <w:rPr>
                <w:rFonts w:ascii="Aptos" w:hAnsi="Aptos" w:eastAsia="Aptos" w:cs="Aptos"/>
              </w:rPr>
            </w:pPr>
            <w:r>
              <w:rPr>
                <w:rFonts w:ascii="Aptos" w:hAnsi="Aptos" w:eastAsia="Aptos" w:cs="Aptos"/>
              </w:rPr>
              <w:t>Once you</w:t>
            </w:r>
            <w:r w:rsidR="003C3355">
              <w:rPr>
                <w:rFonts w:ascii="Aptos" w:hAnsi="Aptos" w:eastAsia="Aptos" w:cs="Aptos"/>
              </w:rPr>
              <w:t xml:space="preserve">r </w:t>
            </w:r>
            <w:r w:rsidR="002001ED">
              <w:rPr>
                <w:rFonts w:ascii="Aptos" w:hAnsi="Aptos" w:eastAsia="Aptos" w:cs="Aptos"/>
              </w:rPr>
              <w:t>shard</w:t>
            </w:r>
            <w:r w:rsidR="003C3355">
              <w:rPr>
                <w:rFonts w:ascii="Aptos" w:hAnsi="Aptos" w:eastAsia="Aptos" w:cs="Aptos"/>
              </w:rPr>
              <w:t xml:space="preserve"> size </w:t>
            </w:r>
            <w:r w:rsidR="00BD5170">
              <w:rPr>
                <w:rFonts w:ascii="Aptos" w:hAnsi="Aptos" w:eastAsia="Aptos" w:cs="Aptos"/>
              </w:rPr>
              <w:t xml:space="preserve">has been adjusted, </w:t>
            </w:r>
            <w:r w:rsidR="00D53C84">
              <w:rPr>
                <w:rFonts w:ascii="Aptos" w:hAnsi="Aptos" w:eastAsia="Aptos" w:cs="Aptos"/>
              </w:rPr>
              <w:t xml:space="preserve">you will want to see the output. I’ve included an example for reference. </w:t>
            </w:r>
            <w:r w:rsidR="00383C44">
              <w:rPr>
                <w:rFonts w:ascii="Aptos" w:hAnsi="Aptos" w:eastAsia="Aptos" w:cs="Aptos"/>
              </w:rPr>
              <w:t xml:space="preserve"> </w:t>
            </w:r>
          </w:p>
          <w:p w:rsidR="003A4279" w:rsidP="003A4279" w:rsidRDefault="003A4279" w14:paraId="53D41501" w14:textId="77777777">
            <w:pPr>
              <w:rPr>
                <w:rFonts w:ascii="Aptos" w:hAnsi="Aptos" w:eastAsia="Aptos" w:cs="Aptos"/>
              </w:rPr>
            </w:pPr>
          </w:p>
          <w:p w:rsidR="003A4279" w:rsidP="003A4279" w:rsidRDefault="003A4279" w14:paraId="0A36AA46" w14:textId="77777777">
            <w:pPr>
              <w:rPr>
                <w:rFonts w:ascii="Aptos" w:hAnsi="Aptos" w:eastAsia="Aptos" w:cs="Aptos"/>
              </w:rPr>
            </w:pPr>
          </w:p>
          <w:p w:rsidR="003A4279" w:rsidP="003A4279" w:rsidRDefault="003A4279" w14:paraId="41B82559" w14:textId="09AC7CBB">
            <w:pPr>
              <w:rPr>
                <w:rFonts w:ascii="Aptos" w:hAnsi="Aptos" w:eastAsia="Aptos" w:cs="Aptos"/>
              </w:rPr>
            </w:pPr>
          </w:p>
          <w:p w:rsidR="003A4279" w:rsidP="003A4279" w:rsidRDefault="003A4279" w14:paraId="475CD2F8" w14:textId="77777777">
            <w:pPr>
              <w:rPr>
                <w:rFonts w:ascii="Aptos" w:hAnsi="Aptos" w:eastAsia="Aptos" w:cs="Aptos"/>
              </w:rPr>
            </w:pPr>
          </w:p>
          <w:p w:rsidRPr="00BD070F" w:rsidR="006035EF" w:rsidP="0026024E" w:rsidRDefault="003A4279" w14:paraId="079494A7" w14:textId="4F164A30">
            <w:pPr>
              <w:rPr>
                <w:rFonts w:eastAsia="Aptos" w:cs="Aptos" w:asciiTheme="minorHAnsi" w:hAnsiTheme="minorHAnsi"/>
              </w:rPr>
            </w:pPr>
            <w:r w:rsidRPr="00BD070F">
              <w:rPr>
                <w:rFonts w:eastAsia="Arial" w:cs="Arial" w:asciiTheme="minorHAnsi" w:hAnsiTheme="minorHAnsi"/>
                <w:color w:val="111111"/>
              </w:rPr>
              <w:t>One more thing on shards: The OpenSearch Service allocates roughly half your node’s physical memory to the JVM, up to a max of 32GB. So a node with 16 GB of RAM gets about 8GB of heap. While trying to stay below 25 shards per gigabyte of JVM heap memory, we would have a ceiling of around 200 shards per node including replicas in this scenario.</w:t>
            </w:r>
          </w:p>
        </w:tc>
        <w:tc>
          <w:tcPr>
            <w:tcW w:w="2630" w:type="dxa"/>
            <w:tcMar>
              <w:left w:w="105" w:type="dxa"/>
              <w:right w:w="105" w:type="dxa"/>
            </w:tcMar>
          </w:tcPr>
          <w:p w:rsidR="003A4279" w:rsidP="003A4279" w:rsidRDefault="003A4279" w14:paraId="2528E1F7" w14:textId="77777777">
            <w:pPr>
              <w:spacing w:before="40" w:after="40"/>
            </w:pPr>
            <w:r>
              <w:rPr>
                <w:rFonts w:ascii="Arial" w:hAnsi="Arial" w:eastAsia="Arial" w:cs="Arial"/>
                <w:i/>
                <w:iCs/>
                <w:color w:val="444444"/>
                <w:sz w:val="18"/>
                <w:szCs w:val="18"/>
              </w:rPr>
              <w:t>Shard sizing decision tree: data size → workload type → target shard size → shard count</w:t>
            </w:r>
          </w:p>
          <w:p w:rsidR="003A4279" w:rsidP="003A4279" w:rsidRDefault="003A4279" w14:paraId="2C7181FF" w14:textId="77777777">
            <w:pPr>
              <w:rPr>
                <w:rFonts w:ascii="Arial" w:hAnsi="Arial" w:eastAsia="Arial" w:cs="Arial"/>
                <w:i/>
                <w:iCs/>
                <w:color w:val="444444"/>
                <w:sz w:val="18"/>
                <w:szCs w:val="18"/>
              </w:rPr>
            </w:pPr>
          </w:p>
          <w:p w:rsidR="003A4279" w:rsidP="003A4279" w:rsidRDefault="003A4279" w14:paraId="1994CF22" w14:textId="77777777">
            <w:pPr>
              <w:rPr>
                <w:rFonts w:ascii="Arial" w:hAnsi="Arial" w:eastAsia="Arial" w:cs="Arial"/>
                <w:i/>
                <w:iCs/>
                <w:color w:val="444444"/>
                <w:sz w:val="18"/>
                <w:szCs w:val="18"/>
              </w:rPr>
            </w:pPr>
            <w:r>
              <w:rPr>
                <w:rFonts w:ascii="Arial" w:hAnsi="Arial" w:eastAsia="Arial" w:cs="Arial"/>
                <w:i/>
                <w:iCs/>
                <w:color w:val="444444"/>
                <w:sz w:val="18"/>
                <w:szCs w:val="18"/>
              </w:rPr>
              <w:t>Terminal: GET _cat/shards output</w:t>
            </w:r>
          </w:p>
          <w:p w:rsidR="003A4279" w:rsidP="003A4279" w:rsidRDefault="003A4279" w14:paraId="7CDB075E" w14:textId="77777777">
            <w:pPr>
              <w:rPr>
                <w:rFonts w:ascii="Arial" w:hAnsi="Arial" w:eastAsia="Arial" w:cs="Arial"/>
                <w:i/>
                <w:iCs/>
                <w:color w:val="444444"/>
                <w:sz w:val="18"/>
                <w:szCs w:val="18"/>
              </w:rPr>
            </w:pPr>
          </w:p>
          <w:p w:rsidR="003A4279" w:rsidP="003A4279" w:rsidRDefault="003A4279" w14:paraId="79B68DF1" w14:textId="77777777">
            <w:pPr>
              <w:rPr>
                <w:rFonts w:ascii="Arial" w:hAnsi="Arial" w:eastAsia="Arial" w:cs="Arial"/>
                <w:i/>
                <w:iCs/>
                <w:color w:val="444444"/>
                <w:sz w:val="18"/>
                <w:szCs w:val="18"/>
              </w:rPr>
            </w:pPr>
          </w:p>
          <w:p w:rsidR="003A4279" w:rsidP="003A4279" w:rsidRDefault="003A4279" w14:paraId="6B704CDC" w14:textId="77777777">
            <w:pPr>
              <w:rPr>
                <w:rFonts w:ascii="Arial" w:hAnsi="Arial" w:eastAsia="Arial" w:cs="Arial"/>
                <w:i/>
                <w:iCs/>
                <w:color w:val="444444"/>
                <w:sz w:val="18"/>
                <w:szCs w:val="18"/>
              </w:rPr>
            </w:pPr>
          </w:p>
          <w:p w:rsidR="003A4279" w:rsidP="003A4279" w:rsidRDefault="003A4279" w14:paraId="4E418CEE" w14:textId="77777777">
            <w:pPr>
              <w:rPr>
                <w:rFonts w:ascii="Aptos" w:hAnsi="Aptos" w:eastAsia="Aptos" w:cs="Aptos"/>
              </w:rPr>
            </w:pPr>
          </w:p>
          <w:p w:rsidR="003A4279" w:rsidP="003A4279" w:rsidRDefault="003A4279" w14:paraId="43C86DCA" w14:textId="77777777">
            <w:pPr>
              <w:rPr>
                <w:rFonts w:ascii="Aptos" w:hAnsi="Aptos" w:eastAsia="Aptos" w:cs="Aptos"/>
              </w:rPr>
            </w:pPr>
          </w:p>
          <w:p w:rsidR="003A4279" w:rsidP="003A4279" w:rsidRDefault="003A4279" w14:paraId="7B28A45D" w14:textId="77777777">
            <w:pPr>
              <w:rPr>
                <w:rFonts w:ascii="Aptos" w:hAnsi="Aptos" w:eastAsia="Aptos" w:cs="Aptos"/>
              </w:rPr>
            </w:pPr>
          </w:p>
          <w:p w:rsidR="003A4279" w:rsidP="003A4279" w:rsidRDefault="003A4279" w14:paraId="613676A6" w14:textId="77777777">
            <w:pPr>
              <w:rPr>
                <w:rFonts w:ascii="Aptos" w:hAnsi="Aptos" w:eastAsia="Aptos" w:cs="Aptos"/>
              </w:rPr>
            </w:pPr>
            <w:r>
              <w:rPr>
                <w:rFonts w:ascii="Aptos" w:hAnsi="Aptos" w:eastAsia="Aptos" w:cs="Aptos"/>
              </w:rPr>
              <w:t>Maybe a chart about this. Let’s discuss</w:t>
            </w:r>
          </w:p>
          <w:p w:rsidR="003A4279" w:rsidP="003A4279" w:rsidRDefault="003A4279" w14:paraId="0172A9AE" w14:textId="77777777">
            <w:pPr>
              <w:rPr>
                <w:rFonts w:ascii="Aptos" w:hAnsi="Aptos" w:eastAsia="Aptos" w:cs="Aptos"/>
              </w:rPr>
            </w:pPr>
          </w:p>
          <w:p w:rsidR="003A4279" w:rsidP="003A4279" w:rsidRDefault="003A4279" w14:paraId="26E436DA" w14:textId="77777777">
            <w:pPr>
              <w:rPr>
                <w:rFonts w:ascii="Aptos" w:hAnsi="Aptos" w:eastAsia="Aptos" w:cs="Aptos"/>
              </w:rPr>
            </w:pPr>
          </w:p>
          <w:p w:rsidR="003A4279" w:rsidP="003A4279" w:rsidRDefault="003A4279" w14:paraId="1C191D58" w14:textId="77777777">
            <w:pPr>
              <w:rPr>
                <w:rFonts w:ascii="Aptos" w:hAnsi="Aptos" w:eastAsia="Aptos" w:cs="Aptos"/>
              </w:rPr>
            </w:pPr>
          </w:p>
          <w:p w:rsidR="003A4279" w:rsidP="003A4279" w:rsidRDefault="003A4279" w14:paraId="0A877746" w14:textId="77777777">
            <w:pPr>
              <w:rPr>
                <w:rFonts w:ascii="Aptos" w:hAnsi="Aptos" w:eastAsia="Aptos" w:cs="Aptos"/>
              </w:rPr>
            </w:pPr>
          </w:p>
          <w:p w:rsidR="003A4279" w:rsidP="003A4279" w:rsidRDefault="003A4279" w14:paraId="09F78067" w14:textId="77777777">
            <w:pPr>
              <w:rPr>
                <w:rFonts w:ascii="Aptos" w:hAnsi="Aptos" w:eastAsia="Aptos" w:cs="Aptos"/>
              </w:rPr>
            </w:pPr>
          </w:p>
          <w:p w:rsidR="003A4279" w:rsidP="003A4279" w:rsidRDefault="003A4279" w14:paraId="7705A194" w14:textId="77777777">
            <w:pPr>
              <w:rPr>
                <w:rFonts w:ascii="Aptos" w:hAnsi="Aptos" w:eastAsia="Aptos" w:cs="Aptos"/>
              </w:rPr>
            </w:pPr>
          </w:p>
          <w:p w:rsidR="003A4279" w:rsidP="003A4279" w:rsidRDefault="003A4279" w14:paraId="2E14AF21" w14:textId="77777777">
            <w:pPr>
              <w:rPr>
                <w:rFonts w:ascii="Aptos" w:hAnsi="Aptos" w:eastAsia="Aptos" w:cs="Aptos"/>
              </w:rPr>
            </w:pPr>
          </w:p>
          <w:p w:rsidR="003A4279" w:rsidP="003A4279" w:rsidRDefault="003A4279" w14:paraId="6A8F468C" w14:textId="77777777">
            <w:pPr>
              <w:rPr>
                <w:rFonts w:ascii="Aptos" w:hAnsi="Aptos" w:eastAsia="Aptos" w:cs="Aptos"/>
              </w:rPr>
            </w:pPr>
          </w:p>
          <w:p w:rsidR="003A4279" w:rsidP="003A4279" w:rsidRDefault="003A4279" w14:paraId="15926698" w14:textId="77777777">
            <w:pPr>
              <w:rPr>
                <w:rFonts w:ascii="Aptos" w:hAnsi="Aptos" w:eastAsia="Aptos" w:cs="Aptos"/>
              </w:rPr>
            </w:pPr>
          </w:p>
          <w:p w:rsidR="003A4279" w:rsidP="003A4279" w:rsidRDefault="003A4279" w14:paraId="2C7680C1" w14:textId="77777777">
            <w:pPr>
              <w:rPr>
                <w:rFonts w:ascii="Aptos" w:hAnsi="Aptos" w:eastAsia="Aptos" w:cs="Aptos"/>
              </w:rPr>
            </w:pPr>
          </w:p>
          <w:p w:rsidR="003A4279" w:rsidP="003A4279" w:rsidRDefault="003A4279" w14:paraId="5936340B" w14:textId="77777777">
            <w:pPr>
              <w:rPr>
                <w:rFonts w:ascii="Aptos" w:hAnsi="Aptos" w:eastAsia="Aptos" w:cs="Aptos"/>
              </w:rPr>
            </w:pPr>
          </w:p>
          <w:p w:rsidR="003A4279" w:rsidP="003A4279" w:rsidRDefault="003A4279" w14:paraId="0F77723A" w14:textId="77777777">
            <w:pPr>
              <w:rPr>
                <w:rFonts w:ascii="Aptos" w:hAnsi="Aptos" w:eastAsia="Aptos" w:cs="Aptos"/>
              </w:rPr>
            </w:pPr>
          </w:p>
          <w:p w:rsidR="003A4279" w:rsidP="003A4279" w:rsidRDefault="003A4279" w14:paraId="7465C195" w14:textId="77777777">
            <w:pPr>
              <w:rPr>
                <w:rFonts w:ascii="Aptos" w:hAnsi="Aptos" w:eastAsia="Aptos" w:cs="Aptos"/>
              </w:rPr>
            </w:pPr>
          </w:p>
          <w:p w:rsidR="003A4279" w:rsidP="003A4279" w:rsidRDefault="003A4279" w14:paraId="7EC058E7" w14:textId="77777777">
            <w:pPr>
              <w:rPr>
                <w:rFonts w:ascii="Aptos" w:hAnsi="Aptos" w:eastAsia="Aptos" w:cs="Aptos"/>
              </w:rPr>
            </w:pPr>
          </w:p>
          <w:p w:rsidR="003A4279" w:rsidP="003A4279" w:rsidRDefault="003A4279" w14:paraId="341F85C9" w14:textId="77777777">
            <w:pPr>
              <w:rPr>
                <w:rFonts w:ascii="Aptos" w:hAnsi="Aptos" w:eastAsia="Aptos" w:cs="Aptos"/>
              </w:rPr>
            </w:pPr>
          </w:p>
          <w:p w:rsidR="003A4279" w:rsidP="003A4279" w:rsidRDefault="003A4279" w14:paraId="385C5134" w14:textId="77777777">
            <w:pPr>
              <w:rPr>
                <w:rFonts w:ascii="Aptos" w:hAnsi="Aptos" w:eastAsia="Aptos" w:cs="Aptos"/>
              </w:rPr>
            </w:pPr>
          </w:p>
          <w:p w:rsidR="003A4279" w:rsidP="003A4279" w:rsidRDefault="003A4279" w14:paraId="48A401EB" w14:textId="77777777">
            <w:pPr>
              <w:rPr>
                <w:rFonts w:ascii="Aptos" w:hAnsi="Aptos" w:eastAsia="Aptos" w:cs="Aptos"/>
              </w:rPr>
            </w:pPr>
          </w:p>
          <w:p w:rsidR="0058665C" w:rsidP="003A4279" w:rsidRDefault="0058665C" w14:paraId="668DAE9D" w14:textId="77777777">
            <w:pPr>
              <w:rPr>
                <w:rFonts w:ascii="Aptos" w:hAnsi="Aptos" w:eastAsia="Aptos" w:cs="Aptos"/>
              </w:rPr>
            </w:pPr>
          </w:p>
          <w:p w:rsidR="0058665C" w:rsidP="003A4279" w:rsidRDefault="0058665C" w14:paraId="55304780" w14:textId="77777777">
            <w:pPr>
              <w:rPr>
                <w:rFonts w:ascii="Aptos" w:hAnsi="Aptos" w:eastAsia="Aptos" w:cs="Aptos"/>
              </w:rPr>
            </w:pPr>
          </w:p>
          <w:p w:rsidR="0058665C" w:rsidP="003A4279" w:rsidRDefault="0058665C" w14:paraId="36A44943" w14:textId="77777777">
            <w:pPr>
              <w:rPr>
                <w:rFonts w:ascii="Aptos" w:hAnsi="Aptos" w:eastAsia="Aptos" w:cs="Aptos"/>
              </w:rPr>
            </w:pPr>
          </w:p>
          <w:p w:rsidR="0058665C" w:rsidP="003A4279" w:rsidRDefault="0058665C" w14:paraId="48B9D61E" w14:textId="77777777">
            <w:pPr>
              <w:rPr>
                <w:rFonts w:ascii="Aptos" w:hAnsi="Aptos" w:eastAsia="Aptos" w:cs="Aptos"/>
              </w:rPr>
            </w:pPr>
          </w:p>
          <w:p w:rsidR="0058665C" w:rsidP="003A4279" w:rsidRDefault="0058665C" w14:paraId="79678E19" w14:textId="77777777">
            <w:pPr>
              <w:rPr>
                <w:rFonts w:ascii="Aptos" w:hAnsi="Aptos" w:eastAsia="Aptos" w:cs="Aptos"/>
              </w:rPr>
            </w:pPr>
          </w:p>
          <w:p w:rsidR="0058665C" w:rsidP="003A4279" w:rsidRDefault="0058665C" w14:paraId="773189A9" w14:textId="77777777">
            <w:pPr>
              <w:rPr>
                <w:rFonts w:ascii="Aptos" w:hAnsi="Aptos" w:eastAsia="Aptos" w:cs="Aptos"/>
              </w:rPr>
            </w:pPr>
          </w:p>
          <w:p w:rsidR="0058665C" w:rsidP="003A4279" w:rsidRDefault="0058665C" w14:paraId="0776F6D1" w14:textId="77777777">
            <w:pPr>
              <w:rPr>
                <w:rFonts w:ascii="Aptos" w:hAnsi="Aptos" w:eastAsia="Aptos" w:cs="Aptos"/>
              </w:rPr>
            </w:pPr>
          </w:p>
          <w:p w:rsidR="0058665C" w:rsidP="003A4279" w:rsidRDefault="0058665C" w14:paraId="679B64E2" w14:textId="77777777">
            <w:pPr>
              <w:rPr>
                <w:rFonts w:ascii="Aptos" w:hAnsi="Aptos" w:eastAsia="Aptos" w:cs="Aptos"/>
              </w:rPr>
            </w:pPr>
          </w:p>
          <w:p w:rsidR="0058665C" w:rsidP="003A4279" w:rsidRDefault="0058665C" w14:paraId="696B8C8B" w14:textId="77777777">
            <w:pPr>
              <w:rPr>
                <w:rFonts w:ascii="Aptos" w:hAnsi="Aptos" w:eastAsia="Aptos" w:cs="Aptos"/>
              </w:rPr>
            </w:pPr>
          </w:p>
          <w:p w:rsidR="001B0FB1" w:rsidP="003A4279" w:rsidRDefault="001B0FB1" w14:paraId="3F00EBCB" w14:textId="77777777">
            <w:pPr>
              <w:rPr>
                <w:rFonts w:ascii="Aptos" w:hAnsi="Aptos" w:eastAsia="Aptos" w:cs="Aptos"/>
              </w:rPr>
            </w:pPr>
          </w:p>
          <w:p w:rsidR="001B0FB1" w:rsidP="003A4279" w:rsidRDefault="001B0FB1" w14:paraId="6B858C7F" w14:textId="77777777">
            <w:pPr>
              <w:rPr>
                <w:rFonts w:ascii="Aptos" w:hAnsi="Aptos" w:eastAsia="Aptos" w:cs="Aptos"/>
              </w:rPr>
            </w:pPr>
          </w:p>
          <w:p w:rsidR="001B0FB1" w:rsidP="003A4279" w:rsidRDefault="001B0FB1" w14:paraId="2CD0AA0D" w14:textId="77777777">
            <w:pPr>
              <w:rPr>
                <w:rFonts w:ascii="Aptos" w:hAnsi="Aptos" w:eastAsia="Aptos" w:cs="Aptos"/>
              </w:rPr>
            </w:pPr>
          </w:p>
          <w:p w:rsidRPr="00B35E12" w:rsidR="003A4279" w:rsidP="003A4279" w:rsidRDefault="003A4279" w14:paraId="56EA7FE4" w14:textId="7D6BD4D3">
            <w:pPr>
              <w:rPr>
                <w:rFonts w:ascii="Aptos" w:hAnsi="Aptos" w:eastAsia="Aptos" w:cs="Aptos"/>
              </w:rPr>
            </w:pPr>
            <w:r w:rsidRPr="00B35E12">
              <w:rPr>
                <w:rFonts w:ascii="Aptos" w:hAnsi="Aptos" w:eastAsia="Aptos" w:cs="Aptos"/>
              </w:rPr>
              <w:t># Shard sizing formula:</w:t>
            </w:r>
          </w:p>
          <w:p w:rsidRPr="00B35E12" w:rsidR="003A4279" w:rsidP="003A4279" w:rsidRDefault="003A4279" w14:paraId="7D3940C4" w14:textId="77777777">
            <w:pPr>
              <w:rPr>
                <w:rFonts w:ascii="Aptos" w:hAnsi="Aptos" w:eastAsia="Aptos" w:cs="Aptos"/>
              </w:rPr>
            </w:pPr>
            <w:r w:rsidRPr="00B35E12">
              <w:rPr>
                <w:rFonts w:ascii="Aptos" w:hAnsi="Aptos" w:eastAsia="Aptos" w:cs="Aptos"/>
              </w:rPr>
              <w:t># number_of_shards = total_data_size_GB / target_shard_size_GB</w:t>
            </w:r>
          </w:p>
          <w:p w:rsidRPr="00B35E12" w:rsidR="003A4279" w:rsidP="003A4279" w:rsidRDefault="003A4279" w14:paraId="18769179" w14:textId="77777777">
            <w:pPr>
              <w:rPr>
                <w:rFonts w:ascii="Aptos" w:hAnsi="Aptos" w:eastAsia="Aptos" w:cs="Aptos"/>
              </w:rPr>
            </w:pPr>
          </w:p>
          <w:p w:rsidRPr="00B35E12" w:rsidR="003A4279" w:rsidP="003A4279" w:rsidRDefault="003A4279" w14:paraId="17B78296" w14:textId="77777777">
            <w:pPr>
              <w:rPr>
                <w:rFonts w:ascii="Aptos" w:hAnsi="Aptos" w:eastAsia="Aptos" w:cs="Aptos"/>
              </w:rPr>
            </w:pPr>
            <w:r w:rsidRPr="00B35E12">
              <w:rPr>
                <w:rFonts w:ascii="Aptos" w:hAnsi="Aptos" w:eastAsia="Aptos" w:cs="Aptos"/>
              </w:rPr>
              <w:t># For search-heavy RAG: target 10–30 GB per shard</w:t>
            </w:r>
          </w:p>
          <w:p w:rsidR="0057031F" w:rsidP="003A4279" w:rsidRDefault="0057031F" w14:paraId="7CCA316C" w14:textId="77777777">
            <w:pPr>
              <w:rPr>
                <w:rFonts w:ascii="Aptos" w:hAnsi="Aptos" w:eastAsia="Aptos" w:cs="Aptos"/>
              </w:rPr>
            </w:pPr>
          </w:p>
          <w:p w:rsidR="0057031F" w:rsidP="003A4279" w:rsidRDefault="0057031F" w14:paraId="109CF49B" w14:textId="77777777">
            <w:pPr>
              <w:rPr>
                <w:rFonts w:ascii="Aptos" w:hAnsi="Aptos" w:eastAsia="Aptos" w:cs="Aptos"/>
              </w:rPr>
            </w:pPr>
          </w:p>
          <w:p w:rsidR="003A4279" w:rsidP="003A4279" w:rsidRDefault="003A4279" w14:paraId="76196DBC" w14:textId="77777777">
            <w:pPr>
              <w:rPr>
                <w:rFonts w:ascii="Aptos" w:hAnsi="Aptos" w:eastAsia="Aptos" w:cs="Aptos"/>
              </w:rPr>
            </w:pPr>
            <w:r w:rsidRPr="00B35E12">
              <w:rPr>
                <w:rFonts w:ascii="Aptos" w:hAnsi="Aptos" w:eastAsia="Aptos" w:cs="Aptos"/>
              </w:rPr>
              <w:t># For write-heavy: target 30–50 GB per shard</w:t>
            </w:r>
          </w:p>
          <w:p w:rsidR="0057031F" w:rsidP="003A4279" w:rsidRDefault="0057031F" w14:paraId="6A97F2D5" w14:textId="77777777">
            <w:pPr>
              <w:rPr>
                <w:rFonts w:ascii="Aptos" w:hAnsi="Aptos" w:eastAsia="Aptos" w:cs="Aptos"/>
              </w:rPr>
            </w:pPr>
          </w:p>
          <w:p w:rsidRPr="00B35E12" w:rsidR="0057031F" w:rsidP="003A4279" w:rsidRDefault="0057031F" w14:paraId="6B24A1A4" w14:textId="77777777">
            <w:pPr>
              <w:rPr>
                <w:rFonts w:ascii="Aptos" w:hAnsi="Aptos" w:eastAsia="Aptos" w:cs="Aptos"/>
              </w:rPr>
            </w:pPr>
          </w:p>
          <w:p w:rsidRPr="00B35E12" w:rsidR="003A4279" w:rsidP="003A4279" w:rsidRDefault="003A4279" w14:paraId="4893BCCF" w14:textId="77777777">
            <w:pPr>
              <w:rPr>
                <w:rFonts w:ascii="Aptos" w:hAnsi="Aptos" w:eastAsia="Aptos" w:cs="Aptos"/>
              </w:rPr>
            </w:pPr>
            <w:r w:rsidRPr="00B35E12">
              <w:rPr>
                <w:rFonts w:ascii="Aptos" w:hAnsi="Aptos" w:eastAsia="Aptos" w:cs="Aptos"/>
              </w:rPr>
              <w:t># For pure vector: start at 50 GB, reduce to 10 GB if hybrid + latency sensitive</w:t>
            </w:r>
          </w:p>
          <w:p w:rsidRPr="00B35E12" w:rsidR="003A4279" w:rsidP="003A4279" w:rsidRDefault="003A4279" w14:paraId="66BF203F" w14:textId="77777777">
            <w:pPr>
              <w:rPr>
                <w:rFonts w:ascii="Aptos" w:hAnsi="Aptos" w:eastAsia="Aptos" w:cs="Aptos"/>
              </w:rPr>
            </w:pPr>
          </w:p>
          <w:p w:rsidRPr="00B35E12" w:rsidR="003A4279" w:rsidP="003A4279" w:rsidRDefault="003A4279" w14:paraId="4D4502ED" w14:textId="77777777">
            <w:pPr>
              <w:rPr>
                <w:rFonts w:ascii="Aptos" w:hAnsi="Aptos" w:eastAsia="Aptos" w:cs="Aptos"/>
              </w:rPr>
            </w:pPr>
            <w:r w:rsidRPr="00B35E12">
              <w:rPr>
                <w:rFonts w:ascii="Aptos" w:hAnsi="Aptos" w:eastAsia="Aptos" w:cs="Aptos"/>
              </w:rPr>
              <w:t># Check current shard sizes anytime:</w:t>
            </w:r>
          </w:p>
          <w:p w:rsidRPr="00B35E12" w:rsidR="003A4279" w:rsidP="003A4279" w:rsidRDefault="003A4279" w14:paraId="6B8E2978" w14:textId="77777777">
            <w:pPr>
              <w:rPr>
                <w:rFonts w:ascii="Aptos" w:hAnsi="Aptos" w:eastAsia="Aptos" w:cs="Aptos"/>
              </w:rPr>
            </w:pPr>
            <w:r w:rsidRPr="00B35E12">
              <w:rPr>
                <w:rFonts w:ascii="Aptos" w:hAnsi="Aptos" w:eastAsia="Aptos" w:cs="Aptos"/>
              </w:rPr>
              <w:t>GET /_cat/shards/bookstore-rag?v&amp;h=index,shard,prirep,state,docs,store</w:t>
            </w:r>
          </w:p>
          <w:p w:rsidRPr="00B35E12" w:rsidR="003A4279" w:rsidP="003A4279" w:rsidRDefault="003A4279" w14:paraId="47D9C599" w14:textId="77777777">
            <w:pPr>
              <w:rPr>
                <w:rFonts w:ascii="Aptos" w:hAnsi="Aptos" w:eastAsia="Aptos" w:cs="Aptos"/>
              </w:rPr>
            </w:pPr>
          </w:p>
          <w:p w:rsidRPr="00B35E12" w:rsidR="003A4279" w:rsidP="003A4279" w:rsidRDefault="003A4279" w14:paraId="087E52BB" w14:textId="77777777">
            <w:pPr>
              <w:rPr>
                <w:rFonts w:ascii="Aptos" w:hAnsi="Aptos" w:eastAsia="Aptos" w:cs="Aptos"/>
              </w:rPr>
            </w:pPr>
            <w:r w:rsidRPr="00B35E12">
              <w:rPr>
                <w:rFonts w:ascii="Aptos" w:hAnsi="Aptos" w:eastAsia="Aptos" w:cs="Aptos"/>
              </w:rPr>
              <w:t># Example output you want to see:</w:t>
            </w:r>
          </w:p>
          <w:p w:rsidRPr="00B35E12" w:rsidR="003A4279" w:rsidP="003A4279" w:rsidRDefault="003A4279" w14:paraId="713882BB" w14:textId="77777777">
            <w:pPr>
              <w:rPr>
                <w:rFonts w:ascii="Aptos" w:hAnsi="Aptos" w:eastAsia="Aptos" w:cs="Aptos"/>
              </w:rPr>
            </w:pPr>
            <w:r w:rsidRPr="00B35E12">
              <w:rPr>
                <w:rFonts w:ascii="Aptos" w:hAnsi="Aptos" w:eastAsia="Aptos" w:cs="Aptos"/>
              </w:rPr>
              <w:t># index          shard prirep state   docs  store</w:t>
            </w:r>
          </w:p>
          <w:p w:rsidR="003A4279" w:rsidP="003A4279" w:rsidRDefault="003A4279" w14:paraId="1FFC45FC" w14:textId="77777777">
            <w:pPr>
              <w:rPr>
                <w:rFonts w:ascii="Aptos" w:hAnsi="Aptos" w:eastAsia="Aptos" w:cs="Aptos"/>
              </w:rPr>
            </w:pPr>
            <w:r w:rsidRPr="00B35E12">
              <w:rPr>
                <w:rFonts w:ascii="Aptos" w:hAnsi="Aptos" w:eastAsia="Aptos" w:cs="Aptos"/>
              </w:rPr>
              <w:t># bookstore-rag  0     p      STARTED  500k  4.8gb</w:t>
            </w:r>
          </w:p>
          <w:p w:rsidR="003A4279" w:rsidP="003A4279" w:rsidRDefault="003A4279" w14:paraId="2C158660" w14:textId="77777777">
            <w:pPr>
              <w:rPr>
                <w:rFonts w:ascii="Aptos" w:hAnsi="Aptos" w:eastAsia="Aptos" w:cs="Aptos"/>
              </w:rPr>
            </w:pPr>
          </w:p>
          <w:p w:rsidR="003A4279" w:rsidP="003A4279" w:rsidRDefault="003A4279" w14:paraId="50D0E2B2" w14:textId="77777777">
            <w:pPr>
              <w:rPr>
                <w:rFonts w:ascii="Aptos" w:hAnsi="Aptos" w:eastAsia="Aptos" w:cs="Aptos"/>
              </w:rPr>
            </w:pPr>
          </w:p>
          <w:p w:rsidR="003A4279" w:rsidP="003A4279" w:rsidRDefault="003A4279" w14:paraId="7895ADFD" w14:textId="77777777">
            <w:pPr>
              <w:rPr>
                <w:rFonts w:ascii="Aptos" w:hAnsi="Aptos" w:eastAsia="Aptos" w:cs="Aptos"/>
              </w:rPr>
            </w:pPr>
          </w:p>
          <w:p w:rsidR="003A4279" w:rsidP="003A4279" w:rsidRDefault="003A4279" w14:paraId="2140AF42" w14:textId="77777777">
            <w:pPr>
              <w:rPr>
                <w:rFonts w:ascii="Aptos" w:hAnsi="Aptos" w:eastAsia="Aptos" w:cs="Aptos"/>
              </w:rPr>
            </w:pPr>
          </w:p>
          <w:p w:rsidR="006F6EB9" w:rsidP="006F6EB9" w:rsidRDefault="006F6EB9" w14:paraId="4990437A" w14:textId="77777777">
            <w:pPr>
              <w:rPr>
                <w:rFonts w:ascii="Aptos" w:hAnsi="Aptos" w:eastAsia="Aptos" w:cs="Aptos"/>
              </w:rPr>
            </w:pPr>
          </w:p>
          <w:p w:rsidR="006F6EB9" w:rsidP="006F6EB9" w:rsidRDefault="006F6EB9" w14:paraId="6A176C4F" w14:textId="2EC71347">
            <w:pPr>
              <w:rPr>
                <w:rFonts w:ascii="Aptos" w:hAnsi="Aptos" w:eastAsia="Aptos" w:cs="Aptos"/>
              </w:rPr>
            </w:pPr>
          </w:p>
        </w:tc>
      </w:tr>
      <w:tr w:rsidR="00624722" w:rsidTr="001C1D9C" w14:paraId="28478B2B" w14:textId="77777777">
        <w:trPr>
          <w:trHeight w:val="196"/>
        </w:trPr>
        <w:tc>
          <w:tcPr>
            <w:tcW w:w="1214" w:type="dxa"/>
          </w:tcPr>
          <w:p w:rsidRPr="00F3743C" w:rsidR="00B9370F" w:rsidRDefault="003A4279" w14:paraId="4486CA63" w14:textId="57C7AD6F">
            <w:pPr>
              <w:rPr>
                <w:rFonts w:ascii="Aptos" w:hAnsi="Aptos" w:eastAsia="Aptos" w:cs="Aptos"/>
              </w:rPr>
            </w:pPr>
            <w:r>
              <w:rPr>
                <w:rFonts w:ascii="Aptos" w:hAnsi="Aptos" w:eastAsia="Aptos" w:cs="Aptos"/>
              </w:rPr>
              <w:t>Index Warming</w:t>
            </w:r>
          </w:p>
        </w:tc>
        <w:tc>
          <w:tcPr>
            <w:tcW w:w="1186" w:type="dxa"/>
          </w:tcPr>
          <w:p w:rsidRPr="00F3743C" w:rsidR="00B9370F" w:rsidRDefault="00B9370F" w14:paraId="020F0A17" w14:textId="77777777">
            <w:pPr>
              <w:rPr>
                <w:rFonts w:ascii="Aptos" w:hAnsi="Aptos" w:eastAsia="Aptos" w:cs="Aptos"/>
              </w:rPr>
            </w:pPr>
          </w:p>
        </w:tc>
        <w:tc>
          <w:tcPr>
            <w:tcW w:w="3990" w:type="dxa"/>
            <w:tcMar>
              <w:left w:w="105" w:type="dxa"/>
              <w:right w:w="105" w:type="dxa"/>
            </w:tcMar>
          </w:tcPr>
          <w:p w:rsidR="003A4279" w:rsidP="003A4279" w:rsidRDefault="00714E64" w14:paraId="1B43BD26" w14:textId="04856C68">
            <w:pPr>
              <w:spacing w:before="60" w:after="60"/>
              <w:rPr>
                <w:rFonts w:asciiTheme="minorHAnsi" w:hAnsiTheme="minorHAnsi"/>
              </w:rPr>
            </w:pPr>
            <w:r w:rsidRPr="00714E64">
              <w:rPr>
                <w:rFonts w:eastAsia="Arial" w:cs="Arial" w:asciiTheme="minorHAnsi" w:hAnsiTheme="minorHAnsi"/>
              </w:rPr>
              <w:t>Finally, let's talk about index warming. When OpenSearch starts, your vector graphs are on disk. The first queries have to load them into memory, which adds latency.</w:t>
            </w:r>
          </w:p>
          <w:p w:rsidR="00714E64" w:rsidP="003A4279" w:rsidRDefault="00714E64" w14:paraId="21F711DF" w14:textId="77777777">
            <w:pPr>
              <w:spacing w:before="60" w:after="60"/>
              <w:rPr>
                <w:rFonts w:asciiTheme="minorHAnsi" w:hAnsiTheme="minorHAnsi"/>
              </w:rPr>
            </w:pPr>
          </w:p>
          <w:p w:rsidR="00714E64" w:rsidP="003A4279" w:rsidRDefault="00714E64" w14:paraId="37681E96" w14:textId="77777777">
            <w:pPr>
              <w:spacing w:before="60" w:after="60"/>
              <w:rPr>
                <w:rFonts w:asciiTheme="minorHAnsi" w:hAnsiTheme="minorHAnsi"/>
              </w:rPr>
            </w:pPr>
          </w:p>
          <w:p w:rsidR="00714E64" w:rsidP="003A4279" w:rsidRDefault="00714E64" w14:paraId="7383C09F" w14:textId="77777777">
            <w:pPr>
              <w:spacing w:before="60" w:after="60"/>
              <w:rPr>
                <w:rFonts w:asciiTheme="minorHAnsi" w:hAnsiTheme="minorHAnsi"/>
              </w:rPr>
            </w:pPr>
          </w:p>
          <w:p w:rsidRPr="00BD070F" w:rsidR="00714E64" w:rsidP="003A4279" w:rsidRDefault="00714E64" w14:paraId="7674787A" w14:textId="77777777">
            <w:pPr>
              <w:spacing w:before="60" w:after="60"/>
              <w:rPr>
                <w:rFonts w:asciiTheme="minorHAnsi" w:hAnsiTheme="minorHAnsi"/>
              </w:rPr>
            </w:pPr>
          </w:p>
          <w:p w:rsidRPr="00BD070F" w:rsidR="003A4279" w:rsidP="003A4279" w:rsidRDefault="003A4279" w14:paraId="10BC212A" w14:textId="77777777">
            <w:pPr>
              <w:spacing w:before="60" w:after="60"/>
              <w:rPr>
                <w:rFonts w:asciiTheme="minorHAnsi" w:hAnsiTheme="minorHAnsi"/>
              </w:rPr>
            </w:pPr>
            <w:r w:rsidRPr="00BD070F">
              <w:rPr>
                <w:rFonts w:eastAsia="Arial" w:cs="Arial" w:asciiTheme="minorHAnsi" w:hAnsiTheme="minorHAnsi"/>
              </w:rPr>
              <w:t>Warming solves this by proactively loading the graphs before real traffic hits.</w:t>
            </w:r>
          </w:p>
          <w:p w:rsidR="003A4279" w:rsidP="003A4279" w:rsidRDefault="003A4279" w14:paraId="1C51113E" w14:textId="77777777">
            <w:pPr>
              <w:rPr>
                <w:rFonts w:ascii="Aptos" w:hAnsi="Aptos" w:eastAsia="Aptos" w:cs="Aptos"/>
              </w:rPr>
            </w:pPr>
          </w:p>
          <w:p w:rsidR="003A4279" w:rsidP="003A4279" w:rsidRDefault="003A4279" w14:paraId="6D0F27DA" w14:textId="77777777">
            <w:pPr>
              <w:rPr>
                <w:rFonts w:ascii="Aptos" w:hAnsi="Aptos" w:eastAsia="Aptos" w:cs="Aptos"/>
              </w:rPr>
            </w:pPr>
          </w:p>
          <w:p w:rsidR="003A4279" w:rsidP="003A4279" w:rsidRDefault="003A4279" w14:paraId="7978B61A" w14:textId="77777777">
            <w:pPr>
              <w:rPr>
                <w:rFonts w:ascii="Aptos" w:hAnsi="Aptos" w:eastAsia="Aptos" w:cs="Aptos"/>
              </w:rPr>
            </w:pPr>
          </w:p>
          <w:p w:rsidR="003A4279" w:rsidP="003A4279" w:rsidRDefault="003A4279" w14:paraId="26EEF078" w14:textId="77777777">
            <w:pPr>
              <w:rPr>
                <w:rFonts w:ascii="Aptos" w:hAnsi="Aptos" w:eastAsia="Aptos" w:cs="Aptos"/>
              </w:rPr>
            </w:pPr>
          </w:p>
          <w:p w:rsidR="003A4279" w:rsidP="003A4279" w:rsidRDefault="003A4279" w14:paraId="378BEA29" w14:textId="77777777">
            <w:pPr>
              <w:rPr>
                <w:rFonts w:ascii="Aptos" w:hAnsi="Aptos" w:eastAsia="Aptos" w:cs="Aptos"/>
              </w:rPr>
            </w:pPr>
          </w:p>
          <w:p w:rsidR="003A4279" w:rsidP="003A4279" w:rsidRDefault="003A4279" w14:paraId="0DA2F413" w14:textId="77777777">
            <w:pPr>
              <w:rPr>
                <w:rFonts w:ascii="Aptos" w:hAnsi="Aptos" w:eastAsia="Aptos" w:cs="Aptos"/>
              </w:rPr>
            </w:pPr>
          </w:p>
          <w:p w:rsidR="003A4279" w:rsidP="003A4279" w:rsidRDefault="003A4279" w14:paraId="3F7A33D3" w14:textId="77777777">
            <w:pPr>
              <w:rPr>
                <w:rFonts w:ascii="Aptos" w:hAnsi="Aptos" w:eastAsia="Aptos" w:cs="Aptos"/>
              </w:rPr>
            </w:pPr>
          </w:p>
          <w:p w:rsidR="003A4279" w:rsidP="003A4279" w:rsidRDefault="003A4279" w14:paraId="4E2304F6" w14:textId="77777777">
            <w:pPr>
              <w:rPr>
                <w:rFonts w:ascii="Aptos" w:hAnsi="Aptos" w:eastAsia="Aptos" w:cs="Aptos"/>
              </w:rPr>
            </w:pPr>
          </w:p>
          <w:p w:rsidR="003A4279" w:rsidP="003A4279" w:rsidRDefault="003A4279" w14:paraId="30822D01" w14:textId="77777777">
            <w:pPr>
              <w:rPr>
                <w:rFonts w:ascii="Aptos" w:hAnsi="Aptos" w:eastAsia="Aptos" w:cs="Aptos"/>
              </w:rPr>
            </w:pPr>
          </w:p>
          <w:p w:rsidR="003A4279" w:rsidP="003A4279" w:rsidRDefault="003A4279" w14:paraId="0D055ED3" w14:textId="77777777">
            <w:pPr>
              <w:rPr>
                <w:rFonts w:ascii="Aptos" w:hAnsi="Aptos" w:eastAsia="Aptos" w:cs="Aptos"/>
              </w:rPr>
            </w:pPr>
          </w:p>
          <w:p w:rsidR="003A4279" w:rsidP="003A4279" w:rsidRDefault="003A4279" w14:paraId="221387DD" w14:textId="77777777">
            <w:pPr>
              <w:rPr>
                <w:rFonts w:ascii="Aptos" w:hAnsi="Aptos" w:eastAsia="Aptos" w:cs="Aptos"/>
              </w:rPr>
            </w:pPr>
          </w:p>
          <w:p w:rsidR="003A4279" w:rsidP="003A4279" w:rsidRDefault="003A4279" w14:paraId="62500080" w14:textId="77777777">
            <w:pPr>
              <w:rPr>
                <w:rFonts w:ascii="Aptos" w:hAnsi="Aptos" w:eastAsia="Aptos" w:cs="Aptos"/>
              </w:rPr>
            </w:pPr>
          </w:p>
          <w:p w:rsidR="003A4279" w:rsidP="003A4279" w:rsidRDefault="003A4279" w14:paraId="323018D3" w14:textId="77777777">
            <w:pPr>
              <w:rPr>
                <w:rFonts w:ascii="Aptos" w:hAnsi="Aptos" w:eastAsia="Aptos" w:cs="Aptos"/>
              </w:rPr>
            </w:pPr>
          </w:p>
          <w:p w:rsidR="003A4279" w:rsidP="003A4279" w:rsidRDefault="003A4279" w14:paraId="7A3526D3" w14:textId="77777777">
            <w:pPr>
              <w:rPr>
                <w:rFonts w:ascii="Aptos" w:hAnsi="Aptos" w:eastAsia="Aptos" w:cs="Aptos"/>
              </w:rPr>
            </w:pPr>
          </w:p>
          <w:p w:rsidR="003A4279" w:rsidP="003A4279" w:rsidRDefault="003A4279" w14:paraId="641F5420" w14:textId="77777777">
            <w:pPr>
              <w:rPr>
                <w:rFonts w:ascii="Aptos" w:hAnsi="Aptos" w:eastAsia="Aptos" w:cs="Aptos"/>
              </w:rPr>
            </w:pPr>
          </w:p>
          <w:p w:rsidR="003A4279" w:rsidP="003A4279" w:rsidRDefault="003A4279" w14:paraId="20EB49FC" w14:textId="77777777">
            <w:pPr>
              <w:rPr>
                <w:rFonts w:ascii="Aptos" w:hAnsi="Aptos" w:eastAsia="Aptos" w:cs="Aptos"/>
              </w:rPr>
            </w:pPr>
          </w:p>
          <w:p w:rsidR="003A4279" w:rsidP="003A4279" w:rsidRDefault="003A4279" w14:paraId="7D8213C5" w14:textId="77777777">
            <w:pPr>
              <w:rPr>
                <w:rFonts w:ascii="Aptos" w:hAnsi="Aptos" w:eastAsia="Aptos" w:cs="Aptos"/>
              </w:rPr>
            </w:pPr>
          </w:p>
          <w:p w:rsidR="003A4279" w:rsidP="003A4279" w:rsidRDefault="003A4279" w14:paraId="023D7ADC" w14:textId="77777777">
            <w:pPr>
              <w:rPr>
                <w:rFonts w:ascii="Aptos" w:hAnsi="Aptos" w:eastAsia="Aptos" w:cs="Aptos"/>
              </w:rPr>
            </w:pPr>
          </w:p>
          <w:p w:rsidR="003A4279" w:rsidP="003A4279" w:rsidRDefault="003A4279" w14:paraId="0B9EFB01" w14:textId="77777777">
            <w:pPr>
              <w:rPr>
                <w:rFonts w:ascii="Aptos" w:hAnsi="Aptos" w:eastAsia="Aptos" w:cs="Aptos"/>
              </w:rPr>
            </w:pPr>
          </w:p>
          <w:p w:rsidR="003A4279" w:rsidP="003A4279" w:rsidRDefault="003A4279" w14:paraId="6D1007DD" w14:textId="77777777">
            <w:pPr>
              <w:rPr>
                <w:rFonts w:ascii="Aptos" w:hAnsi="Aptos" w:eastAsia="Aptos" w:cs="Aptos"/>
              </w:rPr>
            </w:pPr>
          </w:p>
          <w:p w:rsidR="003A4279" w:rsidP="003A4279" w:rsidRDefault="003A4279" w14:paraId="1B0AAA74" w14:textId="77777777">
            <w:pPr>
              <w:rPr>
                <w:rFonts w:ascii="Aptos" w:hAnsi="Aptos" w:eastAsia="Aptos" w:cs="Aptos"/>
              </w:rPr>
            </w:pPr>
          </w:p>
          <w:p w:rsidR="003A4279" w:rsidP="003A4279" w:rsidRDefault="003A4279" w14:paraId="0339F465" w14:textId="77777777">
            <w:pPr>
              <w:rPr>
                <w:rFonts w:ascii="Aptos" w:hAnsi="Aptos" w:eastAsia="Aptos" w:cs="Aptos"/>
              </w:rPr>
            </w:pPr>
          </w:p>
          <w:p w:rsidR="003A4279" w:rsidP="003A4279" w:rsidRDefault="003A4279" w14:paraId="61616868" w14:textId="77777777">
            <w:pPr>
              <w:rPr>
                <w:rFonts w:ascii="Aptos" w:hAnsi="Aptos" w:eastAsia="Aptos" w:cs="Aptos"/>
              </w:rPr>
            </w:pPr>
          </w:p>
          <w:p w:rsidR="003A4279" w:rsidP="003A4279" w:rsidRDefault="003A4279" w14:paraId="70EF53F1" w14:textId="77777777">
            <w:pPr>
              <w:rPr>
                <w:rFonts w:ascii="Aptos" w:hAnsi="Aptos" w:eastAsia="Aptos" w:cs="Aptos"/>
              </w:rPr>
            </w:pPr>
          </w:p>
          <w:p w:rsidR="003A4279" w:rsidP="003A4279" w:rsidRDefault="003A4279" w14:paraId="2874468E" w14:textId="77777777">
            <w:pPr>
              <w:rPr>
                <w:rFonts w:ascii="Aptos" w:hAnsi="Aptos" w:eastAsia="Aptos" w:cs="Aptos"/>
              </w:rPr>
            </w:pPr>
          </w:p>
          <w:p w:rsidR="003A4279" w:rsidP="003A4279" w:rsidRDefault="003A4279" w14:paraId="0FC36EC2" w14:textId="77777777">
            <w:pPr>
              <w:rPr>
                <w:rFonts w:ascii="Aptos" w:hAnsi="Aptos" w:eastAsia="Aptos" w:cs="Aptos"/>
              </w:rPr>
            </w:pPr>
          </w:p>
          <w:p w:rsidR="003A4279" w:rsidP="003A4279" w:rsidRDefault="003A4279" w14:paraId="577CD2A8" w14:textId="77777777">
            <w:pPr>
              <w:rPr>
                <w:rFonts w:ascii="Aptos" w:hAnsi="Aptos" w:eastAsia="Aptos" w:cs="Aptos"/>
              </w:rPr>
            </w:pPr>
          </w:p>
          <w:p w:rsidR="003A4279" w:rsidP="003A4279" w:rsidRDefault="003A4279" w14:paraId="6DA7D5B4" w14:textId="108DA14A">
            <w:pPr>
              <w:rPr>
                <w:rFonts w:ascii="Aptos" w:hAnsi="Aptos" w:eastAsia="Aptos" w:cs="Aptos"/>
              </w:rPr>
            </w:pPr>
          </w:p>
          <w:p w:rsidR="003A4279" w:rsidP="003A4279" w:rsidRDefault="003A4279" w14:paraId="5ABE568C" w14:textId="77777777">
            <w:pPr>
              <w:rPr>
                <w:rFonts w:ascii="Aptos" w:hAnsi="Aptos" w:eastAsia="Aptos" w:cs="Aptos"/>
              </w:rPr>
            </w:pPr>
          </w:p>
          <w:p w:rsidRPr="00993AD4" w:rsidR="003A4279" w:rsidP="003A4279" w:rsidRDefault="003A4279" w14:paraId="76346531" w14:textId="77777777">
            <w:pPr>
              <w:spacing w:before="60" w:after="60"/>
              <w:rPr>
                <w:rFonts w:asciiTheme="minorHAnsi" w:hAnsiTheme="minorHAnsi"/>
              </w:rPr>
            </w:pPr>
            <w:r w:rsidRPr="00993AD4">
              <w:rPr>
                <w:rFonts w:eastAsia="Arial" w:cs="Arial" w:asciiTheme="minorHAnsi" w:hAnsiTheme="minorHAnsi"/>
                <w:color w:val="111111"/>
              </w:rPr>
              <w:t>You can also preload specific file types into the OS file system cache using the index.store.preload setting. For k-NN, the relevant extensions are vec and vem, the vector and vector metadata files. Add this to your index settings at creation time:</w:t>
            </w:r>
          </w:p>
          <w:p w:rsidR="003A4279" w:rsidP="003A4279" w:rsidRDefault="003A4279" w14:paraId="531AF30C" w14:textId="77777777">
            <w:pPr>
              <w:rPr>
                <w:rFonts w:ascii="Aptos" w:hAnsi="Aptos" w:eastAsia="Aptos" w:cs="Aptos"/>
              </w:rPr>
            </w:pPr>
          </w:p>
          <w:p w:rsidR="003A4279" w:rsidP="003A4279" w:rsidRDefault="003A4279" w14:paraId="4BEB02ED" w14:textId="77777777">
            <w:pPr>
              <w:rPr>
                <w:rFonts w:ascii="Aptos" w:hAnsi="Aptos" w:eastAsia="Aptos" w:cs="Aptos"/>
              </w:rPr>
            </w:pPr>
          </w:p>
          <w:p w:rsidR="003A4279" w:rsidP="003A4279" w:rsidRDefault="003A4279" w14:paraId="4DF0AD2E" w14:textId="77777777">
            <w:pPr>
              <w:rPr>
                <w:rFonts w:ascii="Aptos" w:hAnsi="Aptos" w:eastAsia="Aptos" w:cs="Aptos"/>
              </w:rPr>
            </w:pPr>
          </w:p>
          <w:p w:rsidR="00AF3D6A" w:rsidP="00B9370F" w:rsidRDefault="003A4279" w14:paraId="1602CAD5" w14:textId="4DA5929F">
            <w:pPr>
              <w:rPr>
                <w:rFonts w:ascii="Aptos" w:hAnsi="Aptos" w:eastAsia="Aptos" w:cs="Aptos"/>
              </w:rPr>
            </w:pPr>
            <w:r w:rsidRPr="00993AD4">
              <w:rPr>
                <w:rFonts w:eastAsia="Arial" w:cs="Arial" w:asciiTheme="minorHAnsi" w:hAnsiTheme="minorHAnsi"/>
                <w:color w:val="111111"/>
              </w:rPr>
              <w:t>Between the warmup API and preloading the vector files, your first queries after a restart will see dramatically lower latency. Make the warmup call part of your deployment checklist right after index creation and after any significant bulk load.</w:t>
            </w:r>
          </w:p>
        </w:tc>
        <w:tc>
          <w:tcPr>
            <w:tcW w:w="2970" w:type="dxa"/>
            <w:tcMar>
              <w:left w:w="105" w:type="dxa"/>
              <w:right w:w="105" w:type="dxa"/>
            </w:tcMar>
          </w:tcPr>
          <w:p w:rsidR="003A4279" w:rsidP="003A4279" w:rsidRDefault="003A4279" w14:paraId="26C012E3" w14:textId="77777777">
            <w:pPr>
              <w:spacing w:before="40" w:after="40"/>
            </w:pPr>
            <w:r>
              <w:rPr>
                <w:rFonts w:ascii="Arial" w:hAnsi="Arial" w:eastAsia="Arial" w:cs="Arial"/>
                <w:i/>
                <w:iCs/>
                <w:color w:val="444444"/>
                <w:sz w:val="18"/>
                <w:szCs w:val="18"/>
              </w:rPr>
              <w:t>Before/after warming: p99 latency chart — first 10 queries vs. post-warmup steady state</w:t>
            </w:r>
          </w:p>
          <w:p w:rsidR="003A4279" w:rsidP="003A4279" w:rsidRDefault="003A4279" w14:paraId="31A14E3B" w14:textId="77777777">
            <w:pPr>
              <w:rPr>
                <w:rFonts w:ascii="Aptos" w:hAnsi="Aptos" w:eastAsia="Aptos" w:cs="Aptos"/>
              </w:rPr>
            </w:pPr>
          </w:p>
          <w:p w:rsidR="003A4279" w:rsidP="003A4279" w:rsidRDefault="003A4279" w14:paraId="1442F704" w14:textId="77777777">
            <w:pPr>
              <w:rPr>
                <w:rFonts w:ascii="Aptos" w:hAnsi="Aptos" w:eastAsia="Aptos" w:cs="Aptos"/>
              </w:rPr>
            </w:pPr>
          </w:p>
          <w:p w:rsidR="003A4279" w:rsidP="003A4279" w:rsidRDefault="003A4279" w14:paraId="680B162A" w14:textId="77777777">
            <w:pPr>
              <w:spacing w:before="40" w:after="40"/>
            </w:pPr>
            <w:r>
              <w:rPr>
                <w:rFonts w:ascii="Arial" w:hAnsi="Arial" w:eastAsia="Arial" w:cs="Arial"/>
                <w:i/>
                <w:iCs/>
                <w:color w:val="444444"/>
                <w:sz w:val="18"/>
                <w:szCs w:val="18"/>
              </w:rPr>
              <w:t>Terminal: warmup call and knn/stats response</w:t>
            </w:r>
          </w:p>
          <w:p w:rsidR="003A4279" w:rsidP="003A4279" w:rsidRDefault="003A4279" w14:paraId="0C5E2E90" w14:textId="77777777">
            <w:pPr>
              <w:rPr>
                <w:rFonts w:ascii="Aptos" w:hAnsi="Aptos" w:eastAsia="Aptos" w:cs="Aptos"/>
              </w:rPr>
            </w:pPr>
          </w:p>
          <w:p w:rsidR="003A4279" w:rsidP="003A4279" w:rsidRDefault="003A4279" w14:paraId="142D13F8" w14:textId="77777777">
            <w:pPr>
              <w:rPr>
                <w:rFonts w:ascii="Aptos" w:hAnsi="Aptos" w:eastAsia="Aptos" w:cs="Aptos"/>
              </w:rPr>
            </w:pPr>
          </w:p>
          <w:p w:rsidR="003A4279" w:rsidP="003A4279" w:rsidRDefault="003A4279" w14:paraId="2063D9C7" w14:textId="77777777">
            <w:pPr>
              <w:rPr>
                <w:rFonts w:ascii="Arial" w:hAnsi="Arial" w:eastAsia="Arial" w:cs="Arial"/>
                <w:i/>
                <w:iCs/>
                <w:color w:val="444444"/>
                <w:sz w:val="18"/>
                <w:szCs w:val="18"/>
              </w:rPr>
            </w:pPr>
            <w:r>
              <w:rPr>
                <w:rFonts w:ascii="Arial" w:hAnsi="Arial" w:eastAsia="Arial" w:cs="Arial"/>
                <w:i/>
                <w:iCs/>
                <w:color w:val="444444"/>
                <w:sz w:val="18"/>
                <w:szCs w:val="18"/>
              </w:rPr>
              <w:t>Terminal: preload settings</w:t>
            </w:r>
          </w:p>
          <w:p w:rsidR="003A4279" w:rsidP="003A4279" w:rsidRDefault="003A4279" w14:paraId="31A6621D" w14:textId="77777777">
            <w:pPr>
              <w:rPr>
                <w:rFonts w:ascii="Arial" w:hAnsi="Arial" w:eastAsia="Arial" w:cs="Arial"/>
                <w:i/>
                <w:iCs/>
                <w:color w:val="444444"/>
                <w:sz w:val="18"/>
                <w:szCs w:val="18"/>
              </w:rPr>
            </w:pPr>
          </w:p>
          <w:p w:rsidR="003A4279" w:rsidP="003A4279" w:rsidRDefault="003A4279" w14:paraId="570EBC90" w14:textId="77777777">
            <w:pPr>
              <w:rPr>
                <w:rFonts w:ascii="Arial" w:hAnsi="Arial" w:eastAsia="Arial" w:cs="Arial"/>
                <w:i/>
                <w:iCs/>
                <w:color w:val="444444"/>
                <w:sz w:val="18"/>
                <w:szCs w:val="18"/>
              </w:rPr>
            </w:pPr>
          </w:p>
          <w:p w:rsidR="003A4279" w:rsidP="003A4279" w:rsidRDefault="003A4279" w14:paraId="6B64CBD5" w14:textId="77777777">
            <w:pPr>
              <w:rPr>
                <w:rFonts w:ascii="Arial" w:hAnsi="Arial" w:eastAsia="Arial" w:cs="Arial"/>
                <w:i/>
                <w:iCs/>
                <w:color w:val="444444"/>
                <w:sz w:val="18"/>
                <w:szCs w:val="18"/>
              </w:rPr>
            </w:pPr>
          </w:p>
          <w:p w:rsidRPr="008E3488" w:rsidR="003A4279" w:rsidP="003A4279" w:rsidRDefault="003A4279" w14:paraId="14EC9D52" w14:textId="77777777">
            <w:pPr>
              <w:rPr>
                <w:rFonts w:ascii="Aptos" w:hAnsi="Aptos" w:eastAsia="Aptos" w:cs="Aptos"/>
              </w:rPr>
            </w:pPr>
            <w:r w:rsidRPr="008E3488">
              <w:rPr>
                <w:rFonts w:ascii="Aptos" w:hAnsi="Aptos" w:eastAsia="Aptos" w:cs="Aptos"/>
              </w:rPr>
              <w:t># Warm the k-NN index — loads HNSW graphs into native memory</w:t>
            </w:r>
          </w:p>
          <w:p w:rsidRPr="008E3488" w:rsidR="003A4279" w:rsidP="003A4279" w:rsidRDefault="003A4279" w14:paraId="545C1EB1" w14:textId="77777777">
            <w:pPr>
              <w:rPr>
                <w:rFonts w:ascii="Aptos" w:hAnsi="Aptos" w:eastAsia="Aptos" w:cs="Aptos"/>
              </w:rPr>
            </w:pPr>
            <w:r w:rsidRPr="008E3488">
              <w:rPr>
                <w:rFonts w:ascii="Aptos" w:hAnsi="Aptos" w:eastAsia="Aptos" w:cs="Aptos"/>
              </w:rPr>
              <w:t>GET /_plugins/_knn/warmup/bookstore-rag</w:t>
            </w:r>
          </w:p>
          <w:p w:rsidRPr="008E3488" w:rsidR="003A4279" w:rsidP="003A4279" w:rsidRDefault="003A4279" w14:paraId="6D124636" w14:textId="77777777">
            <w:pPr>
              <w:rPr>
                <w:rFonts w:ascii="Aptos" w:hAnsi="Aptos" w:eastAsia="Aptos" w:cs="Aptos"/>
              </w:rPr>
            </w:pPr>
          </w:p>
          <w:p w:rsidRPr="008E3488" w:rsidR="003A4279" w:rsidP="003A4279" w:rsidRDefault="003A4279" w14:paraId="711C849E" w14:textId="77777777">
            <w:pPr>
              <w:rPr>
                <w:rFonts w:ascii="Aptos" w:hAnsi="Aptos" w:eastAsia="Aptos" w:cs="Aptos"/>
              </w:rPr>
            </w:pPr>
            <w:r w:rsidRPr="008E3488">
              <w:rPr>
                <w:rFonts w:ascii="Aptos" w:hAnsi="Aptos" w:eastAsia="Aptos" w:cs="Aptos"/>
              </w:rPr>
              <w:t># Response shows how many shards were warmed:</w:t>
            </w:r>
          </w:p>
          <w:p w:rsidRPr="008E3488" w:rsidR="003A4279" w:rsidP="003A4279" w:rsidRDefault="003A4279" w14:paraId="6E189D1A" w14:textId="77777777">
            <w:pPr>
              <w:rPr>
                <w:rFonts w:ascii="Aptos" w:hAnsi="Aptos" w:eastAsia="Aptos" w:cs="Aptos"/>
              </w:rPr>
            </w:pPr>
            <w:r w:rsidRPr="008E3488">
              <w:rPr>
                <w:rFonts w:ascii="Aptos" w:hAnsi="Aptos" w:eastAsia="Aptos" w:cs="Aptos"/>
              </w:rPr>
              <w:t># { "_shards": { "total": 2, "successful": 2, "failed": 0 } }</w:t>
            </w:r>
          </w:p>
          <w:p w:rsidRPr="008E3488" w:rsidR="003A4279" w:rsidP="003A4279" w:rsidRDefault="003A4279" w14:paraId="414FEA74" w14:textId="77777777">
            <w:pPr>
              <w:rPr>
                <w:rFonts w:ascii="Aptos" w:hAnsi="Aptos" w:eastAsia="Aptos" w:cs="Aptos"/>
              </w:rPr>
            </w:pPr>
          </w:p>
          <w:p w:rsidRPr="008E3488" w:rsidR="003A4279" w:rsidP="003A4279" w:rsidRDefault="003A4279" w14:paraId="31E22F4B" w14:textId="77777777">
            <w:pPr>
              <w:rPr>
                <w:rFonts w:ascii="Aptos" w:hAnsi="Aptos" w:eastAsia="Aptos" w:cs="Aptos"/>
              </w:rPr>
            </w:pPr>
            <w:r w:rsidRPr="008E3488">
              <w:rPr>
                <w:rFonts w:ascii="Aptos" w:hAnsi="Aptos" w:eastAsia="Aptos" w:cs="Aptos"/>
              </w:rPr>
              <w:t># Check native memory usage after warming:</w:t>
            </w:r>
          </w:p>
          <w:p w:rsidRPr="008E3488" w:rsidR="003A4279" w:rsidP="003A4279" w:rsidRDefault="003A4279" w14:paraId="4D3D3134" w14:textId="77777777">
            <w:pPr>
              <w:rPr>
                <w:rFonts w:ascii="Aptos" w:hAnsi="Aptos" w:eastAsia="Aptos" w:cs="Aptos"/>
              </w:rPr>
            </w:pPr>
            <w:r w:rsidRPr="008E3488">
              <w:rPr>
                <w:rFonts w:ascii="Aptos" w:hAnsi="Aptos" w:eastAsia="Aptos" w:cs="Aptos"/>
              </w:rPr>
              <w:t>GET /_plugins/_knn/stats</w:t>
            </w:r>
          </w:p>
          <w:p w:rsidRPr="008E3488" w:rsidR="003A4279" w:rsidP="003A4279" w:rsidRDefault="003A4279" w14:paraId="3F957361" w14:textId="77777777">
            <w:pPr>
              <w:rPr>
                <w:rFonts w:ascii="Aptos" w:hAnsi="Aptos" w:eastAsia="Aptos" w:cs="Aptos"/>
              </w:rPr>
            </w:pPr>
          </w:p>
          <w:p w:rsidRPr="008E3488" w:rsidR="003A4279" w:rsidP="003A4279" w:rsidRDefault="003A4279" w14:paraId="637821C2" w14:textId="77777777">
            <w:pPr>
              <w:rPr>
                <w:rFonts w:ascii="Aptos" w:hAnsi="Aptos" w:eastAsia="Aptos" w:cs="Aptos"/>
              </w:rPr>
            </w:pPr>
            <w:r w:rsidRPr="008E3488">
              <w:rPr>
                <w:rFonts w:ascii="Aptos" w:hAnsi="Aptos" w:eastAsia="Aptos" w:cs="Aptos"/>
              </w:rPr>
              <w:t># Key stats to look at in the response:</w:t>
            </w:r>
          </w:p>
          <w:p w:rsidRPr="008E3488" w:rsidR="003A4279" w:rsidP="003A4279" w:rsidRDefault="003A4279" w14:paraId="12B4014C" w14:textId="77777777">
            <w:pPr>
              <w:rPr>
                <w:rFonts w:ascii="Aptos" w:hAnsi="Aptos" w:eastAsia="Aptos" w:cs="Aptos"/>
              </w:rPr>
            </w:pPr>
            <w:r w:rsidRPr="008E3488">
              <w:rPr>
                <w:rFonts w:ascii="Aptos" w:hAnsi="Aptos" w:eastAsia="Aptos" w:cs="Aptos"/>
              </w:rPr>
              <w:t># "graph_memory_usage_percentage"  — how much of the circuit breaker limit is used</w:t>
            </w:r>
          </w:p>
          <w:p w:rsidRPr="008E3488" w:rsidR="003A4279" w:rsidP="003A4279" w:rsidRDefault="003A4279" w14:paraId="1EA270B7" w14:textId="77777777">
            <w:pPr>
              <w:rPr>
                <w:rFonts w:ascii="Aptos" w:hAnsi="Aptos" w:eastAsia="Aptos" w:cs="Aptos"/>
              </w:rPr>
            </w:pPr>
            <w:r w:rsidRPr="008E3488">
              <w:rPr>
                <w:rFonts w:ascii="Aptos" w:hAnsi="Aptos" w:eastAsia="Aptos" w:cs="Aptos"/>
              </w:rPr>
              <w:t># "cache_hit_rate"                 — should rise toward 1.0 after warming</w:t>
            </w:r>
          </w:p>
          <w:p w:rsidR="003A4279" w:rsidP="003A4279" w:rsidRDefault="003A4279" w14:paraId="58CAE77C" w14:textId="77777777">
            <w:pPr>
              <w:rPr>
                <w:rFonts w:ascii="Aptos" w:hAnsi="Aptos" w:eastAsia="Aptos" w:cs="Aptos"/>
              </w:rPr>
            </w:pPr>
            <w:r w:rsidRPr="008E3488">
              <w:rPr>
                <w:rFonts w:ascii="Aptos" w:hAnsi="Aptos" w:eastAsia="Aptos" w:cs="Aptos"/>
              </w:rPr>
              <w:t># "graph_query_requests"           — total graph queries served</w:t>
            </w:r>
          </w:p>
          <w:p w:rsidR="003A4279" w:rsidP="003A4279" w:rsidRDefault="003A4279" w14:paraId="7B1F5310" w14:textId="77777777">
            <w:pPr>
              <w:rPr>
                <w:rFonts w:ascii="Aptos" w:hAnsi="Aptos" w:eastAsia="Aptos" w:cs="Aptos"/>
              </w:rPr>
            </w:pPr>
          </w:p>
          <w:p w:rsidR="003A4279" w:rsidP="003A4279" w:rsidRDefault="003A4279" w14:paraId="7BC296E7" w14:textId="77777777">
            <w:pPr>
              <w:rPr>
                <w:rFonts w:ascii="Aptos" w:hAnsi="Aptos" w:eastAsia="Aptos" w:cs="Aptos"/>
              </w:rPr>
            </w:pPr>
          </w:p>
          <w:p w:rsidRPr="008E3488" w:rsidR="003A4279" w:rsidP="003A4279" w:rsidRDefault="003A4279" w14:paraId="10808C82" w14:textId="77777777">
            <w:pPr>
              <w:rPr>
                <w:rFonts w:ascii="Aptos" w:hAnsi="Aptos" w:eastAsia="Aptos" w:cs="Aptos"/>
              </w:rPr>
            </w:pPr>
            <w:r w:rsidRPr="008E3488">
              <w:rPr>
                <w:rFonts w:ascii="Aptos" w:hAnsi="Aptos" w:eastAsia="Aptos" w:cs="Aptos"/>
              </w:rPr>
              <w:t>PUT /bookstore-rag/_settings</w:t>
            </w:r>
          </w:p>
          <w:p w:rsidRPr="008E3488" w:rsidR="003A4279" w:rsidP="003A4279" w:rsidRDefault="003A4279" w14:paraId="2E9AFF04" w14:textId="77777777">
            <w:pPr>
              <w:rPr>
                <w:rFonts w:ascii="Aptos" w:hAnsi="Aptos" w:eastAsia="Aptos" w:cs="Aptos"/>
              </w:rPr>
            </w:pPr>
            <w:r w:rsidRPr="008E3488">
              <w:rPr>
                <w:rFonts w:ascii="Aptos" w:hAnsi="Aptos" w:eastAsia="Aptos" w:cs="Aptos"/>
              </w:rPr>
              <w:t>{</w:t>
            </w:r>
          </w:p>
          <w:p w:rsidRPr="008E3488" w:rsidR="003A4279" w:rsidP="003A4279" w:rsidRDefault="003A4279" w14:paraId="0B36013E" w14:textId="77777777">
            <w:pPr>
              <w:rPr>
                <w:rFonts w:ascii="Aptos" w:hAnsi="Aptos" w:eastAsia="Aptos" w:cs="Aptos"/>
              </w:rPr>
            </w:pPr>
            <w:r w:rsidRPr="008E3488">
              <w:rPr>
                <w:rFonts w:ascii="Aptos" w:hAnsi="Aptos" w:eastAsia="Aptos" w:cs="Aptos"/>
              </w:rPr>
              <w:t xml:space="preserve">  "index": {</w:t>
            </w:r>
          </w:p>
          <w:p w:rsidRPr="008E3488" w:rsidR="003A4279" w:rsidP="003A4279" w:rsidRDefault="003A4279" w14:paraId="31DA5142" w14:textId="77777777">
            <w:pPr>
              <w:rPr>
                <w:rFonts w:ascii="Aptos" w:hAnsi="Aptos" w:eastAsia="Aptos" w:cs="Aptos"/>
              </w:rPr>
            </w:pPr>
            <w:r w:rsidRPr="008E3488">
              <w:rPr>
                <w:rFonts w:ascii="Aptos" w:hAnsi="Aptos" w:eastAsia="Aptos" w:cs="Aptos"/>
              </w:rPr>
              <w:t xml:space="preserve">    "store": {</w:t>
            </w:r>
          </w:p>
          <w:p w:rsidRPr="008E3488" w:rsidR="003A4279" w:rsidP="003A4279" w:rsidRDefault="003A4279" w14:paraId="1F6C317D" w14:textId="77777777">
            <w:pPr>
              <w:rPr>
                <w:rFonts w:ascii="Aptos" w:hAnsi="Aptos" w:eastAsia="Aptos" w:cs="Aptos"/>
              </w:rPr>
            </w:pPr>
            <w:r w:rsidRPr="008E3488">
              <w:rPr>
                <w:rFonts w:ascii="Aptos" w:hAnsi="Aptos" w:eastAsia="Aptos" w:cs="Aptos"/>
              </w:rPr>
              <w:t xml:space="preserve">      "preload": ["vec", "vem"]</w:t>
            </w:r>
          </w:p>
          <w:p w:rsidRPr="008E3488" w:rsidR="003A4279" w:rsidP="003A4279" w:rsidRDefault="003A4279" w14:paraId="14B33A17" w14:textId="77777777">
            <w:pPr>
              <w:rPr>
                <w:rFonts w:ascii="Aptos" w:hAnsi="Aptos" w:eastAsia="Aptos" w:cs="Aptos"/>
              </w:rPr>
            </w:pPr>
            <w:r w:rsidRPr="008E3488">
              <w:rPr>
                <w:rFonts w:ascii="Aptos" w:hAnsi="Aptos" w:eastAsia="Aptos" w:cs="Aptos"/>
              </w:rPr>
              <w:t xml:space="preserve">    }</w:t>
            </w:r>
          </w:p>
          <w:p w:rsidRPr="008E3488" w:rsidR="003A4279" w:rsidP="003A4279" w:rsidRDefault="003A4279" w14:paraId="3AC8483E" w14:textId="77777777">
            <w:pPr>
              <w:rPr>
                <w:rFonts w:ascii="Aptos" w:hAnsi="Aptos" w:eastAsia="Aptos" w:cs="Aptos"/>
              </w:rPr>
            </w:pPr>
            <w:r w:rsidRPr="008E3488">
              <w:rPr>
                <w:rFonts w:ascii="Aptos" w:hAnsi="Aptos" w:eastAsia="Aptos" w:cs="Aptos"/>
              </w:rPr>
              <w:t xml:space="preserve">  }</w:t>
            </w:r>
          </w:p>
          <w:p w:rsidRPr="00F3743C" w:rsidR="00F64DF7" w:rsidRDefault="003A4279" w14:paraId="042C02E2" w14:textId="30883BBB">
            <w:pPr>
              <w:rPr>
                <w:rFonts w:ascii="Aptos" w:hAnsi="Aptos" w:eastAsia="Aptos" w:cs="Aptos"/>
              </w:rPr>
            </w:pPr>
            <w:r w:rsidRPr="008E3488">
              <w:rPr>
                <w:rFonts w:ascii="Aptos" w:hAnsi="Aptos" w:eastAsia="Aptos" w:cs="Aptos"/>
              </w:rPr>
              <w:t>}</w:t>
            </w:r>
          </w:p>
        </w:tc>
      </w:tr>
      <w:tr w:rsidR="00624722" w:rsidTr="001C1D9C" w14:paraId="239B88E2" w14:textId="77777777">
        <w:trPr>
          <w:trHeight w:val="196"/>
        </w:trPr>
        <w:tc>
          <w:tcPr>
            <w:tcW w:w="1214" w:type="dxa"/>
          </w:tcPr>
          <w:p w:rsidRPr="00F3743C" w:rsidR="00AA62CA" w:rsidRDefault="003A4279" w14:paraId="0795AF23" w14:textId="3A8C572B">
            <w:pPr>
              <w:rPr>
                <w:rFonts w:ascii="Aptos" w:hAnsi="Aptos" w:eastAsia="Aptos" w:cs="Aptos"/>
              </w:rPr>
            </w:pPr>
            <w:r>
              <w:rPr>
                <w:rFonts w:ascii="Aptos" w:hAnsi="Aptos" w:eastAsia="Aptos" w:cs="Aptos"/>
              </w:rPr>
              <w:t>Putting it all together</w:t>
            </w:r>
          </w:p>
        </w:tc>
        <w:tc>
          <w:tcPr>
            <w:tcW w:w="1186" w:type="dxa"/>
          </w:tcPr>
          <w:p w:rsidRPr="00F3743C" w:rsidR="00AA62CA" w:rsidRDefault="00AA62CA" w14:paraId="146C735C" w14:textId="77777777">
            <w:pPr>
              <w:rPr>
                <w:rFonts w:ascii="Aptos" w:hAnsi="Aptos" w:eastAsia="Aptos" w:cs="Aptos"/>
              </w:rPr>
            </w:pPr>
          </w:p>
        </w:tc>
        <w:tc>
          <w:tcPr>
            <w:tcW w:w="3990" w:type="dxa"/>
            <w:tcMar>
              <w:left w:w="105" w:type="dxa"/>
              <w:right w:w="105" w:type="dxa"/>
            </w:tcMar>
          </w:tcPr>
          <w:p w:rsidRPr="008E7E62" w:rsidR="003A4279" w:rsidP="003A4279" w:rsidRDefault="003A4279" w14:paraId="48FC2D94" w14:textId="77777777">
            <w:pPr>
              <w:spacing w:before="60" w:after="60"/>
              <w:rPr>
                <w:rFonts w:asciiTheme="minorHAnsi" w:hAnsiTheme="minorHAnsi"/>
              </w:rPr>
            </w:pPr>
            <w:r w:rsidRPr="008E7E62">
              <w:rPr>
                <w:rFonts w:eastAsia="Arial" w:cs="Arial" w:asciiTheme="minorHAnsi" w:hAnsiTheme="minorHAnsi"/>
              </w:rPr>
              <w:t>Let's connect everything we've done. Our bookstore-rag index now has: chunked content via the text_chunking ingest pipeline, proper vector field mapping with Faiss HNSW, metadata fields typed correctly for filtering, a tuned refresh interval for bulk loading, and warming configured for fast startup.</w:t>
            </w:r>
          </w:p>
          <w:p w:rsidRPr="008E7E62" w:rsidR="003A4279" w:rsidP="003A4279" w:rsidRDefault="003A4279" w14:paraId="0D6D57C4" w14:textId="77777777">
            <w:pPr>
              <w:spacing w:before="60" w:after="60"/>
              <w:rPr>
                <w:rFonts w:asciiTheme="minorHAnsi" w:hAnsiTheme="minorHAnsi"/>
              </w:rPr>
            </w:pPr>
            <w:r w:rsidRPr="008E7E62">
              <w:rPr>
                <w:rFonts w:eastAsia="Arial" w:cs="Arial" w:asciiTheme="minorHAnsi" w:hAnsiTheme="minorHAnsi"/>
              </w:rPr>
              <w:t>Here's the sequence you'd run when setting up this index from scratch in a new environment:</w:t>
            </w:r>
          </w:p>
          <w:p w:rsidR="003A4279" w:rsidP="003A4279" w:rsidRDefault="003A4279" w14:paraId="36CCBB3E" w14:textId="77777777">
            <w:pPr>
              <w:rPr>
                <w:rFonts w:ascii="Aptos" w:hAnsi="Aptos" w:eastAsia="Aptos" w:cs="Aptos"/>
              </w:rPr>
            </w:pPr>
          </w:p>
          <w:p w:rsidR="04A86A64" w:rsidP="04A86A64" w:rsidRDefault="04A86A64" w14:paraId="30656A37" w14:textId="6902931F">
            <w:pPr>
              <w:rPr>
                <w:rFonts w:ascii="Aptos" w:hAnsi="Aptos" w:eastAsia="Aptos" w:cs="Aptos"/>
              </w:rPr>
            </w:pPr>
          </w:p>
          <w:p w:rsidR="37A0BD03" w:rsidP="04A86A64" w:rsidRDefault="37A0BD03" w14:paraId="4993C1B2" w14:textId="44DFE38D">
            <w:pPr>
              <w:rPr>
                <w:rFonts w:ascii="Aptos" w:hAnsi="Aptos" w:eastAsia="Aptos" w:cs="Aptos"/>
              </w:rPr>
            </w:pPr>
            <w:r w:rsidRPr="04A86A64">
              <w:rPr>
                <w:rFonts w:ascii="Aptos" w:hAnsi="Aptos" w:eastAsia="Aptos" w:cs="Aptos"/>
              </w:rPr>
              <w:t xml:space="preserve">First, Create the chunking </w:t>
            </w:r>
            <w:r w:rsidRPr="04A86A64" w:rsidR="56C5DCA2">
              <w:rPr>
                <w:rFonts w:ascii="Aptos" w:hAnsi="Aptos" w:eastAsia="Aptos" w:cs="Aptos"/>
              </w:rPr>
              <w:t xml:space="preserve"> ingest pipeline.</w:t>
            </w:r>
          </w:p>
          <w:p w:rsidR="04A86A64" w:rsidP="04A86A64" w:rsidRDefault="04A86A64" w14:paraId="77B629BA" w14:textId="6A58B5A5">
            <w:pPr>
              <w:rPr>
                <w:rFonts w:ascii="Aptos" w:hAnsi="Aptos" w:eastAsia="Aptos" w:cs="Aptos"/>
              </w:rPr>
            </w:pPr>
          </w:p>
          <w:p w:rsidR="006169AB" w:rsidP="04A86A64" w:rsidRDefault="006169AB" w14:paraId="2A3DE28F" w14:textId="77777777">
            <w:pPr>
              <w:rPr>
                <w:rFonts w:ascii="Aptos" w:hAnsi="Aptos" w:eastAsia="Aptos" w:cs="Aptos"/>
              </w:rPr>
            </w:pPr>
          </w:p>
          <w:p w:rsidR="006169AB" w:rsidP="04A86A64" w:rsidRDefault="006169AB" w14:paraId="738FAA11" w14:textId="77777777">
            <w:pPr>
              <w:rPr>
                <w:rFonts w:ascii="Aptos" w:hAnsi="Aptos" w:eastAsia="Aptos" w:cs="Aptos"/>
              </w:rPr>
            </w:pPr>
          </w:p>
          <w:p w:rsidR="006169AB" w:rsidP="04A86A64" w:rsidRDefault="006169AB" w14:paraId="4AEDF1EF" w14:textId="77777777">
            <w:pPr>
              <w:rPr>
                <w:rFonts w:ascii="Aptos" w:hAnsi="Aptos" w:eastAsia="Aptos" w:cs="Aptos"/>
              </w:rPr>
            </w:pPr>
          </w:p>
          <w:p w:rsidR="56C5DCA2" w:rsidP="04A86A64" w:rsidRDefault="56C5DCA2" w14:paraId="4DC96160" w14:textId="2C4C630E">
            <w:pPr>
              <w:rPr>
                <w:rFonts w:ascii="Aptos" w:hAnsi="Aptos" w:eastAsia="Aptos" w:cs="Aptos"/>
              </w:rPr>
            </w:pPr>
            <w:r w:rsidRPr="04A86A64">
              <w:rPr>
                <w:rFonts w:ascii="Aptos" w:hAnsi="Aptos" w:eastAsia="Aptos" w:cs="Aptos"/>
              </w:rPr>
              <w:t>Then, create the index with all settings and mappings</w:t>
            </w:r>
          </w:p>
          <w:p w:rsidR="04A86A64" w:rsidP="04A86A64" w:rsidRDefault="04A86A64" w14:paraId="628B939B" w14:textId="2D47C0BC">
            <w:pPr>
              <w:rPr>
                <w:rFonts w:ascii="Aptos" w:hAnsi="Aptos" w:eastAsia="Aptos" w:cs="Aptos"/>
              </w:rPr>
            </w:pPr>
          </w:p>
          <w:p w:rsidR="04A86A64" w:rsidP="04A86A64" w:rsidRDefault="04A86A64" w14:paraId="157EBA8A" w14:textId="11227739">
            <w:pPr>
              <w:rPr>
                <w:rFonts w:ascii="Aptos" w:hAnsi="Aptos" w:eastAsia="Aptos" w:cs="Aptos"/>
              </w:rPr>
            </w:pPr>
          </w:p>
          <w:p w:rsidR="006169AB" w:rsidP="04A86A64" w:rsidRDefault="006169AB" w14:paraId="533E7736" w14:textId="77777777">
            <w:pPr>
              <w:rPr>
                <w:rFonts w:ascii="Aptos" w:hAnsi="Aptos" w:eastAsia="Aptos" w:cs="Aptos"/>
              </w:rPr>
            </w:pPr>
          </w:p>
          <w:p w:rsidR="006169AB" w:rsidP="04A86A64" w:rsidRDefault="006169AB" w14:paraId="349D3813" w14:textId="77777777">
            <w:pPr>
              <w:rPr>
                <w:rFonts w:ascii="Aptos" w:hAnsi="Aptos" w:eastAsia="Aptos" w:cs="Aptos"/>
              </w:rPr>
            </w:pPr>
          </w:p>
          <w:p w:rsidR="006169AB" w:rsidP="04A86A64" w:rsidRDefault="006169AB" w14:paraId="41177623" w14:textId="77777777">
            <w:pPr>
              <w:rPr>
                <w:rFonts w:ascii="Aptos" w:hAnsi="Aptos" w:eastAsia="Aptos" w:cs="Aptos"/>
              </w:rPr>
            </w:pPr>
          </w:p>
          <w:p w:rsidR="56C5DCA2" w:rsidP="04A86A64" w:rsidRDefault="56C5DCA2" w14:paraId="0A80ECF6" w14:textId="29E97E09">
            <w:pPr>
              <w:rPr>
                <w:rFonts w:ascii="Aptos" w:hAnsi="Aptos" w:eastAsia="Aptos" w:cs="Aptos"/>
              </w:rPr>
            </w:pPr>
            <w:r w:rsidRPr="04A86A64">
              <w:rPr>
                <w:rFonts w:ascii="Aptos" w:hAnsi="Aptos" w:eastAsia="Aptos" w:cs="Aptos"/>
              </w:rPr>
              <w:t>Next we’ll disable the refresh for our bulk load process.</w:t>
            </w:r>
          </w:p>
          <w:p w:rsidR="04A86A64" w:rsidP="04A86A64" w:rsidRDefault="04A86A64" w14:paraId="508EBDC5" w14:textId="53681F49">
            <w:pPr>
              <w:rPr>
                <w:rFonts w:ascii="Aptos" w:hAnsi="Aptos" w:eastAsia="Aptos" w:cs="Aptos"/>
              </w:rPr>
            </w:pPr>
          </w:p>
          <w:p w:rsidR="04A86A64" w:rsidP="04A86A64" w:rsidRDefault="04A86A64" w14:paraId="0F9771BA" w14:textId="03459A66">
            <w:pPr>
              <w:rPr>
                <w:rFonts w:ascii="Aptos" w:hAnsi="Aptos" w:eastAsia="Aptos" w:cs="Aptos"/>
              </w:rPr>
            </w:pPr>
          </w:p>
          <w:p w:rsidR="04A86A64" w:rsidP="04A86A64" w:rsidRDefault="04A86A64" w14:paraId="272B7BFB" w14:textId="0E2689A0">
            <w:pPr>
              <w:rPr>
                <w:rFonts w:ascii="Aptos" w:hAnsi="Aptos" w:eastAsia="Aptos" w:cs="Aptos"/>
              </w:rPr>
            </w:pPr>
          </w:p>
          <w:p w:rsidR="04A86A64" w:rsidP="04A86A64" w:rsidRDefault="04A86A64" w14:paraId="2C05F83E" w14:textId="49E77DAE">
            <w:pPr>
              <w:rPr>
                <w:rFonts w:ascii="Aptos" w:hAnsi="Aptos" w:eastAsia="Aptos" w:cs="Aptos"/>
              </w:rPr>
            </w:pPr>
          </w:p>
          <w:p w:rsidR="56C5DCA2" w:rsidP="04A86A64" w:rsidRDefault="4340F49C" w14:paraId="22600613" w14:textId="2E7788AC">
            <w:pPr>
              <w:rPr>
                <w:rFonts w:ascii="Aptos" w:hAnsi="Aptos" w:eastAsia="Aptos" w:cs="Aptos"/>
              </w:rPr>
            </w:pPr>
            <w:r w:rsidRPr="08388028">
              <w:rPr>
                <w:rFonts w:ascii="Aptos" w:hAnsi="Aptos" w:eastAsia="Aptos" w:cs="Aptos"/>
                <w:rPrChange w:author="Yancey, Michelle" w:date="2026-03-02T18:43:00Z" w16du:dateUtc="2026-03-02T23:43:00Z" w:id="331">
                  <w:rPr>
                    <w:rFonts w:ascii="Aptos" w:hAnsi="Aptos" w:eastAsia="Aptos" w:cs="Aptos"/>
                    <w:vertAlign w:val="superscript"/>
                  </w:rPr>
                </w:rPrChange>
              </w:rPr>
              <w:t>Fourth</w:t>
            </w:r>
            <w:r w:rsidRPr="04A86A64" w:rsidR="56C5DCA2">
              <w:rPr>
                <w:rFonts w:ascii="Aptos" w:hAnsi="Aptos" w:eastAsia="Aptos" w:cs="Aptos"/>
              </w:rPr>
              <w:t xml:space="preserve"> we’ll load all the book data via the bulk command</w:t>
            </w:r>
          </w:p>
          <w:p w:rsidR="04A86A64" w:rsidP="04A86A64" w:rsidRDefault="04A86A64" w14:paraId="3145F4EE" w14:textId="2CF79B57">
            <w:pPr>
              <w:rPr>
                <w:rFonts w:ascii="Aptos" w:hAnsi="Aptos" w:eastAsia="Aptos" w:cs="Aptos"/>
              </w:rPr>
            </w:pPr>
          </w:p>
          <w:p w:rsidR="04A86A64" w:rsidP="04A86A64" w:rsidRDefault="04A86A64" w14:paraId="0C5D0AC7" w14:textId="77CAF5F8">
            <w:pPr>
              <w:rPr>
                <w:rFonts w:ascii="Aptos" w:hAnsi="Aptos" w:eastAsia="Aptos" w:cs="Aptos"/>
              </w:rPr>
            </w:pPr>
          </w:p>
          <w:p w:rsidR="56C5DCA2" w:rsidP="04A86A64" w:rsidRDefault="56C5DCA2" w14:paraId="26962958" w14:textId="293B3709">
            <w:pPr>
              <w:rPr>
                <w:rFonts w:ascii="Aptos" w:hAnsi="Aptos" w:eastAsia="Aptos" w:cs="Aptos"/>
              </w:rPr>
            </w:pPr>
            <w:r w:rsidRPr="04A86A64">
              <w:rPr>
                <w:rFonts w:ascii="Aptos" w:hAnsi="Aptos" w:eastAsia="Aptos" w:cs="Aptos"/>
              </w:rPr>
              <w:t>Then, it’s time to force-merge the segments and re-enable the refresh interval to 1 second</w:t>
            </w:r>
          </w:p>
          <w:p w:rsidR="003A4279" w:rsidP="003A4279" w:rsidRDefault="003A4279" w14:paraId="67380679" w14:textId="77777777">
            <w:pPr>
              <w:rPr>
                <w:rFonts w:ascii="Aptos" w:hAnsi="Aptos" w:eastAsia="Aptos" w:cs="Aptos"/>
              </w:rPr>
            </w:pPr>
          </w:p>
          <w:p w:rsidR="003A4279" w:rsidP="003A4279" w:rsidRDefault="003A4279" w14:paraId="6B5D3EB3" w14:textId="77777777">
            <w:pPr>
              <w:rPr>
                <w:rFonts w:ascii="Aptos" w:hAnsi="Aptos" w:eastAsia="Aptos" w:cs="Aptos"/>
              </w:rPr>
            </w:pPr>
          </w:p>
          <w:p w:rsidR="003A4279" w:rsidP="003A4279" w:rsidRDefault="003A4279" w14:paraId="733B44B2" w14:textId="77777777">
            <w:pPr>
              <w:rPr>
                <w:rFonts w:ascii="Aptos" w:hAnsi="Aptos" w:eastAsia="Aptos" w:cs="Aptos"/>
              </w:rPr>
            </w:pPr>
          </w:p>
          <w:p w:rsidR="003A4279" w:rsidP="003A4279" w:rsidRDefault="003A4279" w14:paraId="43C7619E" w14:textId="77777777">
            <w:pPr>
              <w:rPr>
                <w:rFonts w:ascii="Aptos" w:hAnsi="Aptos" w:eastAsia="Aptos" w:cs="Aptos"/>
              </w:rPr>
            </w:pPr>
          </w:p>
          <w:p w:rsidR="003A4279" w:rsidP="003A4279" w:rsidRDefault="003A4279" w14:paraId="52F8B51A" w14:textId="77777777">
            <w:pPr>
              <w:rPr>
                <w:rFonts w:ascii="Aptos" w:hAnsi="Aptos" w:eastAsia="Aptos" w:cs="Aptos"/>
              </w:rPr>
            </w:pPr>
          </w:p>
          <w:p w:rsidR="003A4279" w:rsidP="003A4279" w:rsidRDefault="003A4279" w14:paraId="2A4883F5" w14:textId="77777777">
            <w:pPr>
              <w:rPr>
                <w:rFonts w:ascii="Aptos" w:hAnsi="Aptos" w:eastAsia="Aptos" w:cs="Aptos"/>
              </w:rPr>
            </w:pPr>
          </w:p>
          <w:p w:rsidR="003A4279" w:rsidP="003A4279" w:rsidRDefault="003A4279" w14:paraId="3AFB1BDB" w14:textId="77777777">
            <w:pPr>
              <w:rPr>
                <w:rFonts w:ascii="Aptos" w:hAnsi="Aptos" w:eastAsia="Aptos" w:cs="Aptos"/>
              </w:rPr>
            </w:pPr>
          </w:p>
          <w:p w:rsidR="003A4279" w:rsidP="003A4279" w:rsidRDefault="003A4279" w14:paraId="4E686FD5" w14:textId="77777777">
            <w:pPr>
              <w:rPr>
                <w:rFonts w:ascii="Aptos" w:hAnsi="Aptos" w:eastAsia="Aptos" w:cs="Aptos"/>
              </w:rPr>
            </w:pPr>
          </w:p>
          <w:p w:rsidR="003A4279" w:rsidP="003A4279" w:rsidRDefault="56C5DCA2" w14:paraId="17971EF7" w14:textId="7EEB2320">
            <w:pPr>
              <w:rPr>
                <w:rFonts w:ascii="Aptos" w:hAnsi="Aptos" w:eastAsia="Aptos" w:cs="Aptos"/>
              </w:rPr>
            </w:pPr>
            <w:r w:rsidRPr="04A86A64">
              <w:rPr>
                <w:rFonts w:ascii="Aptos" w:hAnsi="Aptos" w:eastAsia="Aptos" w:cs="Aptos"/>
              </w:rPr>
              <w:t>Sixth, we can pre-warm the k-NN cache so the first queries from customers don’t take the performance hit.</w:t>
            </w:r>
          </w:p>
          <w:p w:rsidR="04A86A64" w:rsidP="04A86A64" w:rsidRDefault="04A86A64" w14:paraId="4C097EF5" w14:textId="28A595AC">
            <w:pPr>
              <w:rPr>
                <w:rFonts w:ascii="Aptos" w:hAnsi="Aptos" w:eastAsia="Aptos" w:cs="Aptos"/>
              </w:rPr>
            </w:pPr>
          </w:p>
          <w:p w:rsidR="56C5DCA2" w:rsidP="04A86A64" w:rsidRDefault="56C5DCA2" w14:paraId="2DDD92CA" w14:textId="12B59F5E">
            <w:pPr>
              <w:rPr>
                <w:rFonts w:ascii="Aptos" w:hAnsi="Aptos" w:eastAsia="Aptos" w:cs="Aptos"/>
              </w:rPr>
            </w:pPr>
            <w:r w:rsidRPr="04A86A64">
              <w:rPr>
                <w:rFonts w:ascii="Aptos" w:hAnsi="Aptos" w:eastAsia="Aptos" w:cs="Aptos"/>
              </w:rPr>
              <w:t>And finally, we’ll run two commands to check the shard sizes and our KNN stats.</w:t>
            </w:r>
          </w:p>
          <w:p w:rsidR="003A4279" w:rsidP="003A4279" w:rsidRDefault="003A4279" w14:paraId="1B8BA261" w14:textId="77777777">
            <w:pPr>
              <w:rPr>
                <w:rFonts w:ascii="Aptos" w:hAnsi="Aptos" w:eastAsia="Aptos" w:cs="Aptos"/>
              </w:rPr>
            </w:pPr>
          </w:p>
          <w:p w:rsidR="003A4279" w:rsidP="003A4279" w:rsidRDefault="003A4279" w14:paraId="56E12300" w14:textId="77777777">
            <w:pPr>
              <w:rPr>
                <w:rFonts w:ascii="Aptos" w:hAnsi="Aptos" w:eastAsia="Aptos" w:cs="Aptos"/>
              </w:rPr>
            </w:pPr>
          </w:p>
          <w:p w:rsidR="003A4279" w:rsidP="003A4279" w:rsidRDefault="003A4279" w14:paraId="1608A6F2" w14:textId="77777777">
            <w:pPr>
              <w:rPr>
                <w:rFonts w:ascii="Aptos" w:hAnsi="Aptos" w:eastAsia="Aptos" w:cs="Aptos"/>
              </w:rPr>
            </w:pPr>
          </w:p>
          <w:p w:rsidR="003A4279" w:rsidP="003A4279" w:rsidRDefault="003A4279" w14:paraId="64F953A0" w14:textId="77777777">
            <w:pPr>
              <w:rPr>
                <w:rFonts w:ascii="Aptos" w:hAnsi="Aptos" w:eastAsia="Aptos" w:cs="Aptos"/>
              </w:rPr>
            </w:pPr>
          </w:p>
          <w:p w:rsidR="003A4279" w:rsidP="003A4279" w:rsidRDefault="003A4279" w14:paraId="22F8390E" w14:textId="22E964B4">
            <w:pPr>
              <w:rPr>
                <w:rFonts w:ascii="Aptos" w:hAnsi="Aptos" w:eastAsia="Aptos" w:cs="Aptos"/>
              </w:rPr>
            </w:pPr>
          </w:p>
          <w:p w:rsidR="003A4279" w:rsidP="003A4279" w:rsidRDefault="003A4279" w14:paraId="27B18995" w14:textId="77777777">
            <w:pPr>
              <w:rPr>
                <w:rFonts w:ascii="Aptos" w:hAnsi="Aptos" w:eastAsia="Aptos" w:cs="Aptos"/>
              </w:rPr>
            </w:pPr>
          </w:p>
          <w:p w:rsidR="003A4279" w:rsidP="003A4279" w:rsidRDefault="003A4279" w14:paraId="4B21ECEC" w14:textId="77777777">
            <w:pPr>
              <w:rPr>
                <w:rFonts w:ascii="Aptos" w:hAnsi="Aptos" w:eastAsia="Aptos" w:cs="Aptos"/>
              </w:rPr>
            </w:pPr>
          </w:p>
          <w:p w:rsidR="003A4279" w:rsidP="003A4279" w:rsidRDefault="003A4279" w14:paraId="6F8AF106" w14:textId="77777777">
            <w:pPr>
              <w:rPr>
                <w:rFonts w:ascii="Aptos" w:hAnsi="Aptos" w:eastAsia="Aptos" w:cs="Aptos"/>
              </w:rPr>
            </w:pPr>
          </w:p>
          <w:p w:rsidRPr="00F25199" w:rsidR="003A4279" w:rsidP="003A4279" w:rsidRDefault="003A4279" w14:paraId="404D6479" w14:textId="77777777">
            <w:pPr>
              <w:rPr>
                <w:rFonts w:eastAsia="Aptos" w:cs="Aptos" w:asciiTheme="minorHAnsi" w:hAnsiTheme="minorHAnsi"/>
              </w:rPr>
            </w:pPr>
          </w:p>
          <w:p w:rsidRPr="00F25199" w:rsidR="003A4279" w:rsidP="003A4279" w:rsidRDefault="003A4279" w14:paraId="74144202" w14:textId="77777777">
            <w:pPr>
              <w:rPr>
                <w:rFonts w:eastAsia="Aptos" w:cs="Aptos" w:asciiTheme="minorHAnsi" w:hAnsiTheme="minorHAnsi"/>
              </w:rPr>
            </w:pPr>
            <w:r w:rsidRPr="00F25199">
              <w:rPr>
                <w:rFonts w:eastAsia="Arial" w:cs="Arial" w:asciiTheme="minorHAnsi" w:hAnsiTheme="minorHAnsi"/>
                <w:color w:val="111111"/>
              </w:rPr>
              <w:t>That's your production setup checklist. Seven steps, all repeatable, all verifiable. Keep this in a runbook so you don't have to reconstruct it from memory the next time you deploy.</w:t>
            </w:r>
          </w:p>
          <w:p w:rsidR="002D3B04" w:rsidP="00B9370F" w:rsidRDefault="002D3B04" w14:paraId="1F925941" w14:textId="34F8D47A">
            <w:pPr>
              <w:rPr>
                <w:rFonts w:ascii="Aptos" w:hAnsi="Aptos" w:eastAsia="Aptos" w:cs="Aptos"/>
              </w:rPr>
            </w:pPr>
          </w:p>
        </w:tc>
        <w:tc>
          <w:tcPr>
            <w:tcW w:w="2970" w:type="dxa"/>
            <w:tcMar>
              <w:left w:w="105" w:type="dxa"/>
              <w:right w:w="105" w:type="dxa"/>
            </w:tcMar>
          </w:tcPr>
          <w:p w:rsidR="003A4279" w:rsidP="003A4279" w:rsidRDefault="003A4279" w14:paraId="3B48B42A" w14:textId="77777777">
            <w:pPr>
              <w:spacing w:before="40" w:after="40"/>
              <w:rPr>
                <w:rFonts w:ascii="Arial" w:hAnsi="Arial" w:eastAsia="Arial" w:cs="Arial"/>
                <w:i/>
                <w:iCs/>
                <w:color w:val="444444"/>
                <w:sz w:val="18"/>
                <w:szCs w:val="18"/>
              </w:rPr>
            </w:pPr>
            <w:r>
              <w:rPr>
                <w:rFonts w:ascii="Arial" w:hAnsi="Arial" w:eastAsia="Arial" w:cs="Arial"/>
                <w:i/>
                <w:iCs/>
                <w:color w:val="444444"/>
                <w:sz w:val="18"/>
                <w:szCs w:val="18"/>
              </w:rPr>
              <w:t>Numbered checklist graphic: all 7 steps with green checkmarks</w:t>
            </w:r>
          </w:p>
          <w:p w:rsidR="003A4279" w:rsidP="003A4279" w:rsidRDefault="003A4279" w14:paraId="6F348546" w14:textId="77777777">
            <w:pPr>
              <w:spacing w:before="40" w:after="40"/>
              <w:rPr>
                <w:rFonts w:ascii="Arial" w:hAnsi="Arial" w:eastAsia="Arial" w:cs="Arial"/>
                <w:i/>
                <w:iCs/>
                <w:color w:val="444444"/>
                <w:sz w:val="18"/>
                <w:szCs w:val="18"/>
              </w:rPr>
            </w:pPr>
          </w:p>
          <w:p w:rsidR="003A4279" w:rsidP="003A4279" w:rsidRDefault="003A4279" w14:paraId="4CE9BC59" w14:textId="77777777">
            <w:pPr>
              <w:spacing w:before="40" w:after="40"/>
              <w:rPr>
                <w:rFonts w:ascii="Arial" w:hAnsi="Arial" w:eastAsia="Arial" w:cs="Arial"/>
                <w:i/>
                <w:iCs/>
                <w:color w:val="444444"/>
                <w:sz w:val="18"/>
                <w:szCs w:val="18"/>
              </w:rPr>
            </w:pPr>
          </w:p>
          <w:p w:rsidR="003A4279" w:rsidP="003A4279" w:rsidRDefault="003A4279" w14:paraId="3DEB8E27" w14:textId="77777777">
            <w:pPr>
              <w:spacing w:before="40" w:after="40"/>
              <w:rPr>
                <w:rFonts w:ascii="Arial" w:hAnsi="Arial" w:eastAsia="Arial" w:cs="Arial"/>
                <w:i/>
                <w:iCs/>
                <w:color w:val="444444"/>
                <w:sz w:val="18"/>
                <w:szCs w:val="18"/>
              </w:rPr>
            </w:pPr>
          </w:p>
          <w:p w:rsidR="003A4279" w:rsidP="003A4279" w:rsidRDefault="003A4279" w14:paraId="10B9569F" w14:textId="77777777">
            <w:pPr>
              <w:spacing w:before="40" w:after="40"/>
            </w:pPr>
          </w:p>
          <w:p w:rsidR="003A4279" w:rsidP="003A4279" w:rsidRDefault="003A4279" w14:paraId="313CCD2E" w14:textId="77777777">
            <w:pPr>
              <w:rPr>
                <w:rFonts w:ascii="Arial" w:hAnsi="Arial" w:eastAsia="Arial" w:cs="Arial"/>
                <w:i/>
                <w:iCs/>
                <w:color w:val="444444"/>
                <w:sz w:val="18"/>
                <w:szCs w:val="18"/>
              </w:rPr>
            </w:pPr>
          </w:p>
          <w:p w:rsidR="003A4279" w:rsidP="003A4279" w:rsidRDefault="003A4279" w14:paraId="04983921" w14:textId="77777777">
            <w:pPr>
              <w:rPr>
                <w:rFonts w:ascii="Arial" w:hAnsi="Arial" w:eastAsia="Arial" w:cs="Arial"/>
                <w:i/>
                <w:iCs/>
                <w:color w:val="444444"/>
                <w:sz w:val="18"/>
                <w:szCs w:val="18"/>
              </w:rPr>
            </w:pPr>
          </w:p>
          <w:p w:rsidR="003A4279" w:rsidP="003A4279" w:rsidRDefault="003A4279" w14:paraId="5ED44B2D" w14:textId="77777777">
            <w:pPr>
              <w:rPr>
                <w:rFonts w:ascii="Arial" w:hAnsi="Arial" w:eastAsia="Arial" w:cs="Arial"/>
                <w:i/>
                <w:iCs/>
                <w:color w:val="444444"/>
                <w:sz w:val="18"/>
                <w:szCs w:val="18"/>
              </w:rPr>
            </w:pPr>
          </w:p>
          <w:p w:rsidR="006169AB" w:rsidP="003A4279" w:rsidRDefault="006169AB" w14:paraId="66CAFD2E" w14:textId="77777777">
            <w:pPr>
              <w:rPr>
                <w:rFonts w:ascii="Arial" w:hAnsi="Arial" w:eastAsia="Arial" w:cs="Arial"/>
                <w:i/>
                <w:iCs/>
                <w:color w:val="444444"/>
                <w:sz w:val="18"/>
                <w:szCs w:val="18"/>
              </w:rPr>
            </w:pPr>
          </w:p>
          <w:p w:rsidR="006169AB" w:rsidP="003A4279" w:rsidRDefault="006169AB" w14:paraId="2573008A" w14:textId="77777777">
            <w:pPr>
              <w:rPr>
                <w:rFonts w:ascii="Arial" w:hAnsi="Arial" w:eastAsia="Arial" w:cs="Arial"/>
                <w:i/>
                <w:iCs/>
                <w:color w:val="444444"/>
                <w:sz w:val="18"/>
                <w:szCs w:val="18"/>
              </w:rPr>
            </w:pPr>
          </w:p>
          <w:p w:rsidR="006169AB" w:rsidP="003A4279" w:rsidRDefault="006169AB" w14:paraId="0C0E86C3" w14:textId="77777777">
            <w:pPr>
              <w:rPr>
                <w:rFonts w:ascii="Arial" w:hAnsi="Arial" w:eastAsia="Arial" w:cs="Arial"/>
                <w:i/>
                <w:iCs/>
                <w:color w:val="444444"/>
                <w:sz w:val="18"/>
                <w:szCs w:val="18"/>
              </w:rPr>
            </w:pPr>
          </w:p>
          <w:p w:rsidR="006169AB" w:rsidP="003A4279" w:rsidRDefault="006169AB" w14:paraId="5DBC3B12" w14:textId="77777777">
            <w:pPr>
              <w:rPr>
                <w:rFonts w:ascii="Arial" w:hAnsi="Arial" w:eastAsia="Arial" w:cs="Arial"/>
                <w:i/>
                <w:iCs/>
                <w:color w:val="444444"/>
                <w:sz w:val="18"/>
                <w:szCs w:val="18"/>
              </w:rPr>
            </w:pPr>
          </w:p>
          <w:p w:rsidR="006169AB" w:rsidP="003A4279" w:rsidRDefault="006169AB" w14:paraId="049CF48E" w14:textId="77777777">
            <w:pPr>
              <w:rPr>
                <w:rFonts w:ascii="Arial" w:hAnsi="Arial" w:eastAsia="Arial" w:cs="Arial"/>
                <w:i/>
                <w:iCs/>
                <w:color w:val="444444"/>
                <w:sz w:val="18"/>
                <w:szCs w:val="18"/>
              </w:rPr>
            </w:pPr>
          </w:p>
          <w:p w:rsidR="006169AB" w:rsidP="003A4279" w:rsidRDefault="006169AB" w14:paraId="62A4C1BD" w14:textId="77777777">
            <w:pPr>
              <w:rPr>
                <w:rFonts w:ascii="Arial" w:hAnsi="Arial" w:eastAsia="Arial" w:cs="Arial"/>
                <w:i/>
                <w:iCs/>
                <w:color w:val="444444"/>
                <w:sz w:val="18"/>
                <w:szCs w:val="18"/>
              </w:rPr>
            </w:pPr>
          </w:p>
          <w:p w:rsidR="006169AB" w:rsidP="003A4279" w:rsidRDefault="006169AB" w14:paraId="2C724E48" w14:textId="77777777">
            <w:pPr>
              <w:rPr>
                <w:rFonts w:ascii="Arial" w:hAnsi="Arial" w:eastAsia="Arial" w:cs="Arial"/>
                <w:i/>
                <w:iCs/>
                <w:color w:val="444444"/>
                <w:sz w:val="18"/>
                <w:szCs w:val="18"/>
              </w:rPr>
            </w:pPr>
          </w:p>
          <w:p w:rsidR="006169AB" w:rsidP="003A4279" w:rsidRDefault="006169AB" w14:paraId="21A5E917" w14:textId="77777777">
            <w:pPr>
              <w:rPr>
                <w:rFonts w:ascii="Arial" w:hAnsi="Arial" w:eastAsia="Arial" w:cs="Arial"/>
                <w:i/>
                <w:iCs/>
                <w:color w:val="444444"/>
                <w:sz w:val="18"/>
                <w:szCs w:val="18"/>
              </w:rPr>
            </w:pPr>
          </w:p>
          <w:p w:rsidR="006169AB" w:rsidP="003A4279" w:rsidRDefault="006169AB" w14:paraId="0AC2FF54" w14:textId="77777777">
            <w:pPr>
              <w:rPr>
                <w:rFonts w:ascii="Arial" w:hAnsi="Arial" w:eastAsia="Arial" w:cs="Arial"/>
                <w:i/>
                <w:iCs/>
                <w:color w:val="444444"/>
                <w:sz w:val="18"/>
                <w:szCs w:val="18"/>
              </w:rPr>
            </w:pPr>
          </w:p>
          <w:p w:rsidR="003A4279" w:rsidP="003A4279" w:rsidRDefault="003A4279" w14:paraId="1154F34A" w14:textId="77777777">
            <w:pPr>
              <w:rPr>
                <w:rFonts w:ascii="Arial" w:hAnsi="Arial" w:eastAsia="Arial" w:cs="Arial"/>
                <w:i/>
                <w:iCs/>
                <w:color w:val="444444"/>
                <w:sz w:val="18"/>
                <w:szCs w:val="18"/>
              </w:rPr>
            </w:pPr>
          </w:p>
          <w:p w:rsidRPr="008E3488" w:rsidR="003A4279" w:rsidP="003A4279" w:rsidRDefault="003A4279" w14:paraId="03060D9E" w14:textId="77777777">
            <w:pPr>
              <w:rPr>
                <w:rFonts w:ascii="Aptos" w:hAnsi="Aptos" w:eastAsia="Aptos" w:cs="Aptos"/>
              </w:rPr>
            </w:pPr>
            <w:commentRangeStart w:id="332"/>
            <w:commentRangeStart w:id="333"/>
            <w:r w:rsidRPr="008E3488">
              <w:rPr>
                <w:rFonts w:ascii="Aptos" w:hAnsi="Aptos" w:eastAsia="Aptos" w:cs="Aptos"/>
              </w:rPr>
              <w:t># 1. Create the chunking ingest pipeline</w:t>
            </w:r>
            <w:commentRangeEnd w:id="332"/>
            <w:r w:rsidRPr="008E3488" w:rsidR="009073F5">
              <w:rPr>
                <w:rStyle w:val="CommentReference"/>
                <w:rFonts w:ascii="Aptos" w:hAnsi="Aptos" w:eastAsia="Aptos" w:cs="Aptos"/>
                <w:sz w:val="24"/>
                <w:szCs w:val="24"/>
              </w:rPr>
              <w:commentReference w:id="332"/>
            </w:r>
            <w:commentRangeEnd w:id="333"/>
            <w:r>
              <w:rPr>
                <w:rStyle w:val="CommentReference"/>
              </w:rPr>
              <w:commentReference w:id="333"/>
            </w:r>
          </w:p>
          <w:p w:rsidRPr="008E3488" w:rsidR="003A4279" w:rsidP="003A4279" w:rsidRDefault="003A4279" w14:paraId="1A450E90" w14:textId="77777777">
            <w:pPr>
              <w:rPr>
                <w:rFonts w:ascii="Aptos" w:hAnsi="Aptos" w:eastAsia="Aptos" w:cs="Aptos"/>
              </w:rPr>
            </w:pPr>
            <w:r w:rsidRPr="008E3488">
              <w:rPr>
                <w:rFonts w:ascii="Aptos" w:hAnsi="Aptos" w:eastAsia="Aptos" w:cs="Aptos"/>
              </w:rPr>
              <w:t>PUT /_ingest/pipeline/bookstore-chunking-pipeline { ... }</w:t>
            </w:r>
          </w:p>
          <w:p w:rsidRPr="008E3488" w:rsidR="003A4279" w:rsidP="003A4279" w:rsidRDefault="003A4279" w14:paraId="664C6B93" w14:textId="77777777">
            <w:pPr>
              <w:rPr>
                <w:rFonts w:ascii="Aptos" w:hAnsi="Aptos" w:eastAsia="Aptos" w:cs="Aptos"/>
              </w:rPr>
            </w:pPr>
          </w:p>
          <w:p w:rsidRPr="008E3488" w:rsidR="003A4279" w:rsidP="003A4279" w:rsidRDefault="003A4279" w14:paraId="1CC7DF44" w14:textId="77777777">
            <w:pPr>
              <w:rPr>
                <w:rFonts w:ascii="Aptos" w:hAnsi="Aptos" w:eastAsia="Aptos" w:cs="Aptos"/>
              </w:rPr>
            </w:pPr>
            <w:r w:rsidRPr="008E3488">
              <w:rPr>
                <w:rFonts w:ascii="Aptos" w:hAnsi="Aptos" w:eastAsia="Aptos" w:cs="Aptos"/>
              </w:rPr>
              <w:t># 2. Create the index with all settings and mappings</w:t>
            </w:r>
          </w:p>
          <w:p w:rsidRPr="008E3488" w:rsidR="003A4279" w:rsidP="003A4279" w:rsidRDefault="003A4279" w14:paraId="3ACCE6A8" w14:textId="77777777">
            <w:pPr>
              <w:rPr>
                <w:rFonts w:ascii="Aptos" w:hAnsi="Aptos" w:eastAsia="Aptos" w:cs="Aptos"/>
              </w:rPr>
            </w:pPr>
            <w:r w:rsidRPr="008E3488">
              <w:rPr>
                <w:rFonts w:ascii="Aptos" w:hAnsi="Aptos" w:eastAsia="Aptos" w:cs="Aptos"/>
              </w:rPr>
              <w:t>PUT /bookstore-rag { "settings": {...}, "mappings": {...} }</w:t>
            </w:r>
          </w:p>
          <w:p w:rsidRPr="008E3488" w:rsidR="003A4279" w:rsidP="003A4279" w:rsidRDefault="003A4279" w14:paraId="61B98249" w14:textId="77777777">
            <w:pPr>
              <w:rPr>
                <w:rFonts w:ascii="Aptos" w:hAnsi="Aptos" w:eastAsia="Aptos" w:cs="Aptos"/>
              </w:rPr>
            </w:pPr>
          </w:p>
          <w:p w:rsidRPr="008E3488" w:rsidR="003A4279" w:rsidP="003A4279" w:rsidRDefault="003A4279" w14:paraId="24C820C2" w14:textId="77777777">
            <w:pPr>
              <w:rPr>
                <w:rFonts w:ascii="Aptos" w:hAnsi="Aptos" w:eastAsia="Aptos" w:cs="Aptos"/>
              </w:rPr>
            </w:pPr>
            <w:r w:rsidRPr="008E3488">
              <w:rPr>
                <w:rFonts w:ascii="Aptos" w:hAnsi="Aptos" w:eastAsia="Aptos" w:cs="Aptos"/>
              </w:rPr>
              <w:t># 3. Disable refresh for bulk load</w:t>
            </w:r>
          </w:p>
          <w:p w:rsidRPr="008E3488" w:rsidR="003A4279" w:rsidP="003A4279" w:rsidRDefault="003A4279" w14:paraId="2C9D7E15" w14:textId="77777777">
            <w:pPr>
              <w:rPr>
                <w:rFonts w:ascii="Aptos" w:hAnsi="Aptos" w:eastAsia="Aptos" w:cs="Aptos"/>
              </w:rPr>
            </w:pPr>
            <w:r w:rsidRPr="008E3488">
              <w:rPr>
                <w:rFonts w:ascii="Aptos" w:hAnsi="Aptos" w:eastAsia="Aptos" w:cs="Aptos"/>
              </w:rPr>
              <w:t>PUT /bookstore-rag/_settings { "index": { "refresh_interval": "-1" } }</w:t>
            </w:r>
          </w:p>
          <w:p w:rsidR="003A4279" w:rsidP="003A4279" w:rsidRDefault="003A4279" w14:paraId="30FAA9AC" w14:textId="77777777">
            <w:pPr>
              <w:rPr>
                <w:rFonts w:ascii="Aptos" w:hAnsi="Aptos" w:eastAsia="Aptos" w:cs="Aptos"/>
              </w:rPr>
            </w:pPr>
          </w:p>
          <w:p w:rsidRPr="008E3488" w:rsidR="006169AB" w:rsidP="003A4279" w:rsidRDefault="006169AB" w14:paraId="7C718BA4" w14:textId="77777777">
            <w:pPr>
              <w:rPr>
                <w:rFonts w:ascii="Aptos" w:hAnsi="Aptos" w:eastAsia="Aptos" w:cs="Aptos"/>
              </w:rPr>
            </w:pPr>
          </w:p>
          <w:p w:rsidRPr="008E3488" w:rsidR="003A4279" w:rsidP="003A4279" w:rsidRDefault="003A4279" w14:paraId="1B4BEE40" w14:textId="77777777">
            <w:pPr>
              <w:rPr>
                <w:rFonts w:ascii="Aptos" w:hAnsi="Aptos" w:eastAsia="Aptos" w:cs="Aptos"/>
              </w:rPr>
            </w:pPr>
            <w:r w:rsidRPr="008E3488">
              <w:rPr>
                <w:rFonts w:ascii="Aptos" w:hAnsi="Aptos" w:eastAsia="Aptos" w:cs="Aptos"/>
              </w:rPr>
              <w:t># 4. Load all your books via _bulk</w:t>
            </w:r>
          </w:p>
          <w:p w:rsidRPr="008E3488" w:rsidR="003A4279" w:rsidP="003A4279" w:rsidRDefault="003A4279" w14:paraId="4AFFBAA8" w14:textId="77777777">
            <w:pPr>
              <w:rPr>
                <w:rFonts w:ascii="Aptos" w:hAnsi="Aptos" w:eastAsia="Aptos" w:cs="Aptos"/>
              </w:rPr>
            </w:pPr>
            <w:r w:rsidRPr="008E3488">
              <w:rPr>
                <w:rFonts w:ascii="Aptos" w:hAnsi="Aptos" w:eastAsia="Aptos" w:cs="Aptos"/>
              </w:rPr>
              <w:t>POST /_bulk { ... }</w:t>
            </w:r>
          </w:p>
          <w:p w:rsidRPr="008E3488" w:rsidR="003A4279" w:rsidP="003A4279" w:rsidRDefault="003A4279" w14:paraId="4FA89BB8" w14:textId="77777777">
            <w:pPr>
              <w:rPr>
                <w:rFonts w:ascii="Aptos" w:hAnsi="Aptos" w:eastAsia="Aptos" w:cs="Aptos"/>
              </w:rPr>
            </w:pPr>
          </w:p>
          <w:p w:rsidRPr="008E3488" w:rsidR="003A4279" w:rsidP="003A4279" w:rsidRDefault="003A4279" w14:paraId="126AAFC6" w14:textId="77777777">
            <w:pPr>
              <w:rPr>
                <w:rFonts w:ascii="Aptos" w:hAnsi="Aptos" w:eastAsia="Aptos" w:cs="Aptos"/>
              </w:rPr>
            </w:pPr>
            <w:r w:rsidRPr="008E3488">
              <w:rPr>
                <w:rFonts w:ascii="Aptos" w:hAnsi="Aptos" w:eastAsia="Aptos" w:cs="Aptos"/>
              </w:rPr>
              <w:t># 5. Force merge segments, re-enable refresh</w:t>
            </w:r>
          </w:p>
          <w:p w:rsidRPr="008E3488" w:rsidR="003A4279" w:rsidP="003A4279" w:rsidRDefault="003A4279" w14:paraId="21E5EED0" w14:textId="77777777">
            <w:pPr>
              <w:rPr>
                <w:rFonts w:ascii="Aptos" w:hAnsi="Aptos" w:eastAsia="Aptos" w:cs="Aptos"/>
              </w:rPr>
            </w:pPr>
            <w:r w:rsidRPr="008E3488">
              <w:rPr>
                <w:rFonts w:ascii="Aptos" w:hAnsi="Aptos" w:eastAsia="Aptos" w:cs="Aptos"/>
              </w:rPr>
              <w:t>POST /bookstore-rag/_forcemerge?max_num_segments=5</w:t>
            </w:r>
          </w:p>
          <w:p w:rsidRPr="008E3488" w:rsidR="003A4279" w:rsidP="003A4279" w:rsidRDefault="003A4279" w14:paraId="0D0757AA" w14:textId="77777777">
            <w:pPr>
              <w:rPr>
                <w:rFonts w:ascii="Aptos" w:hAnsi="Aptos" w:eastAsia="Aptos" w:cs="Aptos"/>
              </w:rPr>
            </w:pPr>
            <w:r w:rsidRPr="008E3488">
              <w:rPr>
                <w:rFonts w:ascii="Aptos" w:hAnsi="Aptos" w:eastAsia="Aptos" w:cs="Aptos"/>
              </w:rPr>
              <w:t>PUT /bookstore-rag/_settings { "index": { "refresh_interval": "1s" } }</w:t>
            </w:r>
          </w:p>
          <w:p w:rsidRPr="008E3488" w:rsidR="003A4279" w:rsidP="003A4279" w:rsidRDefault="003A4279" w14:paraId="6DBACDC7" w14:textId="77777777">
            <w:pPr>
              <w:rPr>
                <w:rFonts w:ascii="Aptos" w:hAnsi="Aptos" w:eastAsia="Aptos" w:cs="Aptos"/>
              </w:rPr>
            </w:pPr>
            <w:r w:rsidRPr="008E3488">
              <w:rPr>
                <w:rFonts w:ascii="Aptos" w:hAnsi="Aptos" w:eastAsia="Aptos" w:cs="Aptos"/>
              </w:rPr>
              <w:t>POST /bookstore-rag/_refresh</w:t>
            </w:r>
          </w:p>
          <w:p w:rsidRPr="008E3488" w:rsidR="003A4279" w:rsidP="003A4279" w:rsidRDefault="003A4279" w14:paraId="32752DE6" w14:textId="77777777">
            <w:pPr>
              <w:rPr>
                <w:rFonts w:ascii="Aptos" w:hAnsi="Aptos" w:eastAsia="Aptos" w:cs="Aptos"/>
              </w:rPr>
            </w:pPr>
          </w:p>
          <w:p w:rsidRPr="008E3488" w:rsidR="003A4279" w:rsidP="003A4279" w:rsidRDefault="003A4279" w14:paraId="546EABE4" w14:textId="77777777">
            <w:pPr>
              <w:rPr>
                <w:rFonts w:ascii="Aptos" w:hAnsi="Aptos" w:eastAsia="Aptos" w:cs="Aptos"/>
              </w:rPr>
            </w:pPr>
            <w:r w:rsidRPr="008E3488">
              <w:rPr>
                <w:rFonts w:ascii="Aptos" w:hAnsi="Aptos" w:eastAsia="Aptos" w:cs="Aptos"/>
              </w:rPr>
              <w:t># 6. Warm the k-NN cache</w:t>
            </w:r>
          </w:p>
          <w:p w:rsidRPr="008E3488" w:rsidR="003A4279" w:rsidP="003A4279" w:rsidRDefault="003A4279" w14:paraId="34C533C7" w14:textId="77777777">
            <w:pPr>
              <w:rPr>
                <w:rFonts w:ascii="Aptos" w:hAnsi="Aptos" w:eastAsia="Aptos" w:cs="Aptos"/>
              </w:rPr>
            </w:pPr>
            <w:r w:rsidRPr="008E3488">
              <w:rPr>
                <w:rFonts w:ascii="Aptos" w:hAnsi="Aptos" w:eastAsia="Aptos" w:cs="Aptos"/>
              </w:rPr>
              <w:t>GET /_plugins/_knn/warmup/bookstore-rag</w:t>
            </w:r>
          </w:p>
          <w:p w:rsidRPr="008E3488" w:rsidR="003A4279" w:rsidP="003A4279" w:rsidRDefault="003A4279" w14:paraId="0C602CFE" w14:textId="77777777">
            <w:pPr>
              <w:rPr>
                <w:rFonts w:ascii="Aptos" w:hAnsi="Aptos" w:eastAsia="Aptos" w:cs="Aptos"/>
              </w:rPr>
            </w:pPr>
          </w:p>
          <w:p w:rsidRPr="008E3488" w:rsidR="003A4279" w:rsidP="003A4279" w:rsidRDefault="003A4279" w14:paraId="60AABBA0" w14:textId="77777777">
            <w:pPr>
              <w:rPr>
                <w:rFonts w:ascii="Aptos" w:hAnsi="Aptos" w:eastAsia="Aptos" w:cs="Aptos"/>
              </w:rPr>
            </w:pPr>
            <w:r w:rsidRPr="008E3488">
              <w:rPr>
                <w:rFonts w:ascii="Aptos" w:hAnsi="Aptos" w:eastAsia="Aptos" w:cs="Aptos"/>
              </w:rPr>
              <w:t># 7. Verify: check shard sizes and knn stats</w:t>
            </w:r>
          </w:p>
          <w:p w:rsidRPr="008E3488" w:rsidR="003A4279" w:rsidP="003A4279" w:rsidRDefault="003A4279" w14:paraId="10ECE18A" w14:textId="77777777">
            <w:pPr>
              <w:rPr>
                <w:rFonts w:ascii="Aptos" w:hAnsi="Aptos" w:eastAsia="Aptos" w:cs="Aptos"/>
              </w:rPr>
            </w:pPr>
            <w:r w:rsidRPr="008E3488">
              <w:rPr>
                <w:rFonts w:ascii="Aptos" w:hAnsi="Aptos" w:eastAsia="Aptos" w:cs="Aptos"/>
              </w:rPr>
              <w:t>GET /_cat/shards/bookstore-rag?v</w:t>
            </w:r>
          </w:p>
          <w:p w:rsidR="003A4279" w:rsidP="003A4279" w:rsidRDefault="003A4279" w14:paraId="6A951AA3" w14:textId="77777777">
            <w:pPr>
              <w:rPr>
                <w:rFonts w:ascii="Aptos" w:hAnsi="Aptos" w:eastAsia="Aptos" w:cs="Aptos"/>
              </w:rPr>
            </w:pPr>
            <w:r w:rsidRPr="008E3488">
              <w:rPr>
                <w:rFonts w:ascii="Aptos" w:hAnsi="Aptos" w:eastAsia="Aptos" w:cs="Aptos"/>
              </w:rPr>
              <w:t>GET /_plugins/_knn/stats</w:t>
            </w:r>
          </w:p>
          <w:p w:rsidR="003A4279" w:rsidP="003A4279" w:rsidRDefault="003A4279" w14:paraId="752BBF32" w14:textId="77777777">
            <w:pPr>
              <w:rPr>
                <w:rFonts w:ascii="Aptos" w:hAnsi="Aptos" w:eastAsia="Aptos" w:cs="Aptos"/>
              </w:rPr>
            </w:pPr>
          </w:p>
          <w:p w:rsidR="003A4279" w:rsidP="003A4279" w:rsidRDefault="003A4279" w14:paraId="2A52D528" w14:textId="77777777">
            <w:pPr>
              <w:rPr>
                <w:rFonts w:ascii="Aptos" w:hAnsi="Aptos" w:eastAsia="Aptos" w:cs="Aptos"/>
              </w:rPr>
            </w:pPr>
          </w:p>
          <w:p w:rsidR="003A4279" w:rsidP="003A4279" w:rsidRDefault="003A4279" w14:paraId="46C819E6" w14:textId="77777777">
            <w:pPr>
              <w:rPr>
                <w:rFonts w:ascii="Aptos" w:hAnsi="Aptos" w:eastAsia="Aptos" w:cs="Aptos"/>
              </w:rPr>
            </w:pPr>
          </w:p>
          <w:p w:rsidR="003A4279" w:rsidP="003A4279" w:rsidRDefault="003A4279" w14:paraId="05967981" w14:textId="77777777">
            <w:pPr>
              <w:rPr>
                <w:rFonts w:ascii="Aptos" w:hAnsi="Aptos" w:eastAsia="Aptos" w:cs="Aptos"/>
              </w:rPr>
            </w:pPr>
          </w:p>
          <w:p w:rsidR="003A4279" w:rsidP="003A4279" w:rsidRDefault="003A4279" w14:paraId="78C00162" w14:textId="77777777">
            <w:pPr>
              <w:rPr>
                <w:rFonts w:ascii="Arial" w:hAnsi="Arial" w:eastAsia="Arial" w:cs="Arial"/>
                <w:i/>
                <w:iCs/>
                <w:color w:val="444444"/>
                <w:sz w:val="18"/>
                <w:szCs w:val="18"/>
              </w:rPr>
            </w:pPr>
            <w:r>
              <w:rPr>
                <w:rFonts w:ascii="Arial" w:hAnsi="Arial" w:eastAsia="Arial" w:cs="Arial"/>
                <w:i/>
                <w:iCs/>
                <w:color w:val="444444"/>
                <w:sz w:val="18"/>
                <w:szCs w:val="18"/>
              </w:rPr>
              <w:t>Terminal: final verification commands</w:t>
            </w:r>
          </w:p>
          <w:p w:rsidRPr="00F3743C" w:rsidR="00F218C1" w:rsidRDefault="00F218C1" w14:paraId="4C76DB5E" w14:textId="48352E94">
            <w:pPr>
              <w:rPr>
                <w:rFonts w:ascii="Aptos" w:hAnsi="Aptos" w:eastAsia="Aptos" w:cs="Aptos"/>
              </w:rPr>
            </w:pPr>
          </w:p>
        </w:tc>
      </w:tr>
      <w:tr w:rsidR="00624722" w:rsidTr="001C1D9C" w14:paraId="2EC255C3" w14:textId="77777777">
        <w:trPr>
          <w:trHeight w:val="196"/>
        </w:trPr>
        <w:tc>
          <w:tcPr>
            <w:tcW w:w="1214" w:type="dxa"/>
          </w:tcPr>
          <w:p w:rsidR="007E27C5" w:rsidRDefault="003A4279" w14:paraId="7F56F1B3" w14:textId="5C5F0747">
            <w:pPr>
              <w:rPr>
                <w:rFonts w:ascii="Aptos" w:hAnsi="Aptos" w:eastAsia="Aptos" w:cs="Aptos"/>
              </w:rPr>
            </w:pPr>
            <w:r>
              <w:rPr>
                <w:rFonts w:ascii="Aptos" w:hAnsi="Aptos" w:eastAsia="Aptos" w:cs="Aptos"/>
              </w:rPr>
              <w:t>Conclusion</w:t>
            </w:r>
          </w:p>
        </w:tc>
        <w:tc>
          <w:tcPr>
            <w:tcW w:w="1186" w:type="dxa"/>
          </w:tcPr>
          <w:p w:rsidRPr="00F3743C" w:rsidR="007E27C5" w:rsidRDefault="007E27C5" w14:paraId="458360FB" w14:textId="77777777">
            <w:pPr>
              <w:rPr>
                <w:rFonts w:ascii="Aptos" w:hAnsi="Aptos" w:eastAsia="Aptos" w:cs="Aptos"/>
              </w:rPr>
            </w:pPr>
          </w:p>
        </w:tc>
        <w:tc>
          <w:tcPr>
            <w:tcW w:w="3990" w:type="dxa"/>
            <w:tcMar>
              <w:left w:w="105" w:type="dxa"/>
              <w:right w:w="105" w:type="dxa"/>
            </w:tcMar>
          </w:tcPr>
          <w:p w:rsidR="00E13E93" w:rsidP="003A4279" w:rsidRDefault="00E13E93" w14:paraId="4594BD1D" w14:textId="470BA80A">
            <w:pPr>
              <w:spacing w:before="60" w:after="60"/>
              <w:rPr>
                <w:rFonts w:eastAsia="Arial" w:cs="Arial" w:asciiTheme="minorHAnsi" w:hAnsiTheme="minorHAnsi"/>
              </w:rPr>
            </w:pPr>
            <w:r w:rsidRPr="00E13E93">
              <w:rPr>
                <w:rFonts w:eastAsia="Arial" w:cs="Arial" w:asciiTheme="minorHAnsi" w:hAnsiTheme="minorHAnsi"/>
              </w:rPr>
              <w:t>The biggest wins in index optimization come from decisions made at index creation. Three things to remember:</w:t>
            </w:r>
          </w:p>
          <w:p w:rsidRPr="00EC6A48" w:rsidR="00EC6A48" w:rsidP="00F579FC" w:rsidRDefault="00EC6A48" w14:paraId="6A096FCC" w14:textId="77777777">
            <w:pPr>
              <w:pStyle w:val="ListParagraph"/>
              <w:numPr>
                <w:ilvl w:val="0"/>
                <w:numId w:val="50"/>
              </w:numPr>
              <w:rPr>
                <w:rFonts w:eastAsia="Arial"/>
              </w:rPr>
            </w:pPr>
            <w:r w:rsidRPr="00EC6A48">
              <w:rPr>
                <w:rFonts w:eastAsia="Arial"/>
              </w:rPr>
              <w:t>Chunk your content using the native text_chunking processor.</w:t>
            </w:r>
          </w:p>
          <w:p w:rsidRPr="00F579FC" w:rsidR="00EC6A48" w:rsidP="00F579FC" w:rsidRDefault="00EC6A48" w14:paraId="75573453" w14:textId="77777777">
            <w:pPr>
              <w:pStyle w:val="ListParagraph"/>
              <w:numPr>
                <w:ilvl w:val="0"/>
                <w:numId w:val="50"/>
              </w:numPr>
              <w:spacing w:before="60" w:after="60"/>
              <w:rPr>
                <w:rFonts w:eastAsia="Arial" w:cs="Arial" w:asciiTheme="minorHAnsi" w:hAnsiTheme="minorHAnsi"/>
              </w:rPr>
            </w:pPr>
            <w:r w:rsidRPr="00F579FC">
              <w:rPr>
                <w:rFonts w:eastAsia="Arial" w:cs="Arial" w:asciiTheme="minorHAnsi" w:hAnsiTheme="minorHAnsi"/>
              </w:rPr>
              <w:t>Size your shards intentionally using the 10-30 GB per shard guideline.</w:t>
            </w:r>
          </w:p>
          <w:p w:rsidRPr="00F579FC" w:rsidR="00EC6A48" w:rsidP="00F579FC" w:rsidRDefault="00EC6A48" w14:paraId="669DFA23" w14:textId="6CA1F11F">
            <w:pPr>
              <w:pStyle w:val="ListParagraph"/>
              <w:numPr>
                <w:ilvl w:val="0"/>
                <w:numId w:val="50"/>
              </w:numPr>
              <w:spacing w:before="60" w:after="60"/>
              <w:rPr>
                <w:rFonts w:eastAsia="Arial" w:cs="Arial" w:asciiTheme="minorHAnsi" w:hAnsiTheme="minorHAnsi"/>
              </w:rPr>
            </w:pPr>
            <w:r>
              <w:rPr>
                <w:rFonts w:eastAsia="Arial" w:cs="Arial" w:asciiTheme="minorHAnsi" w:hAnsiTheme="minorHAnsi"/>
              </w:rPr>
              <w:t>And w</w:t>
            </w:r>
            <w:r w:rsidRPr="00F579FC">
              <w:rPr>
                <w:rFonts w:eastAsia="Arial" w:cs="Arial" w:asciiTheme="minorHAnsi" w:hAnsiTheme="minorHAnsi"/>
              </w:rPr>
              <w:t xml:space="preserve">arm your k-NN index on startup </w:t>
            </w:r>
            <w:r w:rsidRPr="00596ABD" w:rsidR="006828F3">
              <w:rPr>
                <w:rFonts w:eastAsia="Arial" w:cs="Arial" w:asciiTheme="minorHAnsi" w:hAnsiTheme="minorHAnsi"/>
              </w:rPr>
              <w:t>so the first real users don't pay the graph-loading penalty</w:t>
            </w:r>
            <w:r w:rsidRPr="00F579FC">
              <w:rPr>
                <w:rFonts w:eastAsia="Arial" w:cs="Arial" w:asciiTheme="minorHAnsi" w:hAnsiTheme="minorHAnsi"/>
              </w:rPr>
              <w:t>.</w:t>
            </w:r>
          </w:p>
          <w:p w:rsidRPr="00596ABD" w:rsidR="003A4279" w:rsidP="003A4279" w:rsidRDefault="003A4279" w14:paraId="211FE963" w14:textId="77777777">
            <w:pPr>
              <w:spacing w:before="60" w:after="60"/>
              <w:rPr>
                <w:rFonts w:asciiTheme="minorHAnsi" w:hAnsiTheme="minorHAnsi"/>
              </w:rPr>
            </w:pPr>
          </w:p>
          <w:p w:rsidRPr="00596ABD" w:rsidR="007E27C5" w:rsidP="00B9370F" w:rsidRDefault="003A4279" w14:paraId="5C2C47E3" w14:textId="0ADC62EE">
            <w:pPr>
              <w:rPr>
                <w:rFonts w:eastAsia="Aptos" w:cs="Aptos" w:asciiTheme="minorHAnsi" w:hAnsiTheme="minorHAnsi"/>
              </w:rPr>
            </w:pPr>
            <w:r w:rsidRPr="00596ABD">
              <w:rPr>
                <w:rFonts w:eastAsia="Arial" w:cs="Arial" w:asciiTheme="minorHAnsi" w:hAnsiTheme="minorHAnsi"/>
              </w:rPr>
              <w:t>In the next lesson, we'll move to query-level optimization — how to tune the searches themselves to get the best combination of speed and relevance out of the index we've just built.</w:t>
            </w:r>
          </w:p>
        </w:tc>
        <w:tc>
          <w:tcPr>
            <w:tcW w:w="2970" w:type="dxa"/>
            <w:tcMar>
              <w:left w:w="105" w:type="dxa"/>
              <w:right w:w="105" w:type="dxa"/>
            </w:tcMar>
          </w:tcPr>
          <w:p w:rsidR="003A4279" w:rsidP="003A4279" w:rsidRDefault="003A4279" w14:paraId="01C2D192" w14:textId="77777777">
            <w:pPr>
              <w:spacing w:before="40" w:after="40"/>
            </w:pPr>
            <w:r>
              <w:rPr>
                <w:rFonts w:ascii="Arial" w:hAnsi="Arial" w:eastAsia="Arial" w:cs="Arial"/>
                <w:i/>
                <w:iCs/>
                <w:color w:val="444444"/>
                <w:sz w:val="18"/>
                <w:szCs w:val="18"/>
              </w:rPr>
              <w:t>Three-card summary: Chunking / Shard sizing / Warming — each with a concrete recommendation</w:t>
            </w:r>
          </w:p>
          <w:p w:rsidRPr="00F3743C" w:rsidR="00A36398" w:rsidRDefault="00A36398" w14:paraId="29CEACFA" w14:textId="43CBEFFF">
            <w:pPr>
              <w:rPr>
                <w:rFonts w:ascii="Aptos" w:hAnsi="Aptos" w:eastAsia="Aptos" w:cs="Aptos"/>
              </w:rPr>
            </w:pPr>
          </w:p>
        </w:tc>
      </w:tr>
    </w:tbl>
    <w:p w:rsidR="005C6A86" w:rsidRDefault="005C6A86" w14:paraId="02EA18C4" w14:textId="77777777"/>
    <w:p w:rsidR="00DF352B" w:rsidRDefault="00DF352B" w14:paraId="40259659" w14:textId="77777777"/>
    <w:p w:rsidR="00DF352B" w:rsidP="00DF352B" w:rsidRDefault="00DF352B" w14:paraId="16A0D02C" w14:textId="7E03C6CA">
      <w:pPr>
        <w:rPr>
          <w:rStyle w:val="Heading2Char"/>
        </w:rPr>
      </w:pPr>
      <w:bookmarkStart w:name="_Toc1523457216" w:id="336"/>
      <w:bookmarkStart w:name="_Toc393055873" w:id="337"/>
      <w:bookmarkStart w:name="_Toc2075513411" w:id="338"/>
      <w:commentRangeStart w:id="339"/>
      <w:r w:rsidRPr="1316214E">
        <w:rPr>
          <w:rStyle w:val="Heading2Char"/>
        </w:rPr>
        <w:t xml:space="preserve">Lesson </w:t>
      </w:r>
      <w:r>
        <w:rPr>
          <w:rStyle w:val="Heading2Char"/>
        </w:rPr>
        <w:t>4</w:t>
      </w:r>
      <w:r w:rsidRPr="1316214E">
        <w:rPr>
          <w:rStyle w:val="Heading2Char"/>
        </w:rPr>
        <w:t>-</w:t>
      </w:r>
      <w:r w:rsidR="00402891">
        <w:rPr>
          <w:rStyle w:val="Heading2Char"/>
        </w:rPr>
        <w:t>3</w:t>
      </w:r>
      <w:r>
        <w:rPr>
          <w:rStyle w:val="Heading2Char"/>
        </w:rPr>
        <w:t>:</w:t>
      </w:r>
      <w:commentRangeEnd w:id="339"/>
      <w:r w:rsidRPr="00323AB0">
        <w:rPr>
          <w:rStyle w:val="CommentReference"/>
          <w:rFonts w:asciiTheme="majorHAnsi" w:hAnsiTheme="majorHAnsi" w:eastAsiaTheme="majorEastAsia" w:cstheme="majorBidi"/>
          <w:color w:val="0F4761" w:themeColor="accent1" w:themeShade="BF"/>
          <w:sz w:val="32"/>
          <w:szCs w:val="32"/>
        </w:rPr>
        <w:commentReference w:id="339"/>
      </w:r>
      <w:r w:rsidRPr="00323AB0">
        <w:rPr>
          <w:rStyle w:val="Heading2Char"/>
        </w:rPr>
        <w:t xml:space="preserve"> </w:t>
      </w:r>
      <w:commentRangeStart w:id="340"/>
      <w:commentRangeStart w:id="341"/>
      <w:commentRangeStart w:id="342"/>
      <w:commentRangeStart w:id="343"/>
      <w:r w:rsidR="00402891">
        <w:rPr>
          <w:rStyle w:val="Heading2Char"/>
        </w:rPr>
        <w:t xml:space="preserve">Query optimization </w:t>
      </w:r>
      <w:r>
        <w:rPr>
          <w:rStyle w:val="Heading2Char"/>
        </w:rPr>
        <w:t>for RAG pipelines</w:t>
      </w:r>
      <w:bookmarkEnd w:id="336"/>
      <w:bookmarkEnd w:id="337"/>
      <w:bookmarkEnd w:id="338"/>
      <w:commentRangeEnd w:id="340"/>
      <w:r>
        <w:rPr>
          <w:rStyle w:val="CommentReference"/>
          <w:rFonts w:asciiTheme="majorHAnsi" w:hAnsiTheme="majorHAnsi" w:eastAsiaTheme="majorEastAsia" w:cstheme="majorBidi"/>
          <w:color w:val="0F4761" w:themeColor="accent1" w:themeShade="BF"/>
          <w:sz w:val="32"/>
          <w:szCs w:val="32"/>
        </w:rPr>
        <w:commentReference w:id="340"/>
      </w:r>
      <w:commentRangeEnd w:id="341"/>
      <w:r>
        <w:rPr>
          <w:rStyle w:val="CommentReference"/>
        </w:rPr>
        <w:commentReference w:id="341"/>
      </w:r>
      <w:commentRangeEnd w:id="342"/>
      <w:r>
        <w:rPr>
          <w:rStyle w:val="CommentReference"/>
        </w:rPr>
        <w:commentReference w:id="342"/>
      </w:r>
      <w:commentRangeEnd w:id="343"/>
      <w:r>
        <w:rPr>
          <w:rStyle w:val="CommentReference"/>
        </w:rPr>
        <w:commentReference w:id="343"/>
      </w:r>
    </w:p>
    <w:p w:rsidR="00DF352B" w:rsidP="186E01E4" w:rsidRDefault="00DF352B" w14:paraId="43433017" w14:textId="0D6D2585">
      <w:pPr>
        <w:rPr>
          <w:rFonts w:ascii="system-ui" w:hAnsi="system-ui" w:eastAsia="system-ui" w:cs="system-ui"/>
          <w:i/>
          <w:iCs/>
          <w:color w:val="333333"/>
          <w:sz w:val="19"/>
          <w:szCs w:val="19"/>
        </w:rPr>
      </w:pPr>
      <w:r>
        <w:t xml:space="preserve">description: </w:t>
      </w:r>
      <w:r w:rsidRPr="186E01E4" w:rsidR="23F1128E">
        <w:rPr>
          <w:rFonts w:ascii="system-ui" w:hAnsi="system-ui" w:eastAsia="system-ui" w:cs="system-ui"/>
          <w:i/>
          <w:iCs/>
          <w:color w:val="333333"/>
          <w:sz w:val="19"/>
          <w:szCs w:val="19"/>
        </w:rPr>
        <w:t xml:space="preserve"> Query optimization delivers the fastest wins because it requires no re-indexing. This lesson covers three practical tools: the built-in query profiler to identify which part of a hybrid query is the bottleneck, the rank evaluation API to measure retrieval quality against a set of known-relevant documents, and search pipelines to centralize query logic like filtering and score normalization so application code never has to change.</w:t>
      </w:r>
    </w:p>
    <w:p w:rsidR="00DF352B" w:rsidP="00DF352B" w:rsidRDefault="00DF352B" w14:paraId="2F96E3CF" w14:textId="6A6A3BD9"/>
    <w:p w:rsidR="00DF352B" w:rsidP="00DF352B" w:rsidRDefault="00DF352B" w14:paraId="325EE1C1" w14:textId="194DAFF9">
      <w:pPr>
        <w:rPr>
          <w:color w:val="000000" w:themeColor="text1"/>
        </w:rPr>
      </w:pPr>
    </w:p>
    <w:tbl>
      <w:tblPr>
        <w:tblStyle w:val="TableGrid"/>
        <w:tblW w:w="0" w:type="auto"/>
        <w:tblLook w:val="06A0" w:firstRow="1" w:lastRow="0" w:firstColumn="1" w:lastColumn="0" w:noHBand="1" w:noVBand="1"/>
      </w:tblPr>
      <w:tblGrid>
        <w:gridCol w:w="3116"/>
        <w:gridCol w:w="3117"/>
        <w:gridCol w:w="3117"/>
      </w:tblGrid>
      <w:tr w:rsidR="00D81473" w14:paraId="509B7EE6" w14:textId="77777777">
        <w:trPr>
          <w:trHeight w:val="300"/>
        </w:trPr>
        <w:tc>
          <w:tcPr>
            <w:tcW w:w="3120" w:type="dxa"/>
          </w:tcPr>
          <w:p w:rsidR="00DF352B" w:rsidRDefault="00DF352B" w14:paraId="7D0784AC" w14:textId="77777777">
            <w:pPr>
              <w:rPr>
                <w:color w:val="EE0000"/>
              </w:rPr>
            </w:pPr>
            <w:r w:rsidRPr="7E660D2E">
              <w:rPr>
                <w:color w:val="EE0000"/>
              </w:rPr>
              <w:t>Reviewer</w:t>
            </w:r>
          </w:p>
        </w:tc>
        <w:tc>
          <w:tcPr>
            <w:tcW w:w="3120" w:type="dxa"/>
          </w:tcPr>
          <w:p w:rsidR="00DF352B" w:rsidRDefault="00DF352B" w14:paraId="2479B957" w14:textId="77777777">
            <w:pPr>
              <w:rPr>
                <w:color w:val="EE0000"/>
              </w:rPr>
            </w:pPr>
            <w:r w:rsidRPr="7E660D2E">
              <w:rPr>
                <w:color w:val="EE0000"/>
              </w:rPr>
              <w:t>Approved? Date?</w:t>
            </w:r>
          </w:p>
        </w:tc>
        <w:tc>
          <w:tcPr>
            <w:tcW w:w="3120" w:type="dxa"/>
          </w:tcPr>
          <w:p w:rsidR="00DF352B" w:rsidRDefault="00DF352B" w14:paraId="6CC80602" w14:textId="77777777">
            <w:pPr>
              <w:rPr>
                <w:color w:val="EE0000"/>
              </w:rPr>
            </w:pPr>
            <w:r w:rsidRPr="7E660D2E">
              <w:rPr>
                <w:color w:val="EE0000"/>
              </w:rPr>
              <w:t>Additional comments if any</w:t>
            </w:r>
          </w:p>
        </w:tc>
      </w:tr>
      <w:tr w:rsidR="00D81473" w14:paraId="01CBC34E" w14:textId="77777777">
        <w:trPr>
          <w:trHeight w:val="300"/>
        </w:trPr>
        <w:tc>
          <w:tcPr>
            <w:tcW w:w="3120" w:type="dxa"/>
          </w:tcPr>
          <w:p w:rsidR="00DF352B" w:rsidRDefault="00DF352B" w14:paraId="78602746" w14:textId="77777777">
            <w:pPr>
              <w:rPr>
                <w:color w:val="EE0000"/>
              </w:rPr>
            </w:pPr>
            <w:r w:rsidRPr="7E660D2E">
              <w:rPr>
                <w:color w:val="EE0000"/>
              </w:rPr>
              <w:t>Brian</w:t>
            </w:r>
          </w:p>
        </w:tc>
        <w:tc>
          <w:tcPr>
            <w:tcW w:w="3120" w:type="dxa"/>
          </w:tcPr>
          <w:p w:rsidR="00DF352B" w:rsidRDefault="00DF352B" w14:paraId="52D065F0" w14:textId="77777777">
            <w:r>
              <w:t xml:space="preserve"> </w:t>
            </w:r>
            <w:r w:rsidR="559B2212">
              <w:t>Reviewed 2/12 &amp; 2/17</w:t>
            </w:r>
            <w:r w:rsidR="05B2D637">
              <w:t>, 2/23</w:t>
            </w:r>
          </w:p>
          <w:p w:rsidR="00DF352B" w:rsidRDefault="00AD25CE" w14:paraId="1BCFB3F3" w14:textId="215B65F1">
            <w:r>
              <w:t>Approved 2/25</w:t>
            </w:r>
          </w:p>
        </w:tc>
        <w:tc>
          <w:tcPr>
            <w:tcW w:w="3120" w:type="dxa"/>
          </w:tcPr>
          <w:p w:rsidR="00DF352B" w:rsidRDefault="559B2212" w14:paraId="0A372D26" w14:textId="49474D17">
            <w:pPr>
              <w:rPr>
                <w:color w:val="EE0000"/>
              </w:rPr>
            </w:pPr>
            <w:r w:rsidRPr="4B3D8123">
              <w:rPr>
                <w:color w:val="EE0000"/>
              </w:rPr>
              <w:t>Sent back with comments</w:t>
            </w:r>
          </w:p>
        </w:tc>
      </w:tr>
      <w:tr w:rsidR="00D81473" w14:paraId="7DC43C06" w14:textId="77777777">
        <w:trPr>
          <w:trHeight w:val="300"/>
        </w:trPr>
        <w:tc>
          <w:tcPr>
            <w:tcW w:w="3120" w:type="dxa"/>
          </w:tcPr>
          <w:p w:rsidR="00DF352B" w:rsidRDefault="00DF352B" w14:paraId="0110392B" w14:textId="55517600">
            <w:pPr>
              <w:rPr>
                <w:color w:val="EE0000"/>
              </w:rPr>
            </w:pPr>
            <w:r w:rsidRPr="7E660D2E">
              <w:rPr>
                <w:color w:val="EE0000"/>
              </w:rPr>
              <w:t>Alex or Muneer</w:t>
            </w:r>
          </w:p>
        </w:tc>
        <w:tc>
          <w:tcPr>
            <w:tcW w:w="3120" w:type="dxa"/>
          </w:tcPr>
          <w:p w:rsidR="00DF352B" w:rsidRDefault="19C2214A" w14:paraId="666DD214" w14:textId="5547C731">
            <w:pPr>
              <w:rPr>
                <w:color w:val="EE0000"/>
              </w:rPr>
            </w:pPr>
            <w:r w:rsidRPr="11ED247F">
              <w:rPr>
                <w:color w:val="EE0000"/>
              </w:rPr>
              <w:t>Approved: Alex – 27/2/26</w:t>
            </w:r>
          </w:p>
        </w:tc>
        <w:tc>
          <w:tcPr>
            <w:tcW w:w="3120" w:type="dxa"/>
          </w:tcPr>
          <w:p w:rsidR="00DF352B" w:rsidRDefault="00DF352B" w14:paraId="1E214797" w14:textId="77777777">
            <w:pPr>
              <w:rPr>
                <w:color w:val="EE0000"/>
              </w:rPr>
            </w:pPr>
          </w:p>
        </w:tc>
      </w:tr>
      <w:tr w:rsidR="00D81473" w14:paraId="1C18962E" w14:textId="77777777">
        <w:trPr>
          <w:trHeight w:val="300"/>
        </w:trPr>
        <w:tc>
          <w:tcPr>
            <w:tcW w:w="3120" w:type="dxa"/>
          </w:tcPr>
          <w:p w:rsidR="00DF352B" w:rsidRDefault="00DF352B" w14:paraId="6C3FC004" w14:textId="77777777">
            <w:pPr>
              <w:rPr>
                <w:color w:val="EE0000"/>
              </w:rPr>
            </w:pPr>
            <w:r w:rsidRPr="7E660D2E">
              <w:rPr>
                <w:color w:val="EE0000"/>
              </w:rPr>
              <w:t>Michelle</w:t>
            </w:r>
          </w:p>
        </w:tc>
        <w:tc>
          <w:tcPr>
            <w:tcW w:w="3120" w:type="dxa"/>
          </w:tcPr>
          <w:p w:rsidR="00DF352B" w:rsidRDefault="00E9259F" w14:paraId="64B653CF" w14:textId="26E4F505">
            <w:pPr>
              <w:rPr>
                <w:color w:val="EE0000"/>
              </w:rPr>
            </w:pPr>
            <w:r>
              <w:rPr>
                <w:color w:val="EE0000"/>
              </w:rPr>
              <w:t xml:space="preserve">Approved w/edits </w:t>
            </w:r>
            <w:r w:rsidR="00724BB0">
              <w:rPr>
                <w:color w:val="EE0000"/>
              </w:rPr>
              <w:t>–</w:t>
            </w:r>
            <w:r>
              <w:rPr>
                <w:color w:val="EE0000"/>
              </w:rPr>
              <w:t xml:space="preserve"> </w:t>
            </w:r>
            <w:r w:rsidR="00724BB0">
              <w:rPr>
                <w:color w:val="EE0000"/>
              </w:rPr>
              <w:t>2/3/26</w:t>
            </w:r>
          </w:p>
        </w:tc>
        <w:tc>
          <w:tcPr>
            <w:tcW w:w="3120" w:type="dxa"/>
          </w:tcPr>
          <w:p w:rsidR="00DF352B" w:rsidRDefault="00DF352B" w14:paraId="41BA1DDE" w14:textId="77777777">
            <w:pPr>
              <w:rPr>
                <w:color w:val="EE0000"/>
              </w:rPr>
            </w:pPr>
          </w:p>
        </w:tc>
      </w:tr>
    </w:tbl>
    <w:p w:rsidR="00DF352B" w:rsidP="00DF352B" w:rsidRDefault="00DF352B" w14:paraId="764635F4" w14:textId="77777777">
      <w:pPr>
        <w:rPr>
          <w:color w:val="EE0000"/>
        </w:rPr>
      </w:pPr>
    </w:p>
    <w:tbl>
      <w:tblPr>
        <w:tblStyle w:val="TableGrid"/>
        <w:tblW w:w="9360"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53"/>
        <w:gridCol w:w="5677"/>
        <w:gridCol w:w="2430"/>
      </w:tblGrid>
      <w:tr w:rsidR="00DF352B" w:rsidTr="002226A0" w14:paraId="5C8E735D" w14:textId="77777777">
        <w:trPr>
          <w:trHeight w:val="302"/>
        </w:trPr>
        <w:tc>
          <w:tcPr>
            <w:tcW w:w="1253" w:type="dxa"/>
          </w:tcPr>
          <w:p w:rsidRPr="4FEA59C1" w:rsidR="00DF352B" w:rsidRDefault="00DF352B" w14:paraId="7E90CA46" w14:textId="77777777">
            <w:pPr>
              <w:rPr>
                <w:rFonts w:ascii="Aptos" w:hAnsi="Aptos" w:eastAsia="Aptos" w:cs="Aptos"/>
                <w:b/>
                <w:bCs/>
              </w:rPr>
            </w:pPr>
            <w:r>
              <w:rPr>
                <w:rFonts w:ascii="Aptos" w:hAnsi="Aptos" w:eastAsia="Aptos" w:cs="Aptos"/>
                <w:b/>
                <w:bCs/>
              </w:rPr>
              <w:t>Chapter Title</w:t>
            </w:r>
          </w:p>
        </w:tc>
        <w:tc>
          <w:tcPr>
            <w:tcW w:w="5677" w:type="dxa"/>
            <w:tcMar>
              <w:left w:w="105" w:type="dxa"/>
              <w:right w:w="105" w:type="dxa"/>
            </w:tcMar>
          </w:tcPr>
          <w:p w:rsidR="00DF352B" w:rsidRDefault="00DF352B" w14:paraId="66DBC053" w14:textId="77777777">
            <w:pPr>
              <w:rPr>
                <w:rFonts w:ascii="Aptos" w:hAnsi="Aptos" w:eastAsia="Aptos" w:cs="Aptos"/>
              </w:rPr>
            </w:pPr>
            <w:commentRangeStart w:id="347"/>
            <w:r w:rsidRPr="4FEA59C1">
              <w:rPr>
                <w:rFonts w:ascii="Aptos" w:hAnsi="Aptos" w:eastAsia="Aptos" w:cs="Aptos"/>
                <w:b/>
                <w:bCs/>
              </w:rPr>
              <w:t>Voice Over</w:t>
            </w:r>
            <w:commentRangeEnd w:id="347"/>
            <w:r w:rsidR="002226A0">
              <w:rPr>
                <w:rStyle w:val="CommentReference"/>
                <w:rFonts w:ascii="Aptos" w:hAnsi="Aptos" w:eastAsia="Aptos" w:cs="Aptos"/>
                <w:sz w:val="24"/>
                <w:szCs w:val="24"/>
              </w:rPr>
              <w:commentReference w:id="347"/>
            </w:r>
          </w:p>
        </w:tc>
        <w:tc>
          <w:tcPr>
            <w:tcW w:w="2430" w:type="dxa"/>
            <w:tcMar>
              <w:left w:w="105" w:type="dxa"/>
              <w:right w:w="105" w:type="dxa"/>
            </w:tcMar>
          </w:tcPr>
          <w:p w:rsidR="00DF352B" w:rsidRDefault="00DF352B" w14:paraId="176E23FF" w14:textId="77777777">
            <w:pPr>
              <w:rPr>
                <w:rFonts w:ascii="Aptos" w:hAnsi="Aptos" w:eastAsia="Aptos" w:cs="Aptos"/>
              </w:rPr>
            </w:pPr>
            <w:r w:rsidRPr="4FEA59C1">
              <w:rPr>
                <w:rFonts w:ascii="Aptos" w:hAnsi="Aptos" w:eastAsia="Aptos" w:cs="Aptos"/>
                <w:b/>
                <w:bCs/>
              </w:rPr>
              <w:t>Visuals</w:t>
            </w:r>
          </w:p>
        </w:tc>
      </w:tr>
      <w:tr w:rsidRPr="00402891" w:rsidR="00402891" w:rsidTr="002226A0" w14:paraId="5FD3DAE8" w14:textId="77777777">
        <w:trPr>
          <w:trHeight w:val="302"/>
        </w:trPr>
        <w:tc>
          <w:tcPr>
            <w:tcW w:w="1253" w:type="dxa"/>
          </w:tcPr>
          <w:p w:rsidRPr="00402891" w:rsidR="00402891" w:rsidRDefault="003B3097" w14:paraId="26173DE7" w14:textId="0613A424">
            <w:pPr>
              <w:rPr>
                <w:rFonts w:ascii="Aptos" w:hAnsi="Aptos" w:eastAsia="Aptos" w:cs="Aptos"/>
              </w:rPr>
            </w:pPr>
            <w:r>
              <w:rPr>
                <w:rFonts w:ascii="Aptos" w:hAnsi="Aptos" w:eastAsia="Aptos" w:cs="Aptos"/>
              </w:rPr>
              <w:t>Intro</w:t>
            </w:r>
          </w:p>
        </w:tc>
        <w:tc>
          <w:tcPr>
            <w:tcW w:w="5677" w:type="dxa"/>
            <w:tcMar>
              <w:left w:w="105" w:type="dxa"/>
              <w:right w:w="105" w:type="dxa"/>
            </w:tcMar>
          </w:tcPr>
          <w:p w:rsidRPr="002226A0" w:rsidR="00AE6531" w:rsidP="00664EAB" w:rsidRDefault="00AE6531" w14:paraId="4D1C1F47" w14:textId="66F6DAF4">
            <w:pPr>
              <w:spacing w:after="80"/>
              <w:rPr>
                <w:rFonts w:eastAsia="Arial" w:asciiTheme="minorHAnsi" w:hAnsiTheme="minorHAnsi"/>
              </w:rPr>
            </w:pPr>
            <w:r w:rsidRPr="002226A0">
              <w:rPr>
                <w:rFonts w:eastAsia="Arial" w:cs="Arial" w:asciiTheme="minorHAnsi" w:hAnsiTheme="minorHAnsi"/>
              </w:rPr>
              <w:t>In the last two lessons we optimized our RAG pipeline at the algorithm and</w:t>
            </w:r>
            <w:r w:rsidRPr="002226A0" w:rsidDel="00582085">
              <w:rPr>
                <w:rFonts w:eastAsia="Arial" w:cs="Arial" w:asciiTheme="minorHAnsi" w:hAnsiTheme="minorHAnsi"/>
              </w:rPr>
              <w:t xml:space="preserve"> </w:t>
            </w:r>
            <w:r w:rsidRPr="002226A0">
              <w:rPr>
                <w:rFonts w:eastAsia="Arial" w:cs="Arial" w:asciiTheme="minorHAnsi" w:hAnsiTheme="minorHAnsi"/>
              </w:rPr>
              <w:t xml:space="preserve">the index level. Now </w:t>
            </w:r>
            <w:r w:rsidR="00AE37E6">
              <w:rPr>
                <w:rFonts w:eastAsia="Arial" w:cs="Arial" w:asciiTheme="minorHAnsi" w:hAnsiTheme="minorHAnsi"/>
              </w:rPr>
              <w:t>let</w:t>
            </w:r>
            <w:r w:rsidR="000113AF">
              <w:rPr>
                <w:rFonts w:eastAsia="Arial" w:cs="Arial" w:asciiTheme="minorHAnsi" w:hAnsiTheme="minorHAnsi"/>
              </w:rPr>
              <w:t>’</w:t>
            </w:r>
            <w:r w:rsidR="00AE37E6">
              <w:rPr>
                <w:rFonts w:eastAsia="Arial" w:cs="Arial" w:asciiTheme="minorHAnsi" w:hAnsiTheme="minorHAnsi"/>
              </w:rPr>
              <w:t>s</w:t>
            </w:r>
            <w:r w:rsidRPr="002226A0">
              <w:rPr>
                <w:rFonts w:eastAsia="Arial" w:cs="Arial" w:asciiTheme="minorHAnsi" w:hAnsiTheme="minorHAnsi"/>
              </w:rPr>
              <w:t xml:space="preserve"> focus on</w:t>
            </w:r>
            <w:r w:rsidRPr="002226A0" w:rsidDel="00AE37E6">
              <w:rPr>
                <w:rFonts w:eastAsia="Arial" w:cs="Arial" w:asciiTheme="minorHAnsi" w:hAnsiTheme="minorHAnsi"/>
              </w:rPr>
              <w:t xml:space="preserve"> </w:t>
            </w:r>
            <w:r w:rsidRPr="002226A0">
              <w:rPr>
                <w:rFonts w:eastAsia="Arial" w:cs="Arial" w:asciiTheme="minorHAnsi" w:hAnsiTheme="minorHAnsi"/>
              </w:rPr>
              <w:t xml:space="preserve">queries. This is where you can make big improvements without re-indexing, </w:t>
            </w:r>
            <w:r w:rsidR="00AB4B39">
              <w:rPr>
                <w:rFonts w:eastAsia="Arial" w:cs="Arial" w:asciiTheme="minorHAnsi" w:hAnsiTheme="minorHAnsi"/>
              </w:rPr>
              <w:t xml:space="preserve">making it one of the fastest ways to </w:t>
            </w:r>
            <w:r w:rsidRPr="002226A0">
              <w:rPr>
                <w:rFonts w:eastAsia="Arial" w:cs="Arial" w:asciiTheme="minorHAnsi" w:hAnsiTheme="minorHAnsi"/>
              </w:rPr>
              <w:t>improve a live system.</w:t>
            </w:r>
          </w:p>
          <w:p w:rsidR="007E2E60" w:rsidP="00664EAB" w:rsidRDefault="007E2E60" w14:paraId="214C95F4" w14:textId="77777777">
            <w:pPr>
              <w:spacing w:after="80"/>
              <w:rPr>
                <w:rFonts w:asciiTheme="minorHAnsi" w:hAnsiTheme="minorHAnsi"/>
              </w:rPr>
            </w:pPr>
          </w:p>
          <w:p w:rsidRPr="000113AF" w:rsidR="00402891" w:rsidP="000113AF" w:rsidRDefault="007E2E60" w14:paraId="16F02B77" w14:textId="78DFD34D">
            <w:pPr>
              <w:spacing w:after="80"/>
              <w:rPr>
                <w:rFonts w:eastAsia="Aptos" w:asciiTheme="minorHAnsi" w:hAnsiTheme="minorHAnsi"/>
              </w:rPr>
            </w:pPr>
            <w:r w:rsidRPr="007E2E60">
              <w:rPr>
                <w:rFonts w:asciiTheme="minorHAnsi" w:hAnsiTheme="minorHAnsi"/>
              </w:rPr>
              <w:t>We'll cover profiling to see what's happening</w:t>
            </w:r>
            <w:r>
              <w:rPr>
                <w:rFonts w:asciiTheme="minorHAnsi" w:hAnsiTheme="minorHAnsi"/>
              </w:rPr>
              <w:t xml:space="preserve"> inside your queries,</w:t>
            </w:r>
            <w:r w:rsidRPr="007E2E60">
              <w:rPr>
                <w:rFonts w:asciiTheme="minorHAnsi" w:hAnsiTheme="minorHAnsi"/>
              </w:rPr>
              <w:t xml:space="preserve"> evaluating </w:t>
            </w:r>
            <w:r w:rsidR="00FC1270">
              <w:rPr>
                <w:rFonts w:asciiTheme="minorHAnsi" w:hAnsiTheme="minorHAnsi"/>
              </w:rPr>
              <w:t xml:space="preserve">retrieval </w:t>
            </w:r>
            <w:r w:rsidRPr="007E2E60">
              <w:rPr>
                <w:rFonts w:asciiTheme="minorHAnsi" w:hAnsiTheme="minorHAnsi"/>
              </w:rPr>
              <w:t>quality with the rank evaluation API, and using search pipelines to automate query modifications.</w:t>
            </w:r>
            <w:r w:rsidRPr="003147E6" w:rsidR="00AE6531">
              <w:rPr>
                <w:rFonts w:eastAsia="Arial"/>
              </w:rPr>
              <w:t xml:space="preserve"> </w:t>
            </w:r>
          </w:p>
        </w:tc>
        <w:tc>
          <w:tcPr>
            <w:tcW w:w="2430" w:type="dxa"/>
            <w:tcMar>
              <w:left w:w="105" w:type="dxa"/>
              <w:right w:w="105" w:type="dxa"/>
            </w:tcMar>
          </w:tcPr>
          <w:p w:rsidR="00AE6531" w:rsidP="00664EAB" w:rsidRDefault="00AE6531" w14:paraId="665AB428" w14:textId="77777777">
            <w:pPr>
              <w:rPr>
                <w:rFonts w:ascii="Arial" w:hAnsi="Arial" w:eastAsia="Arial" w:cs="Arial"/>
                <w:sz w:val="18"/>
                <w:szCs w:val="18"/>
              </w:rPr>
            </w:pPr>
            <w:r>
              <w:rPr>
                <w:rFonts w:ascii="Arial" w:hAnsi="Arial" w:eastAsia="Arial" w:cs="Arial"/>
                <w:sz w:val="18"/>
                <w:szCs w:val="18"/>
              </w:rPr>
              <w:t xml:space="preserve">Lesson title card  </w:t>
            </w:r>
          </w:p>
          <w:p w:rsidR="00AE6531" w:rsidP="00664EAB" w:rsidRDefault="00AE6531" w14:paraId="40BE4849" w14:textId="77777777">
            <w:pPr>
              <w:rPr>
                <w:rFonts w:ascii="Arial" w:hAnsi="Arial" w:eastAsia="Arial" w:cs="Arial"/>
                <w:sz w:val="18"/>
                <w:szCs w:val="18"/>
              </w:rPr>
            </w:pPr>
          </w:p>
          <w:p w:rsidRPr="007723F0" w:rsidR="00AE6531" w:rsidP="00664EAB" w:rsidRDefault="00AE6531" w14:paraId="5EE7E59F" w14:textId="77777777">
            <w:pPr>
              <w:rPr>
                <w:rFonts w:ascii="Aptos" w:hAnsi="Aptos" w:eastAsia="Aptos" w:cs="Aptos"/>
              </w:rPr>
            </w:pPr>
            <w:r>
              <w:rPr>
                <w:rFonts w:ascii="Arial" w:hAnsi="Arial" w:eastAsia="Arial" w:cs="Arial"/>
                <w:sz w:val="18"/>
                <w:szCs w:val="18"/>
              </w:rPr>
              <w:t>Three-section preview: Profiling / Rank Eval / Search Pipelines</w:t>
            </w:r>
          </w:p>
          <w:p w:rsidRPr="007723F0" w:rsidR="007723F0" w:rsidP="007723F0" w:rsidRDefault="007723F0" w14:paraId="16C0406F" w14:textId="3B1316B3">
            <w:pPr>
              <w:rPr>
                <w:rFonts w:ascii="Aptos" w:hAnsi="Aptos" w:eastAsia="Aptos" w:cs="Aptos"/>
              </w:rPr>
            </w:pPr>
          </w:p>
        </w:tc>
      </w:tr>
      <w:tr w:rsidRPr="00402891" w:rsidR="003B3097" w:rsidTr="002226A0" w14:paraId="6EDF1F3D" w14:textId="77777777">
        <w:trPr>
          <w:trHeight w:val="302"/>
        </w:trPr>
        <w:tc>
          <w:tcPr>
            <w:tcW w:w="1253" w:type="dxa"/>
          </w:tcPr>
          <w:p w:rsidR="003B3097" w:rsidRDefault="00AE6531" w14:paraId="5A83C5A5" w14:textId="30DCFE31">
            <w:pPr>
              <w:rPr>
                <w:rFonts w:ascii="Aptos" w:hAnsi="Aptos" w:eastAsia="Aptos" w:cs="Aptos"/>
              </w:rPr>
            </w:pPr>
            <w:r>
              <w:rPr>
                <w:rFonts w:ascii="Aptos" w:hAnsi="Aptos" w:eastAsia="Aptos" w:cs="Aptos"/>
              </w:rPr>
              <w:t xml:space="preserve">Query </w:t>
            </w:r>
            <w:r w:rsidR="0093473D">
              <w:rPr>
                <w:rFonts w:ascii="Aptos" w:hAnsi="Aptos" w:eastAsia="Aptos" w:cs="Aptos"/>
              </w:rPr>
              <w:t>p</w:t>
            </w:r>
            <w:r>
              <w:rPr>
                <w:rFonts w:ascii="Aptos" w:hAnsi="Aptos" w:eastAsia="Aptos" w:cs="Aptos"/>
              </w:rPr>
              <w:t>rofiling</w:t>
            </w:r>
          </w:p>
        </w:tc>
        <w:tc>
          <w:tcPr>
            <w:tcW w:w="5677" w:type="dxa"/>
            <w:tcMar>
              <w:left w:w="105" w:type="dxa"/>
              <w:right w:w="105" w:type="dxa"/>
            </w:tcMar>
          </w:tcPr>
          <w:p w:rsidR="00E421EC" w:rsidP="00664EAB" w:rsidRDefault="004646B2" w14:paraId="7ED147ED" w14:textId="375D4FAF">
            <w:pPr>
              <w:rPr>
                <w:rFonts w:eastAsia="Arial" w:cs="Arial" w:asciiTheme="minorHAnsi" w:hAnsiTheme="minorHAnsi"/>
              </w:rPr>
            </w:pPr>
            <w:r w:rsidRPr="004646B2">
              <w:rPr>
                <w:rFonts w:eastAsia="Arial" w:cs="Arial" w:asciiTheme="minorHAnsi" w:hAnsiTheme="minorHAnsi"/>
              </w:rPr>
              <w:t>When a search feels slow, where do you start? OpenSearch provides a built-in profiler. Just add "profile": true to any search request, and you'll get a detailed breakdown of where time was spent.</w:t>
            </w:r>
          </w:p>
          <w:p w:rsidR="00E421EC" w:rsidP="00664EAB" w:rsidRDefault="00E421EC" w14:paraId="0E263215" w14:textId="77777777">
            <w:pPr>
              <w:rPr>
                <w:rFonts w:eastAsia="Arial" w:cs="Arial" w:asciiTheme="minorHAnsi" w:hAnsiTheme="minorHAnsi"/>
              </w:rPr>
            </w:pPr>
          </w:p>
          <w:p w:rsidRPr="003147E6" w:rsidR="00AE6531" w:rsidP="00664EAB" w:rsidRDefault="00AE6531" w14:paraId="20E5369E" w14:textId="51D5B24E">
            <w:pPr>
              <w:rPr>
                <w:rFonts w:eastAsia="Arial" w:cs="Arial" w:asciiTheme="minorHAnsi" w:hAnsiTheme="minorHAnsi"/>
              </w:rPr>
            </w:pPr>
            <w:r w:rsidRPr="003147E6">
              <w:rPr>
                <w:rFonts w:eastAsia="Arial" w:cs="Arial" w:asciiTheme="minorHAnsi" w:hAnsiTheme="minorHAnsi"/>
              </w:rPr>
              <w:t>Let’s run a hybrid search on our bookstore with profiling turned on.</w:t>
            </w:r>
          </w:p>
          <w:p w:rsidRPr="003147E6" w:rsidR="00AE6531" w:rsidP="00664EAB" w:rsidRDefault="00AE6531" w14:paraId="146D222B" w14:textId="77777777">
            <w:pPr>
              <w:spacing w:after="80"/>
              <w:rPr>
                <w:rFonts w:eastAsia="Arial" w:cs="Arial" w:asciiTheme="minorHAnsi" w:hAnsiTheme="minorHAnsi"/>
              </w:rPr>
            </w:pPr>
          </w:p>
          <w:p w:rsidRPr="003147E6" w:rsidR="00AE6531" w:rsidP="00664EAB" w:rsidRDefault="00AE6531" w14:paraId="39C48C23" w14:textId="77777777">
            <w:pPr>
              <w:spacing w:after="80"/>
              <w:rPr>
                <w:rFonts w:asciiTheme="minorHAnsi" w:hAnsiTheme="minorHAnsi"/>
              </w:rPr>
            </w:pPr>
            <w:r w:rsidRPr="003147E6">
              <w:rPr>
                <w:rFonts w:eastAsia="Arial" w:cs="Arial" w:asciiTheme="minorHAnsi" w:hAnsiTheme="minorHAnsi"/>
              </w:rPr>
              <w:t>Here’s our query. We’re searching for ‘mystery novels with unreliable narrators’ using the hybrid search pipeline we built in lesson 4-1. The only thing we’ve added is "profile": true at the top level.</w:t>
            </w:r>
          </w:p>
          <w:p w:rsidR="00AE6531" w:rsidP="00664EAB" w:rsidRDefault="00AE6531" w14:paraId="4440DD40" w14:textId="77777777">
            <w:pPr>
              <w:rPr>
                <w:rFonts w:ascii="Aptos" w:hAnsi="Aptos" w:eastAsia="Aptos" w:cs="Aptos"/>
              </w:rPr>
            </w:pPr>
          </w:p>
          <w:p w:rsidR="00AE6531" w:rsidP="00664EAB" w:rsidRDefault="00AE6531" w14:paraId="0774C57B" w14:textId="77777777">
            <w:pPr>
              <w:rPr>
                <w:rFonts w:ascii="Aptos" w:hAnsi="Aptos" w:eastAsia="Aptos" w:cs="Aptos"/>
              </w:rPr>
            </w:pPr>
          </w:p>
          <w:p w:rsidR="00AE6531" w:rsidP="00664EAB" w:rsidRDefault="00AE6531" w14:paraId="25C8C25F" w14:textId="77777777">
            <w:pPr>
              <w:rPr>
                <w:rFonts w:ascii="Aptos" w:hAnsi="Aptos" w:eastAsia="Aptos" w:cs="Aptos"/>
              </w:rPr>
            </w:pPr>
          </w:p>
          <w:p w:rsidR="00AE6531" w:rsidP="00664EAB" w:rsidRDefault="00AE6531" w14:paraId="21D58351" w14:textId="77777777">
            <w:pPr>
              <w:rPr>
                <w:rFonts w:ascii="Aptos" w:hAnsi="Aptos" w:eastAsia="Aptos" w:cs="Aptos"/>
              </w:rPr>
            </w:pPr>
          </w:p>
          <w:p w:rsidR="00AE6531" w:rsidP="00664EAB" w:rsidRDefault="00AE6531" w14:paraId="171B74DF" w14:textId="77777777">
            <w:pPr>
              <w:rPr>
                <w:rFonts w:ascii="Aptos" w:hAnsi="Aptos" w:eastAsia="Aptos" w:cs="Aptos"/>
              </w:rPr>
            </w:pPr>
          </w:p>
          <w:p w:rsidR="00AE6531" w:rsidP="00664EAB" w:rsidRDefault="00AE6531" w14:paraId="135F5C91" w14:textId="77777777">
            <w:pPr>
              <w:rPr>
                <w:rFonts w:ascii="Aptos" w:hAnsi="Aptos" w:eastAsia="Aptos" w:cs="Aptos"/>
              </w:rPr>
            </w:pPr>
          </w:p>
          <w:p w:rsidR="00AE6531" w:rsidP="00664EAB" w:rsidRDefault="00AE6531" w14:paraId="4C6EDA13" w14:textId="77777777">
            <w:pPr>
              <w:rPr>
                <w:rFonts w:ascii="Aptos" w:hAnsi="Aptos" w:eastAsia="Aptos" w:cs="Aptos"/>
              </w:rPr>
            </w:pPr>
          </w:p>
          <w:p w:rsidR="00AE6531" w:rsidP="00664EAB" w:rsidRDefault="00AE6531" w14:paraId="53B0FBF8" w14:textId="77777777">
            <w:pPr>
              <w:rPr>
                <w:rFonts w:ascii="Aptos" w:hAnsi="Aptos" w:eastAsia="Aptos" w:cs="Aptos"/>
              </w:rPr>
            </w:pPr>
          </w:p>
          <w:p w:rsidR="00AE6531" w:rsidP="00664EAB" w:rsidRDefault="00AE6531" w14:paraId="47BF369B" w14:textId="77777777">
            <w:pPr>
              <w:rPr>
                <w:rFonts w:ascii="Aptos" w:hAnsi="Aptos" w:eastAsia="Aptos" w:cs="Aptos"/>
              </w:rPr>
            </w:pPr>
          </w:p>
          <w:p w:rsidR="00AE6531" w:rsidP="00664EAB" w:rsidRDefault="00AE6531" w14:paraId="0D9EA62A" w14:textId="77777777">
            <w:pPr>
              <w:rPr>
                <w:rFonts w:ascii="Aptos" w:hAnsi="Aptos" w:eastAsia="Aptos" w:cs="Aptos"/>
              </w:rPr>
            </w:pPr>
          </w:p>
          <w:p w:rsidR="00AE6531" w:rsidP="00664EAB" w:rsidRDefault="00AE6531" w14:paraId="1A59422C" w14:textId="77777777">
            <w:pPr>
              <w:rPr>
                <w:rFonts w:ascii="Aptos" w:hAnsi="Aptos" w:eastAsia="Aptos" w:cs="Aptos"/>
              </w:rPr>
            </w:pPr>
          </w:p>
          <w:p w:rsidR="00AE6531" w:rsidP="00664EAB" w:rsidRDefault="00AE6531" w14:paraId="6D4C4C34" w14:textId="77777777">
            <w:pPr>
              <w:rPr>
                <w:rFonts w:ascii="Aptos" w:hAnsi="Aptos" w:eastAsia="Aptos" w:cs="Aptos"/>
              </w:rPr>
            </w:pPr>
          </w:p>
          <w:p w:rsidR="00E00F6F" w:rsidP="00664EAB" w:rsidRDefault="00E00F6F" w14:paraId="4AF3C89E" w14:textId="77777777">
            <w:pPr>
              <w:rPr>
                <w:rFonts w:ascii="Aptos" w:hAnsi="Aptos" w:eastAsia="Aptos" w:cs="Aptos"/>
              </w:rPr>
            </w:pPr>
          </w:p>
          <w:p w:rsidRPr="00193AAC" w:rsidR="00AE6531" w:rsidP="00664EAB" w:rsidRDefault="00AE6531" w14:paraId="5BCA6EAE" w14:textId="77777777">
            <w:pPr>
              <w:rPr>
                <w:rFonts w:eastAsia="Arial" w:cs="Arial" w:asciiTheme="minorHAnsi" w:hAnsiTheme="minorHAnsi"/>
              </w:rPr>
            </w:pPr>
            <w:r w:rsidRPr="00193AAC">
              <w:rPr>
                <w:rFonts w:eastAsia="Arial" w:cs="Arial" w:asciiTheme="minorHAnsi" w:hAnsiTheme="minorHAnsi"/>
              </w:rPr>
              <w:t>The response includes your normal search hits, but now there’s also a profile object. Inside that you’ll see a shards array, and each shard has a searches array.</w:t>
            </w:r>
          </w:p>
          <w:p w:rsidRPr="00193AAC" w:rsidR="00AE6531" w:rsidP="00664EAB" w:rsidRDefault="00AE6531" w14:paraId="0004F928" w14:textId="77777777">
            <w:pPr>
              <w:rPr>
                <w:rFonts w:eastAsia="Arial" w:cs="Arial" w:asciiTheme="minorHAnsi" w:hAnsiTheme="minorHAnsi"/>
              </w:rPr>
            </w:pPr>
          </w:p>
          <w:p w:rsidRPr="00193AAC" w:rsidR="00AE6531" w:rsidP="00664EAB" w:rsidRDefault="00AE6531" w14:paraId="59D7353E" w14:textId="77777777">
            <w:pPr>
              <w:spacing w:after="80"/>
              <w:rPr>
                <w:rFonts w:asciiTheme="minorHAnsi" w:hAnsiTheme="minorHAnsi"/>
              </w:rPr>
            </w:pPr>
            <w:r w:rsidRPr="00193AAC">
              <w:rPr>
                <w:rFonts w:eastAsia="Arial" w:cs="Arial" w:asciiTheme="minorHAnsi" w:hAnsiTheme="minorHAnsi"/>
              </w:rPr>
              <w:t>Each search breaks down into query and collector sections with timing in nanoseconds.</w:t>
            </w:r>
          </w:p>
          <w:p w:rsidRPr="00193AAC" w:rsidR="00AE6531" w:rsidP="00664EAB" w:rsidRDefault="00AE6531" w14:paraId="302270D4" w14:textId="77777777">
            <w:pPr>
              <w:rPr>
                <w:rFonts w:eastAsia="Arial" w:cs="Arial" w:asciiTheme="minorHAnsi" w:hAnsiTheme="minorHAnsi"/>
              </w:rPr>
            </w:pPr>
            <w:r w:rsidRPr="00193AAC">
              <w:rPr>
                <w:rFonts w:eastAsia="Arial" w:cs="Arial" w:asciiTheme="minorHAnsi" w:hAnsiTheme="minorHAnsi"/>
              </w:rPr>
              <w:t>The field you care about most is time_in_nanos on each query component. For a hybrid query, you’ll see separate entries for the BM25 match and the k-NN vector search.</w:t>
            </w:r>
          </w:p>
          <w:p w:rsidRPr="00193AAC" w:rsidR="00AE6531" w:rsidP="00664EAB" w:rsidRDefault="00AE6531" w14:paraId="344F4C88" w14:textId="77777777">
            <w:pPr>
              <w:rPr>
                <w:rFonts w:eastAsia="Arial" w:cs="Arial" w:asciiTheme="minorHAnsi" w:hAnsiTheme="minorHAnsi"/>
              </w:rPr>
            </w:pPr>
          </w:p>
          <w:p w:rsidRPr="00193AAC" w:rsidR="00AE6531" w:rsidP="00664EAB" w:rsidRDefault="00AE6531" w14:paraId="6137DD3D" w14:textId="77777777">
            <w:pPr>
              <w:rPr>
                <w:rFonts w:eastAsia="Arial" w:cs="Arial" w:asciiTheme="minorHAnsi" w:hAnsiTheme="minorHAnsi"/>
              </w:rPr>
            </w:pPr>
            <w:r w:rsidRPr="00193AAC">
              <w:rPr>
                <w:rFonts w:eastAsia="Arial" w:cs="Arial" w:asciiTheme="minorHAnsi" w:hAnsiTheme="minorHAnsi"/>
              </w:rPr>
              <w:t>This tells you exactly which part of your query is the bottleneck. If the k-NN component is slow, you might need to warm your cache or reduce k. If the BM25 component is slow, you might have an expensive wildcard or a very large result set.</w:t>
            </w:r>
          </w:p>
          <w:p w:rsidRPr="00193AAC" w:rsidR="00AE6531" w:rsidP="00664EAB" w:rsidRDefault="00AE6531" w14:paraId="372F5337" w14:textId="77777777">
            <w:pPr>
              <w:rPr>
                <w:rFonts w:eastAsia="Arial" w:cs="Arial" w:asciiTheme="minorHAnsi" w:hAnsiTheme="minorHAnsi"/>
              </w:rPr>
            </w:pPr>
          </w:p>
          <w:p w:rsidRPr="00193AAC" w:rsidR="00AE6531" w:rsidP="00664EAB" w:rsidRDefault="00AE6531" w14:paraId="2D982798" w14:textId="77777777">
            <w:pPr>
              <w:rPr>
                <w:rFonts w:eastAsia="Arial" w:cs="Arial" w:asciiTheme="minorHAnsi" w:hAnsiTheme="minorHAnsi"/>
              </w:rPr>
            </w:pPr>
            <w:r w:rsidRPr="00193AAC">
              <w:rPr>
                <w:rFonts w:eastAsia="Arial" w:cs="Arial" w:asciiTheme="minorHAnsi" w:hAnsiTheme="minorHAnsi"/>
              </w:rPr>
              <w:t>One important note: it’s not advised to run profiling in production under normal load. It adds overhead to every query. Use it in a staging environment or during off-peak debugging.</w:t>
            </w:r>
          </w:p>
          <w:p w:rsidRPr="00402891" w:rsidR="00CD1244" w:rsidRDefault="00CD1244" w14:paraId="60841E96" w14:textId="473394EE">
            <w:pPr>
              <w:rPr>
                <w:rFonts w:ascii="Aptos" w:hAnsi="Aptos" w:eastAsia="Aptos" w:cs="Aptos"/>
              </w:rPr>
            </w:pPr>
          </w:p>
        </w:tc>
        <w:tc>
          <w:tcPr>
            <w:tcW w:w="2430" w:type="dxa"/>
            <w:tcMar>
              <w:left w:w="105" w:type="dxa"/>
              <w:right w:w="105" w:type="dxa"/>
            </w:tcMar>
          </w:tcPr>
          <w:p w:rsidR="00AE6531" w:rsidP="00664EAB" w:rsidRDefault="00AE6531" w14:paraId="4133B80D" w14:textId="77777777">
            <w:pPr>
              <w:rPr>
                <w:rFonts w:ascii="Arial" w:hAnsi="Arial" w:eastAsia="Arial" w:cs="Arial"/>
                <w:sz w:val="18"/>
                <w:szCs w:val="18"/>
              </w:rPr>
            </w:pPr>
            <w:r>
              <w:rPr>
                <w:rFonts w:ascii="Arial" w:hAnsi="Arial" w:eastAsia="Arial" w:cs="Arial"/>
                <w:sz w:val="18"/>
                <w:szCs w:val="18"/>
              </w:rPr>
              <w:t>Terminal: profiled hybrid query</w:t>
            </w:r>
          </w:p>
          <w:p w:rsidR="00AE6531" w:rsidP="00664EAB" w:rsidRDefault="00AE6531" w14:paraId="7828AFA6" w14:textId="77777777">
            <w:pPr>
              <w:rPr>
                <w:rFonts w:ascii="Arial" w:hAnsi="Arial" w:eastAsia="Arial" w:cs="Arial"/>
                <w:sz w:val="18"/>
                <w:szCs w:val="18"/>
              </w:rPr>
            </w:pPr>
          </w:p>
          <w:p w:rsidR="00AE6531" w:rsidP="00664EAB" w:rsidRDefault="00AE6531" w14:paraId="4BE766D8" w14:textId="77777777">
            <w:pPr>
              <w:rPr>
                <w:rFonts w:ascii="Arial" w:hAnsi="Arial" w:eastAsia="Arial" w:cs="Arial"/>
                <w:sz w:val="18"/>
                <w:szCs w:val="18"/>
              </w:rPr>
            </w:pPr>
          </w:p>
          <w:p w:rsidR="00AE6531" w:rsidP="00664EAB" w:rsidRDefault="00AE6531" w14:paraId="076149C2" w14:textId="77777777">
            <w:pPr>
              <w:rPr>
                <w:rFonts w:ascii="Arial" w:hAnsi="Arial" w:eastAsia="Arial" w:cs="Arial"/>
                <w:sz w:val="18"/>
                <w:szCs w:val="18"/>
              </w:rPr>
            </w:pPr>
          </w:p>
          <w:p w:rsidR="00AE6531" w:rsidP="00664EAB" w:rsidRDefault="00AE6531" w14:paraId="3A57506C" w14:textId="77777777">
            <w:pPr>
              <w:rPr>
                <w:rFonts w:ascii="Arial" w:hAnsi="Arial" w:eastAsia="Arial" w:cs="Arial"/>
                <w:sz w:val="18"/>
                <w:szCs w:val="18"/>
              </w:rPr>
            </w:pPr>
          </w:p>
          <w:p w:rsidR="00AE6531" w:rsidP="00664EAB" w:rsidRDefault="00AE6531" w14:paraId="42B51ADF" w14:textId="77777777">
            <w:pPr>
              <w:rPr>
                <w:rFonts w:ascii="Arial" w:hAnsi="Arial" w:eastAsia="Arial" w:cs="Arial"/>
                <w:sz w:val="18"/>
                <w:szCs w:val="18"/>
              </w:rPr>
            </w:pPr>
          </w:p>
          <w:p w:rsidR="00AE6531" w:rsidP="00664EAB" w:rsidRDefault="00AE6531" w14:paraId="38D4BC79" w14:textId="77777777">
            <w:pPr>
              <w:rPr>
                <w:rFonts w:ascii="Arial" w:hAnsi="Arial" w:eastAsia="Arial" w:cs="Arial"/>
                <w:sz w:val="18"/>
                <w:szCs w:val="18"/>
              </w:rPr>
            </w:pPr>
          </w:p>
          <w:p w:rsidR="00AE6531" w:rsidP="00664EAB" w:rsidRDefault="00AE6531" w14:paraId="544F312B" w14:textId="77777777">
            <w:pPr>
              <w:rPr>
                <w:rFonts w:ascii="Arial" w:hAnsi="Arial" w:eastAsia="Arial" w:cs="Arial"/>
                <w:sz w:val="18"/>
                <w:szCs w:val="18"/>
              </w:rPr>
            </w:pPr>
          </w:p>
          <w:p w:rsidR="00AE6531" w:rsidP="00664EAB" w:rsidRDefault="00AE6531" w14:paraId="7D1E15D6" w14:textId="77777777">
            <w:pPr>
              <w:rPr>
                <w:rFonts w:ascii="Arial" w:hAnsi="Arial" w:eastAsia="Arial" w:cs="Arial"/>
                <w:sz w:val="18"/>
                <w:szCs w:val="18"/>
              </w:rPr>
            </w:pPr>
            <w:r w:rsidRPr="004608A5">
              <w:rPr>
                <w:rFonts w:ascii="Arial" w:hAnsi="Arial" w:eastAsia="Arial" w:cs="Arial"/>
                <w:sz w:val="18"/>
                <w:szCs w:val="18"/>
              </w:rPr>
              <w:t>GET /bookstore-rag/_search?search_pipeline=bookstore-hybrid-pipeline {   "profile": true,   "query": {     "hybrid": {       "queries": [         {           "match": {             "content": {               "query": "mystery novel unreliable narrator"             }           }         },         {           "knn": {             "content_embedding": {               "vector": [/* query embedding */],               "k": 10             }           }         }       ]     }   } }</w:t>
            </w:r>
          </w:p>
          <w:p w:rsidR="00AE6531" w:rsidP="00664EAB" w:rsidRDefault="00AE6531" w14:paraId="06389D12" w14:textId="77777777">
            <w:pPr>
              <w:rPr>
                <w:rFonts w:ascii="Arial" w:hAnsi="Arial" w:eastAsia="Arial" w:cs="Arial"/>
                <w:sz w:val="18"/>
                <w:szCs w:val="18"/>
              </w:rPr>
            </w:pPr>
          </w:p>
          <w:p w:rsidR="00AE6531" w:rsidP="00664EAB" w:rsidRDefault="00AE6531" w14:paraId="44EE656D" w14:textId="77777777">
            <w:pPr>
              <w:rPr>
                <w:rFonts w:ascii="Arial" w:hAnsi="Arial" w:eastAsia="Arial" w:cs="Arial"/>
                <w:sz w:val="18"/>
                <w:szCs w:val="18"/>
              </w:rPr>
            </w:pPr>
          </w:p>
          <w:p w:rsidR="00AE6531" w:rsidP="00664EAB" w:rsidRDefault="00AE6531" w14:paraId="08B5CEAF" w14:textId="77777777">
            <w:pPr>
              <w:rPr>
                <w:rFonts w:ascii="Arial" w:hAnsi="Arial" w:eastAsia="Arial" w:cs="Arial"/>
                <w:sz w:val="18"/>
                <w:szCs w:val="18"/>
              </w:rPr>
            </w:pPr>
          </w:p>
          <w:p w:rsidR="00AE6531" w:rsidP="00664EAB" w:rsidRDefault="00AE6531" w14:paraId="41C6B903" w14:textId="77777777">
            <w:pPr>
              <w:rPr>
                <w:rFonts w:ascii="Arial" w:hAnsi="Arial" w:eastAsia="Arial" w:cs="Arial"/>
                <w:sz w:val="18"/>
                <w:szCs w:val="18"/>
              </w:rPr>
            </w:pPr>
            <w:r>
              <w:rPr>
                <w:rFonts w:ascii="Arial" w:hAnsi="Arial" w:eastAsia="Arial" w:cs="Arial"/>
                <w:sz w:val="18"/>
                <w:szCs w:val="18"/>
              </w:rPr>
              <w:t>Annotated profile output highlighting key fields  Side-by-side: k-NN time vs BM25 time highlighted</w:t>
            </w:r>
          </w:p>
          <w:p w:rsidRPr="00402891" w:rsidR="003B3097" w:rsidRDefault="003B3097" w14:paraId="47964220" w14:textId="13AD38EF">
            <w:pPr>
              <w:rPr>
                <w:rFonts w:ascii="Aptos" w:hAnsi="Aptos" w:eastAsia="Aptos" w:cs="Aptos"/>
              </w:rPr>
            </w:pPr>
          </w:p>
        </w:tc>
      </w:tr>
      <w:tr w:rsidRPr="00402891" w:rsidR="00B90DE3" w:rsidTr="002226A0" w14:paraId="6CE7B31B" w14:textId="77777777">
        <w:trPr>
          <w:trHeight w:val="302"/>
        </w:trPr>
        <w:tc>
          <w:tcPr>
            <w:tcW w:w="1253" w:type="dxa"/>
          </w:tcPr>
          <w:p w:rsidR="00B90DE3" w:rsidRDefault="00AE6531" w14:paraId="041024A9" w14:textId="2EDDE763">
            <w:pPr>
              <w:rPr>
                <w:rFonts w:ascii="Aptos" w:hAnsi="Aptos" w:eastAsia="Aptos" w:cs="Aptos"/>
              </w:rPr>
            </w:pPr>
            <w:r>
              <w:rPr>
                <w:rFonts w:ascii="Aptos" w:hAnsi="Aptos" w:eastAsia="Aptos" w:cs="Aptos"/>
              </w:rPr>
              <w:t xml:space="preserve">The </w:t>
            </w:r>
            <w:r w:rsidR="00F16DDB">
              <w:rPr>
                <w:rFonts w:ascii="Aptos" w:hAnsi="Aptos" w:eastAsia="Aptos" w:cs="Aptos"/>
              </w:rPr>
              <w:t>r</w:t>
            </w:r>
            <w:r>
              <w:rPr>
                <w:rFonts w:ascii="Aptos" w:hAnsi="Aptos" w:eastAsia="Aptos" w:cs="Aptos"/>
              </w:rPr>
              <w:t xml:space="preserve">ank </w:t>
            </w:r>
            <w:r w:rsidR="00F16DDB">
              <w:rPr>
                <w:rFonts w:ascii="Aptos" w:hAnsi="Aptos" w:eastAsia="Aptos" w:cs="Aptos"/>
              </w:rPr>
              <w:t>e</w:t>
            </w:r>
            <w:r>
              <w:rPr>
                <w:rFonts w:ascii="Aptos" w:hAnsi="Aptos" w:eastAsia="Aptos" w:cs="Aptos"/>
              </w:rPr>
              <w:t>valuation API</w:t>
            </w:r>
          </w:p>
        </w:tc>
        <w:tc>
          <w:tcPr>
            <w:tcW w:w="5677" w:type="dxa"/>
            <w:tcMar>
              <w:left w:w="105" w:type="dxa"/>
              <w:right w:w="105" w:type="dxa"/>
            </w:tcMar>
          </w:tcPr>
          <w:p w:rsidRPr="00740127" w:rsidR="00AE6531" w:rsidP="00664EAB" w:rsidRDefault="00AE6531" w14:paraId="7405EBBC" w14:textId="77777777">
            <w:pPr>
              <w:spacing w:after="80"/>
              <w:rPr>
                <w:rFonts w:asciiTheme="minorHAnsi" w:hAnsiTheme="minorHAnsi"/>
              </w:rPr>
            </w:pPr>
            <w:r w:rsidRPr="00740127">
              <w:rPr>
                <w:rFonts w:eastAsia="Arial" w:cs="Arial" w:asciiTheme="minorHAnsi" w:hAnsiTheme="minorHAnsi"/>
              </w:rPr>
              <w:t>Now let’s talk about retrieval quality. Fast queries don’t help if you’re surfacing the wrong books. OpenSearch has a built-in rank evaluation API that lets you measure how good your search results are against a set of known-relevant documents. Think of it as a unit test for your search quality.</w:t>
            </w:r>
          </w:p>
          <w:p w:rsidR="002432DB" w:rsidP="00664EAB" w:rsidRDefault="00AE6531" w14:paraId="4D30783C" w14:textId="77777777">
            <w:pPr>
              <w:rPr>
                <w:rFonts w:eastAsia="Arial" w:cs="Arial" w:asciiTheme="minorHAnsi" w:hAnsiTheme="minorHAnsi"/>
              </w:rPr>
            </w:pPr>
            <w:r w:rsidRPr="00740127">
              <w:rPr>
                <w:rFonts w:eastAsia="Arial" w:cs="Arial" w:asciiTheme="minorHAnsi" w:hAnsiTheme="minorHAnsi"/>
              </w:rPr>
              <w:t xml:space="preserve">Here’s how it works. You provide a set of test queries, and for each query, you list the documents you consider relevant, along with a relevance rating. OpenSearch runs each query, compares the results to your relevance judgments, and gives you a quality score. </w:t>
            </w:r>
          </w:p>
          <w:p w:rsidR="002432DB" w:rsidP="00664EAB" w:rsidRDefault="002432DB" w14:paraId="1D53BE7E" w14:textId="77777777">
            <w:pPr>
              <w:rPr>
                <w:rFonts w:eastAsia="Arial" w:cs="Arial" w:asciiTheme="minorHAnsi" w:hAnsiTheme="minorHAnsi"/>
              </w:rPr>
            </w:pPr>
          </w:p>
          <w:p w:rsidRPr="00740127" w:rsidR="00AE6531" w:rsidP="00664EAB" w:rsidRDefault="00AE6531" w14:paraId="22317878" w14:textId="04E894B4">
            <w:pPr>
              <w:rPr>
                <w:rFonts w:eastAsia="Arial" w:cs="Arial" w:asciiTheme="minorHAnsi" w:hAnsiTheme="minorHAnsi"/>
              </w:rPr>
            </w:pPr>
            <w:r w:rsidRPr="00740127">
              <w:rPr>
                <w:rFonts w:eastAsia="Arial" w:cs="Arial" w:asciiTheme="minorHAnsi" w:hAnsiTheme="minorHAnsi"/>
              </w:rPr>
              <w:t>Let’s run this against our bookstore</w:t>
            </w:r>
            <w:r w:rsidR="007B17CA">
              <w:rPr>
                <w:rFonts w:eastAsia="Arial" w:cs="Arial" w:asciiTheme="minorHAnsi" w:hAnsiTheme="minorHAnsi"/>
              </w:rPr>
              <w:t xml:space="preserve"> and test </w:t>
            </w:r>
            <w:r w:rsidR="00D515A6">
              <w:rPr>
                <w:rFonts w:eastAsia="Arial" w:cs="Arial" w:asciiTheme="minorHAnsi" w:hAnsiTheme="minorHAnsi"/>
              </w:rPr>
              <w:t>queries</w:t>
            </w:r>
            <w:r w:rsidR="007B17CA">
              <w:rPr>
                <w:rFonts w:eastAsia="Arial" w:cs="Arial" w:asciiTheme="minorHAnsi" w:hAnsiTheme="minorHAnsi"/>
              </w:rPr>
              <w:t xml:space="preserve"> for different genres. </w:t>
            </w:r>
          </w:p>
          <w:p w:rsidRPr="00740127" w:rsidR="00AE6531" w:rsidP="00664EAB" w:rsidRDefault="00AE6531" w14:paraId="5EE76018" w14:textId="77777777">
            <w:pPr>
              <w:rPr>
                <w:rFonts w:eastAsia="Arial" w:cs="Arial" w:asciiTheme="minorHAnsi" w:hAnsiTheme="minorHAnsi"/>
              </w:rPr>
            </w:pPr>
          </w:p>
          <w:p w:rsidRPr="00740127" w:rsidR="00AE6531" w:rsidP="00D04514" w:rsidRDefault="00AE6531" w14:paraId="592FCB7D" w14:textId="6BB8221D">
            <w:pPr>
              <w:spacing w:after="80"/>
              <w:rPr>
                <w:rFonts w:asciiTheme="minorHAnsi" w:hAnsiTheme="minorHAnsi"/>
              </w:rPr>
            </w:pPr>
            <w:r w:rsidRPr="00740127">
              <w:rPr>
                <w:rFonts w:eastAsia="Arial" w:cs="Arial" w:asciiTheme="minorHAnsi" w:hAnsiTheme="minorHAnsi"/>
              </w:rPr>
              <w:t xml:space="preserve">We have three test queries here. For each one, we’ve identified which book IDs should appear in the results and given them a rating. </w:t>
            </w:r>
            <w:r w:rsidRPr="00D04514" w:rsidR="00D04514">
              <w:rPr>
                <w:rFonts w:eastAsia="Arial" w:cs="Arial" w:asciiTheme="minorHAnsi" w:hAnsiTheme="minorHAnsi"/>
              </w:rPr>
              <w:t>The API will return metrics like mean_reciprocal_rank (how high the first relevant result appears) or precision at k (what fraction of top results are relevant). This is incredibly powerful. You can compare a pure keyword query against a hybrid query and let the numbers tell you which approach works best for your data.</w:t>
            </w:r>
            <w:r w:rsidRPr="00D04514" w:rsidDel="00D04514" w:rsidR="00D04514">
              <w:rPr>
                <w:rFonts w:eastAsia="Arial" w:cs="Arial" w:asciiTheme="minorHAnsi" w:hAnsiTheme="minorHAnsi"/>
              </w:rPr>
              <w:t xml:space="preserve"> </w:t>
            </w:r>
          </w:p>
          <w:p w:rsidRPr="000113AF" w:rsidR="00AE6531" w:rsidP="00664EAB" w:rsidRDefault="00AE6531" w14:paraId="199E52C1" w14:textId="77777777">
            <w:pPr>
              <w:rPr>
                <w:rFonts w:eastAsia="Aptos" w:cs="Aptos" w:asciiTheme="minorHAnsi" w:hAnsiTheme="minorHAnsi"/>
              </w:rPr>
            </w:pPr>
          </w:p>
          <w:p w:rsidRPr="000113AF" w:rsidR="00AE6531" w:rsidP="00664EAB" w:rsidRDefault="00AE6531" w14:paraId="69D96F82" w14:textId="77777777">
            <w:pPr>
              <w:rPr>
                <w:rFonts w:eastAsia="Aptos" w:cs="Aptos" w:asciiTheme="minorHAnsi" w:hAnsiTheme="minorHAnsi"/>
              </w:rPr>
            </w:pPr>
          </w:p>
          <w:p w:rsidRPr="000113AF" w:rsidR="00AE6531" w:rsidP="00664EAB" w:rsidRDefault="00AE6531" w14:paraId="5597AD4F" w14:textId="77777777">
            <w:pPr>
              <w:rPr>
                <w:rFonts w:eastAsia="Aptos" w:cs="Aptos" w:asciiTheme="minorHAnsi" w:hAnsiTheme="minorHAnsi"/>
              </w:rPr>
            </w:pPr>
          </w:p>
          <w:p w:rsidRPr="000113AF" w:rsidR="00AE6531" w:rsidP="00664EAB" w:rsidRDefault="00AE6531" w14:paraId="36E09CCC" w14:textId="77777777">
            <w:pPr>
              <w:rPr>
                <w:rFonts w:eastAsia="Aptos" w:cs="Aptos" w:asciiTheme="minorHAnsi" w:hAnsiTheme="minorHAnsi"/>
              </w:rPr>
            </w:pPr>
          </w:p>
          <w:p w:rsidRPr="000113AF" w:rsidR="00AE6531" w:rsidP="00664EAB" w:rsidRDefault="00AE6531" w14:paraId="61EC0391" w14:textId="77777777">
            <w:pPr>
              <w:rPr>
                <w:rFonts w:eastAsia="Aptos" w:cs="Aptos" w:asciiTheme="minorHAnsi" w:hAnsiTheme="minorHAnsi"/>
              </w:rPr>
            </w:pPr>
          </w:p>
          <w:p w:rsidRPr="000113AF" w:rsidR="00AE6531" w:rsidP="00664EAB" w:rsidRDefault="00AE6531" w14:paraId="3651BA20" w14:textId="77777777">
            <w:pPr>
              <w:rPr>
                <w:rFonts w:eastAsia="Aptos" w:cs="Aptos" w:asciiTheme="minorHAnsi" w:hAnsiTheme="minorHAnsi"/>
              </w:rPr>
            </w:pPr>
          </w:p>
          <w:p w:rsidRPr="000113AF" w:rsidR="00AE6531" w:rsidP="00664EAB" w:rsidRDefault="00AE6531" w14:paraId="785E3F67" w14:textId="77777777">
            <w:pPr>
              <w:rPr>
                <w:rFonts w:eastAsia="Aptos" w:cs="Aptos" w:asciiTheme="minorHAnsi" w:hAnsiTheme="minorHAnsi"/>
              </w:rPr>
            </w:pPr>
          </w:p>
          <w:p w:rsidRPr="000113AF" w:rsidR="00AE6531" w:rsidP="00664EAB" w:rsidRDefault="00AE6531" w14:paraId="52B35431" w14:textId="77777777">
            <w:pPr>
              <w:rPr>
                <w:rFonts w:eastAsia="Aptos" w:cs="Aptos" w:asciiTheme="minorHAnsi" w:hAnsiTheme="minorHAnsi"/>
              </w:rPr>
            </w:pPr>
          </w:p>
          <w:p w:rsidRPr="000113AF" w:rsidR="00AE6531" w:rsidP="00664EAB" w:rsidRDefault="00AE6531" w14:paraId="44B1CCB8" w14:textId="77777777">
            <w:pPr>
              <w:rPr>
                <w:rFonts w:eastAsia="Aptos" w:cs="Aptos" w:asciiTheme="minorHAnsi" w:hAnsiTheme="minorHAnsi"/>
              </w:rPr>
            </w:pPr>
          </w:p>
          <w:p w:rsidRPr="000113AF" w:rsidR="00AE6531" w:rsidP="00664EAB" w:rsidRDefault="00AE6531" w14:paraId="74077E6A" w14:textId="77777777">
            <w:pPr>
              <w:rPr>
                <w:rFonts w:eastAsia="Aptos" w:cs="Aptos" w:asciiTheme="minorHAnsi" w:hAnsiTheme="minorHAnsi"/>
              </w:rPr>
            </w:pPr>
          </w:p>
          <w:p w:rsidRPr="000113AF" w:rsidR="00AE6531" w:rsidP="00664EAB" w:rsidRDefault="00AE6531" w14:paraId="5E89A4F6" w14:textId="77777777">
            <w:pPr>
              <w:rPr>
                <w:rFonts w:eastAsia="Aptos" w:cs="Aptos" w:asciiTheme="minorHAnsi" w:hAnsiTheme="minorHAnsi"/>
              </w:rPr>
            </w:pPr>
          </w:p>
          <w:p w:rsidRPr="000113AF" w:rsidR="00AE6531" w:rsidP="00664EAB" w:rsidRDefault="00AE6531" w14:paraId="618A6654" w14:textId="77777777">
            <w:pPr>
              <w:rPr>
                <w:rFonts w:eastAsia="Aptos" w:cs="Aptos" w:asciiTheme="minorHAnsi" w:hAnsiTheme="minorHAnsi"/>
              </w:rPr>
            </w:pPr>
          </w:p>
          <w:p w:rsidRPr="000113AF" w:rsidR="00AE6531" w:rsidP="00664EAB" w:rsidRDefault="00AE6531" w14:paraId="1584931D" w14:textId="77777777">
            <w:pPr>
              <w:rPr>
                <w:rFonts w:eastAsia="Aptos" w:cs="Aptos" w:asciiTheme="minorHAnsi" w:hAnsiTheme="minorHAnsi"/>
              </w:rPr>
            </w:pPr>
          </w:p>
          <w:p w:rsidRPr="000113AF" w:rsidR="00AE6531" w:rsidP="00664EAB" w:rsidRDefault="00AE6531" w14:paraId="1A0C76E9" w14:textId="77777777">
            <w:pPr>
              <w:rPr>
                <w:rFonts w:eastAsia="Aptos" w:cs="Aptos" w:asciiTheme="minorHAnsi" w:hAnsiTheme="minorHAnsi"/>
              </w:rPr>
            </w:pPr>
          </w:p>
          <w:p w:rsidRPr="000113AF" w:rsidR="00AE6531" w:rsidP="00664EAB" w:rsidRDefault="00AE6531" w14:paraId="6B3A8509" w14:textId="77777777">
            <w:pPr>
              <w:rPr>
                <w:rFonts w:eastAsia="Aptos" w:cs="Aptos" w:asciiTheme="minorHAnsi" w:hAnsiTheme="minorHAnsi"/>
              </w:rPr>
            </w:pPr>
          </w:p>
          <w:p w:rsidRPr="000113AF" w:rsidR="00AE6531" w:rsidP="00664EAB" w:rsidRDefault="00AE6531" w14:paraId="3F0E938B" w14:textId="77777777">
            <w:pPr>
              <w:rPr>
                <w:rFonts w:eastAsia="Aptos" w:cs="Aptos" w:asciiTheme="minorHAnsi" w:hAnsiTheme="minorHAnsi"/>
              </w:rPr>
            </w:pPr>
          </w:p>
          <w:p w:rsidRPr="000113AF" w:rsidR="00AE6531" w:rsidP="00664EAB" w:rsidRDefault="00AE6531" w14:paraId="2D3F1D47" w14:textId="77777777">
            <w:pPr>
              <w:rPr>
                <w:rFonts w:eastAsia="Aptos" w:cs="Aptos" w:asciiTheme="minorHAnsi" w:hAnsiTheme="minorHAnsi"/>
              </w:rPr>
            </w:pPr>
          </w:p>
          <w:p w:rsidRPr="000113AF" w:rsidR="00AE6531" w:rsidP="00664EAB" w:rsidRDefault="00AE6531" w14:paraId="69530834" w14:textId="77777777">
            <w:pPr>
              <w:rPr>
                <w:rFonts w:eastAsia="Aptos" w:cs="Aptos" w:asciiTheme="minorHAnsi" w:hAnsiTheme="minorHAnsi"/>
              </w:rPr>
            </w:pPr>
          </w:p>
          <w:p w:rsidRPr="000113AF" w:rsidR="00AE6531" w:rsidP="00664EAB" w:rsidRDefault="00AE6531" w14:paraId="316EA3CF" w14:textId="77777777">
            <w:pPr>
              <w:rPr>
                <w:rFonts w:eastAsia="Aptos" w:cs="Aptos" w:asciiTheme="minorHAnsi" w:hAnsiTheme="minorHAnsi"/>
              </w:rPr>
            </w:pPr>
          </w:p>
          <w:p w:rsidRPr="000113AF" w:rsidR="00AE6531" w:rsidP="00664EAB" w:rsidRDefault="00AE6531" w14:paraId="7C8F0BC5" w14:textId="77777777">
            <w:pPr>
              <w:rPr>
                <w:rFonts w:eastAsia="Aptos" w:cs="Aptos" w:asciiTheme="minorHAnsi" w:hAnsiTheme="minorHAnsi"/>
              </w:rPr>
            </w:pPr>
          </w:p>
          <w:p w:rsidRPr="000113AF" w:rsidR="00AE6531" w:rsidP="00664EAB" w:rsidRDefault="00AE6531" w14:paraId="16C38106" w14:textId="77777777">
            <w:pPr>
              <w:rPr>
                <w:rFonts w:eastAsia="Aptos" w:cs="Aptos" w:asciiTheme="minorHAnsi" w:hAnsiTheme="minorHAnsi"/>
              </w:rPr>
            </w:pPr>
          </w:p>
          <w:p w:rsidRPr="000113AF" w:rsidR="00AE6531" w:rsidP="00664EAB" w:rsidRDefault="00AE6531" w14:paraId="653991C7" w14:textId="77777777">
            <w:pPr>
              <w:rPr>
                <w:rFonts w:eastAsia="Aptos" w:cs="Aptos" w:asciiTheme="minorHAnsi" w:hAnsiTheme="minorHAnsi"/>
              </w:rPr>
            </w:pPr>
          </w:p>
          <w:p w:rsidRPr="000113AF" w:rsidR="00AE6531" w:rsidP="00664EAB" w:rsidRDefault="00AE6531" w14:paraId="6C9A6DE2" w14:textId="77777777">
            <w:pPr>
              <w:rPr>
                <w:rFonts w:eastAsia="Aptos" w:cs="Aptos" w:asciiTheme="minorHAnsi" w:hAnsiTheme="minorHAnsi"/>
              </w:rPr>
            </w:pPr>
          </w:p>
          <w:p w:rsidRPr="000113AF" w:rsidR="00AE6531" w:rsidP="00664EAB" w:rsidRDefault="00AE6531" w14:paraId="7B767B32" w14:textId="77777777">
            <w:pPr>
              <w:rPr>
                <w:rFonts w:eastAsia="Aptos" w:cs="Aptos" w:asciiTheme="minorHAnsi" w:hAnsiTheme="minorHAnsi"/>
              </w:rPr>
            </w:pPr>
          </w:p>
          <w:p w:rsidRPr="000113AF" w:rsidR="00AE6531" w:rsidP="00664EAB" w:rsidRDefault="00AE6531" w14:paraId="0B61365C" w14:textId="77777777">
            <w:pPr>
              <w:rPr>
                <w:rFonts w:eastAsia="Aptos" w:cs="Aptos" w:asciiTheme="minorHAnsi" w:hAnsiTheme="minorHAnsi"/>
              </w:rPr>
            </w:pPr>
          </w:p>
          <w:p w:rsidRPr="000113AF" w:rsidR="00AE6531" w:rsidP="00664EAB" w:rsidRDefault="00AE6531" w14:paraId="2B6F3161" w14:textId="77777777">
            <w:pPr>
              <w:rPr>
                <w:rFonts w:eastAsia="Aptos" w:cs="Aptos" w:asciiTheme="minorHAnsi" w:hAnsiTheme="minorHAnsi"/>
              </w:rPr>
            </w:pPr>
          </w:p>
          <w:p w:rsidRPr="000113AF" w:rsidR="00AE6531" w:rsidP="00664EAB" w:rsidRDefault="00AE6531" w14:paraId="63C6146D" w14:textId="77777777">
            <w:pPr>
              <w:rPr>
                <w:rFonts w:eastAsia="Aptos" w:cs="Aptos" w:asciiTheme="minorHAnsi" w:hAnsiTheme="minorHAnsi"/>
              </w:rPr>
            </w:pPr>
          </w:p>
          <w:p w:rsidRPr="000113AF" w:rsidR="00AE6531" w:rsidP="00664EAB" w:rsidRDefault="00AE6531" w14:paraId="410A90A9" w14:textId="77777777">
            <w:pPr>
              <w:rPr>
                <w:rFonts w:eastAsia="Aptos" w:cs="Aptos" w:asciiTheme="minorHAnsi" w:hAnsiTheme="minorHAnsi"/>
              </w:rPr>
            </w:pPr>
          </w:p>
          <w:p w:rsidRPr="000113AF" w:rsidR="00AE6531" w:rsidP="00664EAB" w:rsidRDefault="00AE6531" w14:paraId="4D5C6EEC" w14:textId="77777777">
            <w:pPr>
              <w:rPr>
                <w:rFonts w:eastAsia="Aptos" w:cs="Aptos" w:asciiTheme="minorHAnsi" w:hAnsiTheme="minorHAnsi"/>
              </w:rPr>
            </w:pPr>
          </w:p>
          <w:p w:rsidRPr="000113AF" w:rsidR="00AE6531" w:rsidP="00664EAB" w:rsidRDefault="00AE6531" w14:paraId="6E18312B" w14:textId="77777777">
            <w:pPr>
              <w:rPr>
                <w:rFonts w:eastAsia="Aptos" w:cs="Aptos" w:asciiTheme="minorHAnsi" w:hAnsiTheme="minorHAnsi"/>
              </w:rPr>
            </w:pPr>
          </w:p>
          <w:p w:rsidRPr="000113AF" w:rsidR="00AE6531" w:rsidP="00664EAB" w:rsidRDefault="00AE6531" w14:paraId="31232BDE" w14:textId="77777777">
            <w:pPr>
              <w:rPr>
                <w:rFonts w:eastAsia="Aptos" w:cs="Aptos" w:asciiTheme="minorHAnsi" w:hAnsiTheme="minorHAnsi"/>
              </w:rPr>
            </w:pPr>
          </w:p>
          <w:p w:rsidRPr="000113AF" w:rsidR="00AE6531" w:rsidP="00664EAB" w:rsidRDefault="00AE6531" w14:paraId="2D56B70C" w14:textId="77777777">
            <w:pPr>
              <w:rPr>
                <w:rFonts w:eastAsia="Aptos" w:cs="Aptos" w:asciiTheme="minorHAnsi" w:hAnsiTheme="minorHAnsi"/>
              </w:rPr>
            </w:pPr>
          </w:p>
          <w:p w:rsidRPr="000113AF" w:rsidR="00AE6531" w:rsidP="00664EAB" w:rsidRDefault="00AE6531" w14:paraId="72B90134" w14:textId="77777777">
            <w:pPr>
              <w:rPr>
                <w:rFonts w:eastAsia="Aptos" w:cs="Aptos" w:asciiTheme="minorHAnsi" w:hAnsiTheme="minorHAnsi"/>
              </w:rPr>
            </w:pPr>
          </w:p>
          <w:p w:rsidRPr="000113AF" w:rsidR="00AE6531" w:rsidP="00664EAB" w:rsidRDefault="00AE6531" w14:paraId="3E700A6C" w14:textId="77777777">
            <w:pPr>
              <w:rPr>
                <w:rFonts w:eastAsia="Aptos" w:cs="Aptos" w:asciiTheme="minorHAnsi" w:hAnsiTheme="minorHAnsi"/>
              </w:rPr>
            </w:pPr>
          </w:p>
          <w:p w:rsidRPr="000113AF" w:rsidR="00AE6531" w:rsidP="00664EAB" w:rsidRDefault="00AE6531" w14:paraId="6B4CA5AD" w14:textId="77777777">
            <w:pPr>
              <w:rPr>
                <w:rFonts w:eastAsia="Aptos" w:cs="Aptos" w:asciiTheme="minorHAnsi" w:hAnsiTheme="minorHAnsi"/>
              </w:rPr>
            </w:pPr>
          </w:p>
          <w:p w:rsidRPr="000113AF" w:rsidR="00AE6531" w:rsidP="00664EAB" w:rsidRDefault="00AE6531" w14:paraId="767CD2E2" w14:textId="77777777">
            <w:pPr>
              <w:rPr>
                <w:rFonts w:eastAsia="Aptos" w:cs="Aptos" w:asciiTheme="minorHAnsi" w:hAnsiTheme="minorHAnsi"/>
              </w:rPr>
            </w:pPr>
          </w:p>
          <w:p w:rsidRPr="000113AF" w:rsidR="00AE6531" w:rsidP="00664EAB" w:rsidRDefault="00AE6531" w14:paraId="2DB31DAA" w14:textId="77777777">
            <w:pPr>
              <w:rPr>
                <w:rFonts w:eastAsia="Aptos" w:cs="Aptos" w:asciiTheme="minorHAnsi" w:hAnsiTheme="minorHAnsi"/>
              </w:rPr>
            </w:pPr>
          </w:p>
          <w:p w:rsidRPr="000113AF" w:rsidR="00AE6531" w:rsidP="00664EAB" w:rsidRDefault="00AE6531" w14:paraId="4B85DC72" w14:textId="77777777">
            <w:pPr>
              <w:rPr>
                <w:rFonts w:eastAsia="Aptos" w:cs="Aptos" w:asciiTheme="minorHAnsi" w:hAnsiTheme="minorHAnsi"/>
              </w:rPr>
            </w:pPr>
          </w:p>
          <w:p w:rsidRPr="000113AF" w:rsidR="00AE6531" w:rsidP="00664EAB" w:rsidRDefault="00AE6531" w14:paraId="6966EB83" w14:textId="77777777">
            <w:pPr>
              <w:rPr>
                <w:rFonts w:eastAsia="Aptos" w:cs="Aptos" w:asciiTheme="minorHAnsi" w:hAnsiTheme="minorHAnsi"/>
              </w:rPr>
            </w:pPr>
          </w:p>
          <w:p w:rsidRPr="000113AF" w:rsidR="00AE6531" w:rsidP="00664EAB" w:rsidRDefault="00AE6531" w14:paraId="2C65E239" w14:textId="77777777">
            <w:pPr>
              <w:rPr>
                <w:rFonts w:eastAsia="Aptos" w:cs="Aptos" w:asciiTheme="minorHAnsi" w:hAnsiTheme="minorHAnsi"/>
              </w:rPr>
            </w:pPr>
          </w:p>
          <w:p w:rsidRPr="000113AF" w:rsidR="00AE6531" w:rsidP="00664EAB" w:rsidRDefault="00AE6531" w14:paraId="5BA4722E" w14:textId="77777777">
            <w:pPr>
              <w:rPr>
                <w:rFonts w:eastAsia="Aptos" w:cs="Aptos" w:asciiTheme="minorHAnsi" w:hAnsiTheme="minorHAnsi"/>
              </w:rPr>
            </w:pPr>
          </w:p>
          <w:p w:rsidRPr="000113AF" w:rsidR="00AE6531" w:rsidP="00664EAB" w:rsidRDefault="00AE6531" w14:paraId="4EBD47DF" w14:textId="77777777">
            <w:pPr>
              <w:rPr>
                <w:rFonts w:eastAsia="Aptos" w:cs="Aptos" w:asciiTheme="minorHAnsi" w:hAnsiTheme="minorHAnsi"/>
              </w:rPr>
            </w:pPr>
          </w:p>
          <w:p w:rsidRPr="000113AF" w:rsidR="00AE6531" w:rsidP="00664EAB" w:rsidRDefault="00AE6531" w14:paraId="4E7B04D6" w14:textId="77777777">
            <w:pPr>
              <w:rPr>
                <w:rFonts w:eastAsia="Aptos" w:cs="Aptos" w:asciiTheme="minorHAnsi" w:hAnsiTheme="minorHAnsi"/>
              </w:rPr>
            </w:pPr>
          </w:p>
          <w:p w:rsidRPr="000113AF" w:rsidR="00AE6531" w:rsidP="00664EAB" w:rsidRDefault="00AE6531" w14:paraId="607562E0" w14:textId="77777777">
            <w:pPr>
              <w:rPr>
                <w:rFonts w:eastAsia="Aptos" w:cs="Aptos" w:asciiTheme="minorHAnsi" w:hAnsiTheme="minorHAnsi"/>
              </w:rPr>
            </w:pPr>
          </w:p>
          <w:p w:rsidRPr="000113AF" w:rsidR="00AE6531" w:rsidP="00664EAB" w:rsidRDefault="00AE6531" w14:paraId="125F231D" w14:textId="77777777">
            <w:pPr>
              <w:rPr>
                <w:rFonts w:eastAsia="Aptos" w:cs="Aptos" w:asciiTheme="minorHAnsi" w:hAnsiTheme="minorHAnsi"/>
              </w:rPr>
            </w:pPr>
          </w:p>
          <w:p w:rsidRPr="000113AF" w:rsidR="00AE6531" w:rsidP="00664EAB" w:rsidRDefault="00AE6531" w14:paraId="66D2CD0D" w14:textId="77777777">
            <w:pPr>
              <w:rPr>
                <w:rFonts w:eastAsia="Aptos" w:cs="Aptos" w:asciiTheme="minorHAnsi" w:hAnsiTheme="minorHAnsi"/>
              </w:rPr>
            </w:pPr>
          </w:p>
          <w:p w:rsidRPr="000113AF" w:rsidR="00AE6531" w:rsidP="00664EAB" w:rsidRDefault="00AE6531" w14:paraId="40114A6F" w14:textId="77777777">
            <w:pPr>
              <w:rPr>
                <w:rFonts w:eastAsia="Aptos" w:cs="Aptos" w:asciiTheme="minorHAnsi" w:hAnsiTheme="minorHAnsi"/>
              </w:rPr>
            </w:pPr>
          </w:p>
          <w:p w:rsidRPr="000113AF" w:rsidR="00AE6531" w:rsidP="00664EAB" w:rsidRDefault="00AE6531" w14:paraId="72614E93" w14:textId="77777777">
            <w:pPr>
              <w:rPr>
                <w:rFonts w:eastAsia="Aptos" w:cs="Aptos" w:asciiTheme="minorHAnsi" w:hAnsiTheme="minorHAnsi"/>
              </w:rPr>
            </w:pPr>
          </w:p>
          <w:p w:rsidRPr="004B4854" w:rsidR="00B90DE3" w:rsidP="00F27755" w:rsidRDefault="00B90DE3" w14:paraId="1400303D" w14:textId="0D3637C3">
            <w:pPr>
              <w:rPr>
                <w:rFonts w:eastAsia="Aptos" w:cs="Aptos" w:asciiTheme="minorHAnsi" w:hAnsiTheme="minorHAnsi"/>
              </w:rPr>
            </w:pPr>
          </w:p>
        </w:tc>
        <w:tc>
          <w:tcPr>
            <w:tcW w:w="2430" w:type="dxa"/>
            <w:tcMar>
              <w:left w:w="105" w:type="dxa"/>
              <w:right w:w="105" w:type="dxa"/>
            </w:tcMar>
          </w:tcPr>
          <w:p w:rsidR="00AE6531" w:rsidP="00664EAB" w:rsidRDefault="00AE6531" w14:paraId="5886765E" w14:textId="77777777">
            <w:pPr>
              <w:rPr>
                <w:rFonts w:ascii="Arial" w:hAnsi="Arial" w:eastAsia="Arial" w:cs="Arial"/>
                <w:sz w:val="18"/>
                <w:szCs w:val="18"/>
              </w:rPr>
            </w:pPr>
            <w:r>
              <w:rPr>
                <w:rFonts w:ascii="Arial" w:hAnsi="Arial" w:eastAsia="Arial" w:cs="Arial"/>
                <w:sz w:val="18"/>
                <w:szCs w:val="18"/>
              </w:rPr>
              <w:t>Diagram: expected results vs actual results</w:t>
            </w:r>
          </w:p>
          <w:p w:rsidR="00AE6531" w:rsidP="00664EAB" w:rsidRDefault="00AE6531" w14:paraId="3977DB10" w14:textId="77777777">
            <w:pPr>
              <w:rPr>
                <w:rFonts w:ascii="Arial" w:hAnsi="Arial" w:eastAsia="Arial" w:cs="Arial"/>
                <w:sz w:val="18"/>
                <w:szCs w:val="18"/>
              </w:rPr>
            </w:pPr>
          </w:p>
          <w:p w:rsidR="00AE6531" w:rsidP="00664EAB" w:rsidRDefault="00AE6531" w14:paraId="461BCE0D" w14:textId="77777777">
            <w:pPr>
              <w:rPr>
                <w:rFonts w:ascii="Arial" w:hAnsi="Arial" w:eastAsia="Arial" w:cs="Arial"/>
                <w:sz w:val="18"/>
                <w:szCs w:val="18"/>
              </w:rPr>
            </w:pPr>
          </w:p>
          <w:p w:rsidR="00AE6531" w:rsidP="00664EAB" w:rsidRDefault="00AE6531" w14:paraId="33BCAF60" w14:textId="77777777">
            <w:pPr>
              <w:rPr>
                <w:rFonts w:ascii="Arial" w:hAnsi="Arial" w:eastAsia="Arial" w:cs="Arial"/>
                <w:sz w:val="18"/>
                <w:szCs w:val="18"/>
              </w:rPr>
            </w:pPr>
          </w:p>
          <w:p w:rsidR="00AE6531" w:rsidP="00664EAB" w:rsidRDefault="00AE6531" w14:paraId="68A0C9DE" w14:textId="77777777">
            <w:pPr>
              <w:rPr>
                <w:rFonts w:ascii="Arial" w:hAnsi="Arial" w:eastAsia="Arial" w:cs="Arial"/>
                <w:sz w:val="18"/>
                <w:szCs w:val="18"/>
              </w:rPr>
            </w:pPr>
          </w:p>
          <w:p w:rsidR="00AE6531" w:rsidP="00664EAB" w:rsidRDefault="00AE6531" w14:paraId="7B6D3B3D" w14:textId="77777777">
            <w:pPr>
              <w:rPr>
                <w:rFonts w:ascii="Arial" w:hAnsi="Arial" w:eastAsia="Arial" w:cs="Arial"/>
                <w:sz w:val="18"/>
                <w:szCs w:val="18"/>
              </w:rPr>
            </w:pPr>
          </w:p>
          <w:p w:rsidR="00AE6531" w:rsidP="00664EAB" w:rsidRDefault="00AE6531" w14:paraId="28867B16" w14:textId="77777777">
            <w:pPr>
              <w:rPr>
                <w:rFonts w:ascii="Arial" w:hAnsi="Arial" w:eastAsia="Arial" w:cs="Arial"/>
                <w:sz w:val="18"/>
                <w:szCs w:val="18"/>
              </w:rPr>
            </w:pPr>
          </w:p>
          <w:p w:rsidR="00AE6531" w:rsidP="00664EAB" w:rsidRDefault="00AE6531" w14:paraId="4A2CD26F" w14:textId="77777777">
            <w:pPr>
              <w:rPr>
                <w:rFonts w:ascii="Arial" w:hAnsi="Arial" w:eastAsia="Arial" w:cs="Arial"/>
                <w:sz w:val="18"/>
                <w:szCs w:val="18"/>
              </w:rPr>
            </w:pPr>
          </w:p>
          <w:p w:rsidR="00AE6531" w:rsidP="00664EAB" w:rsidRDefault="00AE6531" w14:paraId="3491C531" w14:textId="77777777">
            <w:pPr>
              <w:rPr>
                <w:rFonts w:ascii="Arial" w:hAnsi="Arial" w:eastAsia="Arial" w:cs="Arial"/>
                <w:sz w:val="18"/>
                <w:szCs w:val="18"/>
              </w:rPr>
            </w:pPr>
          </w:p>
          <w:p w:rsidR="00AE6531" w:rsidP="00664EAB" w:rsidRDefault="00AE6531" w14:paraId="5746AC9C" w14:textId="77777777">
            <w:pPr>
              <w:rPr>
                <w:rFonts w:ascii="Arial" w:hAnsi="Arial" w:eastAsia="Arial" w:cs="Arial"/>
                <w:sz w:val="18"/>
                <w:szCs w:val="18"/>
              </w:rPr>
            </w:pPr>
          </w:p>
          <w:p w:rsidR="00AE6531" w:rsidP="00664EAB" w:rsidRDefault="00AE6531" w14:paraId="4D58C545" w14:textId="77777777">
            <w:pPr>
              <w:rPr>
                <w:rFonts w:ascii="Arial" w:hAnsi="Arial" w:eastAsia="Arial" w:cs="Arial"/>
                <w:sz w:val="18"/>
                <w:szCs w:val="18"/>
              </w:rPr>
            </w:pPr>
          </w:p>
          <w:p w:rsidR="00AE6531" w:rsidP="00664EAB" w:rsidRDefault="00AE6531" w14:paraId="6194D7C8" w14:textId="77777777">
            <w:pPr>
              <w:rPr>
                <w:rFonts w:ascii="Arial" w:hAnsi="Arial" w:eastAsia="Arial" w:cs="Arial"/>
                <w:sz w:val="18"/>
                <w:szCs w:val="18"/>
              </w:rPr>
            </w:pPr>
          </w:p>
          <w:p w:rsidR="00AE6531" w:rsidP="00664EAB" w:rsidRDefault="00AE6531" w14:paraId="26270D31" w14:textId="77777777">
            <w:pPr>
              <w:rPr>
                <w:rFonts w:ascii="Arial" w:hAnsi="Arial" w:eastAsia="Arial" w:cs="Arial"/>
                <w:sz w:val="18"/>
                <w:szCs w:val="18"/>
              </w:rPr>
            </w:pPr>
          </w:p>
          <w:p w:rsidR="00AE6531" w:rsidP="00664EAB" w:rsidRDefault="00AE6531" w14:paraId="4331DC1B" w14:textId="77777777">
            <w:pPr>
              <w:rPr>
                <w:rFonts w:ascii="Arial" w:hAnsi="Arial" w:eastAsia="Arial" w:cs="Arial"/>
                <w:sz w:val="18"/>
                <w:szCs w:val="18"/>
              </w:rPr>
            </w:pPr>
          </w:p>
          <w:p w:rsidR="00AE6531" w:rsidP="00664EAB" w:rsidRDefault="00AE6531" w14:paraId="6AD5C056" w14:textId="77777777">
            <w:pPr>
              <w:rPr>
                <w:rFonts w:ascii="Arial" w:hAnsi="Arial" w:eastAsia="Arial" w:cs="Arial"/>
                <w:sz w:val="18"/>
                <w:szCs w:val="18"/>
              </w:rPr>
            </w:pPr>
          </w:p>
          <w:p w:rsidR="00AE6531" w:rsidP="00664EAB" w:rsidRDefault="00AE6531" w14:paraId="25409CDA" w14:textId="77777777">
            <w:pPr>
              <w:rPr>
                <w:rFonts w:ascii="Arial" w:hAnsi="Arial" w:eastAsia="Arial" w:cs="Arial"/>
                <w:sz w:val="18"/>
                <w:szCs w:val="18"/>
              </w:rPr>
            </w:pPr>
          </w:p>
          <w:p w:rsidR="00AE6531" w:rsidP="00664EAB" w:rsidRDefault="00AE6531" w14:paraId="3ACE298B" w14:textId="77777777">
            <w:pPr>
              <w:rPr>
                <w:rFonts w:ascii="Arial" w:hAnsi="Arial" w:eastAsia="Arial" w:cs="Arial"/>
                <w:sz w:val="18"/>
                <w:szCs w:val="18"/>
              </w:rPr>
            </w:pPr>
          </w:p>
          <w:p w:rsidR="00AE6531" w:rsidP="00664EAB" w:rsidRDefault="00AE6531" w14:paraId="121C84E1" w14:textId="77777777">
            <w:pPr>
              <w:rPr>
                <w:rFonts w:ascii="Arial" w:hAnsi="Arial" w:eastAsia="Arial" w:cs="Arial"/>
                <w:sz w:val="18"/>
                <w:szCs w:val="18"/>
              </w:rPr>
            </w:pPr>
          </w:p>
          <w:p w:rsidR="00AE6531" w:rsidP="00664EAB" w:rsidRDefault="00AE6531" w14:paraId="6B2254DF" w14:textId="77777777">
            <w:pPr>
              <w:rPr>
                <w:rFonts w:ascii="Arial" w:hAnsi="Arial" w:eastAsia="Arial" w:cs="Arial"/>
                <w:sz w:val="18"/>
                <w:szCs w:val="18"/>
              </w:rPr>
            </w:pPr>
          </w:p>
          <w:p w:rsidRPr="00515943" w:rsidR="00AE6531" w:rsidP="00664EAB" w:rsidRDefault="00AE6531" w14:paraId="1F1EE480" w14:textId="77777777">
            <w:pPr>
              <w:rPr>
                <w:rFonts w:ascii="Arial" w:hAnsi="Arial" w:eastAsia="Arial" w:cs="Arial"/>
                <w:sz w:val="18"/>
                <w:szCs w:val="18"/>
              </w:rPr>
            </w:pPr>
            <w:r w:rsidRPr="00515943">
              <w:rPr>
                <w:rFonts w:ascii="Arial" w:hAnsi="Arial" w:eastAsia="Arial" w:cs="Arial"/>
                <w:sz w:val="18"/>
                <w:szCs w:val="18"/>
              </w:rPr>
              <w:t>GET /bookstore-rag/_rank_eval</w:t>
            </w:r>
          </w:p>
          <w:p w:rsidRPr="00515943" w:rsidR="00AE6531" w:rsidP="00664EAB" w:rsidRDefault="00AE6531" w14:paraId="7F30D524" w14:textId="77777777">
            <w:pPr>
              <w:rPr>
                <w:rFonts w:ascii="Arial" w:hAnsi="Arial" w:eastAsia="Arial" w:cs="Arial"/>
                <w:sz w:val="18"/>
                <w:szCs w:val="18"/>
              </w:rPr>
            </w:pPr>
            <w:r w:rsidRPr="00515943">
              <w:rPr>
                <w:rFonts w:ascii="Arial" w:hAnsi="Arial" w:eastAsia="Arial" w:cs="Arial"/>
                <w:sz w:val="18"/>
                <w:szCs w:val="18"/>
              </w:rPr>
              <w:t>{</w:t>
            </w:r>
          </w:p>
          <w:p w:rsidRPr="00515943" w:rsidR="00AE6531" w:rsidP="00664EAB" w:rsidRDefault="00AE6531" w14:paraId="0F6DD3B2" w14:textId="77777777">
            <w:pPr>
              <w:rPr>
                <w:rFonts w:ascii="Arial" w:hAnsi="Arial" w:eastAsia="Arial" w:cs="Arial"/>
                <w:sz w:val="18"/>
                <w:szCs w:val="18"/>
              </w:rPr>
            </w:pPr>
            <w:r w:rsidRPr="00515943">
              <w:rPr>
                <w:rFonts w:ascii="Arial" w:hAnsi="Arial" w:eastAsia="Arial" w:cs="Arial"/>
                <w:sz w:val="18"/>
                <w:szCs w:val="18"/>
              </w:rPr>
              <w:t>  "requests": [</w:t>
            </w:r>
          </w:p>
          <w:p w:rsidRPr="00515943" w:rsidR="00AE6531" w:rsidP="00664EAB" w:rsidRDefault="00AE6531" w14:paraId="035F12AF"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715C6DD5" w14:textId="77777777">
            <w:pPr>
              <w:rPr>
                <w:rFonts w:ascii="Arial" w:hAnsi="Arial" w:eastAsia="Arial" w:cs="Arial"/>
                <w:sz w:val="18"/>
                <w:szCs w:val="18"/>
              </w:rPr>
            </w:pPr>
            <w:r w:rsidRPr="00515943">
              <w:rPr>
                <w:rFonts w:ascii="Arial" w:hAnsi="Arial" w:eastAsia="Arial" w:cs="Arial"/>
                <w:sz w:val="18"/>
                <w:szCs w:val="18"/>
              </w:rPr>
              <w:t>      "id": "mystery_query",</w:t>
            </w:r>
          </w:p>
          <w:p w:rsidRPr="00515943" w:rsidR="00AE6531" w:rsidP="00664EAB" w:rsidRDefault="00AE6531" w14:paraId="01EE6F4E" w14:textId="77777777">
            <w:pPr>
              <w:rPr>
                <w:rFonts w:ascii="Arial" w:hAnsi="Arial" w:eastAsia="Arial" w:cs="Arial"/>
                <w:sz w:val="18"/>
                <w:szCs w:val="18"/>
              </w:rPr>
            </w:pPr>
            <w:r w:rsidRPr="00515943">
              <w:rPr>
                <w:rFonts w:ascii="Arial" w:hAnsi="Arial" w:eastAsia="Arial" w:cs="Arial"/>
                <w:sz w:val="18"/>
                <w:szCs w:val="18"/>
              </w:rPr>
              <w:t>      "request": {</w:t>
            </w:r>
          </w:p>
          <w:p w:rsidRPr="00515943" w:rsidR="00AE6531" w:rsidP="00664EAB" w:rsidRDefault="00AE6531" w14:paraId="3330BE9B" w14:textId="77777777">
            <w:pPr>
              <w:rPr>
                <w:rFonts w:ascii="Arial" w:hAnsi="Arial" w:eastAsia="Arial" w:cs="Arial"/>
                <w:sz w:val="18"/>
                <w:szCs w:val="18"/>
              </w:rPr>
            </w:pPr>
            <w:r w:rsidRPr="00515943">
              <w:rPr>
                <w:rFonts w:ascii="Arial" w:hAnsi="Arial" w:eastAsia="Arial" w:cs="Arial"/>
                <w:sz w:val="18"/>
                <w:szCs w:val="18"/>
              </w:rPr>
              <w:t>        "query": {</w:t>
            </w:r>
          </w:p>
          <w:p w:rsidRPr="00515943" w:rsidR="00AE6531" w:rsidP="00664EAB" w:rsidRDefault="00AE6531" w14:paraId="700D0DC9" w14:textId="77777777">
            <w:pPr>
              <w:rPr>
                <w:rFonts w:ascii="Arial" w:hAnsi="Arial" w:eastAsia="Arial" w:cs="Arial"/>
                <w:sz w:val="18"/>
                <w:szCs w:val="18"/>
              </w:rPr>
            </w:pPr>
            <w:r w:rsidRPr="00515943">
              <w:rPr>
                <w:rFonts w:ascii="Arial" w:hAnsi="Arial" w:eastAsia="Arial" w:cs="Arial"/>
                <w:sz w:val="18"/>
                <w:szCs w:val="18"/>
              </w:rPr>
              <w:t>          "match": {</w:t>
            </w:r>
          </w:p>
          <w:p w:rsidRPr="00515943" w:rsidR="00AE6531" w:rsidP="00664EAB" w:rsidRDefault="00AE6531" w14:paraId="3FD6C1D2" w14:textId="77777777">
            <w:pPr>
              <w:rPr>
                <w:rFonts w:ascii="Arial" w:hAnsi="Arial" w:eastAsia="Arial" w:cs="Arial"/>
                <w:sz w:val="18"/>
                <w:szCs w:val="18"/>
              </w:rPr>
            </w:pPr>
            <w:r w:rsidRPr="00515943">
              <w:rPr>
                <w:rFonts w:ascii="Arial" w:hAnsi="Arial" w:eastAsia="Arial" w:cs="Arial"/>
                <w:sz w:val="18"/>
                <w:szCs w:val="18"/>
              </w:rPr>
              <w:t>            "content": "mystery novel unreliable narrator"</w:t>
            </w:r>
          </w:p>
          <w:p w:rsidRPr="00515943" w:rsidR="00AE6531" w:rsidP="00664EAB" w:rsidRDefault="00AE6531" w14:paraId="2CD65B0C"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366FB952"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77255015"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6D7E38E7" w14:textId="77777777">
            <w:pPr>
              <w:rPr>
                <w:rFonts w:ascii="Arial" w:hAnsi="Arial" w:eastAsia="Arial" w:cs="Arial"/>
                <w:sz w:val="18"/>
                <w:szCs w:val="18"/>
              </w:rPr>
            </w:pPr>
            <w:r w:rsidRPr="00515943">
              <w:rPr>
                <w:rFonts w:ascii="Arial" w:hAnsi="Arial" w:eastAsia="Arial" w:cs="Arial"/>
                <w:sz w:val="18"/>
                <w:szCs w:val="18"/>
              </w:rPr>
              <w:t>      "ratings": [</w:t>
            </w:r>
          </w:p>
          <w:p w:rsidRPr="00515943" w:rsidR="00AE6531" w:rsidP="00664EAB" w:rsidRDefault="00AE6531" w14:paraId="1E59D8C0" w14:textId="77777777">
            <w:pPr>
              <w:rPr>
                <w:rFonts w:ascii="Arial" w:hAnsi="Arial" w:eastAsia="Arial" w:cs="Arial"/>
                <w:sz w:val="18"/>
                <w:szCs w:val="18"/>
              </w:rPr>
            </w:pPr>
            <w:r w:rsidRPr="00515943">
              <w:rPr>
                <w:rFonts w:ascii="Arial" w:hAnsi="Arial" w:eastAsia="Arial" w:cs="Arial"/>
                <w:sz w:val="18"/>
                <w:szCs w:val="18"/>
              </w:rPr>
              <w:t>        { "_index": "bookstore-rag", "_id": "book_247", "rating": 3 },</w:t>
            </w:r>
          </w:p>
          <w:p w:rsidRPr="00515943" w:rsidR="00AE6531" w:rsidP="00664EAB" w:rsidRDefault="00AE6531" w14:paraId="77DD07B3" w14:textId="77777777">
            <w:pPr>
              <w:rPr>
                <w:rFonts w:ascii="Arial" w:hAnsi="Arial" w:eastAsia="Arial" w:cs="Arial"/>
                <w:sz w:val="18"/>
                <w:szCs w:val="18"/>
              </w:rPr>
            </w:pPr>
            <w:r w:rsidRPr="00515943">
              <w:rPr>
                <w:rFonts w:ascii="Arial" w:hAnsi="Arial" w:eastAsia="Arial" w:cs="Arial"/>
                <w:sz w:val="18"/>
                <w:szCs w:val="18"/>
              </w:rPr>
              <w:t>        { "_index": "bookstore-rag", "_id": "book_891", "rating": 2 },</w:t>
            </w:r>
          </w:p>
          <w:p w:rsidRPr="00515943" w:rsidR="00AE6531" w:rsidP="00664EAB" w:rsidRDefault="00AE6531" w14:paraId="757D68F1" w14:textId="77777777">
            <w:pPr>
              <w:rPr>
                <w:rFonts w:ascii="Arial" w:hAnsi="Arial" w:eastAsia="Arial" w:cs="Arial"/>
                <w:sz w:val="18"/>
                <w:szCs w:val="18"/>
              </w:rPr>
            </w:pPr>
            <w:r w:rsidRPr="00515943">
              <w:rPr>
                <w:rFonts w:ascii="Arial" w:hAnsi="Arial" w:eastAsia="Arial" w:cs="Arial"/>
                <w:sz w:val="18"/>
                <w:szCs w:val="18"/>
              </w:rPr>
              <w:t>        { "_index": "bookstore-rag", "_id": "book_102", "rating": 1 }</w:t>
            </w:r>
          </w:p>
          <w:p w:rsidRPr="00515943" w:rsidR="00AE6531" w:rsidP="00664EAB" w:rsidRDefault="00AE6531" w14:paraId="672FDC9C"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322F3EA4"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5982D79E"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0B96B187" w14:textId="77777777">
            <w:pPr>
              <w:rPr>
                <w:rFonts w:ascii="Arial" w:hAnsi="Arial" w:eastAsia="Arial" w:cs="Arial"/>
                <w:sz w:val="18"/>
                <w:szCs w:val="18"/>
              </w:rPr>
            </w:pPr>
            <w:r w:rsidRPr="00515943">
              <w:rPr>
                <w:rFonts w:ascii="Arial" w:hAnsi="Arial" w:eastAsia="Arial" w:cs="Arial"/>
                <w:sz w:val="18"/>
                <w:szCs w:val="18"/>
              </w:rPr>
              <w:t>      "id": "scifi_query",</w:t>
            </w:r>
          </w:p>
          <w:p w:rsidRPr="00515943" w:rsidR="00AE6531" w:rsidP="00664EAB" w:rsidRDefault="00AE6531" w14:paraId="2F253573" w14:textId="77777777">
            <w:pPr>
              <w:rPr>
                <w:rFonts w:ascii="Arial" w:hAnsi="Arial" w:eastAsia="Arial" w:cs="Arial"/>
                <w:sz w:val="18"/>
                <w:szCs w:val="18"/>
              </w:rPr>
            </w:pPr>
            <w:r w:rsidRPr="00515943">
              <w:rPr>
                <w:rFonts w:ascii="Arial" w:hAnsi="Arial" w:eastAsia="Arial" w:cs="Arial"/>
                <w:sz w:val="18"/>
                <w:szCs w:val="18"/>
              </w:rPr>
              <w:t>      "request": {</w:t>
            </w:r>
          </w:p>
          <w:p w:rsidRPr="00515943" w:rsidR="00AE6531" w:rsidP="00664EAB" w:rsidRDefault="00AE6531" w14:paraId="41805977" w14:textId="77777777">
            <w:pPr>
              <w:rPr>
                <w:rFonts w:ascii="Arial" w:hAnsi="Arial" w:eastAsia="Arial" w:cs="Arial"/>
                <w:sz w:val="18"/>
                <w:szCs w:val="18"/>
              </w:rPr>
            </w:pPr>
            <w:r w:rsidRPr="00515943">
              <w:rPr>
                <w:rFonts w:ascii="Arial" w:hAnsi="Arial" w:eastAsia="Arial" w:cs="Arial"/>
                <w:sz w:val="18"/>
                <w:szCs w:val="18"/>
              </w:rPr>
              <w:t>        "query": {</w:t>
            </w:r>
          </w:p>
          <w:p w:rsidRPr="00515943" w:rsidR="00AE6531" w:rsidP="00664EAB" w:rsidRDefault="00AE6531" w14:paraId="73F4F827" w14:textId="77777777">
            <w:pPr>
              <w:rPr>
                <w:rFonts w:ascii="Arial" w:hAnsi="Arial" w:eastAsia="Arial" w:cs="Arial"/>
                <w:sz w:val="18"/>
                <w:szCs w:val="18"/>
              </w:rPr>
            </w:pPr>
            <w:r w:rsidRPr="00515943">
              <w:rPr>
                <w:rFonts w:ascii="Arial" w:hAnsi="Arial" w:eastAsia="Arial" w:cs="Arial"/>
                <w:sz w:val="18"/>
                <w:szCs w:val="18"/>
              </w:rPr>
              <w:t>          "match": {</w:t>
            </w:r>
          </w:p>
          <w:p w:rsidRPr="00515943" w:rsidR="00AE6531" w:rsidP="00664EAB" w:rsidRDefault="00AE6531" w14:paraId="17E0ECC7" w14:textId="77777777">
            <w:pPr>
              <w:rPr>
                <w:rFonts w:ascii="Arial" w:hAnsi="Arial" w:eastAsia="Arial" w:cs="Arial"/>
                <w:sz w:val="18"/>
                <w:szCs w:val="18"/>
              </w:rPr>
            </w:pPr>
            <w:r w:rsidRPr="00515943">
              <w:rPr>
                <w:rFonts w:ascii="Arial" w:hAnsi="Arial" w:eastAsia="Arial" w:cs="Arial"/>
                <w:sz w:val="18"/>
                <w:szCs w:val="18"/>
              </w:rPr>
              <w:t>            "content": "science fiction space exploration"</w:t>
            </w:r>
          </w:p>
          <w:p w:rsidRPr="00515943" w:rsidR="00AE6531" w:rsidP="00664EAB" w:rsidRDefault="00AE6531" w14:paraId="2AE84478"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2B976F96"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6BA0859C"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0832B3C0" w14:textId="77777777">
            <w:pPr>
              <w:rPr>
                <w:rFonts w:ascii="Arial" w:hAnsi="Arial" w:eastAsia="Arial" w:cs="Arial"/>
                <w:sz w:val="18"/>
                <w:szCs w:val="18"/>
              </w:rPr>
            </w:pPr>
            <w:r w:rsidRPr="00515943">
              <w:rPr>
                <w:rFonts w:ascii="Arial" w:hAnsi="Arial" w:eastAsia="Arial" w:cs="Arial"/>
                <w:sz w:val="18"/>
                <w:szCs w:val="18"/>
              </w:rPr>
              <w:t>      "ratings": [</w:t>
            </w:r>
          </w:p>
          <w:p w:rsidRPr="00515943" w:rsidR="00AE6531" w:rsidP="00664EAB" w:rsidRDefault="00AE6531" w14:paraId="1C268CD1" w14:textId="77777777">
            <w:pPr>
              <w:rPr>
                <w:rFonts w:ascii="Arial" w:hAnsi="Arial" w:eastAsia="Arial" w:cs="Arial"/>
                <w:sz w:val="18"/>
                <w:szCs w:val="18"/>
              </w:rPr>
            </w:pPr>
            <w:r w:rsidRPr="00515943">
              <w:rPr>
                <w:rFonts w:ascii="Arial" w:hAnsi="Arial" w:eastAsia="Arial" w:cs="Arial"/>
                <w:sz w:val="18"/>
                <w:szCs w:val="18"/>
              </w:rPr>
              <w:t>        { "_index": "bookstore-rag", "_id": "book_550", "rating": 3 },</w:t>
            </w:r>
          </w:p>
          <w:p w:rsidRPr="00515943" w:rsidR="00AE6531" w:rsidP="00664EAB" w:rsidRDefault="00AE6531" w14:paraId="0DF4ED05" w14:textId="77777777">
            <w:pPr>
              <w:rPr>
                <w:rFonts w:ascii="Arial" w:hAnsi="Arial" w:eastAsia="Arial" w:cs="Arial"/>
                <w:sz w:val="18"/>
                <w:szCs w:val="18"/>
              </w:rPr>
            </w:pPr>
            <w:r w:rsidRPr="00515943">
              <w:rPr>
                <w:rFonts w:ascii="Arial" w:hAnsi="Arial" w:eastAsia="Arial" w:cs="Arial"/>
                <w:sz w:val="18"/>
                <w:szCs w:val="18"/>
              </w:rPr>
              <w:t>        { "_index": "bookstore-rag", "_id": "book_33", "rating": 2 }</w:t>
            </w:r>
          </w:p>
          <w:p w:rsidRPr="00515943" w:rsidR="00AE6531" w:rsidP="00664EAB" w:rsidRDefault="00AE6531" w14:paraId="08358A0C"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08FDAECD"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0727AA0B"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17B32AFC" w14:textId="77777777">
            <w:pPr>
              <w:rPr>
                <w:rFonts w:ascii="Arial" w:hAnsi="Arial" w:eastAsia="Arial" w:cs="Arial"/>
                <w:sz w:val="18"/>
                <w:szCs w:val="18"/>
              </w:rPr>
            </w:pPr>
            <w:r w:rsidRPr="00515943">
              <w:rPr>
                <w:rFonts w:ascii="Arial" w:hAnsi="Arial" w:eastAsia="Arial" w:cs="Arial"/>
                <w:sz w:val="18"/>
                <w:szCs w:val="18"/>
              </w:rPr>
              <w:t>      "id": "cooking_query",</w:t>
            </w:r>
          </w:p>
          <w:p w:rsidRPr="00515943" w:rsidR="00AE6531" w:rsidP="00664EAB" w:rsidRDefault="00AE6531" w14:paraId="4F84C7DC" w14:textId="77777777">
            <w:pPr>
              <w:rPr>
                <w:rFonts w:ascii="Arial" w:hAnsi="Arial" w:eastAsia="Arial" w:cs="Arial"/>
                <w:sz w:val="18"/>
                <w:szCs w:val="18"/>
              </w:rPr>
            </w:pPr>
            <w:r w:rsidRPr="00515943">
              <w:rPr>
                <w:rFonts w:ascii="Arial" w:hAnsi="Arial" w:eastAsia="Arial" w:cs="Arial"/>
                <w:sz w:val="18"/>
                <w:szCs w:val="18"/>
              </w:rPr>
              <w:t>      "request": {</w:t>
            </w:r>
          </w:p>
          <w:p w:rsidRPr="00515943" w:rsidR="00AE6531" w:rsidP="00664EAB" w:rsidRDefault="00AE6531" w14:paraId="33F4133F" w14:textId="77777777">
            <w:pPr>
              <w:rPr>
                <w:rFonts w:ascii="Arial" w:hAnsi="Arial" w:eastAsia="Arial" w:cs="Arial"/>
                <w:sz w:val="18"/>
                <w:szCs w:val="18"/>
              </w:rPr>
            </w:pPr>
            <w:r w:rsidRPr="00515943">
              <w:rPr>
                <w:rFonts w:ascii="Arial" w:hAnsi="Arial" w:eastAsia="Arial" w:cs="Arial"/>
                <w:sz w:val="18"/>
                <w:szCs w:val="18"/>
              </w:rPr>
              <w:t>        "query": {</w:t>
            </w:r>
          </w:p>
          <w:p w:rsidRPr="00515943" w:rsidR="00AE6531" w:rsidP="00664EAB" w:rsidRDefault="00AE6531" w14:paraId="359326F0" w14:textId="77777777">
            <w:pPr>
              <w:rPr>
                <w:rFonts w:ascii="Arial" w:hAnsi="Arial" w:eastAsia="Arial" w:cs="Arial"/>
                <w:sz w:val="18"/>
                <w:szCs w:val="18"/>
              </w:rPr>
            </w:pPr>
            <w:r w:rsidRPr="00515943">
              <w:rPr>
                <w:rFonts w:ascii="Arial" w:hAnsi="Arial" w:eastAsia="Arial" w:cs="Arial"/>
                <w:sz w:val="18"/>
                <w:szCs w:val="18"/>
              </w:rPr>
              <w:t>          "match": {</w:t>
            </w:r>
          </w:p>
          <w:p w:rsidRPr="00515943" w:rsidR="00AE6531" w:rsidP="00664EAB" w:rsidRDefault="00AE6531" w14:paraId="694990DD" w14:textId="77777777">
            <w:pPr>
              <w:rPr>
                <w:rFonts w:ascii="Arial" w:hAnsi="Arial" w:eastAsia="Arial" w:cs="Arial"/>
                <w:sz w:val="18"/>
                <w:szCs w:val="18"/>
              </w:rPr>
            </w:pPr>
            <w:r w:rsidRPr="00515943">
              <w:rPr>
                <w:rFonts w:ascii="Arial" w:hAnsi="Arial" w:eastAsia="Arial" w:cs="Arial"/>
                <w:sz w:val="18"/>
                <w:szCs w:val="18"/>
              </w:rPr>
              <w:t>            "content": "beginner cookbook Italian"</w:t>
            </w:r>
          </w:p>
          <w:p w:rsidRPr="00515943" w:rsidR="00AE6531" w:rsidP="00664EAB" w:rsidRDefault="00AE6531" w14:paraId="464759A8"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3A476709"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6048986A"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5C0BF3AC" w14:textId="77777777">
            <w:pPr>
              <w:rPr>
                <w:rFonts w:ascii="Arial" w:hAnsi="Arial" w:eastAsia="Arial" w:cs="Arial"/>
                <w:sz w:val="18"/>
                <w:szCs w:val="18"/>
              </w:rPr>
            </w:pPr>
            <w:r w:rsidRPr="00515943">
              <w:rPr>
                <w:rFonts w:ascii="Arial" w:hAnsi="Arial" w:eastAsia="Arial" w:cs="Arial"/>
                <w:sz w:val="18"/>
                <w:szCs w:val="18"/>
              </w:rPr>
              <w:t>      "ratings": [</w:t>
            </w:r>
          </w:p>
          <w:p w:rsidRPr="00515943" w:rsidR="00AE6531" w:rsidP="00664EAB" w:rsidRDefault="00AE6531" w14:paraId="518FED2B" w14:textId="77777777">
            <w:pPr>
              <w:rPr>
                <w:rFonts w:ascii="Arial" w:hAnsi="Arial" w:eastAsia="Arial" w:cs="Arial"/>
                <w:sz w:val="18"/>
                <w:szCs w:val="18"/>
              </w:rPr>
            </w:pPr>
            <w:r w:rsidRPr="00515943">
              <w:rPr>
                <w:rFonts w:ascii="Arial" w:hAnsi="Arial" w:eastAsia="Arial" w:cs="Arial"/>
                <w:sz w:val="18"/>
                <w:szCs w:val="18"/>
              </w:rPr>
              <w:t>        { "_index": "bookstore-rag", "_id": "book_712", "rating": 3 }</w:t>
            </w:r>
          </w:p>
          <w:p w:rsidRPr="00515943" w:rsidR="00AE6531" w:rsidP="00664EAB" w:rsidRDefault="00AE6531" w14:paraId="198A62BD"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6CFAB783"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695F0809"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7DC42D3D" w14:textId="77777777">
            <w:pPr>
              <w:rPr>
                <w:rFonts w:ascii="Arial" w:hAnsi="Arial" w:eastAsia="Arial" w:cs="Arial"/>
                <w:sz w:val="18"/>
                <w:szCs w:val="18"/>
              </w:rPr>
            </w:pPr>
            <w:r w:rsidRPr="00515943">
              <w:rPr>
                <w:rFonts w:ascii="Arial" w:hAnsi="Arial" w:eastAsia="Arial" w:cs="Arial"/>
                <w:sz w:val="18"/>
                <w:szCs w:val="18"/>
              </w:rPr>
              <w:t>  "metric": {</w:t>
            </w:r>
          </w:p>
          <w:p w:rsidRPr="00515943" w:rsidR="00AE6531" w:rsidP="00664EAB" w:rsidRDefault="00AE6531" w14:paraId="6A08738B" w14:textId="77777777">
            <w:pPr>
              <w:rPr>
                <w:rFonts w:ascii="Arial" w:hAnsi="Arial" w:eastAsia="Arial" w:cs="Arial"/>
                <w:sz w:val="18"/>
                <w:szCs w:val="18"/>
              </w:rPr>
            </w:pPr>
            <w:r w:rsidRPr="00515943">
              <w:rPr>
                <w:rFonts w:ascii="Arial" w:hAnsi="Arial" w:eastAsia="Arial" w:cs="Arial"/>
                <w:sz w:val="18"/>
                <w:szCs w:val="18"/>
              </w:rPr>
              <w:t>    "mean_reciprocal_rank": {</w:t>
            </w:r>
          </w:p>
          <w:p w:rsidRPr="00515943" w:rsidR="00AE6531" w:rsidP="00664EAB" w:rsidRDefault="00AE6531" w14:paraId="61459B66" w14:textId="77777777">
            <w:pPr>
              <w:rPr>
                <w:rFonts w:ascii="Arial" w:hAnsi="Arial" w:eastAsia="Arial" w:cs="Arial"/>
                <w:sz w:val="18"/>
                <w:szCs w:val="18"/>
              </w:rPr>
            </w:pPr>
            <w:r w:rsidRPr="00515943">
              <w:rPr>
                <w:rFonts w:ascii="Arial" w:hAnsi="Arial" w:eastAsia="Arial" w:cs="Arial"/>
                <w:sz w:val="18"/>
                <w:szCs w:val="18"/>
              </w:rPr>
              <w:t>      "k": 10,</w:t>
            </w:r>
          </w:p>
          <w:p w:rsidRPr="00515943" w:rsidR="00AE6531" w:rsidP="00664EAB" w:rsidRDefault="00AE6531" w14:paraId="46677437" w14:textId="77777777">
            <w:pPr>
              <w:rPr>
                <w:rFonts w:ascii="Arial" w:hAnsi="Arial" w:eastAsia="Arial" w:cs="Arial"/>
                <w:sz w:val="18"/>
                <w:szCs w:val="18"/>
              </w:rPr>
            </w:pPr>
            <w:r w:rsidRPr="00515943">
              <w:rPr>
                <w:rFonts w:ascii="Arial" w:hAnsi="Arial" w:eastAsia="Arial" w:cs="Arial"/>
                <w:sz w:val="18"/>
                <w:szCs w:val="18"/>
              </w:rPr>
              <w:t>      "relevant_rating_threshold": 1</w:t>
            </w:r>
          </w:p>
          <w:p w:rsidRPr="00515943" w:rsidR="00AE6531" w:rsidP="00664EAB" w:rsidRDefault="00AE6531" w14:paraId="09E24BDC"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4984DD49" w14:textId="77777777">
            <w:pPr>
              <w:rPr>
                <w:rFonts w:ascii="Arial" w:hAnsi="Arial" w:eastAsia="Arial" w:cs="Arial"/>
                <w:sz w:val="18"/>
                <w:szCs w:val="18"/>
              </w:rPr>
            </w:pPr>
            <w:r w:rsidRPr="00515943">
              <w:rPr>
                <w:rFonts w:ascii="Arial" w:hAnsi="Arial" w:eastAsia="Arial" w:cs="Arial"/>
                <w:sz w:val="18"/>
                <w:szCs w:val="18"/>
              </w:rPr>
              <w:t>  }</w:t>
            </w:r>
          </w:p>
          <w:p w:rsidRPr="00515943" w:rsidR="00AE6531" w:rsidP="00664EAB" w:rsidRDefault="00AE6531" w14:paraId="092A135D" w14:textId="77777777">
            <w:pPr>
              <w:rPr>
                <w:rFonts w:ascii="Arial" w:hAnsi="Arial" w:eastAsia="Arial" w:cs="Arial"/>
                <w:sz w:val="18"/>
                <w:szCs w:val="18"/>
              </w:rPr>
            </w:pPr>
            <w:r w:rsidRPr="00515943">
              <w:rPr>
                <w:rFonts w:ascii="Arial" w:hAnsi="Arial" w:eastAsia="Arial" w:cs="Arial"/>
                <w:sz w:val="18"/>
                <w:szCs w:val="18"/>
              </w:rPr>
              <w:t>}</w:t>
            </w:r>
          </w:p>
          <w:p w:rsidR="00AE6531" w:rsidP="00664EAB" w:rsidRDefault="00AE6531" w14:paraId="2E358218" w14:textId="77777777">
            <w:pPr>
              <w:rPr>
                <w:rFonts w:ascii="Arial" w:hAnsi="Arial" w:eastAsia="Arial" w:cs="Arial"/>
                <w:sz w:val="18"/>
                <w:szCs w:val="18"/>
              </w:rPr>
            </w:pPr>
          </w:p>
          <w:p w:rsidRPr="00402891" w:rsidR="007723F0" w:rsidRDefault="007723F0" w14:paraId="6647526C" w14:textId="1A1CA8DA">
            <w:pPr>
              <w:rPr>
                <w:rFonts w:ascii="Aptos" w:hAnsi="Aptos" w:eastAsia="Aptos" w:cs="Aptos"/>
              </w:rPr>
            </w:pPr>
          </w:p>
        </w:tc>
      </w:tr>
      <w:tr w:rsidRPr="00402891" w:rsidR="00B90DE3" w:rsidTr="002226A0" w14:paraId="74075D64" w14:textId="77777777">
        <w:trPr>
          <w:trHeight w:val="302"/>
        </w:trPr>
        <w:tc>
          <w:tcPr>
            <w:tcW w:w="1253" w:type="dxa"/>
          </w:tcPr>
          <w:p w:rsidR="00B90DE3" w:rsidRDefault="00AE6531" w14:paraId="3E3C9CD3" w14:textId="27F37C66">
            <w:pPr>
              <w:rPr>
                <w:rFonts w:ascii="Aptos" w:hAnsi="Aptos" w:eastAsia="Aptos" w:cs="Aptos"/>
              </w:rPr>
            </w:pPr>
            <w:r>
              <w:rPr>
                <w:rFonts w:ascii="Arial" w:hAnsi="Arial" w:eastAsia="Arial" w:cs="Arial"/>
                <w:sz w:val="18"/>
                <w:szCs w:val="18"/>
              </w:rPr>
              <w:t>Search Pipelines for Query Modification</w:t>
            </w:r>
          </w:p>
        </w:tc>
        <w:tc>
          <w:tcPr>
            <w:tcW w:w="5677" w:type="dxa"/>
            <w:tcMar>
              <w:left w:w="105" w:type="dxa"/>
              <w:right w:w="105" w:type="dxa"/>
            </w:tcMar>
          </w:tcPr>
          <w:p w:rsidRPr="004B4854" w:rsidR="00AE6531" w:rsidP="00664EAB" w:rsidRDefault="00AE6531" w14:paraId="440F712D" w14:textId="29A8D417">
            <w:pPr>
              <w:spacing w:after="80"/>
              <w:rPr>
                <w:rFonts w:asciiTheme="minorHAnsi" w:hAnsiTheme="minorHAnsi"/>
              </w:rPr>
            </w:pPr>
            <w:r w:rsidRPr="004B4854">
              <w:rPr>
                <w:rFonts w:eastAsia="Arial" w:cs="Arial" w:asciiTheme="minorHAnsi" w:hAnsiTheme="minorHAnsi"/>
              </w:rPr>
              <w:t xml:space="preserve">The third tool is search pipelines, and we actually touched on these in lesson 4-1 when we built the normalization pipeline for hybrid search. But search pipelines can do more than normalize scores. They can modify the query itself before it </w:t>
            </w:r>
            <w:r w:rsidR="002065BC">
              <w:rPr>
                <w:rFonts w:eastAsia="Arial" w:cs="Arial" w:asciiTheme="minorHAnsi" w:hAnsiTheme="minorHAnsi"/>
              </w:rPr>
              <w:t xml:space="preserve">even </w:t>
            </w:r>
            <w:r w:rsidRPr="004B4854">
              <w:rPr>
                <w:rFonts w:eastAsia="Arial" w:cs="Arial" w:asciiTheme="minorHAnsi" w:hAnsiTheme="minorHAnsi"/>
              </w:rPr>
              <w:t>runs.</w:t>
            </w:r>
          </w:p>
          <w:p w:rsidRPr="004B4854" w:rsidR="00AE6531" w:rsidP="00664EAB" w:rsidRDefault="00AE6531" w14:paraId="1F75AC3B" w14:textId="77777777">
            <w:pPr>
              <w:rPr>
                <w:rFonts w:eastAsia="Arial" w:cs="Arial" w:asciiTheme="minorHAnsi" w:hAnsiTheme="minorHAnsi"/>
              </w:rPr>
            </w:pPr>
            <w:r w:rsidRPr="004B4854">
              <w:rPr>
                <w:rFonts w:eastAsia="Arial" w:cs="Arial" w:asciiTheme="minorHAnsi" w:hAnsiTheme="minorHAnsi"/>
              </w:rPr>
              <w:t xml:space="preserve">OpenSearch search pipelines support three types of processors: </w:t>
            </w:r>
          </w:p>
          <w:p w:rsidRPr="004B4854" w:rsidR="00AE6531" w:rsidP="00664EAB" w:rsidRDefault="00AE6531" w14:paraId="005D27F5" w14:textId="77777777">
            <w:pPr>
              <w:pStyle w:val="ListParagraph"/>
              <w:numPr>
                <w:ilvl w:val="0"/>
                <w:numId w:val="45"/>
              </w:numPr>
              <w:rPr>
                <w:rFonts w:eastAsia="Aptos" w:cs="Aptos" w:asciiTheme="minorHAnsi" w:hAnsiTheme="minorHAnsi"/>
              </w:rPr>
            </w:pPr>
            <w:r w:rsidRPr="004B4854">
              <w:rPr>
                <w:rFonts w:eastAsia="Arial" w:cs="Arial" w:asciiTheme="minorHAnsi" w:hAnsiTheme="minorHAnsi"/>
              </w:rPr>
              <w:t xml:space="preserve">Request processors run before the query executes and can transform the query. </w:t>
            </w:r>
          </w:p>
          <w:p w:rsidRPr="004B4854" w:rsidR="00AE6531" w:rsidP="00664EAB" w:rsidRDefault="00AE6531" w14:paraId="10D29149" w14:textId="77777777">
            <w:pPr>
              <w:pStyle w:val="ListParagraph"/>
              <w:numPr>
                <w:ilvl w:val="0"/>
                <w:numId w:val="45"/>
              </w:numPr>
              <w:rPr>
                <w:rFonts w:eastAsia="Aptos" w:cs="Aptos" w:asciiTheme="minorHAnsi" w:hAnsiTheme="minorHAnsi"/>
              </w:rPr>
            </w:pPr>
            <w:r w:rsidRPr="004B4854">
              <w:rPr>
                <w:rFonts w:eastAsia="Arial" w:cs="Arial" w:asciiTheme="minorHAnsi" w:hAnsiTheme="minorHAnsi"/>
              </w:rPr>
              <w:t xml:space="preserve">Response processors run after the query and can modify the results. </w:t>
            </w:r>
          </w:p>
          <w:p w:rsidRPr="004B4854" w:rsidR="00AE6531" w:rsidP="00664EAB" w:rsidRDefault="00AE6531" w14:paraId="791C6899" w14:textId="77777777">
            <w:pPr>
              <w:pStyle w:val="ListParagraph"/>
              <w:numPr>
                <w:ilvl w:val="0"/>
                <w:numId w:val="45"/>
              </w:numPr>
              <w:rPr>
                <w:rFonts w:eastAsia="Aptos" w:cs="Aptos" w:asciiTheme="minorHAnsi" w:hAnsiTheme="minorHAnsi"/>
              </w:rPr>
            </w:pPr>
            <w:r w:rsidRPr="004B4854">
              <w:rPr>
                <w:rFonts w:eastAsia="Arial" w:cs="Arial" w:asciiTheme="minorHAnsi" w:hAnsiTheme="minorHAnsi"/>
              </w:rPr>
              <w:t>And phase results processors run between the query and fetch phases, which is where our normalization processor lives.</w:t>
            </w:r>
          </w:p>
          <w:p w:rsidRPr="004B4854" w:rsidR="00AE6531" w:rsidP="00664EAB" w:rsidRDefault="00AE6531" w14:paraId="51E59DF0" w14:textId="77777777">
            <w:pPr>
              <w:rPr>
                <w:rFonts w:eastAsia="Aptos" w:cs="Aptos" w:asciiTheme="minorHAnsi" w:hAnsiTheme="minorHAnsi"/>
              </w:rPr>
            </w:pPr>
          </w:p>
          <w:p w:rsidR="00CA790E" w:rsidP="00664EAB" w:rsidRDefault="00AE6531" w14:paraId="6A6EB038" w14:textId="0DCFE13B">
            <w:pPr>
              <w:spacing w:after="80"/>
              <w:rPr>
                <w:rFonts w:eastAsia="Arial" w:cs="Arial" w:asciiTheme="minorHAnsi" w:hAnsiTheme="minorHAnsi"/>
              </w:rPr>
            </w:pPr>
            <w:r w:rsidRPr="004B4854">
              <w:rPr>
                <w:rFonts w:eastAsia="Arial" w:cs="Arial" w:asciiTheme="minorHAnsi" w:hAnsiTheme="minorHAnsi"/>
              </w:rPr>
              <w:t xml:space="preserve">Let’s build a request processor for our bookstore. </w:t>
            </w:r>
            <w:r w:rsidR="00CA790E">
              <w:rPr>
                <w:rFonts w:eastAsia="Arial" w:cs="Arial" w:asciiTheme="minorHAnsi" w:hAnsiTheme="minorHAnsi"/>
              </w:rPr>
              <w:t xml:space="preserve">Imagine we want every search to automatically filter out-of-stock books. </w:t>
            </w:r>
          </w:p>
          <w:p w:rsidR="00CA790E" w:rsidP="00664EAB" w:rsidRDefault="00CA790E" w14:paraId="03CC484E" w14:textId="77777777">
            <w:pPr>
              <w:spacing w:after="80"/>
              <w:rPr>
                <w:rFonts w:eastAsia="Arial" w:cs="Arial" w:asciiTheme="minorHAnsi" w:hAnsiTheme="minorHAnsi"/>
              </w:rPr>
            </w:pPr>
          </w:p>
          <w:p w:rsidRPr="000113AF" w:rsidR="00AE6531" w:rsidP="00664EAB" w:rsidRDefault="00AE6531" w14:paraId="70E8E2DE" w14:textId="7DC06DBD">
            <w:pPr>
              <w:spacing w:after="80"/>
              <w:rPr>
                <w:rFonts w:asciiTheme="minorHAnsi" w:hAnsiTheme="minorHAnsi"/>
              </w:rPr>
            </w:pPr>
            <w:r w:rsidRPr="004B4854" w:rsidDel="00CA790E">
              <w:rPr>
                <w:rFonts w:eastAsia="Arial" w:cs="Arial" w:asciiTheme="minorHAnsi" w:hAnsiTheme="minorHAnsi"/>
              </w:rPr>
              <w:t xml:space="preserve"> </w:t>
            </w:r>
            <w:r w:rsidRPr="004B4854">
              <w:rPr>
                <w:rFonts w:eastAsia="Arial" w:cs="Arial" w:asciiTheme="minorHAnsi" w:hAnsiTheme="minorHAnsi"/>
              </w:rPr>
              <w:t>We can create a search pipeline that injects a filter into every query.</w:t>
            </w:r>
            <w:r w:rsidR="00DF2E9F">
              <w:rPr>
                <w:rFonts w:eastAsia="Arial" w:cs="Arial" w:asciiTheme="minorHAnsi" w:hAnsiTheme="minorHAnsi"/>
              </w:rPr>
              <w:t xml:space="preserve"> Your application code doesn’t have to change at all! This is a massive win for production systems. It allows you to centralize query logic in OpenSearch, update search behavior without redeploying your app, and run different pipeline for different use cass. </w:t>
            </w:r>
          </w:p>
          <w:p w:rsidRPr="000113AF" w:rsidR="00AE6531" w:rsidP="00664EAB" w:rsidRDefault="00AE6531" w14:paraId="315440F5" w14:textId="77777777">
            <w:pPr>
              <w:rPr>
                <w:rFonts w:eastAsia="Aptos" w:cs="Aptos" w:asciiTheme="minorHAnsi" w:hAnsiTheme="minorHAnsi"/>
              </w:rPr>
            </w:pPr>
          </w:p>
          <w:p w:rsidRPr="000113AF" w:rsidR="00AE6531" w:rsidP="00664EAB" w:rsidRDefault="00AE6531" w14:paraId="084CB679" w14:textId="77777777">
            <w:pPr>
              <w:rPr>
                <w:rFonts w:eastAsia="Aptos" w:cs="Aptos" w:asciiTheme="minorHAnsi" w:hAnsiTheme="minorHAnsi"/>
              </w:rPr>
            </w:pPr>
          </w:p>
          <w:p w:rsidRPr="000113AF" w:rsidR="00AE6531" w:rsidP="00664EAB" w:rsidRDefault="00AE6531" w14:paraId="0200EDAB" w14:textId="77777777">
            <w:pPr>
              <w:rPr>
                <w:rFonts w:eastAsia="Aptos" w:cs="Aptos" w:asciiTheme="minorHAnsi" w:hAnsiTheme="minorHAnsi"/>
              </w:rPr>
            </w:pPr>
          </w:p>
          <w:p w:rsidRPr="000113AF" w:rsidR="00AE6531" w:rsidP="00664EAB" w:rsidRDefault="00AE6531" w14:paraId="78AA64F3" w14:textId="77777777">
            <w:pPr>
              <w:rPr>
                <w:rFonts w:eastAsia="Aptos" w:cs="Aptos" w:asciiTheme="minorHAnsi" w:hAnsiTheme="minorHAnsi"/>
              </w:rPr>
            </w:pPr>
          </w:p>
          <w:p w:rsidRPr="000113AF" w:rsidR="00AE6531" w:rsidP="00664EAB" w:rsidRDefault="00AE6531" w14:paraId="3BEFC873" w14:textId="77777777">
            <w:pPr>
              <w:rPr>
                <w:rFonts w:eastAsia="Aptos" w:cs="Aptos" w:asciiTheme="minorHAnsi" w:hAnsiTheme="minorHAnsi"/>
              </w:rPr>
            </w:pPr>
          </w:p>
          <w:p w:rsidRPr="000113AF" w:rsidR="00AE6531" w:rsidP="00664EAB" w:rsidRDefault="00AE6531" w14:paraId="78E9AC14" w14:textId="77777777">
            <w:pPr>
              <w:rPr>
                <w:rFonts w:eastAsia="Aptos" w:cs="Aptos" w:asciiTheme="minorHAnsi" w:hAnsiTheme="minorHAnsi"/>
              </w:rPr>
            </w:pPr>
          </w:p>
          <w:p w:rsidRPr="000113AF" w:rsidR="00AE6531" w:rsidP="00664EAB" w:rsidRDefault="00AE6531" w14:paraId="377B8655" w14:textId="77777777">
            <w:pPr>
              <w:rPr>
                <w:rFonts w:eastAsia="Aptos" w:cs="Aptos" w:asciiTheme="minorHAnsi" w:hAnsiTheme="minorHAnsi"/>
              </w:rPr>
            </w:pPr>
          </w:p>
          <w:p w:rsidRPr="000113AF" w:rsidR="00AE6531" w:rsidP="00664EAB" w:rsidRDefault="00AE6531" w14:paraId="18DD4984" w14:textId="77777777">
            <w:pPr>
              <w:rPr>
                <w:rFonts w:eastAsia="Aptos" w:cs="Aptos" w:asciiTheme="minorHAnsi" w:hAnsiTheme="minorHAnsi"/>
              </w:rPr>
            </w:pPr>
          </w:p>
          <w:p w:rsidRPr="000113AF" w:rsidR="00AE6531" w:rsidP="00664EAB" w:rsidRDefault="00AE6531" w14:paraId="7C5A103C" w14:textId="77777777">
            <w:pPr>
              <w:rPr>
                <w:rFonts w:eastAsia="Aptos" w:cs="Aptos" w:asciiTheme="minorHAnsi" w:hAnsiTheme="minorHAnsi"/>
              </w:rPr>
            </w:pPr>
          </w:p>
          <w:p w:rsidRPr="000113AF" w:rsidR="00AE6531" w:rsidP="00664EAB" w:rsidRDefault="00AE6531" w14:paraId="262DD259" w14:textId="77777777">
            <w:pPr>
              <w:rPr>
                <w:rFonts w:eastAsia="Aptos" w:cs="Aptos" w:asciiTheme="minorHAnsi" w:hAnsiTheme="minorHAnsi"/>
              </w:rPr>
            </w:pPr>
          </w:p>
          <w:p w:rsidRPr="000113AF" w:rsidR="00AE6531" w:rsidP="00664EAB" w:rsidRDefault="00AE6531" w14:paraId="46EB603F" w14:textId="77777777">
            <w:pPr>
              <w:rPr>
                <w:rFonts w:eastAsia="Aptos" w:cs="Aptos" w:asciiTheme="minorHAnsi" w:hAnsiTheme="minorHAnsi"/>
              </w:rPr>
            </w:pPr>
          </w:p>
          <w:p w:rsidRPr="000113AF" w:rsidR="00AE6531" w:rsidP="00664EAB" w:rsidRDefault="00AE6531" w14:paraId="4ED82867" w14:textId="77777777">
            <w:pPr>
              <w:rPr>
                <w:rFonts w:eastAsia="Aptos" w:cs="Aptos" w:asciiTheme="minorHAnsi" w:hAnsiTheme="minorHAnsi"/>
              </w:rPr>
            </w:pPr>
          </w:p>
          <w:p w:rsidRPr="000113AF" w:rsidR="00AE6531" w:rsidP="00664EAB" w:rsidRDefault="00AE6531" w14:paraId="5592D740" w14:textId="77777777">
            <w:pPr>
              <w:rPr>
                <w:rFonts w:eastAsia="Aptos" w:cs="Aptos" w:asciiTheme="minorHAnsi" w:hAnsiTheme="minorHAnsi"/>
              </w:rPr>
            </w:pPr>
          </w:p>
          <w:p w:rsidRPr="005631BB" w:rsidR="004840CE" w:rsidP="00664EAB" w:rsidRDefault="004840CE" w14:paraId="6036AE16" w14:textId="77777777">
            <w:pPr>
              <w:spacing w:after="80"/>
              <w:rPr>
                <w:rFonts w:eastAsia="Arial" w:cs="Arial" w:asciiTheme="minorHAnsi" w:hAnsiTheme="minorHAnsi"/>
              </w:rPr>
            </w:pPr>
          </w:p>
          <w:p w:rsidRPr="005631BB" w:rsidR="004840CE" w:rsidP="00664EAB" w:rsidRDefault="004840CE" w14:paraId="135F41DB" w14:textId="77777777">
            <w:pPr>
              <w:spacing w:after="80"/>
              <w:rPr>
                <w:rFonts w:eastAsia="Arial" w:cs="Arial" w:asciiTheme="minorHAnsi" w:hAnsiTheme="minorHAnsi"/>
              </w:rPr>
            </w:pPr>
          </w:p>
          <w:p w:rsidRPr="005631BB" w:rsidR="004840CE" w:rsidP="00664EAB" w:rsidRDefault="004840CE" w14:paraId="445BC219" w14:textId="77777777">
            <w:pPr>
              <w:spacing w:after="80"/>
              <w:rPr>
                <w:rFonts w:eastAsia="Arial" w:cs="Arial" w:asciiTheme="minorHAnsi" w:hAnsiTheme="minorHAnsi"/>
              </w:rPr>
            </w:pPr>
          </w:p>
          <w:p w:rsidRPr="005631BB" w:rsidR="004840CE" w:rsidP="00664EAB" w:rsidRDefault="004840CE" w14:paraId="0CE4D23D" w14:textId="77777777">
            <w:pPr>
              <w:spacing w:after="80"/>
              <w:rPr>
                <w:rFonts w:eastAsia="Arial" w:cs="Arial" w:asciiTheme="minorHAnsi" w:hAnsiTheme="minorHAnsi"/>
              </w:rPr>
            </w:pPr>
          </w:p>
          <w:p w:rsidRPr="005631BB" w:rsidR="004840CE" w:rsidP="00664EAB" w:rsidRDefault="004840CE" w14:paraId="7037D347" w14:textId="77777777">
            <w:pPr>
              <w:spacing w:after="80"/>
              <w:rPr>
                <w:rFonts w:eastAsia="Arial" w:cs="Arial" w:asciiTheme="minorHAnsi" w:hAnsiTheme="minorHAnsi"/>
              </w:rPr>
            </w:pPr>
          </w:p>
          <w:p w:rsidRPr="005631BB" w:rsidR="004840CE" w:rsidP="00664EAB" w:rsidRDefault="004840CE" w14:paraId="30529B87" w14:textId="77777777">
            <w:pPr>
              <w:spacing w:after="80"/>
              <w:rPr>
                <w:rFonts w:eastAsia="Arial" w:cs="Arial" w:asciiTheme="minorHAnsi" w:hAnsiTheme="minorHAnsi"/>
              </w:rPr>
            </w:pPr>
          </w:p>
          <w:p w:rsidRPr="005631BB" w:rsidR="004840CE" w:rsidP="00664EAB" w:rsidRDefault="004840CE" w14:paraId="7167476B" w14:textId="77777777">
            <w:pPr>
              <w:spacing w:after="80"/>
              <w:rPr>
                <w:rFonts w:eastAsia="Arial" w:cs="Arial" w:asciiTheme="minorHAnsi" w:hAnsiTheme="minorHAnsi"/>
              </w:rPr>
            </w:pPr>
          </w:p>
          <w:p w:rsidRPr="005631BB" w:rsidR="004840CE" w:rsidP="00664EAB" w:rsidRDefault="004840CE" w14:paraId="03BC0DF3" w14:textId="77777777">
            <w:pPr>
              <w:spacing w:after="80"/>
              <w:rPr>
                <w:rFonts w:eastAsia="Arial" w:cs="Arial" w:asciiTheme="minorHAnsi" w:hAnsiTheme="minorHAnsi"/>
              </w:rPr>
            </w:pPr>
          </w:p>
          <w:p w:rsidRPr="005631BB" w:rsidR="004840CE" w:rsidP="00664EAB" w:rsidRDefault="004840CE" w14:paraId="3E82D0CB" w14:textId="77777777">
            <w:pPr>
              <w:spacing w:after="80"/>
              <w:rPr>
                <w:rFonts w:eastAsia="Arial" w:cs="Arial" w:asciiTheme="minorHAnsi" w:hAnsiTheme="minorHAnsi"/>
              </w:rPr>
            </w:pPr>
          </w:p>
          <w:p w:rsidRPr="005631BB" w:rsidR="004840CE" w:rsidP="00664EAB" w:rsidRDefault="004840CE" w14:paraId="3D8CD69B" w14:textId="77777777">
            <w:pPr>
              <w:spacing w:after="80"/>
              <w:rPr>
                <w:rFonts w:eastAsia="Arial" w:cs="Arial" w:asciiTheme="minorHAnsi" w:hAnsiTheme="minorHAnsi"/>
              </w:rPr>
            </w:pPr>
          </w:p>
          <w:p w:rsidRPr="005631BB" w:rsidR="004840CE" w:rsidP="00664EAB" w:rsidRDefault="004840CE" w14:paraId="48BDB8BA" w14:textId="77777777">
            <w:pPr>
              <w:spacing w:after="80"/>
              <w:rPr>
                <w:rFonts w:eastAsia="Arial" w:cs="Arial" w:asciiTheme="minorHAnsi" w:hAnsiTheme="minorHAnsi"/>
              </w:rPr>
            </w:pPr>
          </w:p>
          <w:p w:rsidRPr="005631BB" w:rsidR="004840CE" w:rsidP="00664EAB" w:rsidRDefault="004840CE" w14:paraId="7C16C4B3" w14:textId="77777777">
            <w:pPr>
              <w:spacing w:after="80"/>
              <w:rPr>
                <w:rFonts w:eastAsia="Arial" w:cs="Arial" w:asciiTheme="minorHAnsi" w:hAnsiTheme="minorHAnsi"/>
              </w:rPr>
            </w:pPr>
          </w:p>
          <w:p w:rsidRPr="005631BB" w:rsidR="004840CE" w:rsidP="00664EAB" w:rsidRDefault="004840CE" w14:paraId="5842AD53" w14:textId="77777777">
            <w:pPr>
              <w:spacing w:after="80"/>
              <w:rPr>
                <w:rFonts w:eastAsia="Arial" w:cs="Arial" w:asciiTheme="minorHAnsi" w:hAnsiTheme="minorHAnsi"/>
              </w:rPr>
            </w:pPr>
          </w:p>
          <w:p w:rsidRPr="005631BB" w:rsidR="004840CE" w:rsidP="00664EAB" w:rsidRDefault="004840CE" w14:paraId="4CEC6036" w14:textId="77777777">
            <w:pPr>
              <w:spacing w:after="80"/>
              <w:rPr>
                <w:rFonts w:eastAsia="Arial" w:cs="Arial" w:asciiTheme="minorHAnsi" w:hAnsiTheme="minorHAnsi"/>
              </w:rPr>
            </w:pPr>
          </w:p>
          <w:p w:rsidRPr="005631BB" w:rsidR="00AE6531" w:rsidP="00664EAB" w:rsidRDefault="00AE6531" w14:paraId="4AD7AAF2" w14:textId="77777777">
            <w:pPr>
              <w:spacing w:after="80"/>
              <w:rPr>
                <w:rFonts w:eastAsia="Arial" w:cs="Arial" w:asciiTheme="minorHAnsi" w:hAnsiTheme="minorHAnsi"/>
              </w:rPr>
            </w:pPr>
          </w:p>
          <w:p w:rsidRPr="005631BB" w:rsidR="00AE6531" w:rsidP="00664EAB" w:rsidRDefault="00AE6531" w14:paraId="4EC5F22F" w14:textId="77777777">
            <w:pPr>
              <w:spacing w:after="80"/>
              <w:rPr>
                <w:rFonts w:eastAsia="Arial" w:cs="Arial" w:asciiTheme="minorHAnsi" w:hAnsiTheme="minorHAnsi"/>
              </w:rPr>
            </w:pPr>
          </w:p>
          <w:p w:rsidRPr="005631BB" w:rsidR="00AE6531" w:rsidP="00664EAB" w:rsidRDefault="00AE6531" w14:paraId="1AE8E0F9" w14:textId="77777777">
            <w:pPr>
              <w:spacing w:after="80"/>
              <w:rPr>
                <w:rFonts w:eastAsia="Arial" w:cs="Arial" w:asciiTheme="minorHAnsi" w:hAnsiTheme="minorHAnsi"/>
              </w:rPr>
            </w:pPr>
          </w:p>
          <w:p w:rsidRPr="005631BB" w:rsidR="00AE6531" w:rsidP="00664EAB" w:rsidRDefault="00AE6531" w14:paraId="730B7982" w14:textId="77777777">
            <w:pPr>
              <w:spacing w:after="80"/>
              <w:rPr>
                <w:rFonts w:eastAsia="Arial" w:cs="Arial" w:asciiTheme="minorHAnsi" w:hAnsiTheme="minorHAnsi"/>
              </w:rPr>
            </w:pPr>
          </w:p>
          <w:p w:rsidRPr="005631BB" w:rsidR="00AE6531" w:rsidP="00664EAB" w:rsidRDefault="00AE6531" w14:paraId="1A417441" w14:textId="77777777">
            <w:pPr>
              <w:spacing w:after="80"/>
              <w:rPr>
                <w:rFonts w:eastAsia="Arial" w:cs="Arial" w:asciiTheme="minorHAnsi" w:hAnsiTheme="minorHAnsi"/>
              </w:rPr>
            </w:pPr>
            <w:r w:rsidRPr="005631BB">
              <w:rPr>
                <w:rFonts w:eastAsia="Arial" w:cs="Arial" w:asciiTheme="minorHAnsi" w:hAnsiTheme="minorHAnsi"/>
              </w:rPr>
              <w:t>You can also combine this with the hybrid normalization pipeline. Here’s a pipeline that does both: filters out-of-stock items at the request phase, and normalizes hybrid scores at the phase results phase.</w:t>
            </w:r>
          </w:p>
          <w:p w:rsidRPr="005631BB" w:rsidR="00AE6531" w:rsidP="00664EAB" w:rsidRDefault="00AE6531" w14:paraId="5C159709" w14:textId="77777777">
            <w:pPr>
              <w:spacing w:after="80"/>
              <w:rPr>
                <w:rFonts w:eastAsia="Arial" w:cs="Arial" w:asciiTheme="minorHAnsi" w:hAnsiTheme="minorHAnsi"/>
              </w:rPr>
            </w:pPr>
          </w:p>
          <w:p w:rsidRPr="005631BB" w:rsidR="00AE6531" w:rsidP="00664EAB" w:rsidRDefault="00AE6531" w14:paraId="435021AA" w14:textId="77777777">
            <w:pPr>
              <w:spacing w:after="80"/>
              <w:rPr>
                <w:rFonts w:eastAsia="Arial" w:cs="Arial" w:asciiTheme="minorHAnsi" w:hAnsiTheme="minorHAnsi"/>
              </w:rPr>
            </w:pPr>
          </w:p>
          <w:p w:rsidRPr="005631BB" w:rsidR="00AE6531" w:rsidP="00664EAB" w:rsidRDefault="00AE6531" w14:paraId="74285816" w14:textId="77777777">
            <w:pPr>
              <w:spacing w:after="80"/>
              <w:rPr>
                <w:rFonts w:eastAsia="Arial" w:cs="Arial" w:asciiTheme="minorHAnsi" w:hAnsiTheme="minorHAnsi"/>
              </w:rPr>
            </w:pPr>
          </w:p>
          <w:p w:rsidRPr="005631BB" w:rsidR="00AE6531" w:rsidP="00664EAB" w:rsidRDefault="00AE6531" w14:paraId="4AC84252" w14:textId="77777777">
            <w:pPr>
              <w:spacing w:after="80"/>
              <w:rPr>
                <w:rFonts w:eastAsia="Arial" w:cs="Arial" w:asciiTheme="minorHAnsi" w:hAnsiTheme="minorHAnsi"/>
              </w:rPr>
            </w:pPr>
          </w:p>
          <w:p w:rsidRPr="005631BB" w:rsidR="00AE6531" w:rsidP="00664EAB" w:rsidRDefault="00AE6531" w14:paraId="7FA52711" w14:textId="77777777">
            <w:pPr>
              <w:spacing w:after="80"/>
              <w:rPr>
                <w:rFonts w:eastAsia="Arial" w:cs="Arial" w:asciiTheme="minorHAnsi" w:hAnsiTheme="minorHAnsi"/>
              </w:rPr>
            </w:pPr>
          </w:p>
          <w:p w:rsidRPr="00C762D1" w:rsidR="007723F0" w:rsidRDefault="007723F0" w14:paraId="13897694" w14:textId="6CDB95A2">
            <w:pPr>
              <w:rPr>
                <w:rFonts w:eastAsia="Aptos" w:cs="Aptos" w:asciiTheme="minorHAnsi" w:hAnsiTheme="minorHAnsi"/>
              </w:rPr>
            </w:pPr>
          </w:p>
        </w:tc>
        <w:tc>
          <w:tcPr>
            <w:tcW w:w="2430" w:type="dxa"/>
            <w:tcMar>
              <w:left w:w="105" w:type="dxa"/>
              <w:right w:w="105" w:type="dxa"/>
            </w:tcMar>
          </w:tcPr>
          <w:p w:rsidRPr="00515943" w:rsidR="00AE6531" w:rsidP="00664EAB" w:rsidRDefault="00AE6531" w14:paraId="65D0ED45" w14:textId="77777777">
            <w:pPr>
              <w:rPr>
                <w:rFonts w:ascii="Arial" w:hAnsi="Arial" w:eastAsia="Arial" w:cs="Arial"/>
                <w:sz w:val="16"/>
                <w:szCs w:val="16"/>
              </w:rPr>
            </w:pPr>
            <w:r w:rsidRPr="00515943">
              <w:rPr>
                <w:rFonts w:ascii="Arial" w:hAnsi="Arial" w:eastAsia="Arial" w:cs="Arial"/>
                <w:sz w:val="16"/>
                <w:szCs w:val="16"/>
              </w:rPr>
              <w:t>Diagram: Query → Search Pipeline → Modified Query → OpenSearch → Results</w:t>
            </w:r>
          </w:p>
          <w:p w:rsidRPr="00515943" w:rsidR="00AE6531" w:rsidP="00664EAB" w:rsidRDefault="00AE6531" w14:paraId="1B2B6136" w14:textId="77777777">
            <w:pPr>
              <w:rPr>
                <w:rFonts w:ascii="Arial" w:hAnsi="Arial" w:eastAsia="Arial" w:cs="Arial"/>
                <w:sz w:val="16"/>
                <w:szCs w:val="16"/>
              </w:rPr>
            </w:pPr>
          </w:p>
          <w:p w:rsidRPr="00515943" w:rsidR="00AE6531" w:rsidP="00664EAB" w:rsidRDefault="00AE6531" w14:paraId="6A3D12BB" w14:textId="77777777">
            <w:pPr>
              <w:rPr>
                <w:rFonts w:ascii="Arial" w:hAnsi="Arial" w:eastAsia="Arial" w:cs="Arial"/>
                <w:sz w:val="16"/>
                <w:szCs w:val="16"/>
              </w:rPr>
            </w:pPr>
          </w:p>
          <w:p w:rsidRPr="00515943" w:rsidR="00AE6531" w:rsidP="00664EAB" w:rsidRDefault="00AE6531" w14:paraId="44048007" w14:textId="77777777">
            <w:pPr>
              <w:rPr>
                <w:rFonts w:ascii="Arial" w:hAnsi="Arial" w:eastAsia="Arial" w:cs="Arial"/>
                <w:sz w:val="16"/>
                <w:szCs w:val="16"/>
              </w:rPr>
            </w:pPr>
          </w:p>
          <w:p w:rsidRPr="00515943" w:rsidR="00AE6531" w:rsidP="00664EAB" w:rsidRDefault="00AE6531" w14:paraId="7BB05C30" w14:textId="77777777">
            <w:pPr>
              <w:rPr>
                <w:rFonts w:ascii="Arial" w:hAnsi="Arial" w:eastAsia="Arial" w:cs="Arial"/>
                <w:sz w:val="16"/>
                <w:szCs w:val="16"/>
              </w:rPr>
            </w:pPr>
          </w:p>
          <w:p w:rsidRPr="00515943" w:rsidR="00AE6531" w:rsidP="00664EAB" w:rsidRDefault="00AE6531" w14:paraId="37CDA0DD" w14:textId="77777777">
            <w:pPr>
              <w:rPr>
                <w:rFonts w:ascii="Arial" w:hAnsi="Arial" w:eastAsia="Arial" w:cs="Arial"/>
                <w:sz w:val="16"/>
                <w:szCs w:val="16"/>
              </w:rPr>
            </w:pPr>
          </w:p>
          <w:p w:rsidRPr="00515943" w:rsidR="00AE6531" w:rsidP="00664EAB" w:rsidRDefault="00AE6531" w14:paraId="66A108B0" w14:textId="77777777">
            <w:pPr>
              <w:rPr>
                <w:rFonts w:ascii="Arial" w:hAnsi="Arial" w:eastAsia="Arial" w:cs="Arial"/>
                <w:sz w:val="16"/>
                <w:szCs w:val="16"/>
              </w:rPr>
            </w:pPr>
          </w:p>
          <w:p w:rsidRPr="00515943" w:rsidR="00AE6531" w:rsidP="00664EAB" w:rsidRDefault="00AE6531" w14:paraId="4AD72FF0" w14:textId="77777777">
            <w:pPr>
              <w:rPr>
                <w:rFonts w:ascii="Arial" w:hAnsi="Arial" w:eastAsia="Arial" w:cs="Arial"/>
                <w:sz w:val="16"/>
                <w:szCs w:val="16"/>
              </w:rPr>
            </w:pPr>
          </w:p>
          <w:p w:rsidRPr="00515943" w:rsidR="00AE6531" w:rsidP="00664EAB" w:rsidRDefault="00AE6531" w14:paraId="3C56E886" w14:textId="77777777">
            <w:pPr>
              <w:rPr>
                <w:rFonts w:ascii="Arial" w:hAnsi="Arial" w:eastAsia="Arial" w:cs="Arial"/>
                <w:sz w:val="16"/>
                <w:szCs w:val="16"/>
              </w:rPr>
            </w:pPr>
          </w:p>
          <w:p w:rsidRPr="00515943" w:rsidR="00AE6531" w:rsidP="00664EAB" w:rsidRDefault="00AE6531" w14:paraId="6D232A74" w14:textId="77777777">
            <w:pPr>
              <w:rPr>
                <w:rFonts w:ascii="Arial" w:hAnsi="Arial" w:eastAsia="Arial" w:cs="Arial"/>
                <w:sz w:val="16"/>
                <w:szCs w:val="16"/>
              </w:rPr>
            </w:pPr>
          </w:p>
          <w:p w:rsidR="00AE6531" w:rsidP="00664EAB" w:rsidRDefault="00CB6CD7" w14:paraId="792092CE" w14:textId="361753CB">
            <w:pPr>
              <w:rPr>
                <w:rFonts w:ascii="Arial" w:hAnsi="Arial" w:eastAsia="Arial" w:cs="Arial"/>
                <w:sz w:val="16"/>
                <w:szCs w:val="16"/>
              </w:rPr>
            </w:pPr>
            <w:r>
              <w:rPr>
                <w:rFonts w:ascii="Arial" w:hAnsi="Arial" w:eastAsia="Arial" w:cs="Arial"/>
                <w:sz w:val="16"/>
                <w:szCs w:val="16"/>
              </w:rPr>
              <w:t>Text on s</w:t>
            </w:r>
            <w:r w:rsidR="00CA790E">
              <w:rPr>
                <w:rFonts w:ascii="Arial" w:hAnsi="Arial" w:eastAsia="Arial" w:cs="Arial"/>
                <w:sz w:val="16"/>
                <w:szCs w:val="16"/>
              </w:rPr>
              <w:t>creen:</w:t>
            </w:r>
          </w:p>
          <w:p w:rsidR="00CA790E" w:rsidP="00CA790E" w:rsidRDefault="00CA790E" w14:paraId="288CEF3F" w14:textId="3B91559D">
            <w:pPr>
              <w:rPr>
                <w:rFonts w:ascii="Arial" w:hAnsi="Arial" w:eastAsia="Arial" w:cs="Arial"/>
                <w:sz w:val="16"/>
                <w:szCs w:val="16"/>
              </w:rPr>
            </w:pPr>
            <w:r>
              <w:rPr>
                <w:rFonts w:ascii="Arial" w:hAnsi="Arial" w:eastAsia="Arial" w:cs="Arial"/>
                <w:sz w:val="16"/>
                <w:szCs w:val="16"/>
              </w:rPr>
              <w:t>Request processors</w:t>
            </w:r>
          </w:p>
          <w:p w:rsidR="00CA790E" w:rsidP="00CA790E" w:rsidRDefault="00CA790E" w14:paraId="64E1BD5B" w14:textId="10E8D842">
            <w:pPr>
              <w:rPr>
                <w:rFonts w:ascii="Arial" w:hAnsi="Arial" w:eastAsia="Arial" w:cs="Arial"/>
                <w:sz w:val="16"/>
                <w:szCs w:val="16"/>
              </w:rPr>
            </w:pPr>
            <w:r>
              <w:rPr>
                <w:rFonts w:ascii="Arial" w:hAnsi="Arial" w:eastAsia="Arial" w:cs="Arial"/>
                <w:sz w:val="16"/>
                <w:szCs w:val="16"/>
              </w:rPr>
              <w:t>Response processors</w:t>
            </w:r>
          </w:p>
          <w:p w:rsidRPr="000113AF" w:rsidR="00CA790E" w:rsidP="00CA790E" w:rsidRDefault="00CA790E" w14:paraId="2A43CAC2" w14:textId="4B6A9242">
            <w:pPr>
              <w:rPr>
                <w:rFonts w:ascii="Arial" w:hAnsi="Arial" w:eastAsia="Arial" w:cs="Arial"/>
                <w:sz w:val="16"/>
                <w:szCs w:val="16"/>
              </w:rPr>
            </w:pPr>
            <w:r>
              <w:rPr>
                <w:rFonts w:ascii="Arial" w:hAnsi="Arial" w:eastAsia="Arial" w:cs="Arial"/>
                <w:sz w:val="16"/>
                <w:szCs w:val="16"/>
              </w:rPr>
              <w:t>Phase results processors</w:t>
            </w:r>
          </w:p>
          <w:p w:rsidRPr="00515943" w:rsidR="00AE6531" w:rsidP="00664EAB" w:rsidRDefault="00AE6531" w14:paraId="71ACF3FA" w14:textId="77777777">
            <w:pPr>
              <w:rPr>
                <w:rFonts w:ascii="Arial" w:hAnsi="Arial" w:eastAsia="Arial" w:cs="Arial"/>
                <w:sz w:val="16"/>
                <w:szCs w:val="16"/>
              </w:rPr>
            </w:pPr>
          </w:p>
          <w:p w:rsidRPr="00515943" w:rsidR="00AE6531" w:rsidP="00664EAB" w:rsidRDefault="00AE6531" w14:paraId="1318A380" w14:textId="77777777">
            <w:pPr>
              <w:rPr>
                <w:rFonts w:ascii="Arial" w:hAnsi="Arial" w:eastAsia="Arial" w:cs="Arial"/>
                <w:sz w:val="16"/>
                <w:szCs w:val="16"/>
              </w:rPr>
            </w:pPr>
          </w:p>
          <w:p w:rsidRPr="00515943" w:rsidR="00AE6531" w:rsidP="00664EAB" w:rsidRDefault="00AE6531" w14:paraId="33452BB5" w14:textId="77777777">
            <w:pPr>
              <w:rPr>
                <w:rFonts w:ascii="Arial" w:hAnsi="Arial" w:eastAsia="Arial" w:cs="Arial"/>
                <w:sz w:val="16"/>
                <w:szCs w:val="16"/>
              </w:rPr>
            </w:pPr>
          </w:p>
          <w:p w:rsidRPr="00515943" w:rsidR="00AE6531" w:rsidP="00664EAB" w:rsidRDefault="00AE6531" w14:paraId="7FAAA028" w14:textId="77777777">
            <w:pPr>
              <w:rPr>
                <w:rFonts w:ascii="Arial" w:hAnsi="Arial" w:eastAsia="Arial" w:cs="Arial"/>
                <w:sz w:val="16"/>
                <w:szCs w:val="16"/>
              </w:rPr>
            </w:pPr>
          </w:p>
          <w:p w:rsidRPr="00515943" w:rsidR="00AE6531" w:rsidP="00664EAB" w:rsidRDefault="00AE6531" w14:paraId="4FCF23D4" w14:textId="77777777">
            <w:pPr>
              <w:rPr>
                <w:rFonts w:ascii="Arial" w:hAnsi="Arial" w:eastAsia="Arial" w:cs="Arial"/>
                <w:sz w:val="16"/>
                <w:szCs w:val="16"/>
              </w:rPr>
            </w:pPr>
          </w:p>
          <w:p w:rsidRPr="00515943" w:rsidR="00AE6531" w:rsidP="00664EAB" w:rsidRDefault="00AE6531" w14:paraId="589E5B40" w14:textId="77777777">
            <w:pPr>
              <w:rPr>
                <w:rFonts w:ascii="Arial" w:hAnsi="Arial" w:eastAsia="Arial" w:cs="Arial"/>
                <w:sz w:val="16"/>
                <w:szCs w:val="16"/>
              </w:rPr>
            </w:pPr>
          </w:p>
          <w:p w:rsidRPr="00515943" w:rsidR="00AE6531" w:rsidP="00664EAB" w:rsidRDefault="00AE6531" w14:paraId="4E1F7AEB" w14:textId="77777777">
            <w:pPr>
              <w:rPr>
                <w:rFonts w:ascii="Arial" w:hAnsi="Arial" w:eastAsia="Arial" w:cs="Arial"/>
                <w:sz w:val="16"/>
                <w:szCs w:val="16"/>
              </w:rPr>
            </w:pPr>
          </w:p>
          <w:p w:rsidRPr="00515943" w:rsidR="00AE6531" w:rsidP="00664EAB" w:rsidRDefault="00AE6531" w14:paraId="28BB6CF4" w14:textId="77777777">
            <w:pPr>
              <w:rPr>
                <w:rFonts w:ascii="Arial" w:hAnsi="Arial" w:eastAsia="Arial" w:cs="Arial"/>
                <w:sz w:val="16"/>
                <w:szCs w:val="16"/>
              </w:rPr>
            </w:pPr>
          </w:p>
          <w:p w:rsidRPr="00515943" w:rsidR="00AE6531" w:rsidP="00664EAB" w:rsidRDefault="00AE6531" w14:paraId="394F8F7A" w14:textId="77777777">
            <w:pPr>
              <w:rPr>
                <w:rFonts w:ascii="Arial" w:hAnsi="Arial" w:eastAsia="Arial" w:cs="Arial"/>
                <w:sz w:val="16"/>
                <w:szCs w:val="16"/>
              </w:rPr>
            </w:pPr>
          </w:p>
          <w:p w:rsidRPr="00515943" w:rsidR="00AE6531" w:rsidP="00664EAB" w:rsidRDefault="00AE6531" w14:paraId="3C40160F" w14:textId="77777777">
            <w:pPr>
              <w:rPr>
                <w:rFonts w:ascii="Arial" w:hAnsi="Arial" w:eastAsia="Arial" w:cs="Arial"/>
                <w:sz w:val="16"/>
                <w:szCs w:val="16"/>
              </w:rPr>
            </w:pPr>
          </w:p>
          <w:p w:rsidRPr="00515943" w:rsidR="00AE6531" w:rsidP="00664EAB" w:rsidRDefault="00AE6531" w14:paraId="019B1605" w14:textId="77777777">
            <w:pPr>
              <w:rPr>
                <w:rFonts w:ascii="Arial" w:hAnsi="Arial" w:eastAsia="Arial" w:cs="Arial"/>
                <w:sz w:val="16"/>
                <w:szCs w:val="16"/>
              </w:rPr>
            </w:pPr>
          </w:p>
          <w:p w:rsidRPr="00515943" w:rsidR="00AE6531" w:rsidP="00664EAB" w:rsidRDefault="00AE6531" w14:paraId="35A865C1" w14:textId="77777777">
            <w:pPr>
              <w:rPr>
                <w:rFonts w:ascii="Arial" w:hAnsi="Arial" w:eastAsia="Arial" w:cs="Arial"/>
                <w:sz w:val="16"/>
                <w:szCs w:val="16"/>
              </w:rPr>
            </w:pPr>
          </w:p>
          <w:p w:rsidRPr="00515943" w:rsidR="00AE6531" w:rsidP="00664EAB" w:rsidRDefault="00AE6531" w14:paraId="18546FD7" w14:textId="77777777">
            <w:pPr>
              <w:rPr>
                <w:rFonts w:ascii="Arial" w:hAnsi="Arial" w:eastAsia="Arial" w:cs="Arial"/>
                <w:sz w:val="16"/>
                <w:szCs w:val="16"/>
              </w:rPr>
            </w:pPr>
          </w:p>
          <w:p w:rsidRPr="00515943" w:rsidR="00AE6531" w:rsidP="00664EAB" w:rsidRDefault="00AE6531" w14:paraId="7A53380F" w14:textId="77777777">
            <w:pPr>
              <w:rPr>
                <w:rFonts w:ascii="Arial" w:hAnsi="Arial" w:eastAsia="Arial" w:cs="Arial"/>
                <w:sz w:val="16"/>
                <w:szCs w:val="16"/>
              </w:rPr>
            </w:pPr>
          </w:p>
          <w:p w:rsidRPr="00515943" w:rsidR="00AE6531" w:rsidP="00664EAB" w:rsidRDefault="00AE6531" w14:paraId="659A970D" w14:textId="77777777">
            <w:pPr>
              <w:rPr>
                <w:rFonts w:ascii="Arial" w:hAnsi="Arial" w:eastAsia="Arial" w:cs="Arial"/>
                <w:sz w:val="16"/>
                <w:szCs w:val="16"/>
              </w:rPr>
            </w:pPr>
          </w:p>
          <w:p w:rsidR="00AE6531" w:rsidP="00664EAB" w:rsidRDefault="00AE6531" w14:paraId="76A1B472" w14:textId="77777777">
            <w:pPr>
              <w:rPr>
                <w:rFonts w:ascii="Aptos" w:hAnsi="Aptos" w:eastAsia="Aptos" w:cs="Aptos"/>
                <w:sz w:val="16"/>
                <w:szCs w:val="16"/>
              </w:rPr>
            </w:pPr>
          </w:p>
          <w:p w:rsidR="00AE6531" w:rsidP="00664EAB" w:rsidRDefault="00AE6531" w14:paraId="34947ABE" w14:textId="77777777">
            <w:pPr>
              <w:rPr>
                <w:rFonts w:ascii="Aptos" w:hAnsi="Aptos" w:eastAsia="Aptos" w:cs="Aptos"/>
                <w:sz w:val="16"/>
                <w:szCs w:val="16"/>
              </w:rPr>
            </w:pPr>
          </w:p>
          <w:p w:rsidR="00AE6531" w:rsidP="00664EAB" w:rsidRDefault="00AE6531" w14:paraId="3F359221" w14:textId="77777777">
            <w:pPr>
              <w:rPr>
                <w:rFonts w:ascii="Aptos" w:hAnsi="Aptos" w:eastAsia="Aptos" w:cs="Aptos"/>
                <w:sz w:val="16"/>
                <w:szCs w:val="16"/>
              </w:rPr>
            </w:pPr>
          </w:p>
          <w:p w:rsidR="00AE6531" w:rsidP="00664EAB" w:rsidRDefault="00AE6531" w14:paraId="0533E44B" w14:textId="77777777">
            <w:pPr>
              <w:rPr>
                <w:rFonts w:ascii="Aptos" w:hAnsi="Aptos" w:eastAsia="Aptos" w:cs="Aptos"/>
                <w:sz w:val="16"/>
                <w:szCs w:val="16"/>
              </w:rPr>
            </w:pPr>
          </w:p>
          <w:p w:rsidRPr="00515943" w:rsidR="00AE6531" w:rsidP="00664EAB" w:rsidRDefault="00AE6531" w14:paraId="32C9BEBB" w14:textId="77777777">
            <w:pPr>
              <w:rPr>
                <w:rFonts w:ascii="Aptos" w:hAnsi="Aptos" w:eastAsia="Aptos" w:cs="Aptos"/>
                <w:sz w:val="16"/>
                <w:szCs w:val="16"/>
              </w:rPr>
            </w:pPr>
            <w:r w:rsidRPr="00515943">
              <w:rPr>
                <w:rFonts w:ascii="Aptos" w:hAnsi="Aptos" w:eastAsia="Aptos" w:cs="Aptos"/>
                <w:sz w:val="16"/>
                <w:szCs w:val="16"/>
              </w:rPr>
              <w:t xml:space="preserve">PUT /_search/pipeline/bookstore-stock-filter </w:t>
            </w:r>
          </w:p>
          <w:p w:rsidRPr="00515943" w:rsidR="00AE6531" w:rsidP="00664EAB" w:rsidRDefault="00AE6531" w14:paraId="00A6C93B" w14:textId="77777777">
            <w:pPr>
              <w:rPr>
                <w:rFonts w:ascii="Aptos" w:hAnsi="Aptos" w:eastAsia="Aptos" w:cs="Aptos"/>
                <w:sz w:val="16"/>
                <w:szCs w:val="16"/>
              </w:rPr>
            </w:pPr>
            <w:r w:rsidRPr="00515943">
              <w:rPr>
                <w:rFonts w:ascii="Aptos" w:hAnsi="Aptos" w:eastAsia="Aptos" w:cs="Aptos"/>
                <w:sz w:val="16"/>
                <w:szCs w:val="16"/>
              </w:rPr>
              <w:t>{</w:t>
            </w:r>
          </w:p>
          <w:p w:rsidRPr="00515943" w:rsidR="00AE6531" w:rsidP="00664EAB" w:rsidRDefault="00AE6531" w14:paraId="19827FE1" w14:textId="77777777">
            <w:pPr>
              <w:rPr>
                <w:rFonts w:ascii="Aptos" w:hAnsi="Aptos" w:eastAsia="Aptos" w:cs="Aptos"/>
                <w:sz w:val="16"/>
                <w:szCs w:val="16"/>
              </w:rPr>
            </w:pPr>
            <w:r w:rsidRPr="00515943">
              <w:rPr>
                <w:rFonts w:ascii="Aptos" w:hAnsi="Aptos" w:eastAsia="Aptos" w:cs="Aptos"/>
                <w:sz w:val="16"/>
                <w:szCs w:val="16"/>
              </w:rPr>
              <w:t>    "description": "Filter out-of-stock books from search results",</w:t>
            </w:r>
          </w:p>
          <w:p w:rsidRPr="00515943" w:rsidR="00AE6531" w:rsidP="00664EAB" w:rsidRDefault="00AE6531" w14:paraId="3E708AFE" w14:textId="77777777">
            <w:pPr>
              <w:rPr>
                <w:rFonts w:ascii="Aptos" w:hAnsi="Aptos" w:eastAsia="Aptos" w:cs="Aptos"/>
                <w:sz w:val="16"/>
                <w:szCs w:val="16"/>
              </w:rPr>
            </w:pPr>
            <w:r w:rsidRPr="00515943">
              <w:rPr>
                <w:rFonts w:ascii="Aptos" w:hAnsi="Aptos" w:eastAsia="Aptos" w:cs="Aptos"/>
                <w:sz w:val="16"/>
                <w:szCs w:val="16"/>
              </w:rPr>
              <w:t>    "request_processors": [</w:t>
            </w:r>
          </w:p>
          <w:p w:rsidRPr="00515943" w:rsidR="00AE6531" w:rsidP="00664EAB" w:rsidRDefault="00AE6531" w14:paraId="7E9116B6"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1F2143F2" w14:textId="77777777">
            <w:pPr>
              <w:rPr>
                <w:rFonts w:ascii="Aptos" w:hAnsi="Aptos" w:eastAsia="Aptos" w:cs="Aptos"/>
                <w:sz w:val="16"/>
                <w:szCs w:val="16"/>
              </w:rPr>
            </w:pPr>
            <w:r w:rsidRPr="00515943">
              <w:rPr>
                <w:rFonts w:ascii="Aptos" w:hAnsi="Aptos" w:eastAsia="Aptos" w:cs="Aptos"/>
                <w:sz w:val="16"/>
                <w:szCs w:val="16"/>
              </w:rPr>
              <w:t>            "filter_query": {</w:t>
            </w:r>
          </w:p>
          <w:p w:rsidRPr="00515943" w:rsidR="00AE6531" w:rsidP="00664EAB" w:rsidRDefault="00AE6531" w14:paraId="5A38701B" w14:textId="77777777">
            <w:pPr>
              <w:rPr>
                <w:rFonts w:ascii="Aptos" w:hAnsi="Aptos" w:eastAsia="Aptos" w:cs="Aptos"/>
                <w:sz w:val="16"/>
                <w:szCs w:val="16"/>
              </w:rPr>
            </w:pPr>
            <w:r w:rsidRPr="00515943">
              <w:rPr>
                <w:rFonts w:ascii="Aptos" w:hAnsi="Aptos" w:eastAsia="Aptos" w:cs="Aptos"/>
                <w:sz w:val="16"/>
                <w:szCs w:val="16"/>
              </w:rPr>
              <w:t>                "query": {</w:t>
            </w:r>
          </w:p>
          <w:p w:rsidRPr="00515943" w:rsidR="00AE6531" w:rsidP="00664EAB" w:rsidRDefault="00AE6531" w14:paraId="4231A9CE" w14:textId="77777777">
            <w:pPr>
              <w:rPr>
                <w:rFonts w:ascii="Aptos" w:hAnsi="Aptos" w:eastAsia="Aptos" w:cs="Aptos"/>
                <w:sz w:val="16"/>
                <w:szCs w:val="16"/>
              </w:rPr>
            </w:pPr>
            <w:r w:rsidRPr="00515943">
              <w:rPr>
                <w:rFonts w:ascii="Aptos" w:hAnsi="Aptos" w:eastAsia="Aptos" w:cs="Aptos"/>
                <w:sz w:val="16"/>
                <w:szCs w:val="16"/>
              </w:rPr>
              <w:t>                    "term": {</w:t>
            </w:r>
          </w:p>
          <w:p w:rsidRPr="00515943" w:rsidR="00AE6531" w:rsidP="00664EAB" w:rsidRDefault="00AE6531" w14:paraId="064C1031" w14:textId="77777777">
            <w:pPr>
              <w:rPr>
                <w:rFonts w:ascii="Aptos" w:hAnsi="Aptos" w:eastAsia="Aptos" w:cs="Aptos"/>
                <w:sz w:val="16"/>
                <w:szCs w:val="16"/>
              </w:rPr>
            </w:pPr>
            <w:r w:rsidRPr="00515943">
              <w:rPr>
                <w:rFonts w:ascii="Aptos" w:hAnsi="Aptos" w:eastAsia="Aptos" w:cs="Aptos"/>
                <w:sz w:val="16"/>
                <w:szCs w:val="16"/>
              </w:rPr>
              <w:t>                        "in_stock": true</w:t>
            </w:r>
          </w:p>
          <w:p w:rsidRPr="00515943" w:rsidR="00AE6531" w:rsidP="00664EAB" w:rsidRDefault="00AE6531" w14:paraId="2F15DECD"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75111E62"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2CC7937C" w14:textId="77777777">
            <w:pPr>
              <w:rPr>
                <w:rFonts w:ascii="Aptos" w:hAnsi="Aptos" w:eastAsia="Aptos" w:cs="Aptos"/>
                <w:sz w:val="16"/>
                <w:szCs w:val="16"/>
              </w:rPr>
            </w:pPr>
            <w:r w:rsidRPr="00515943">
              <w:rPr>
                <w:rFonts w:ascii="Aptos" w:hAnsi="Aptos" w:eastAsia="Aptos" w:cs="Aptos"/>
                <w:sz w:val="16"/>
                <w:szCs w:val="16"/>
              </w:rPr>
              <w:t>                "tag": "stock_filter"</w:t>
            </w:r>
          </w:p>
          <w:p w:rsidRPr="00515943" w:rsidR="00AE6531" w:rsidP="00664EAB" w:rsidRDefault="00AE6531" w14:paraId="7F71B583"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484D6F01"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5DA86256"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1FD16971" w14:textId="77777777">
            <w:pPr>
              <w:rPr>
                <w:rFonts w:ascii="Aptos" w:hAnsi="Aptos" w:eastAsia="Aptos" w:cs="Aptos"/>
                <w:sz w:val="16"/>
                <w:szCs w:val="16"/>
              </w:rPr>
            </w:pPr>
            <w:r w:rsidRPr="00515943">
              <w:rPr>
                <w:rFonts w:ascii="Aptos" w:hAnsi="Aptos" w:eastAsia="Aptos" w:cs="Aptos"/>
                <w:sz w:val="16"/>
                <w:szCs w:val="16"/>
              </w:rPr>
              <w:t>}</w:t>
            </w:r>
          </w:p>
          <w:p w:rsidR="00AE6531" w:rsidP="00664EAB" w:rsidRDefault="00AE6531" w14:paraId="3FC6D29E" w14:textId="77777777">
            <w:pPr>
              <w:rPr>
                <w:rFonts w:ascii="Aptos" w:hAnsi="Aptos" w:eastAsia="Aptos" w:cs="Aptos"/>
                <w:sz w:val="16"/>
                <w:szCs w:val="16"/>
              </w:rPr>
            </w:pPr>
          </w:p>
          <w:p w:rsidR="00AE6531" w:rsidP="00664EAB" w:rsidRDefault="00AE6531" w14:paraId="498AC493" w14:textId="77777777">
            <w:pPr>
              <w:rPr>
                <w:rFonts w:ascii="Aptos" w:hAnsi="Aptos" w:eastAsia="Aptos" w:cs="Aptos"/>
                <w:sz w:val="16"/>
                <w:szCs w:val="16"/>
              </w:rPr>
            </w:pPr>
          </w:p>
          <w:p w:rsidR="00AE6531" w:rsidP="00664EAB" w:rsidRDefault="00AE6531" w14:paraId="6BA418B0" w14:textId="77777777">
            <w:pPr>
              <w:rPr>
                <w:rFonts w:ascii="Aptos" w:hAnsi="Aptos" w:eastAsia="Aptos" w:cs="Aptos"/>
                <w:sz w:val="16"/>
                <w:szCs w:val="16"/>
              </w:rPr>
            </w:pPr>
          </w:p>
          <w:p w:rsidR="00AE6531" w:rsidP="00664EAB" w:rsidRDefault="00AE6531" w14:paraId="1153F740" w14:textId="77777777">
            <w:pPr>
              <w:rPr>
                <w:rFonts w:ascii="Aptos" w:hAnsi="Aptos" w:eastAsia="Aptos" w:cs="Aptos"/>
                <w:sz w:val="16"/>
                <w:szCs w:val="16"/>
              </w:rPr>
            </w:pPr>
          </w:p>
          <w:p w:rsidR="00AE6531" w:rsidP="00664EAB" w:rsidRDefault="00AE6531" w14:paraId="5D410786" w14:textId="77777777">
            <w:pPr>
              <w:rPr>
                <w:rFonts w:ascii="Aptos" w:hAnsi="Aptos" w:eastAsia="Aptos" w:cs="Aptos"/>
                <w:sz w:val="16"/>
                <w:szCs w:val="16"/>
              </w:rPr>
            </w:pPr>
          </w:p>
          <w:p w:rsidR="00AE6531" w:rsidP="00664EAB" w:rsidRDefault="00AE6531" w14:paraId="22CA7F24" w14:textId="77777777">
            <w:pPr>
              <w:rPr>
                <w:rFonts w:ascii="Aptos" w:hAnsi="Aptos" w:eastAsia="Aptos" w:cs="Aptos"/>
                <w:sz w:val="16"/>
                <w:szCs w:val="16"/>
              </w:rPr>
            </w:pPr>
          </w:p>
          <w:p w:rsidR="00AE6531" w:rsidP="00664EAB" w:rsidRDefault="00AE6531" w14:paraId="4D7C4B4A" w14:textId="77777777">
            <w:pPr>
              <w:rPr>
                <w:rFonts w:ascii="Aptos" w:hAnsi="Aptos" w:eastAsia="Aptos" w:cs="Aptos"/>
                <w:sz w:val="16"/>
                <w:szCs w:val="16"/>
              </w:rPr>
            </w:pPr>
          </w:p>
          <w:p w:rsidR="00AE6531" w:rsidP="00664EAB" w:rsidRDefault="00AE6531" w14:paraId="34612D1A" w14:textId="77777777">
            <w:pPr>
              <w:rPr>
                <w:rFonts w:ascii="Aptos" w:hAnsi="Aptos" w:eastAsia="Aptos" w:cs="Aptos"/>
                <w:sz w:val="16"/>
                <w:szCs w:val="16"/>
              </w:rPr>
            </w:pPr>
          </w:p>
          <w:p w:rsidR="00AE6531" w:rsidP="00664EAB" w:rsidRDefault="00AE6531" w14:paraId="0F0C0269" w14:textId="77777777">
            <w:pPr>
              <w:rPr>
                <w:rFonts w:ascii="Consolas" w:hAnsi="Consolas" w:eastAsia="Consolas" w:cs="Consolas"/>
                <w:sz w:val="16"/>
                <w:szCs w:val="16"/>
              </w:rPr>
            </w:pPr>
            <w:r>
              <w:rPr>
                <w:rFonts w:ascii="Consolas" w:hAnsi="Consolas" w:eastAsia="Consolas" w:cs="Consolas"/>
                <w:sz w:val="16"/>
                <w:szCs w:val="16"/>
              </w:rPr>
              <w:t>PUT /bookstore-rag/_settings {   "index.search.default_pipeline": "bookstore-stock-filter" }</w:t>
            </w:r>
          </w:p>
          <w:p w:rsidR="00AE6531" w:rsidP="00664EAB" w:rsidRDefault="00AE6531" w14:paraId="5AC51FF4" w14:textId="77777777">
            <w:pPr>
              <w:rPr>
                <w:rFonts w:ascii="Consolas" w:hAnsi="Consolas" w:eastAsia="Consolas" w:cs="Consolas"/>
                <w:sz w:val="16"/>
                <w:szCs w:val="16"/>
              </w:rPr>
            </w:pPr>
          </w:p>
          <w:p w:rsidR="00AE6531" w:rsidP="00664EAB" w:rsidRDefault="00AE6531" w14:paraId="5767BB1E" w14:textId="77777777">
            <w:pPr>
              <w:rPr>
                <w:rFonts w:ascii="Consolas" w:hAnsi="Consolas" w:eastAsia="Consolas" w:cs="Consolas"/>
                <w:sz w:val="16"/>
                <w:szCs w:val="16"/>
              </w:rPr>
            </w:pPr>
          </w:p>
          <w:p w:rsidR="00AE6531" w:rsidP="00664EAB" w:rsidRDefault="00AE6531" w14:paraId="418241D1" w14:textId="77777777">
            <w:pPr>
              <w:rPr>
                <w:rFonts w:ascii="Consolas" w:hAnsi="Consolas" w:eastAsia="Consolas" w:cs="Consolas"/>
                <w:sz w:val="16"/>
                <w:szCs w:val="16"/>
              </w:rPr>
            </w:pPr>
          </w:p>
          <w:p w:rsidR="00AE6531" w:rsidP="00664EAB" w:rsidRDefault="00AE6531" w14:paraId="3D23D98D" w14:textId="77777777">
            <w:pPr>
              <w:rPr>
                <w:rFonts w:ascii="Consolas" w:hAnsi="Consolas" w:eastAsia="Consolas" w:cs="Consolas"/>
                <w:sz w:val="16"/>
                <w:szCs w:val="16"/>
              </w:rPr>
            </w:pPr>
          </w:p>
          <w:p w:rsidR="00AE6531" w:rsidP="00664EAB" w:rsidRDefault="00AE6531" w14:paraId="235DBBE8" w14:textId="77777777">
            <w:pPr>
              <w:rPr>
                <w:rFonts w:ascii="Consolas" w:hAnsi="Consolas" w:eastAsia="Consolas" w:cs="Consolas"/>
                <w:sz w:val="16"/>
                <w:szCs w:val="16"/>
              </w:rPr>
            </w:pPr>
          </w:p>
          <w:p w:rsidR="00AE6531" w:rsidP="00664EAB" w:rsidRDefault="00AE6531" w14:paraId="5DFE8A46" w14:textId="77777777">
            <w:pPr>
              <w:rPr>
                <w:rFonts w:ascii="Consolas" w:hAnsi="Consolas" w:eastAsia="Consolas" w:cs="Consolas"/>
                <w:sz w:val="16"/>
                <w:szCs w:val="16"/>
              </w:rPr>
            </w:pPr>
          </w:p>
          <w:p w:rsidR="00AE6531" w:rsidP="00664EAB" w:rsidRDefault="00AE6531" w14:paraId="090B74DA" w14:textId="77777777">
            <w:pPr>
              <w:rPr>
                <w:rFonts w:ascii="Consolas" w:hAnsi="Consolas" w:eastAsia="Consolas" w:cs="Consolas"/>
                <w:sz w:val="16"/>
                <w:szCs w:val="16"/>
              </w:rPr>
            </w:pPr>
          </w:p>
          <w:p w:rsidRPr="00515943" w:rsidR="00AE6531" w:rsidP="00664EAB" w:rsidRDefault="00AE6531" w14:paraId="178E855F" w14:textId="77777777">
            <w:pPr>
              <w:rPr>
                <w:rFonts w:ascii="Aptos" w:hAnsi="Aptos" w:eastAsia="Aptos" w:cs="Aptos"/>
                <w:sz w:val="16"/>
                <w:szCs w:val="16"/>
              </w:rPr>
            </w:pPr>
            <w:r w:rsidRPr="00515943">
              <w:rPr>
                <w:rFonts w:ascii="Aptos" w:hAnsi="Aptos" w:eastAsia="Aptos" w:cs="Aptos"/>
                <w:sz w:val="16"/>
                <w:szCs w:val="16"/>
              </w:rPr>
              <w:t xml:space="preserve">PUT /_search/pipeline/bookstore-full-pipeline </w:t>
            </w:r>
          </w:p>
          <w:p w:rsidRPr="00515943" w:rsidR="00AE6531" w:rsidP="00664EAB" w:rsidRDefault="00AE6531" w14:paraId="519F4D80" w14:textId="77777777">
            <w:pPr>
              <w:rPr>
                <w:rFonts w:ascii="Aptos" w:hAnsi="Aptos" w:eastAsia="Aptos" w:cs="Aptos"/>
                <w:sz w:val="16"/>
                <w:szCs w:val="16"/>
              </w:rPr>
            </w:pPr>
            <w:r w:rsidRPr="00515943">
              <w:rPr>
                <w:rFonts w:ascii="Aptos" w:hAnsi="Aptos" w:eastAsia="Aptos" w:cs="Aptos"/>
                <w:sz w:val="16"/>
                <w:szCs w:val="16"/>
              </w:rPr>
              <w:t>{</w:t>
            </w:r>
          </w:p>
          <w:p w:rsidRPr="00515943" w:rsidR="00AE6531" w:rsidP="00664EAB" w:rsidRDefault="00AE6531" w14:paraId="676D05FC" w14:textId="77777777">
            <w:pPr>
              <w:rPr>
                <w:rFonts w:ascii="Aptos" w:hAnsi="Aptos" w:eastAsia="Aptos" w:cs="Aptos"/>
                <w:sz w:val="16"/>
                <w:szCs w:val="16"/>
              </w:rPr>
            </w:pPr>
            <w:r w:rsidRPr="00515943">
              <w:rPr>
                <w:rFonts w:ascii="Aptos" w:hAnsi="Aptos" w:eastAsia="Aptos" w:cs="Aptos"/>
                <w:sz w:val="16"/>
                <w:szCs w:val="16"/>
              </w:rPr>
              <w:t>    "description": "Full bookstore search pipeline",</w:t>
            </w:r>
          </w:p>
          <w:p w:rsidRPr="00515943" w:rsidR="00AE6531" w:rsidP="00664EAB" w:rsidRDefault="00AE6531" w14:paraId="5C8B7042" w14:textId="77777777">
            <w:pPr>
              <w:rPr>
                <w:rFonts w:ascii="Aptos" w:hAnsi="Aptos" w:eastAsia="Aptos" w:cs="Aptos"/>
                <w:sz w:val="16"/>
                <w:szCs w:val="16"/>
              </w:rPr>
            </w:pPr>
            <w:r w:rsidRPr="00515943">
              <w:rPr>
                <w:rFonts w:ascii="Aptos" w:hAnsi="Aptos" w:eastAsia="Aptos" w:cs="Aptos"/>
                <w:sz w:val="16"/>
                <w:szCs w:val="16"/>
              </w:rPr>
              <w:t>    "request_processors": [</w:t>
            </w:r>
          </w:p>
          <w:p w:rsidRPr="00515943" w:rsidR="00AE6531" w:rsidP="00664EAB" w:rsidRDefault="00AE6531" w14:paraId="6C5E7A67"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7F8AA6DE" w14:textId="77777777">
            <w:pPr>
              <w:rPr>
                <w:rFonts w:ascii="Aptos" w:hAnsi="Aptos" w:eastAsia="Aptos" w:cs="Aptos"/>
                <w:sz w:val="16"/>
                <w:szCs w:val="16"/>
              </w:rPr>
            </w:pPr>
            <w:r w:rsidRPr="00515943">
              <w:rPr>
                <w:rFonts w:ascii="Aptos" w:hAnsi="Aptos" w:eastAsia="Aptos" w:cs="Aptos"/>
                <w:sz w:val="16"/>
                <w:szCs w:val="16"/>
              </w:rPr>
              <w:t>            "filter_query": {</w:t>
            </w:r>
          </w:p>
          <w:p w:rsidRPr="00515943" w:rsidR="00AE6531" w:rsidP="00664EAB" w:rsidRDefault="00AE6531" w14:paraId="0530909B" w14:textId="77777777">
            <w:pPr>
              <w:rPr>
                <w:rFonts w:ascii="Aptos" w:hAnsi="Aptos" w:eastAsia="Aptos" w:cs="Aptos"/>
                <w:sz w:val="16"/>
                <w:szCs w:val="16"/>
              </w:rPr>
            </w:pPr>
            <w:r w:rsidRPr="00515943">
              <w:rPr>
                <w:rFonts w:ascii="Aptos" w:hAnsi="Aptos" w:eastAsia="Aptos" w:cs="Aptos"/>
                <w:sz w:val="16"/>
                <w:szCs w:val="16"/>
              </w:rPr>
              <w:t>                "query": {</w:t>
            </w:r>
          </w:p>
          <w:p w:rsidRPr="00515943" w:rsidR="00AE6531" w:rsidP="00664EAB" w:rsidRDefault="00AE6531" w14:paraId="33284AD3" w14:textId="77777777">
            <w:pPr>
              <w:rPr>
                <w:rFonts w:ascii="Aptos" w:hAnsi="Aptos" w:eastAsia="Aptos" w:cs="Aptos"/>
                <w:sz w:val="16"/>
                <w:szCs w:val="16"/>
              </w:rPr>
            </w:pPr>
            <w:r w:rsidRPr="00515943">
              <w:rPr>
                <w:rFonts w:ascii="Aptos" w:hAnsi="Aptos" w:eastAsia="Aptos" w:cs="Aptos"/>
                <w:sz w:val="16"/>
                <w:szCs w:val="16"/>
              </w:rPr>
              <w:t>                    "term": {</w:t>
            </w:r>
          </w:p>
          <w:p w:rsidRPr="00515943" w:rsidR="00AE6531" w:rsidP="00664EAB" w:rsidRDefault="00AE6531" w14:paraId="2BCB4331" w14:textId="77777777">
            <w:pPr>
              <w:rPr>
                <w:rFonts w:ascii="Aptos" w:hAnsi="Aptos" w:eastAsia="Aptos" w:cs="Aptos"/>
                <w:sz w:val="16"/>
                <w:szCs w:val="16"/>
              </w:rPr>
            </w:pPr>
            <w:r w:rsidRPr="00515943">
              <w:rPr>
                <w:rFonts w:ascii="Aptos" w:hAnsi="Aptos" w:eastAsia="Aptos" w:cs="Aptos"/>
                <w:sz w:val="16"/>
                <w:szCs w:val="16"/>
              </w:rPr>
              <w:t>                        "in_stock": true</w:t>
            </w:r>
          </w:p>
          <w:p w:rsidRPr="00515943" w:rsidR="00AE6531" w:rsidP="00664EAB" w:rsidRDefault="00AE6531" w14:paraId="2FDD6DAB"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5CC4FBCE"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0BFD0101" w14:textId="77777777">
            <w:pPr>
              <w:rPr>
                <w:rFonts w:ascii="Aptos" w:hAnsi="Aptos" w:eastAsia="Aptos" w:cs="Aptos"/>
                <w:sz w:val="16"/>
                <w:szCs w:val="16"/>
              </w:rPr>
            </w:pPr>
            <w:r w:rsidRPr="00515943">
              <w:rPr>
                <w:rFonts w:ascii="Aptos" w:hAnsi="Aptos" w:eastAsia="Aptos" w:cs="Aptos"/>
                <w:sz w:val="16"/>
                <w:szCs w:val="16"/>
              </w:rPr>
              <w:t>                "tag": "stock_filter"</w:t>
            </w:r>
          </w:p>
          <w:p w:rsidRPr="00515943" w:rsidR="00AE6531" w:rsidP="00664EAB" w:rsidRDefault="00AE6531" w14:paraId="041C3DD0"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4A7BFBC0"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1175CE84"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6F8068A7" w14:textId="77777777">
            <w:pPr>
              <w:rPr>
                <w:rFonts w:ascii="Aptos" w:hAnsi="Aptos" w:eastAsia="Aptos" w:cs="Aptos"/>
                <w:sz w:val="16"/>
                <w:szCs w:val="16"/>
              </w:rPr>
            </w:pPr>
            <w:r w:rsidRPr="00515943">
              <w:rPr>
                <w:rFonts w:ascii="Aptos" w:hAnsi="Aptos" w:eastAsia="Aptos" w:cs="Aptos"/>
                <w:sz w:val="16"/>
                <w:szCs w:val="16"/>
              </w:rPr>
              <w:t>    "phase_results_processors": [</w:t>
            </w:r>
          </w:p>
          <w:p w:rsidRPr="00515943" w:rsidR="00AE6531" w:rsidP="00664EAB" w:rsidRDefault="00AE6531" w14:paraId="2C3BD28B"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0E08EC5A" w14:textId="77777777">
            <w:pPr>
              <w:rPr>
                <w:rFonts w:ascii="Aptos" w:hAnsi="Aptos" w:eastAsia="Aptos" w:cs="Aptos"/>
                <w:sz w:val="16"/>
                <w:szCs w:val="16"/>
              </w:rPr>
            </w:pPr>
            <w:r w:rsidRPr="00515943">
              <w:rPr>
                <w:rFonts w:ascii="Aptos" w:hAnsi="Aptos" w:eastAsia="Aptos" w:cs="Aptos"/>
                <w:sz w:val="16"/>
                <w:szCs w:val="16"/>
              </w:rPr>
              <w:t>            "normalization-processor": {</w:t>
            </w:r>
          </w:p>
          <w:p w:rsidRPr="00515943" w:rsidR="00AE6531" w:rsidP="00664EAB" w:rsidRDefault="00AE6531" w14:paraId="075FE19C" w14:textId="77777777">
            <w:pPr>
              <w:rPr>
                <w:rFonts w:ascii="Aptos" w:hAnsi="Aptos" w:eastAsia="Aptos" w:cs="Aptos"/>
                <w:sz w:val="16"/>
                <w:szCs w:val="16"/>
              </w:rPr>
            </w:pPr>
            <w:r w:rsidRPr="00515943">
              <w:rPr>
                <w:rFonts w:ascii="Aptos" w:hAnsi="Aptos" w:eastAsia="Aptos" w:cs="Aptos"/>
                <w:sz w:val="16"/>
                <w:szCs w:val="16"/>
              </w:rPr>
              <w:t>                "normalization": {</w:t>
            </w:r>
          </w:p>
          <w:p w:rsidRPr="00515943" w:rsidR="00AE6531" w:rsidP="00664EAB" w:rsidRDefault="00AE6531" w14:paraId="045ED7E5" w14:textId="77777777">
            <w:pPr>
              <w:rPr>
                <w:rFonts w:ascii="Aptos" w:hAnsi="Aptos" w:eastAsia="Aptos" w:cs="Aptos"/>
                <w:sz w:val="16"/>
                <w:szCs w:val="16"/>
              </w:rPr>
            </w:pPr>
            <w:r w:rsidRPr="00515943">
              <w:rPr>
                <w:rFonts w:ascii="Aptos" w:hAnsi="Aptos" w:eastAsia="Aptos" w:cs="Aptos"/>
                <w:sz w:val="16"/>
                <w:szCs w:val="16"/>
              </w:rPr>
              <w:t>                    "technique": "min_max"</w:t>
            </w:r>
          </w:p>
          <w:p w:rsidRPr="00515943" w:rsidR="00AE6531" w:rsidP="00664EAB" w:rsidRDefault="00AE6531" w14:paraId="458D24D6"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52CB0BDE" w14:textId="77777777">
            <w:pPr>
              <w:rPr>
                <w:rFonts w:ascii="Aptos" w:hAnsi="Aptos" w:eastAsia="Aptos" w:cs="Aptos"/>
                <w:sz w:val="16"/>
                <w:szCs w:val="16"/>
              </w:rPr>
            </w:pPr>
            <w:r w:rsidRPr="00515943">
              <w:rPr>
                <w:rFonts w:ascii="Aptos" w:hAnsi="Aptos" w:eastAsia="Aptos" w:cs="Aptos"/>
                <w:sz w:val="16"/>
                <w:szCs w:val="16"/>
              </w:rPr>
              <w:t>                "combination": {</w:t>
            </w:r>
          </w:p>
          <w:p w:rsidRPr="00515943" w:rsidR="00AE6531" w:rsidP="00664EAB" w:rsidRDefault="00AE6531" w14:paraId="52933397" w14:textId="77777777">
            <w:pPr>
              <w:rPr>
                <w:rFonts w:ascii="Aptos" w:hAnsi="Aptos" w:eastAsia="Aptos" w:cs="Aptos"/>
                <w:sz w:val="16"/>
                <w:szCs w:val="16"/>
              </w:rPr>
            </w:pPr>
            <w:r w:rsidRPr="00515943">
              <w:rPr>
                <w:rFonts w:ascii="Aptos" w:hAnsi="Aptos" w:eastAsia="Aptos" w:cs="Aptos"/>
                <w:sz w:val="16"/>
                <w:szCs w:val="16"/>
              </w:rPr>
              <w:t>                    "technique": "arithmetic_mean",</w:t>
            </w:r>
          </w:p>
          <w:p w:rsidRPr="00515943" w:rsidR="00AE6531" w:rsidP="00664EAB" w:rsidRDefault="00AE6531" w14:paraId="742F0FEE" w14:textId="77777777">
            <w:pPr>
              <w:rPr>
                <w:rFonts w:ascii="Aptos" w:hAnsi="Aptos" w:eastAsia="Aptos" w:cs="Aptos"/>
                <w:sz w:val="16"/>
                <w:szCs w:val="16"/>
              </w:rPr>
            </w:pPr>
            <w:r w:rsidRPr="00515943">
              <w:rPr>
                <w:rFonts w:ascii="Aptos" w:hAnsi="Aptos" w:eastAsia="Aptos" w:cs="Aptos"/>
                <w:sz w:val="16"/>
                <w:szCs w:val="16"/>
              </w:rPr>
              <w:t>                    "parameters": {</w:t>
            </w:r>
          </w:p>
          <w:p w:rsidRPr="00515943" w:rsidR="00AE6531" w:rsidP="00664EAB" w:rsidRDefault="00AE6531" w14:paraId="4C8302C3" w14:textId="77777777">
            <w:pPr>
              <w:rPr>
                <w:rFonts w:ascii="Aptos" w:hAnsi="Aptos" w:eastAsia="Aptos" w:cs="Aptos"/>
                <w:sz w:val="16"/>
                <w:szCs w:val="16"/>
              </w:rPr>
            </w:pPr>
            <w:r w:rsidRPr="00515943">
              <w:rPr>
                <w:rFonts w:ascii="Aptos" w:hAnsi="Aptos" w:eastAsia="Aptos" w:cs="Aptos"/>
                <w:sz w:val="16"/>
                <w:szCs w:val="16"/>
              </w:rPr>
              <w:t>                        "weights": [</w:t>
            </w:r>
          </w:p>
          <w:p w:rsidRPr="00515943" w:rsidR="00AE6531" w:rsidP="00664EAB" w:rsidRDefault="00AE6531" w14:paraId="590DE2DB" w14:textId="77777777">
            <w:pPr>
              <w:rPr>
                <w:rFonts w:ascii="Aptos" w:hAnsi="Aptos" w:eastAsia="Aptos" w:cs="Aptos"/>
                <w:sz w:val="16"/>
                <w:szCs w:val="16"/>
              </w:rPr>
            </w:pPr>
            <w:r w:rsidRPr="00515943">
              <w:rPr>
                <w:rFonts w:ascii="Aptos" w:hAnsi="Aptos" w:eastAsia="Aptos" w:cs="Aptos"/>
                <w:sz w:val="16"/>
                <w:szCs w:val="16"/>
              </w:rPr>
              <w:t>                            0.3,</w:t>
            </w:r>
          </w:p>
          <w:p w:rsidRPr="00515943" w:rsidR="00AE6531" w:rsidP="00664EAB" w:rsidRDefault="00AE6531" w14:paraId="04C4DA9B" w14:textId="77777777">
            <w:pPr>
              <w:rPr>
                <w:rFonts w:ascii="Aptos" w:hAnsi="Aptos" w:eastAsia="Aptos" w:cs="Aptos"/>
                <w:sz w:val="16"/>
                <w:szCs w:val="16"/>
              </w:rPr>
            </w:pPr>
            <w:r w:rsidRPr="00515943">
              <w:rPr>
                <w:rFonts w:ascii="Aptos" w:hAnsi="Aptos" w:eastAsia="Aptos" w:cs="Aptos"/>
                <w:sz w:val="16"/>
                <w:szCs w:val="16"/>
              </w:rPr>
              <w:t>                            0.7</w:t>
            </w:r>
          </w:p>
          <w:p w:rsidRPr="00515943" w:rsidR="00AE6531" w:rsidP="00664EAB" w:rsidRDefault="00AE6531" w14:paraId="0F032721"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0700E705"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48AB6FFA"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73F39665"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62DD92F5"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695B9AFE" w14:textId="77777777">
            <w:pPr>
              <w:rPr>
                <w:rFonts w:ascii="Aptos" w:hAnsi="Aptos" w:eastAsia="Aptos" w:cs="Aptos"/>
                <w:sz w:val="16"/>
                <w:szCs w:val="16"/>
              </w:rPr>
            </w:pPr>
            <w:r w:rsidRPr="00515943">
              <w:rPr>
                <w:rFonts w:ascii="Aptos" w:hAnsi="Aptos" w:eastAsia="Aptos" w:cs="Aptos"/>
                <w:sz w:val="16"/>
                <w:szCs w:val="16"/>
              </w:rPr>
              <w:t>    ]</w:t>
            </w:r>
          </w:p>
          <w:p w:rsidRPr="00515943" w:rsidR="00AE6531" w:rsidP="00664EAB" w:rsidRDefault="00AE6531" w14:paraId="7A55E1E1" w14:textId="77777777">
            <w:pPr>
              <w:rPr>
                <w:rFonts w:ascii="Aptos" w:hAnsi="Aptos" w:eastAsia="Aptos" w:cs="Aptos"/>
                <w:sz w:val="16"/>
                <w:szCs w:val="16"/>
              </w:rPr>
            </w:pPr>
            <w:r w:rsidRPr="00515943">
              <w:rPr>
                <w:rFonts w:ascii="Aptos" w:hAnsi="Aptos" w:eastAsia="Aptos" w:cs="Aptos"/>
                <w:sz w:val="16"/>
                <w:szCs w:val="16"/>
              </w:rPr>
              <w:t>}</w:t>
            </w:r>
          </w:p>
          <w:p w:rsidRPr="00402891" w:rsidR="00B90DE3" w:rsidP="00723C5E" w:rsidRDefault="00B90DE3" w14:paraId="1B96D499" w14:textId="40E9D659">
            <w:pPr>
              <w:rPr>
                <w:rFonts w:ascii="Aptos" w:hAnsi="Aptos" w:eastAsia="Aptos" w:cs="Aptos"/>
              </w:rPr>
            </w:pPr>
          </w:p>
        </w:tc>
      </w:tr>
      <w:tr w:rsidRPr="00402891" w:rsidR="00E674CE" w:rsidTr="002226A0" w14:paraId="5D4D064F" w14:textId="77777777">
        <w:trPr>
          <w:trHeight w:val="302"/>
        </w:trPr>
        <w:tc>
          <w:tcPr>
            <w:tcW w:w="1253" w:type="dxa"/>
          </w:tcPr>
          <w:p w:rsidR="00E674CE" w:rsidRDefault="00AE6531" w14:paraId="0A06A10B" w14:textId="3C90A24D">
            <w:pPr>
              <w:rPr>
                <w:rFonts w:ascii="Aptos" w:hAnsi="Aptos" w:eastAsia="Aptos" w:cs="Aptos"/>
              </w:rPr>
            </w:pPr>
            <w:r>
              <w:rPr>
                <w:rFonts w:ascii="Aptos" w:hAnsi="Aptos" w:eastAsia="Aptos" w:cs="Aptos"/>
              </w:rPr>
              <w:t>Conclusion</w:t>
            </w:r>
          </w:p>
        </w:tc>
        <w:tc>
          <w:tcPr>
            <w:tcW w:w="5677" w:type="dxa"/>
            <w:tcMar>
              <w:left w:w="105" w:type="dxa"/>
              <w:right w:w="105" w:type="dxa"/>
            </w:tcMar>
          </w:tcPr>
          <w:p w:rsidRPr="00C762D1" w:rsidR="00AE6531" w:rsidP="00664EAB" w:rsidRDefault="00AE6531" w14:paraId="42C3DEAD" w14:textId="6CA0F867">
            <w:pPr>
              <w:spacing w:after="80"/>
              <w:rPr>
                <w:rFonts w:asciiTheme="minorHAnsi" w:hAnsiTheme="minorHAnsi"/>
              </w:rPr>
            </w:pPr>
            <w:r w:rsidRPr="00C762D1">
              <w:rPr>
                <w:rFonts w:eastAsia="Arial" w:cs="Arial" w:asciiTheme="minorHAnsi" w:hAnsiTheme="minorHAnsi"/>
              </w:rPr>
              <w:t>To wrap up: query optimization is where you get the fastest wins because you don’t need to re-index. Profile your queries to find bottlenecks</w:t>
            </w:r>
            <w:r w:rsidR="00226385">
              <w:rPr>
                <w:rFonts w:eastAsia="Arial" w:cs="Arial" w:asciiTheme="minorHAnsi" w:hAnsiTheme="minorHAnsi"/>
              </w:rPr>
              <w:t xml:space="preserve"> with precision</w:t>
            </w:r>
            <w:r w:rsidRPr="00C762D1">
              <w:rPr>
                <w:rFonts w:eastAsia="Arial" w:cs="Arial" w:asciiTheme="minorHAnsi" w:hAnsiTheme="minorHAnsi"/>
              </w:rPr>
              <w:t>, use the rank eval API to measure retrieval quality against known-good results, and use search pipelines to centralize query logic.</w:t>
            </w:r>
          </w:p>
          <w:p w:rsidRPr="00C762D1" w:rsidR="00AE6531" w:rsidP="00664EAB" w:rsidRDefault="00AE6531" w14:paraId="6F4277D9" w14:textId="77777777">
            <w:pPr>
              <w:rPr>
                <w:rFonts w:eastAsia="Arial" w:cs="Arial" w:asciiTheme="minorHAnsi" w:hAnsiTheme="minorHAnsi"/>
              </w:rPr>
            </w:pPr>
            <w:r w:rsidRPr="00C762D1">
              <w:rPr>
                <w:rFonts w:eastAsia="Arial" w:cs="Arial" w:asciiTheme="minorHAnsi" w:hAnsiTheme="minorHAnsi"/>
              </w:rPr>
              <w:t xml:space="preserve">These three tools together give you a feedback loop:  They measure quality, identify bottlenecks, apply fixes through pipelines, and measure again. </w:t>
            </w:r>
          </w:p>
          <w:p w:rsidRPr="00C762D1" w:rsidR="00AE6531" w:rsidP="00664EAB" w:rsidRDefault="00AE6531" w14:paraId="63FCBA57" w14:textId="77777777">
            <w:pPr>
              <w:rPr>
                <w:rFonts w:eastAsia="Arial" w:cs="Arial" w:asciiTheme="minorHAnsi" w:hAnsiTheme="minorHAnsi"/>
              </w:rPr>
            </w:pPr>
          </w:p>
          <w:p w:rsidR="00E674CE" w:rsidRDefault="00AE6531" w14:paraId="72C23B74" w14:textId="718574D8">
            <w:pPr>
              <w:rPr>
                <w:rFonts w:ascii="Aptos" w:hAnsi="Aptos" w:eastAsia="Aptos" w:cs="Aptos"/>
              </w:rPr>
            </w:pPr>
            <w:r w:rsidRPr="00C762D1">
              <w:rPr>
                <w:rFonts w:eastAsia="Arial" w:cs="Arial" w:asciiTheme="minorHAnsi" w:hAnsiTheme="minorHAnsi"/>
              </w:rPr>
              <w:t>In the next lesson, we’ll look at the OpenSearch MCP server, which is how you expose all of this to AI agents.</w:t>
            </w:r>
          </w:p>
        </w:tc>
        <w:tc>
          <w:tcPr>
            <w:tcW w:w="2430" w:type="dxa"/>
            <w:tcMar>
              <w:left w:w="105" w:type="dxa"/>
              <w:right w:w="105" w:type="dxa"/>
            </w:tcMar>
          </w:tcPr>
          <w:p w:rsidRPr="00723C5E" w:rsidR="00E674CE" w:rsidP="00723C5E" w:rsidRDefault="00AE6531" w14:paraId="206FD731" w14:textId="672D9E41">
            <w:pPr>
              <w:rPr>
                <w:rFonts w:ascii="Aptos" w:hAnsi="Aptos" w:eastAsia="Aptos" w:cs="Aptos"/>
              </w:rPr>
            </w:pPr>
            <w:r>
              <w:rPr>
                <w:rFonts w:ascii="Arial" w:hAnsi="Arial" w:eastAsia="Arial" w:cs="Arial"/>
                <w:sz w:val="18"/>
                <w:szCs w:val="18"/>
              </w:rPr>
              <w:t>Summary card: Profile → Measure → Optimize → Repeat</w:t>
            </w:r>
          </w:p>
        </w:tc>
      </w:tr>
    </w:tbl>
    <w:p w:rsidR="00C762D1" w:rsidP="00B6792A" w:rsidRDefault="00C762D1" w14:paraId="707AFD8A" w14:textId="77777777">
      <w:pPr>
        <w:rPr>
          <w:rStyle w:val="Heading2Char"/>
        </w:rPr>
      </w:pPr>
      <w:bookmarkStart w:name="_Toc1712260136" w:id="348"/>
      <w:bookmarkStart w:name="_Toc1501976374" w:id="349"/>
    </w:p>
    <w:p w:rsidR="00B6792A" w:rsidP="00B6792A" w:rsidRDefault="00B6792A" w14:paraId="75F42B05" w14:textId="491D376A">
      <w:pPr>
        <w:rPr>
          <w:rStyle w:val="Heading2Char"/>
        </w:rPr>
      </w:pPr>
      <w:bookmarkStart w:name="_Toc1982553048" w:id="350"/>
      <w:bookmarkStart w:name="_Toc619525959" w:id="351"/>
      <w:commentRangeStart w:id="352"/>
      <w:r w:rsidRPr="1316214E">
        <w:rPr>
          <w:rStyle w:val="Heading2Char"/>
        </w:rPr>
        <w:t xml:space="preserve">Lesson </w:t>
      </w:r>
      <w:r>
        <w:rPr>
          <w:rStyle w:val="Heading2Char"/>
        </w:rPr>
        <w:t>4</w:t>
      </w:r>
      <w:r w:rsidRPr="1316214E">
        <w:rPr>
          <w:rStyle w:val="Heading2Char"/>
        </w:rPr>
        <w:t>-</w:t>
      </w:r>
      <w:r>
        <w:rPr>
          <w:rStyle w:val="Heading2Char"/>
        </w:rPr>
        <w:t>4:</w:t>
      </w:r>
      <w:commentRangeEnd w:id="352"/>
      <w:r w:rsidRPr="00323AB0" w:rsidR="002226A0">
        <w:rPr>
          <w:rStyle w:val="CommentReference"/>
          <w:rFonts w:asciiTheme="majorHAnsi" w:hAnsiTheme="majorHAnsi" w:eastAsiaTheme="majorEastAsia" w:cstheme="majorBidi"/>
          <w:color w:val="0F4761" w:themeColor="accent1" w:themeShade="BF"/>
          <w:sz w:val="32"/>
          <w:szCs w:val="32"/>
        </w:rPr>
        <w:commentReference w:id="352"/>
      </w:r>
      <w:r w:rsidRPr="00323AB0">
        <w:rPr>
          <w:rStyle w:val="Heading2Char"/>
        </w:rPr>
        <w:t xml:space="preserve"> </w:t>
      </w:r>
      <w:r w:rsidRPr="186E01E4" w:rsidR="5FC71BC5">
        <w:rPr>
          <w:rStyle w:val="Heading2Char"/>
        </w:rPr>
        <w:t xml:space="preserve">Connecting AI agents to </w:t>
      </w:r>
      <w:commentRangeStart w:id="353"/>
      <w:r>
        <w:rPr>
          <w:rStyle w:val="Heading2Char"/>
        </w:rPr>
        <w:t xml:space="preserve">OpenSearch </w:t>
      </w:r>
      <w:r w:rsidRPr="186E01E4" w:rsidR="0C8FF561">
        <w:rPr>
          <w:rStyle w:val="Heading2Char"/>
        </w:rPr>
        <w:t xml:space="preserve">with the </w:t>
      </w:r>
      <w:r>
        <w:rPr>
          <w:rStyle w:val="Heading2Char"/>
        </w:rPr>
        <w:t>MCP server</w:t>
      </w:r>
      <w:bookmarkEnd w:id="348"/>
      <w:bookmarkEnd w:id="349"/>
      <w:bookmarkEnd w:id="350"/>
      <w:bookmarkEnd w:id="351"/>
      <w:commentRangeEnd w:id="353"/>
      <w:r w:rsidR="002226A0">
        <w:rPr>
          <w:rStyle w:val="CommentReference"/>
          <w:rFonts w:asciiTheme="majorHAnsi" w:hAnsiTheme="majorHAnsi" w:eastAsiaTheme="majorEastAsia" w:cstheme="majorBidi"/>
          <w:color w:val="0F4761" w:themeColor="accent1" w:themeShade="BF"/>
          <w:sz w:val="32"/>
          <w:szCs w:val="32"/>
        </w:rPr>
        <w:commentReference w:id="353"/>
      </w:r>
    </w:p>
    <w:p w:rsidR="00B6792A" w:rsidP="00B6792A" w:rsidRDefault="00B6792A" w14:paraId="33235BCC" w14:textId="2E3C106C">
      <w:r>
        <w:t xml:space="preserve">description: </w:t>
      </w:r>
      <w:r w:rsidRPr="186E01E4" w:rsidR="6C8E8968">
        <w:rPr>
          <w:rFonts w:ascii="system-ui" w:hAnsi="system-ui" w:eastAsia="system-ui" w:cs="system-ui"/>
          <w:i/>
          <w:iCs/>
          <w:color w:val="333333"/>
          <w:sz w:val="19"/>
          <w:szCs w:val="19"/>
        </w:rPr>
        <w:t xml:space="preserve"> </w:t>
      </w:r>
      <w:del w:author="Yancey, Michelle" w:date="2026-04-03T17:22:00Z" w16du:dateUtc="2026-04-03T21:22:00Z" w:id="355">
        <w:r w:rsidRPr="186E01E4" w:rsidDel="009D7940" w:rsidR="6C8E8968">
          <w:rPr>
            <w:rFonts w:ascii="system-ui" w:hAnsi="system-ui" w:eastAsia="system-ui" w:cs="system-ui"/>
            <w:i/>
            <w:iCs/>
            <w:color w:val="333333"/>
            <w:sz w:val="19"/>
            <w:szCs w:val="19"/>
          </w:rPr>
          <w:delText xml:space="preserve">The </w:delText>
        </w:r>
      </w:del>
      <w:r w:rsidRPr="186E01E4" w:rsidR="6C8E8968">
        <w:rPr>
          <w:rFonts w:ascii="system-ui" w:hAnsi="system-ui" w:eastAsia="system-ui" w:cs="system-ui"/>
          <w:i/>
          <w:iCs/>
          <w:color w:val="333333"/>
          <w:sz w:val="19"/>
          <w:szCs w:val="19"/>
        </w:rPr>
        <w:t>Model Context Protocol lets AI agents interact with OpenSearch through a standardized interface, eliminating the need for custom integration code. You'll enable the built-in MCP server with a single cluster setting, connect an external LLM using the ML Commons connector framework, and register a conversational agent equipped with tools to discover indexes, read field mappings, and run search queries using the ReAct reasoning pattern.</w:t>
      </w:r>
    </w:p>
    <w:tbl>
      <w:tblPr>
        <w:tblStyle w:val="TableGrid"/>
        <w:tblW w:w="0" w:type="auto"/>
        <w:tblLook w:val="06A0" w:firstRow="1" w:lastRow="0" w:firstColumn="1" w:lastColumn="0" w:noHBand="1" w:noVBand="1"/>
      </w:tblPr>
      <w:tblGrid>
        <w:gridCol w:w="4135"/>
        <w:gridCol w:w="2613"/>
        <w:gridCol w:w="2602"/>
      </w:tblGrid>
      <w:tr w:rsidR="00D81473" w14:paraId="599177A7" w14:textId="77777777">
        <w:trPr>
          <w:trHeight w:val="300"/>
        </w:trPr>
        <w:tc>
          <w:tcPr>
            <w:tcW w:w="3120" w:type="dxa"/>
          </w:tcPr>
          <w:p w:rsidR="00B6792A" w:rsidRDefault="00B6792A" w14:paraId="6E857A0C" w14:textId="77777777">
            <w:pPr>
              <w:rPr>
                <w:color w:val="EE0000"/>
              </w:rPr>
            </w:pPr>
            <w:r w:rsidRPr="7E660D2E">
              <w:rPr>
                <w:color w:val="EE0000"/>
              </w:rPr>
              <w:t>Reviewer</w:t>
            </w:r>
          </w:p>
        </w:tc>
        <w:tc>
          <w:tcPr>
            <w:tcW w:w="3120" w:type="dxa"/>
          </w:tcPr>
          <w:p w:rsidR="00B6792A" w:rsidRDefault="00B6792A" w14:paraId="11A80F81" w14:textId="77777777">
            <w:pPr>
              <w:rPr>
                <w:color w:val="EE0000"/>
              </w:rPr>
            </w:pPr>
            <w:r w:rsidRPr="7E660D2E">
              <w:rPr>
                <w:color w:val="EE0000"/>
              </w:rPr>
              <w:t>Approved? Date?</w:t>
            </w:r>
          </w:p>
        </w:tc>
        <w:tc>
          <w:tcPr>
            <w:tcW w:w="3120" w:type="dxa"/>
          </w:tcPr>
          <w:p w:rsidR="00B6792A" w:rsidRDefault="00B6792A" w14:paraId="77678620" w14:textId="77777777">
            <w:pPr>
              <w:rPr>
                <w:color w:val="EE0000"/>
              </w:rPr>
            </w:pPr>
            <w:r w:rsidRPr="7E660D2E">
              <w:rPr>
                <w:color w:val="EE0000"/>
              </w:rPr>
              <w:t>Additional comments if any</w:t>
            </w:r>
          </w:p>
        </w:tc>
      </w:tr>
      <w:tr w:rsidR="00D81473" w14:paraId="12FD4B7C" w14:textId="77777777">
        <w:trPr>
          <w:trHeight w:val="300"/>
        </w:trPr>
        <w:tc>
          <w:tcPr>
            <w:tcW w:w="3120" w:type="dxa"/>
          </w:tcPr>
          <w:p w:rsidR="00B6792A" w:rsidRDefault="00B6792A" w14:paraId="3CA82F97" w14:textId="77777777">
            <w:pPr>
              <w:rPr>
                <w:color w:val="EE0000"/>
              </w:rPr>
            </w:pPr>
            <w:r w:rsidRPr="7E660D2E">
              <w:rPr>
                <w:color w:val="EE0000"/>
              </w:rPr>
              <w:t>Brian</w:t>
            </w:r>
          </w:p>
        </w:tc>
        <w:tc>
          <w:tcPr>
            <w:tcW w:w="3120" w:type="dxa"/>
          </w:tcPr>
          <w:p w:rsidR="002E22A4" w:rsidRDefault="00B6792A" w14:paraId="0D99CB83" w14:textId="77777777">
            <w:r>
              <w:t xml:space="preserve"> </w:t>
            </w:r>
            <w:r w:rsidR="3388CE15">
              <w:t>Reviewed 2/17</w:t>
            </w:r>
            <w:r w:rsidR="00D22D9D">
              <w:t xml:space="preserve"> </w:t>
            </w:r>
          </w:p>
          <w:p w:rsidR="00B6792A" w:rsidRDefault="00D22D9D" w14:paraId="1B36793E" w14:textId="635D4E82">
            <w:r>
              <w:t>Approved</w:t>
            </w:r>
            <w:r w:rsidR="002E22A4">
              <w:t xml:space="preserve"> 2/25</w:t>
            </w:r>
          </w:p>
        </w:tc>
        <w:tc>
          <w:tcPr>
            <w:tcW w:w="3120" w:type="dxa"/>
          </w:tcPr>
          <w:p w:rsidR="00B6792A" w:rsidRDefault="3388CE15" w14:paraId="13D5FAA5" w14:textId="75DF78E0">
            <w:pPr>
              <w:rPr>
                <w:color w:val="EE0000"/>
              </w:rPr>
            </w:pPr>
            <w:r w:rsidRPr="05E3FB64">
              <w:rPr>
                <w:color w:val="EE0000"/>
              </w:rPr>
              <w:t>Sent back with comments</w:t>
            </w:r>
          </w:p>
        </w:tc>
      </w:tr>
      <w:tr w:rsidR="00D81473" w14:paraId="5BA09489" w14:textId="77777777">
        <w:trPr>
          <w:trHeight w:val="300"/>
        </w:trPr>
        <w:tc>
          <w:tcPr>
            <w:tcW w:w="3120" w:type="dxa"/>
          </w:tcPr>
          <w:p w:rsidR="00B6792A" w:rsidRDefault="00B6792A" w14:paraId="1A4588B9" w14:textId="726EB5E2">
            <w:pPr>
              <w:rPr>
                <w:color w:val="EE0000"/>
              </w:rPr>
            </w:pPr>
            <w:commentRangeStart w:id="356"/>
            <w:commentRangeStart w:id="357"/>
            <w:commentRangeStart w:id="358"/>
            <w:commentRangeStart w:id="359"/>
            <w:r w:rsidRPr="7E660D2E">
              <w:rPr>
                <w:color w:val="EE0000"/>
              </w:rPr>
              <w:t>Alex or Muneer</w:t>
            </w:r>
            <w:commentRangeEnd w:id="356"/>
            <w:r w:rsidR="00E674CE">
              <w:rPr>
                <w:rStyle w:val="CommentReference"/>
                <w:color w:val="EE0000"/>
                <w:sz w:val="24"/>
                <w:szCs w:val="24"/>
              </w:rPr>
              <w:commentReference w:id="356"/>
            </w:r>
            <w:commentRangeEnd w:id="357"/>
            <w:r>
              <w:rPr>
                <w:rStyle w:val="CommentReference"/>
              </w:rPr>
              <w:commentReference w:id="357"/>
            </w:r>
            <w:commentRangeEnd w:id="358"/>
            <w:r>
              <w:rPr>
                <w:rStyle w:val="CommentReference"/>
              </w:rPr>
              <w:commentReference w:id="358"/>
            </w:r>
            <w:commentRangeEnd w:id="359"/>
            <w:r>
              <w:rPr>
                <w:rStyle w:val="CommentReference"/>
              </w:rPr>
              <w:commentReference w:id="359"/>
            </w:r>
          </w:p>
        </w:tc>
        <w:tc>
          <w:tcPr>
            <w:tcW w:w="3120" w:type="dxa"/>
          </w:tcPr>
          <w:p w:rsidR="00B6792A" w:rsidRDefault="3B22E345" w14:paraId="789AEF47" w14:textId="6A3D8F9D">
            <w:r>
              <w:t>Approved 2/27</w:t>
            </w:r>
          </w:p>
        </w:tc>
        <w:tc>
          <w:tcPr>
            <w:tcW w:w="3120" w:type="dxa"/>
          </w:tcPr>
          <w:p w:rsidR="00B6792A" w:rsidRDefault="00B6792A" w14:paraId="6ADA8155" w14:textId="77777777">
            <w:pPr>
              <w:rPr>
                <w:color w:val="EE0000"/>
              </w:rPr>
            </w:pPr>
          </w:p>
        </w:tc>
      </w:tr>
      <w:tr w:rsidR="00D81473" w14:paraId="6A5E9BBD" w14:textId="77777777">
        <w:trPr>
          <w:trHeight w:val="300"/>
        </w:trPr>
        <w:tc>
          <w:tcPr>
            <w:tcW w:w="3120" w:type="dxa"/>
          </w:tcPr>
          <w:p w:rsidR="00B6792A" w:rsidRDefault="00B6792A" w14:paraId="3A6F32F2" w14:textId="77777777">
            <w:pPr>
              <w:rPr>
                <w:color w:val="EE0000"/>
              </w:rPr>
            </w:pPr>
            <w:r w:rsidRPr="7E660D2E">
              <w:rPr>
                <w:color w:val="EE0000"/>
              </w:rPr>
              <w:t>Michelle</w:t>
            </w:r>
          </w:p>
        </w:tc>
        <w:tc>
          <w:tcPr>
            <w:tcW w:w="3120" w:type="dxa"/>
          </w:tcPr>
          <w:p w:rsidR="00B6792A" w:rsidRDefault="00A938A6" w14:paraId="57024C53" w14:textId="272F4E4F">
            <w:pPr>
              <w:rPr>
                <w:color w:val="EE0000"/>
              </w:rPr>
            </w:pPr>
            <w:r>
              <w:rPr>
                <w:color w:val="EE0000"/>
              </w:rPr>
              <w:t xml:space="preserve">Approved </w:t>
            </w:r>
            <w:r w:rsidR="001955FF">
              <w:rPr>
                <w:color w:val="EE0000"/>
              </w:rPr>
              <w:t>March 2</w:t>
            </w:r>
          </w:p>
        </w:tc>
        <w:tc>
          <w:tcPr>
            <w:tcW w:w="3120" w:type="dxa"/>
          </w:tcPr>
          <w:p w:rsidR="00B6792A" w:rsidRDefault="001955FF" w14:paraId="0E36E0E6" w14:textId="2F704F1B">
            <w:pPr>
              <w:rPr>
                <w:color w:val="EE0000"/>
              </w:rPr>
            </w:pPr>
            <w:r>
              <w:rPr>
                <w:color w:val="EE0000"/>
              </w:rPr>
              <w:t>Tracked changes</w:t>
            </w:r>
          </w:p>
        </w:tc>
      </w:tr>
    </w:tbl>
    <w:p w:rsidR="00B6792A" w:rsidP="00B6792A" w:rsidRDefault="00B6792A" w14:paraId="4A8986BD" w14:textId="77777777">
      <w:pPr>
        <w:rPr>
          <w:color w:val="EE0000"/>
        </w:rPr>
      </w:pPr>
    </w:p>
    <w:tbl>
      <w:tblPr>
        <w:tblpPr w:leftFromText="180" w:rightFromText="180" w:vertAnchor="text" w:tblpY="1"/>
        <w:tblOverlap w:val="nev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130"/>
        <w:gridCol w:w="5075"/>
        <w:gridCol w:w="3145"/>
      </w:tblGrid>
      <w:tr w:rsidRPr="00E81B27" w:rsidR="00A2673D" w:rsidTr="00C762D1" w14:paraId="1F1D9BCE" w14:textId="77777777">
        <w:trPr>
          <w:trHeight w:val="710"/>
          <w:tblHeader/>
        </w:trPr>
        <w:tc>
          <w:tcPr>
            <w:tcW w:w="604" w:type="pct"/>
            <w:shd w:val="clear" w:color="auto" w:fill="FFFFFF" w:themeFill="background1"/>
            <w:noWrap/>
            <w:tcMar>
              <w:top w:w="0" w:type="dxa"/>
              <w:left w:w="0" w:type="dxa"/>
              <w:bottom w:w="0" w:type="dxa"/>
              <w:right w:w="0" w:type="dxa"/>
            </w:tcMar>
            <w:vAlign w:val="bottom"/>
            <w:hideMark/>
          </w:tcPr>
          <w:p w:rsidRPr="00E81B27" w:rsidR="00E81B27" w:rsidP="000D19CC" w:rsidRDefault="00E81B27" w14:paraId="4D2BCDAB" w14:textId="77777777">
            <w:r w:rsidRPr="00E81B27">
              <w:t>Chapter Title</w:t>
            </w:r>
          </w:p>
        </w:tc>
        <w:tc>
          <w:tcPr>
            <w:tcW w:w="2714" w:type="pct"/>
            <w:shd w:val="clear" w:color="auto" w:fill="FFFFFF" w:themeFill="background1"/>
            <w:noWrap/>
            <w:tcMar>
              <w:top w:w="0" w:type="dxa"/>
              <w:left w:w="0" w:type="dxa"/>
              <w:bottom w:w="0" w:type="dxa"/>
              <w:right w:w="0" w:type="dxa"/>
            </w:tcMar>
            <w:vAlign w:val="bottom"/>
            <w:hideMark/>
          </w:tcPr>
          <w:p w:rsidRPr="00E81B27" w:rsidR="00E81B27" w:rsidP="000D19CC" w:rsidRDefault="0064108D" w14:paraId="247DFA88" w14:textId="590C0E8B">
            <w:r>
              <w:t>Voice Over</w:t>
            </w:r>
          </w:p>
        </w:tc>
        <w:tc>
          <w:tcPr>
            <w:tcW w:w="1682" w:type="pct"/>
            <w:shd w:val="clear" w:color="auto" w:fill="FFFFFF" w:themeFill="background1"/>
            <w:noWrap/>
            <w:tcMar>
              <w:top w:w="0" w:type="dxa"/>
              <w:left w:w="0" w:type="dxa"/>
              <w:bottom w:w="0" w:type="dxa"/>
              <w:right w:w="0" w:type="dxa"/>
            </w:tcMar>
            <w:vAlign w:val="bottom"/>
            <w:hideMark/>
          </w:tcPr>
          <w:p w:rsidRPr="00E81B27" w:rsidR="00E81B27" w:rsidP="000D19CC" w:rsidRDefault="0064108D" w14:paraId="1000EBFB" w14:textId="670A9F33">
            <w:r>
              <w:t>Visuals</w:t>
            </w:r>
          </w:p>
        </w:tc>
      </w:tr>
      <w:tr w:rsidRPr="00E81B27" w:rsidR="00D64F2A" w:rsidTr="00275F69" w14:paraId="753D915A" w14:textId="77777777">
        <w:trPr>
          <w:trHeight w:val="1717"/>
        </w:trPr>
        <w:tc>
          <w:tcPr>
            <w:tcW w:w="604" w:type="pct"/>
            <w:shd w:val="clear" w:color="auto" w:fill="FFFFFF" w:themeFill="background1"/>
            <w:noWrap/>
            <w:tcMar>
              <w:top w:w="0" w:type="dxa"/>
              <w:left w:w="0" w:type="dxa"/>
              <w:bottom w:w="0" w:type="dxa"/>
              <w:right w:w="0" w:type="dxa"/>
            </w:tcMar>
            <w:hideMark/>
          </w:tcPr>
          <w:p w:rsidRPr="00E81B27" w:rsidR="00E81B27" w:rsidP="000D19CC" w:rsidRDefault="00E81B27" w14:paraId="4DEEF04C" w14:textId="46D5F266">
            <w:r w:rsidRPr="00E81B27">
              <w:t>Intro</w:t>
            </w:r>
          </w:p>
        </w:tc>
        <w:tc>
          <w:tcPr>
            <w:tcW w:w="2714" w:type="pct"/>
            <w:shd w:val="clear" w:color="auto" w:fill="FFFFFF" w:themeFill="background1"/>
            <w:noWrap/>
            <w:tcMar>
              <w:top w:w="0" w:type="dxa"/>
              <w:left w:w="0" w:type="dxa"/>
              <w:bottom w:w="0" w:type="dxa"/>
              <w:right w:w="0" w:type="dxa"/>
            </w:tcMar>
            <w:hideMark/>
          </w:tcPr>
          <w:p w:rsidR="0064108D" w:rsidP="00376156" w:rsidRDefault="0064108D" w14:paraId="0590BC15" w14:textId="32D5FE54">
            <w:pPr>
              <w:spacing w:after="80"/>
              <w:rPr>
                <w:rFonts w:eastAsia="Arial" w:cs="Arial" w:asciiTheme="minorHAnsi" w:hAnsiTheme="minorHAnsi"/>
              </w:rPr>
            </w:pPr>
            <w:r w:rsidRPr="00A8624C">
              <w:rPr>
                <w:rFonts w:eastAsia="Arial" w:cs="Arial" w:asciiTheme="minorHAnsi" w:hAnsiTheme="minorHAnsi"/>
              </w:rPr>
              <w:t xml:space="preserve">So far in this chapter we’ve optimized our RAG pipeline from </w:t>
            </w:r>
            <w:r w:rsidR="002E33A2">
              <w:rPr>
                <w:rFonts w:eastAsia="Arial" w:cs="Arial" w:asciiTheme="minorHAnsi" w:hAnsiTheme="minorHAnsi"/>
              </w:rPr>
              <w:t>top to bottom.</w:t>
            </w:r>
            <w:r w:rsidR="006B60DE">
              <w:rPr>
                <w:rFonts w:eastAsia="Arial" w:cs="Arial" w:asciiTheme="minorHAnsi" w:hAnsiTheme="minorHAnsi"/>
              </w:rPr>
              <w:t xml:space="preserve"> But how </w:t>
            </w:r>
            <w:r w:rsidR="006B7EC5">
              <w:rPr>
                <w:rFonts w:eastAsia="Arial" w:cs="Arial" w:asciiTheme="minorHAnsi" w:hAnsiTheme="minorHAnsi"/>
              </w:rPr>
              <w:t>d</w:t>
            </w:r>
            <w:r w:rsidR="006B60DE">
              <w:rPr>
                <w:rFonts w:eastAsia="Arial" w:cs="Arial" w:asciiTheme="minorHAnsi" w:hAnsiTheme="minorHAnsi"/>
              </w:rPr>
              <w:t>o AI agents actually interact with OpenSearch?</w:t>
            </w:r>
            <w:r w:rsidR="00577FE7">
              <w:rPr>
                <w:rFonts w:eastAsia="Arial" w:cs="Arial" w:asciiTheme="minorHAnsi" w:hAnsiTheme="minorHAnsi"/>
              </w:rPr>
              <w:t xml:space="preserve"> The answer is the Model Context Protocol, or MCP. </w:t>
            </w:r>
            <w:r w:rsidRPr="00A8624C">
              <w:rPr>
                <w:rFonts w:eastAsia="Arial" w:cs="Arial" w:asciiTheme="minorHAnsi" w:hAnsiTheme="minorHAnsi"/>
              </w:rPr>
              <w:t xml:space="preserve"> </w:t>
            </w:r>
          </w:p>
          <w:p w:rsidRPr="00A8624C" w:rsidR="00A8624C" w:rsidP="00376156" w:rsidRDefault="00A8624C" w14:paraId="210A1CBF" w14:textId="77777777">
            <w:pPr>
              <w:spacing w:after="80"/>
              <w:rPr>
                <w:rFonts w:asciiTheme="minorHAnsi" w:hAnsiTheme="minorHAnsi"/>
              </w:rPr>
            </w:pPr>
          </w:p>
          <w:p w:rsidRPr="00E81B27" w:rsidR="00E81B27" w:rsidP="000D19CC" w:rsidRDefault="0064108D" w14:paraId="628571DE" w14:textId="52F58B27">
            <w:r w:rsidRPr="00A8624C">
              <w:rPr>
                <w:rFonts w:eastAsia="Arial" w:cs="Arial" w:asciiTheme="minorHAnsi" w:hAnsiTheme="minorHAnsi"/>
              </w:rPr>
              <w:t>In this lesson we’ll cover what MCP is, why it matters for OpenSearch, then we’ll walk through the full setup</w:t>
            </w:r>
            <w:r w:rsidR="009D5333">
              <w:rPr>
                <w:rFonts w:eastAsia="Arial" w:cs="Arial" w:asciiTheme="minorHAnsi" w:hAnsiTheme="minorHAnsi"/>
              </w:rPr>
              <w:t xml:space="preserve"> from </w:t>
            </w:r>
            <w:r w:rsidRPr="00A8624C">
              <w:rPr>
                <w:rFonts w:eastAsia="Arial" w:cs="Arial" w:asciiTheme="minorHAnsi" w:hAnsiTheme="minorHAnsi"/>
              </w:rPr>
              <w:t>enabling the built-in MCP server</w:t>
            </w:r>
            <w:r w:rsidR="009D5333">
              <w:rPr>
                <w:rFonts w:eastAsia="Arial" w:cs="Arial" w:asciiTheme="minorHAnsi" w:hAnsiTheme="minorHAnsi"/>
              </w:rPr>
              <w:t xml:space="preserve"> and </w:t>
            </w:r>
            <w:r w:rsidRPr="00A8624C">
              <w:rPr>
                <w:rFonts w:eastAsia="Arial" w:cs="Arial" w:asciiTheme="minorHAnsi" w:hAnsiTheme="minorHAnsi"/>
              </w:rPr>
              <w:t>connecting an LLM</w:t>
            </w:r>
            <w:r w:rsidR="009D5333">
              <w:rPr>
                <w:rFonts w:eastAsia="Arial" w:cs="Arial" w:asciiTheme="minorHAnsi" w:hAnsiTheme="minorHAnsi"/>
              </w:rPr>
              <w:t xml:space="preserve"> to</w:t>
            </w:r>
            <w:r w:rsidRPr="00A8624C">
              <w:rPr>
                <w:rFonts w:eastAsia="Arial" w:cs="Arial" w:asciiTheme="minorHAnsi" w:hAnsiTheme="minorHAnsi"/>
              </w:rPr>
              <w:t xml:space="preserve"> registering an agent with tools and running it all against our bookstore.</w:t>
            </w:r>
          </w:p>
        </w:tc>
        <w:tc>
          <w:tcPr>
            <w:tcW w:w="1682" w:type="pct"/>
            <w:shd w:val="clear" w:color="auto" w:fill="FFFFFF" w:themeFill="background1"/>
            <w:noWrap/>
            <w:tcMar>
              <w:top w:w="0" w:type="dxa"/>
              <w:left w:w="0" w:type="dxa"/>
              <w:bottom w:w="0" w:type="dxa"/>
              <w:right w:w="0" w:type="dxa"/>
            </w:tcMar>
            <w:hideMark/>
          </w:tcPr>
          <w:p w:rsidRPr="00E81B27" w:rsidR="00E81B27" w:rsidP="000D19CC" w:rsidRDefault="0064108D" w14:paraId="346E3ED2" w14:textId="3A21BFCF">
            <w:r>
              <w:rPr>
                <w:rFonts w:ascii="Arial" w:hAnsi="Arial" w:eastAsia="Arial" w:cs="Arial"/>
                <w:sz w:val="18"/>
                <w:szCs w:val="18"/>
              </w:rPr>
              <w:t>Architecture diagram: AI Agent ↔ MCP Protocol ↔ OpenSearch MCP Server ↔ OpenSearch Cluster</w:t>
            </w:r>
          </w:p>
        </w:tc>
      </w:tr>
      <w:tr w:rsidRPr="00E81B27" w:rsidR="00D64F2A" w:rsidTr="00275F69" w14:paraId="2CFFB2E3" w14:textId="77777777">
        <w:trPr>
          <w:trHeight w:val="1024"/>
        </w:trPr>
        <w:tc>
          <w:tcPr>
            <w:tcW w:w="604" w:type="pct"/>
            <w:shd w:val="clear" w:color="auto" w:fill="FFFFFF" w:themeFill="background1"/>
            <w:noWrap/>
            <w:tcMar>
              <w:top w:w="0" w:type="dxa"/>
              <w:left w:w="0" w:type="dxa"/>
              <w:bottom w:w="0" w:type="dxa"/>
              <w:right w:w="0" w:type="dxa"/>
            </w:tcMar>
            <w:hideMark/>
          </w:tcPr>
          <w:p w:rsidRPr="00E81B27" w:rsidR="00E81B27" w:rsidP="000D19CC" w:rsidRDefault="0064108D" w14:paraId="55FE27F3" w14:textId="0D0D4623">
            <w:r>
              <w:t>What is MCP?</w:t>
            </w:r>
          </w:p>
        </w:tc>
        <w:tc>
          <w:tcPr>
            <w:tcW w:w="2714" w:type="pct"/>
            <w:shd w:val="clear" w:color="auto" w:fill="FFFFFF" w:themeFill="background1"/>
            <w:noWrap/>
            <w:tcMar>
              <w:top w:w="0" w:type="dxa"/>
              <w:left w:w="0" w:type="dxa"/>
              <w:bottom w:w="0" w:type="dxa"/>
              <w:right w:w="0" w:type="dxa"/>
            </w:tcMar>
            <w:hideMark/>
          </w:tcPr>
          <w:p w:rsidRPr="00A8624C" w:rsidR="0064108D" w:rsidP="00376156" w:rsidRDefault="0064108D" w14:paraId="5ED8DDE8" w14:textId="77777777">
            <w:pPr>
              <w:spacing w:after="80"/>
              <w:rPr>
                <w:rFonts w:eastAsia="Arial" w:cs="Arial" w:asciiTheme="minorHAnsi" w:hAnsiTheme="minorHAnsi"/>
              </w:rPr>
            </w:pPr>
            <w:r w:rsidRPr="00A8624C">
              <w:rPr>
                <w:rFonts w:eastAsia="Arial" w:cs="Arial" w:asciiTheme="minorHAnsi" w:hAnsiTheme="minorHAnsi"/>
              </w:rPr>
              <w:t xml:space="preserve">MCP is an open protocol, originally created by Anthropic, that standardizes how AI applications connect to external data sources and tools. </w:t>
            </w:r>
          </w:p>
          <w:p w:rsidRPr="00A8624C" w:rsidR="0064108D" w:rsidP="00376156" w:rsidRDefault="0064108D" w14:paraId="40C5E59F" w14:textId="77777777">
            <w:pPr>
              <w:spacing w:after="80"/>
              <w:rPr>
                <w:rFonts w:eastAsia="Arial" w:cs="Arial" w:asciiTheme="minorHAnsi" w:hAnsiTheme="minorHAnsi"/>
              </w:rPr>
            </w:pPr>
          </w:p>
          <w:p w:rsidR="0064108D" w:rsidP="00376156" w:rsidRDefault="0064108D" w14:paraId="0306E486" w14:textId="0DFC9489">
            <w:pPr>
              <w:spacing w:after="80"/>
              <w:rPr>
                <w:rFonts w:eastAsia="Arial" w:cs="Arial" w:asciiTheme="minorHAnsi" w:hAnsiTheme="minorHAnsi"/>
              </w:rPr>
            </w:pPr>
            <w:r>
              <w:rPr>
                <w:rFonts w:eastAsia="Arial"/>
              </w:rPr>
              <w:t xml:space="preserve"> </w:t>
            </w:r>
            <w:r w:rsidRPr="005313C2" w:rsidR="005313C2">
              <w:rPr>
                <w:rFonts w:eastAsia="Arial" w:cs="Arial" w:asciiTheme="minorHAnsi" w:hAnsiTheme="minorHAnsi"/>
              </w:rPr>
              <w:t xml:space="preserve">Without it, every agent </w:t>
            </w:r>
            <w:r w:rsidR="005313C2">
              <w:rPr>
                <w:rFonts w:eastAsia="Arial" w:cs="Arial" w:asciiTheme="minorHAnsi" w:hAnsiTheme="minorHAnsi"/>
              </w:rPr>
              <w:t>would need</w:t>
            </w:r>
            <w:r w:rsidRPr="005313C2" w:rsidR="005313C2">
              <w:rPr>
                <w:rFonts w:eastAsia="Arial" w:cs="Arial" w:asciiTheme="minorHAnsi" w:hAnsiTheme="minorHAnsi"/>
              </w:rPr>
              <w:t xml:space="preserve"> custom code for every data source.</w:t>
            </w:r>
            <w:r w:rsidRPr="00A8624C">
              <w:rPr>
                <w:rFonts w:eastAsia="Arial" w:cs="Arial" w:asciiTheme="minorHAnsi" w:hAnsiTheme="minorHAnsi"/>
              </w:rPr>
              <w:t xml:space="preserve"> With MCP, you expose your data through a standardized interface, and any MCP-compatible AI client can discover and use it.</w:t>
            </w:r>
          </w:p>
          <w:p w:rsidRPr="00A8624C" w:rsidR="000C16C7" w:rsidP="00376156" w:rsidRDefault="000C16C7" w14:paraId="78F518E0" w14:textId="77777777">
            <w:pPr>
              <w:spacing w:after="80"/>
              <w:rPr>
                <w:rFonts w:asciiTheme="minorHAnsi" w:hAnsiTheme="minorHAnsi"/>
              </w:rPr>
            </w:pPr>
          </w:p>
          <w:p w:rsidRPr="00A8624C" w:rsidR="0064108D" w:rsidP="00376156" w:rsidRDefault="0064108D" w14:paraId="3A79A167" w14:textId="77777777">
            <w:pPr>
              <w:spacing w:after="80"/>
              <w:rPr>
                <w:rFonts w:eastAsia="Arial" w:cs="Arial" w:asciiTheme="minorHAnsi" w:hAnsiTheme="minorHAnsi"/>
              </w:rPr>
            </w:pPr>
            <w:r w:rsidRPr="00A8624C">
              <w:rPr>
                <w:rFonts w:eastAsia="Arial" w:cs="Arial" w:asciiTheme="minorHAnsi" w:hAnsiTheme="minorHAnsi"/>
              </w:rPr>
              <w:t xml:space="preserve">The protocol defines three things an MCP server can expose: </w:t>
            </w:r>
          </w:p>
          <w:p w:rsidRPr="00A8624C" w:rsidR="0064108D" w:rsidP="00376156" w:rsidRDefault="0064108D" w14:paraId="6731B327" w14:textId="77777777">
            <w:pPr>
              <w:pStyle w:val="ListParagraph"/>
              <w:numPr>
                <w:ilvl w:val="0"/>
                <w:numId w:val="45"/>
              </w:numPr>
              <w:spacing w:after="80"/>
              <w:rPr>
                <w:rFonts w:asciiTheme="minorHAnsi" w:hAnsiTheme="minorHAnsi"/>
              </w:rPr>
            </w:pPr>
            <w:r w:rsidRPr="00A8624C">
              <w:rPr>
                <w:rFonts w:eastAsia="Arial" w:cs="Arial" w:asciiTheme="minorHAnsi" w:hAnsiTheme="minorHAnsi"/>
              </w:rPr>
              <w:t xml:space="preserve">tools, which are actions the agent can invoke like running a search query; </w:t>
            </w:r>
          </w:p>
          <w:p w:rsidRPr="00A8624C" w:rsidR="0064108D" w:rsidP="00376156" w:rsidRDefault="0064108D" w14:paraId="78B2BBA0" w14:textId="77777777">
            <w:pPr>
              <w:pStyle w:val="ListParagraph"/>
              <w:numPr>
                <w:ilvl w:val="0"/>
                <w:numId w:val="45"/>
              </w:numPr>
              <w:spacing w:after="80"/>
              <w:rPr>
                <w:rFonts w:asciiTheme="minorHAnsi" w:hAnsiTheme="minorHAnsi"/>
              </w:rPr>
            </w:pPr>
            <w:r w:rsidRPr="00A8624C">
              <w:rPr>
                <w:rFonts w:eastAsia="Arial" w:cs="Arial" w:asciiTheme="minorHAnsi" w:hAnsiTheme="minorHAnsi"/>
              </w:rPr>
              <w:t xml:space="preserve">resources, which are data the agent can read like an index mapping; </w:t>
            </w:r>
          </w:p>
          <w:p w:rsidRPr="00A8624C" w:rsidR="0064108D" w:rsidP="00376156" w:rsidRDefault="0064108D" w14:paraId="7BD4EEDE" w14:textId="77777777">
            <w:pPr>
              <w:pStyle w:val="ListParagraph"/>
              <w:numPr>
                <w:ilvl w:val="0"/>
                <w:numId w:val="45"/>
              </w:numPr>
              <w:spacing w:after="80"/>
              <w:rPr>
                <w:rFonts w:asciiTheme="minorHAnsi" w:hAnsiTheme="minorHAnsi"/>
              </w:rPr>
            </w:pPr>
            <w:r w:rsidRPr="00A8624C">
              <w:rPr>
                <w:rFonts w:eastAsia="Arial" w:cs="Arial" w:asciiTheme="minorHAnsi" w:hAnsiTheme="minorHAnsi"/>
              </w:rPr>
              <w:t>and prompts, which are pre-built templates for common operations.</w:t>
            </w:r>
          </w:p>
          <w:p w:rsidRPr="00E81B27" w:rsidR="00E81B27" w:rsidP="000D19CC" w:rsidRDefault="00155438" w14:paraId="124F71AB" w14:textId="5314E6DD">
            <w:r w:rsidRPr="00155438">
              <w:rPr>
                <w:rFonts w:eastAsia="Arial" w:cs="Arial" w:asciiTheme="minorHAnsi" w:hAnsiTheme="minorHAnsi"/>
              </w:rPr>
              <w:t>For OpenSearch, this means an AI agent can discover your bookstore index, understand its fields, and run searches, all without custom integration code.</w:t>
            </w:r>
            <w:r>
              <w:rPr>
                <w:rFonts w:eastAsia="Arial" w:cs="Arial" w:asciiTheme="minorHAnsi" w:hAnsiTheme="minorHAnsi"/>
              </w:rPr>
              <w:t xml:space="preserve"> </w:t>
            </w:r>
            <w:r w:rsidRPr="00A8624C" w:rsidR="0064108D">
              <w:rPr>
                <w:rFonts w:eastAsia="Arial" w:cs="Arial" w:asciiTheme="minorHAnsi" w:hAnsiTheme="minorHAnsi"/>
              </w:rPr>
              <w:t>The agent uses MCP to discover what’s available and how to use it.</w:t>
            </w:r>
          </w:p>
        </w:tc>
        <w:tc>
          <w:tcPr>
            <w:tcW w:w="1682" w:type="pct"/>
            <w:shd w:val="clear" w:color="auto" w:fill="FFFFFF" w:themeFill="background1"/>
            <w:noWrap/>
            <w:tcMar>
              <w:top w:w="0" w:type="dxa"/>
              <w:left w:w="0" w:type="dxa"/>
              <w:bottom w:w="0" w:type="dxa"/>
              <w:right w:w="0" w:type="dxa"/>
            </w:tcMar>
            <w:hideMark/>
          </w:tcPr>
          <w:p w:rsidR="0064108D" w:rsidP="00376156" w:rsidRDefault="0064108D" w14:paraId="3A33E302" w14:textId="77777777">
            <w:r>
              <w:rPr>
                <w:rFonts w:ascii="Arial" w:hAnsi="Arial" w:eastAsia="Arial" w:cs="Arial"/>
                <w:sz w:val="18"/>
                <w:szCs w:val="18"/>
              </w:rPr>
              <w:t>Diagram: Without MCP (many custom connections) vs With MCP (standardized interface)  Three icons: Tools / Resources / Prompts with examples</w:t>
            </w:r>
          </w:p>
          <w:p w:rsidR="0064108D" w:rsidP="00376156" w:rsidRDefault="0064108D" w14:paraId="739893AC" w14:textId="77777777"/>
          <w:p w:rsidR="0064108D" w:rsidP="00376156" w:rsidRDefault="0064108D" w14:paraId="3F66266B" w14:textId="77777777"/>
          <w:p w:rsidR="0064108D" w:rsidP="00376156" w:rsidRDefault="0064108D" w14:paraId="4CDCB727" w14:textId="77777777"/>
          <w:p w:rsidR="0064108D" w:rsidP="00376156" w:rsidRDefault="0064108D" w14:paraId="4A6B3CAB" w14:textId="77777777"/>
          <w:p w:rsidR="0064108D" w:rsidP="00376156" w:rsidRDefault="0064108D" w14:paraId="0F033C5F" w14:textId="77777777"/>
          <w:p w:rsidR="0064108D" w:rsidP="00376156" w:rsidRDefault="0064108D" w14:paraId="0A2FD099" w14:textId="77777777"/>
          <w:p w:rsidR="0064108D" w:rsidP="00376156" w:rsidRDefault="0064108D" w14:paraId="67622704" w14:textId="77777777"/>
          <w:p w:rsidR="0064108D" w:rsidP="00376156" w:rsidRDefault="0064108D" w14:paraId="3B7FAF74" w14:textId="77777777"/>
          <w:p w:rsidR="0064108D" w:rsidP="00376156" w:rsidRDefault="0064108D" w14:paraId="2C7AB74E" w14:textId="77777777"/>
          <w:p w:rsidR="0064108D" w:rsidP="00376156" w:rsidRDefault="0064108D" w14:paraId="7AD6EDB8" w14:textId="77777777"/>
          <w:p w:rsidR="0064108D" w:rsidP="00376156" w:rsidRDefault="0064108D" w14:paraId="226AA980" w14:textId="77777777"/>
          <w:p w:rsidR="0064108D" w:rsidP="00376156" w:rsidRDefault="0064108D" w14:paraId="70F55E80" w14:textId="77777777"/>
          <w:p w:rsidR="0064108D" w:rsidP="00376156" w:rsidRDefault="00705D10" w14:paraId="10374DE3" w14:textId="12B68A45">
            <w:r>
              <w:t>Text on screen:</w:t>
            </w:r>
          </w:p>
          <w:p w:rsidR="00705D10" w:rsidP="00376156" w:rsidRDefault="00705D10" w14:paraId="49EE59A2" w14:textId="4B737378">
            <w:r>
              <w:t>Tools</w:t>
            </w:r>
          </w:p>
          <w:p w:rsidR="00705D10" w:rsidP="00376156" w:rsidRDefault="00705D10" w14:paraId="0A43E295" w14:textId="625147D5">
            <w:r>
              <w:t>Resources</w:t>
            </w:r>
          </w:p>
          <w:p w:rsidR="00705D10" w:rsidP="00376156" w:rsidRDefault="00705D10" w14:paraId="13DC553F" w14:textId="67B2A54C">
            <w:r>
              <w:t>Prompts</w:t>
            </w:r>
          </w:p>
          <w:p w:rsidR="0064108D" w:rsidP="00376156" w:rsidRDefault="0064108D" w14:paraId="34B3BAD5" w14:textId="77777777"/>
          <w:p w:rsidR="0064108D" w:rsidP="00376156" w:rsidRDefault="0064108D" w14:paraId="6E134E26" w14:textId="77777777"/>
          <w:p w:rsidRPr="00E81B27" w:rsidR="00E81B27" w:rsidP="000D19CC" w:rsidRDefault="00E81B27" w14:paraId="0CC85F2D" w14:textId="5A4C3FAE"/>
        </w:tc>
      </w:tr>
      <w:tr w:rsidRPr="00E81B27" w:rsidR="00D64F2A" w:rsidTr="00275F69" w14:paraId="5C7CAAA8" w14:textId="77777777">
        <w:trPr>
          <w:trHeight w:val="3765"/>
        </w:trPr>
        <w:tc>
          <w:tcPr>
            <w:tcW w:w="604" w:type="pct"/>
            <w:shd w:val="clear" w:color="auto" w:fill="FFFFFF" w:themeFill="background1"/>
            <w:noWrap/>
            <w:tcMar>
              <w:top w:w="0" w:type="dxa"/>
              <w:left w:w="0" w:type="dxa"/>
              <w:bottom w:w="0" w:type="dxa"/>
              <w:right w:w="0" w:type="dxa"/>
            </w:tcMar>
            <w:hideMark/>
          </w:tcPr>
          <w:p w:rsidRPr="00E81B27" w:rsidR="00E81B27" w:rsidP="000D19CC" w:rsidRDefault="0064108D" w14:paraId="687E7E56" w14:textId="15E85326">
            <w:r>
              <w:t>Why MCP for OpenSearch?</w:t>
            </w:r>
          </w:p>
        </w:tc>
        <w:tc>
          <w:tcPr>
            <w:tcW w:w="2714" w:type="pct"/>
            <w:shd w:val="clear" w:color="auto" w:fill="FFFFFF" w:themeFill="background1"/>
            <w:noWrap/>
            <w:tcMar>
              <w:top w:w="0" w:type="dxa"/>
              <w:left w:w="0" w:type="dxa"/>
              <w:bottom w:w="0" w:type="dxa"/>
              <w:right w:w="0" w:type="dxa"/>
            </w:tcMar>
            <w:hideMark/>
          </w:tcPr>
          <w:p w:rsidRPr="003C540A" w:rsidR="0064108D" w:rsidP="00376156" w:rsidRDefault="0064108D" w14:paraId="55798987" w14:textId="5D0B4584">
            <w:pPr>
              <w:spacing w:after="80"/>
              <w:rPr>
                <w:rFonts w:eastAsia="Arial" w:cs="Arial" w:asciiTheme="minorHAnsi" w:hAnsiTheme="minorHAnsi"/>
              </w:rPr>
            </w:pPr>
            <w:r w:rsidRPr="003C540A">
              <w:rPr>
                <w:rFonts w:eastAsia="Arial" w:cs="Arial" w:asciiTheme="minorHAnsi" w:hAnsiTheme="minorHAnsi"/>
              </w:rPr>
              <w:t>There are two standout reasons to set up MCP with OpenSearch. First, it’s becoming an industry standard</w:t>
            </w:r>
            <w:r w:rsidRPr="003C540A" w:rsidR="005419A1">
              <w:rPr>
                <w:rFonts w:eastAsia="Arial" w:cs="Arial" w:asciiTheme="minorHAnsi" w:hAnsiTheme="minorHAnsi"/>
              </w:rPr>
              <w:t xml:space="preserve"> adopted by Claude, GPT-based agents, and </w:t>
            </w:r>
            <w:r w:rsidRPr="003C540A" w:rsidR="0022774F">
              <w:rPr>
                <w:rFonts w:eastAsia="Arial" w:cs="Arial" w:asciiTheme="minorHAnsi" w:hAnsiTheme="minorHAnsi"/>
              </w:rPr>
              <w:t xml:space="preserve">other AI frameworks. </w:t>
            </w:r>
            <w:r w:rsidRPr="08388028" w:rsidR="51A851F4">
              <w:rPr>
                <w:rFonts w:eastAsia="Arial" w:cs="Arial" w:asciiTheme="minorHAnsi" w:hAnsiTheme="minorHAnsi"/>
              </w:rPr>
              <w:t>.</w:t>
            </w:r>
          </w:p>
          <w:p w:rsidRPr="003C540A" w:rsidR="0022774F" w:rsidP="00376156" w:rsidRDefault="0022774F" w14:paraId="7FA57B3D" w14:textId="77777777">
            <w:pPr>
              <w:spacing w:after="80"/>
              <w:rPr>
                <w:rFonts w:asciiTheme="minorHAnsi" w:hAnsiTheme="minorHAnsi"/>
              </w:rPr>
            </w:pPr>
          </w:p>
          <w:p w:rsidRPr="003C540A" w:rsidR="002B3026" w:rsidP="000D19CC" w:rsidRDefault="0064108D" w14:paraId="243C964E" w14:textId="78068E05">
            <w:pPr>
              <w:rPr>
                <w:rFonts w:eastAsia="Arial" w:cs="Arial" w:asciiTheme="minorHAnsi" w:hAnsiTheme="minorHAnsi"/>
              </w:rPr>
            </w:pPr>
            <w:r w:rsidRPr="003C540A">
              <w:rPr>
                <w:rFonts w:eastAsia="Arial" w:cs="Arial" w:asciiTheme="minorHAnsi" w:hAnsiTheme="minorHAnsi"/>
              </w:rPr>
              <w:t>Second, it enables agentic AI workflows. Instead of a human writing every OpenSearch query, an</w:t>
            </w:r>
            <w:r w:rsidRPr="003C540A" w:rsidDel="0022774F">
              <w:rPr>
                <w:rFonts w:eastAsia="Arial" w:cs="Arial" w:asciiTheme="minorHAnsi" w:hAnsiTheme="minorHAnsi"/>
              </w:rPr>
              <w:t xml:space="preserve"> </w:t>
            </w:r>
            <w:r w:rsidRPr="003C540A">
              <w:rPr>
                <w:rFonts w:eastAsia="Arial" w:cs="Arial" w:asciiTheme="minorHAnsi" w:hAnsiTheme="minorHAnsi"/>
              </w:rPr>
              <w:t xml:space="preserve">agent can decide what to search for, construct the query, run it, evaluate the results, and refine its approach. </w:t>
            </w:r>
          </w:p>
          <w:p w:rsidRPr="003C540A" w:rsidR="002B3026" w:rsidP="000D19CC" w:rsidRDefault="002B3026" w14:paraId="2B4E8B9F" w14:textId="77777777">
            <w:pPr>
              <w:rPr>
                <w:rFonts w:eastAsia="Arial" w:cs="Arial" w:asciiTheme="minorHAnsi" w:hAnsiTheme="minorHAnsi"/>
              </w:rPr>
            </w:pPr>
          </w:p>
          <w:p w:rsidRPr="003C540A" w:rsidR="002B3026" w:rsidP="000D19CC" w:rsidRDefault="002B3026" w14:paraId="27BA71DB" w14:textId="44CBA301">
            <w:pPr>
              <w:rPr>
                <w:rFonts w:eastAsia="Arial" w:cs="Arial" w:asciiTheme="minorHAnsi" w:hAnsiTheme="minorHAnsi"/>
              </w:rPr>
            </w:pPr>
            <w:r w:rsidRPr="003C540A">
              <w:rPr>
                <w:rFonts w:eastAsia="Arial" w:cs="Arial" w:asciiTheme="minorHAnsi" w:hAnsiTheme="minorHAnsi"/>
              </w:rPr>
              <w:t xml:space="preserve">Imaging a customer asking, ‘find me something like the last book I loved.” The agent can handle that entire complex </w:t>
            </w:r>
            <w:r w:rsidRPr="003C540A" w:rsidR="00314218">
              <w:rPr>
                <w:rFonts w:eastAsia="Arial" w:cs="Arial" w:asciiTheme="minorHAnsi" w:hAnsiTheme="minorHAnsi"/>
              </w:rPr>
              <w:t xml:space="preserve">retrieval chain </w:t>
            </w:r>
            <w:r w:rsidRPr="003C540A">
              <w:rPr>
                <w:rFonts w:eastAsia="Arial" w:cs="Arial" w:asciiTheme="minorHAnsi" w:hAnsiTheme="minorHAnsi"/>
              </w:rPr>
              <w:t xml:space="preserve">autonomously. </w:t>
            </w:r>
          </w:p>
          <w:p w:rsidRPr="00E81B27" w:rsidR="00E81B27" w:rsidP="000D19CC" w:rsidRDefault="00E81B27" w14:paraId="57C19B35" w14:textId="020C7A2B"/>
        </w:tc>
        <w:tc>
          <w:tcPr>
            <w:tcW w:w="1682" w:type="pct"/>
            <w:shd w:val="clear" w:color="auto" w:fill="FFFFFF" w:themeFill="background1"/>
            <w:noWrap/>
            <w:tcMar>
              <w:top w:w="0" w:type="dxa"/>
              <w:left w:w="0" w:type="dxa"/>
              <w:bottom w:w="0" w:type="dxa"/>
              <w:right w:w="0" w:type="dxa"/>
            </w:tcMar>
            <w:hideMark/>
          </w:tcPr>
          <w:p w:rsidRPr="00E81B27" w:rsidR="00E81B27" w:rsidP="000D19CC" w:rsidRDefault="0064108D" w14:paraId="396C24A9" w14:textId="53D6443E">
            <w:r>
              <w:rPr>
                <w:rFonts w:ascii="Arial" w:hAnsi="Arial" w:eastAsia="Arial" w:cs="Arial"/>
                <w:sz w:val="18"/>
                <w:szCs w:val="18"/>
              </w:rPr>
              <w:t>Split screen: Industry adoption / Agentic workflow diagram</w:t>
            </w:r>
          </w:p>
        </w:tc>
      </w:tr>
      <w:tr w:rsidRPr="00E81B27" w:rsidR="00D64F2A" w:rsidTr="00275F69" w14:paraId="307CF16E" w14:textId="77777777">
        <w:trPr>
          <w:trHeight w:val="1706"/>
        </w:trPr>
        <w:tc>
          <w:tcPr>
            <w:tcW w:w="604" w:type="pct"/>
            <w:shd w:val="clear" w:color="auto" w:fill="FFFFFF" w:themeFill="background1"/>
            <w:noWrap/>
            <w:tcMar>
              <w:top w:w="0" w:type="dxa"/>
              <w:left w:w="0" w:type="dxa"/>
              <w:bottom w:w="0" w:type="dxa"/>
              <w:right w:w="0" w:type="dxa"/>
            </w:tcMar>
            <w:hideMark/>
          </w:tcPr>
          <w:p w:rsidRPr="00E81B27" w:rsidR="00E81B27" w:rsidP="000D19CC" w:rsidRDefault="0064108D" w14:paraId="35ABE352" w14:textId="63D65D1A">
            <w:r>
              <w:t xml:space="preserve">Step 1: Enable the MCP </w:t>
            </w:r>
            <w:r w:rsidR="00406F05">
              <w:t>s</w:t>
            </w:r>
            <w:r>
              <w:t>erver</w:t>
            </w:r>
          </w:p>
        </w:tc>
        <w:tc>
          <w:tcPr>
            <w:tcW w:w="2714" w:type="pct"/>
            <w:shd w:val="clear" w:color="auto" w:fill="FFFFFF" w:themeFill="background1"/>
            <w:noWrap/>
            <w:tcMar>
              <w:top w:w="0" w:type="dxa"/>
              <w:left w:w="0" w:type="dxa"/>
              <w:bottom w:w="0" w:type="dxa"/>
              <w:right w:w="0" w:type="dxa"/>
            </w:tcMar>
            <w:hideMark/>
          </w:tcPr>
          <w:p w:rsidRPr="000279E6" w:rsidR="0064108D" w:rsidP="00376156" w:rsidRDefault="0064108D" w14:paraId="21685D66" w14:textId="77777777">
            <w:pPr>
              <w:spacing w:after="80"/>
              <w:rPr>
                <w:rFonts w:eastAsia="Arial" w:cs="Arial" w:asciiTheme="minorHAnsi" w:hAnsiTheme="minorHAnsi"/>
              </w:rPr>
            </w:pPr>
            <w:r w:rsidRPr="000279E6">
              <w:rPr>
                <w:rFonts w:eastAsia="Arial" w:cs="Arial" w:asciiTheme="minorHAnsi" w:hAnsiTheme="minorHAnsi"/>
              </w:rPr>
              <w:t xml:space="preserve">Starting in OpenSearch 3.0, the MCP server ships as part of the ML Commons plugin. </w:t>
            </w:r>
          </w:p>
          <w:p w:rsidRPr="000279E6" w:rsidR="0064108D" w:rsidP="00376156" w:rsidRDefault="0064108D" w14:paraId="3BD3E78C" w14:textId="77777777">
            <w:pPr>
              <w:spacing w:after="80"/>
              <w:rPr>
                <w:rFonts w:eastAsia="Arial" w:cs="Arial" w:asciiTheme="minorHAnsi" w:hAnsiTheme="minorHAnsi"/>
              </w:rPr>
            </w:pPr>
            <w:r w:rsidRPr="000279E6">
              <w:rPr>
                <w:rFonts w:eastAsia="Arial" w:cs="Arial" w:asciiTheme="minorHAnsi" w:hAnsiTheme="minorHAnsi"/>
              </w:rPr>
              <w:t>In 3.3, it gained a Streamable HTTP transport at the /_plugins/_ml/mcp endpoint. You just need to flip a cluster setting to turn it on.</w:t>
            </w:r>
          </w:p>
          <w:p w:rsidRPr="000279E6" w:rsidR="0064108D" w:rsidP="00376156" w:rsidRDefault="0064108D" w14:paraId="4B66C95D" w14:textId="77777777">
            <w:pPr>
              <w:spacing w:after="80"/>
              <w:rPr>
                <w:rFonts w:eastAsia="Arial" w:cs="Arial" w:asciiTheme="minorHAnsi" w:hAnsiTheme="minorHAnsi"/>
              </w:rPr>
            </w:pPr>
          </w:p>
          <w:p w:rsidRPr="000279E6" w:rsidR="0064108D" w:rsidP="00376156" w:rsidRDefault="0064108D" w14:paraId="4147D704" w14:textId="77777777">
            <w:pPr>
              <w:spacing w:after="80"/>
              <w:rPr>
                <w:rFonts w:eastAsia="Arial" w:cs="Arial" w:asciiTheme="minorHAnsi" w:hAnsiTheme="minorHAnsi"/>
              </w:rPr>
            </w:pPr>
          </w:p>
          <w:p w:rsidRPr="000279E6" w:rsidR="0064108D" w:rsidP="00376156" w:rsidRDefault="0064108D" w14:paraId="7C10934F" w14:textId="77777777">
            <w:pPr>
              <w:spacing w:after="80"/>
              <w:rPr>
                <w:rFonts w:eastAsia="Arial" w:cs="Arial" w:asciiTheme="minorHAnsi" w:hAnsiTheme="minorHAnsi"/>
              </w:rPr>
            </w:pPr>
          </w:p>
          <w:p w:rsidRPr="00E81B27" w:rsidR="00E81B27" w:rsidRDefault="0064108D" w14:paraId="1E3C9709" w14:textId="44064E33">
            <w:pPr>
              <w:spacing w:after="80"/>
              <w:rPr>
                <w:rFonts w:asciiTheme="minorHAnsi" w:hAnsiTheme="minorHAnsi"/>
              </w:rPr>
              <w:pPrChange w:author="Yancey, Michelle" w:date="2026-03-02T17:25:00Z" w16du:dateUtc="2026-03-02T22:25:00Z" w:id="363">
                <w:pPr>
                  <w:framePr w:hSpace="180" w:wrap="around" w:hAnchor="text" w:vAnchor="text" w:y="1"/>
                  <w:suppressOverlap/>
                </w:pPr>
              </w:pPrChange>
            </w:pPr>
            <w:r w:rsidRPr="000279E6">
              <w:rPr>
                <w:rFonts w:eastAsia="Arial" w:cs="Arial" w:asciiTheme="minorHAnsi" w:hAnsiTheme="minorHAnsi"/>
              </w:rPr>
              <w:t>That’s it. Your OpenSearch cluster is now an MCP server. Any MCP client can connect to it at /_plugins/_ml/mcp/sse for SSE transport or /_plugins/_ml/mcp for Streamable HTTP, discover the available tools, and start calling them.</w:t>
            </w:r>
          </w:p>
        </w:tc>
        <w:tc>
          <w:tcPr>
            <w:tcW w:w="1682" w:type="pct"/>
            <w:shd w:val="clear" w:color="auto" w:fill="FFFFFF" w:themeFill="background1"/>
            <w:noWrap/>
            <w:tcMar>
              <w:top w:w="0" w:type="dxa"/>
              <w:left w:w="0" w:type="dxa"/>
              <w:bottom w:w="0" w:type="dxa"/>
              <w:right w:w="0" w:type="dxa"/>
            </w:tcMar>
            <w:hideMark/>
          </w:tcPr>
          <w:p w:rsidR="0064108D" w:rsidP="00376156" w:rsidRDefault="0064108D" w14:paraId="5A777885" w14:textId="77777777">
            <w:pPr>
              <w:rPr>
                <w:rFonts w:ascii="Arial" w:hAnsi="Arial" w:eastAsia="Arial" w:cs="Arial"/>
                <w:sz w:val="18"/>
                <w:szCs w:val="18"/>
              </w:rPr>
            </w:pPr>
            <w:r>
              <w:rPr>
                <w:rFonts w:ascii="Arial" w:hAnsi="Arial" w:eastAsia="Arial" w:cs="Arial"/>
                <w:sz w:val="18"/>
                <w:szCs w:val="18"/>
              </w:rPr>
              <w:t>Terminal: enabling MCP with cluster settings  Highlight the endpoint URLs</w:t>
            </w:r>
          </w:p>
          <w:p w:rsidR="0064108D" w:rsidP="00376156" w:rsidRDefault="0064108D" w14:paraId="34576E8B" w14:textId="77777777">
            <w:pPr>
              <w:rPr>
                <w:rFonts w:ascii="Arial" w:hAnsi="Arial" w:eastAsia="Arial" w:cs="Arial"/>
                <w:sz w:val="18"/>
                <w:szCs w:val="18"/>
              </w:rPr>
            </w:pPr>
          </w:p>
          <w:p w:rsidR="0064108D" w:rsidP="00376156" w:rsidRDefault="0064108D" w14:paraId="19389760" w14:textId="77777777">
            <w:pPr>
              <w:rPr>
                <w:rFonts w:ascii="Arial" w:hAnsi="Arial" w:eastAsia="Arial" w:cs="Arial"/>
                <w:sz w:val="18"/>
                <w:szCs w:val="18"/>
              </w:rPr>
            </w:pPr>
          </w:p>
          <w:p w:rsidR="0064108D" w:rsidP="00376156" w:rsidRDefault="0064108D" w14:paraId="2B13FF4A" w14:textId="77777777">
            <w:pPr>
              <w:rPr>
                <w:rFonts w:ascii="Arial" w:hAnsi="Arial" w:eastAsia="Arial" w:cs="Arial"/>
                <w:sz w:val="18"/>
                <w:szCs w:val="18"/>
              </w:rPr>
            </w:pPr>
          </w:p>
          <w:p w:rsidR="0064108D" w:rsidP="00376156" w:rsidRDefault="0064108D" w14:paraId="39358350" w14:textId="77777777">
            <w:r w:rsidRPr="001571AF">
              <w:t>PUT /_cluster/settings {   "persistent": {     "plugins.ml_commons.mcp_server_enabled": "true"   } }</w:t>
            </w:r>
          </w:p>
          <w:p w:rsidRPr="00E81B27" w:rsidR="00E81B27" w:rsidP="000D19CC" w:rsidRDefault="00E81B27" w14:paraId="157AEA5F" w14:textId="75445B82"/>
        </w:tc>
      </w:tr>
      <w:tr w:rsidRPr="00E81B27" w:rsidR="00D64F2A" w:rsidTr="00275F69" w14:paraId="573CD993" w14:textId="77777777">
        <w:trPr>
          <w:trHeight w:val="1717"/>
        </w:trPr>
        <w:tc>
          <w:tcPr>
            <w:tcW w:w="604" w:type="pct"/>
            <w:shd w:val="clear" w:color="auto" w:fill="FFFFFF" w:themeFill="background1"/>
            <w:noWrap/>
            <w:tcMar>
              <w:top w:w="0" w:type="dxa"/>
              <w:left w:w="0" w:type="dxa"/>
              <w:bottom w:w="0" w:type="dxa"/>
              <w:right w:w="0" w:type="dxa"/>
            </w:tcMar>
            <w:hideMark/>
          </w:tcPr>
          <w:p w:rsidRPr="00E81B27" w:rsidR="00E81B27" w:rsidP="000D19CC" w:rsidRDefault="0064108D" w14:paraId="4446CC8C" w14:textId="4CBF8812">
            <w:r>
              <w:rPr>
                <w:rFonts w:ascii="Arial" w:hAnsi="Arial" w:eastAsia="Arial" w:cs="Arial"/>
                <w:sz w:val="18"/>
                <w:szCs w:val="18"/>
              </w:rPr>
              <w:t>Step 2: Connect an LLM</w:t>
            </w:r>
          </w:p>
        </w:tc>
        <w:tc>
          <w:tcPr>
            <w:tcW w:w="2714" w:type="pct"/>
            <w:shd w:val="clear" w:color="auto" w:fill="FFFFFF" w:themeFill="background1"/>
            <w:noWrap/>
            <w:tcMar>
              <w:top w:w="0" w:type="dxa"/>
              <w:left w:w="0" w:type="dxa"/>
              <w:bottom w:w="0" w:type="dxa"/>
              <w:right w:w="0" w:type="dxa"/>
            </w:tcMar>
            <w:hideMark/>
          </w:tcPr>
          <w:p w:rsidR="0064108D" w:rsidP="00376156" w:rsidRDefault="0064108D" w14:paraId="638919EC" w14:textId="77777777">
            <w:pPr>
              <w:spacing w:after="80"/>
              <w:rPr>
                <w:rFonts w:eastAsia="Arial" w:cs="Arial" w:asciiTheme="minorHAnsi" w:hAnsiTheme="minorHAnsi"/>
              </w:rPr>
            </w:pPr>
            <w:r w:rsidRPr="00125A69">
              <w:rPr>
                <w:rFonts w:eastAsia="Arial" w:cs="Arial" w:asciiTheme="minorHAnsi" w:hAnsiTheme="minorHAnsi"/>
              </w:rPr>
              <w:t>The MCP server exposes tools, but you need a large language model to reason about which tools to use and how. OpenSearch connects to external LLMs through the ML Commons connector framework. You register a connector that tells OpenSearch how to talk to your LLM provider.</w:t>
            </w:r>
          </w:p>
          <w:p w:rsidRPr="00125A69" w:rsidR="00125A69" w:rsidP="00376156" w:rsidRDefault="00125A69" w14:paraId="79B22CB8" w14:textId="77777777">
            <w:pPr>
              <w:spacing w:after="80"/>
              <w:rPr>
                <w:rFonts w:asciiTheme="minorHAnsi" w:hAnsiTheme="minorHAnsi"/>
              </w:rPr>
            </w:pPr>
          </w:p>
          <w:p w:rsidRPr="00125A69" w:rsidR="0064108D" w:rsidP="00376156" w:rsidRDefault="0064108D" w14:paraId="1DB456C4" w14:textId="77777777">
            <w:pPr>
              <w:spacing w:after="80"/>
              <w:rPr>
                <w:rFonts w:asciiTheme="minorHAnsi" w:hAnsiTheme="minorHAnsi"/>
                <w:rPrChange w:author="Yancey, Michelle" w:date="2026-03-02T13:57:00Z" w16du:dateUtc="2026-03-02T18:57:00Z" w:id="364">
                  <w:rPr/>
                </w:rPrChange>
              </w:rPr>
            </w:pPr>
            <w:r w:rsidRPr="00125A69">
              <w:rPr>
                <w:rFonts w:eastAsia="Arial" w:cs="Arial" w:asciiTheme="minorHAnsi" w:hAnsiTheme="minorHAnsi"/>
              </w:rPr>
              <w:t>Here’s how to register a model with an inline connector for OpenAI. This creates both the connector and the model in a single call. You can also use Amazon Bedrock, Anthropic Claude, or any other supported provider.</w:t>
            </w:r>
          </w:p>
          <w:p w:rsidR="0064108D" w:rsidP="00376156" w:rsidRDefault="0064108D" w14:paraId="2A71637D" w14:textId="77777777"/>
          <w:p w:rsidR="0064108D" w:rsidP="00376156" w:rsidRDefault="0064108D" w14:paraId="5B02746C" w14:textId="77777777"/>
          <w:p w:rsidR="0064108D" w:rsidP="00376156" w:rsidRDefault="0064108D" w14:paraId="08392E0D" w14:textId="77777777"/>
          <w:p w:rsidR="0064108D" w:rsidP="00376156" w:rsidRDefault="0064108D" w14:paraId="14A861E5" w14:textId="77777777"/>
          <w:p w:rsidR="0064108D" w:rsidP="00376156" w:rsidRDefault="0064108D" w14:paraId="1AC0585F" w14:textId="77777777"/>
          <w:p w:rsidR="0064108D" w:rsidP="00376156" w:rsidRDefault="0064108D" w14:paraId="600B079B" w14:textId="77777777"/>
          <w:p w:rsidR="0064108D" w:rsidP="00376156" w:rsidRDefault="0064108D" w14:paraId="222FB002" w14:textId="77777777"/>
          <w:p w:rsidR="0064108D" w:rsidP="00376156" w:rsidRDefault="0064108D" w14:paraId="1A800961" w14:textId="77777777"/>
          <w:p w:rsidR="0064108D" w:rsidP="00376156" w:rsidRDefault="0064108D" w14:paraId="3CF4A11C" w14:textId="77777777"/>
          <w:p w:rsidR="0064108D" w:rsidP="00376156" w:rsidRDefault="0064108D" w14:paraId="0FD584F8" w14:textId="77777777"/>
          <w:p w:rsidR="0064108D" w:rsidP="00376156" w:rsidRDefault="0064108D" w14:paraId="0D5AD0C0" w14:textId="77777777"/>
          <w:p w:rsidR="0064108D" w:rsidP="00376156" w:rsidRDefault="0064108D" w14:paraId="70070122" w14:textId="77777777"/>
          <w:p w:rsidR="0064108D" w:rsidP="00376156" w:rsidRDefault="0064108D" w14:paraId="57C355B5" w14:textId="77777777"/>
          <w:p w:rsidR="0064108D" w:rsidP="00376156" w:rsidRDefault="0064108D" w14:paraId="198A48A0" w14:textId="77777777"/>
          <w:p w:rsidR="0064108D" w:rsidP="00376156" w:rsidRDefault="0064108D" w14:paraId="6910E7F5" w14:textId="77777777"/>
          <w:p w:rsidR="0064108D" w:rsidP="00376156" w:rsidRDefault="0064108D" w14:paraId="489F86EF" w14:textId="77777777"/>
          <w:p w:rsidRPr="001B0D47" w:rsidR="0064108D" w:rsidP="00376156" w:rsidRDefault="0064108D" w14:paraId="2B084C01" w14:textId="77777777">
            <w:pPr>
              <w:spacing w:after="80"/>
              <w:rPr>
                <w:rFonts w:eastAsia="Arial" w:cs="Arial" w:asciiTheme="minorHAnsi" w:hAnsiTheme="minorHAnsi"/>
              </w:rPr>
            </w:pPr>
            <w:r w:rsidRPr="001B0D47">
              <w:rPr>
                <w:rFonts w:eastAsia="Arial" w:cs="Arial" w:asciiTheme="minorHAnsi" w:hAnsiTheme="minorHAnsi"/>
              </w:rPr>
              <w:t>The response returns a task_id. Check the task status to get your model_id, which you’ll need in the next step.</w:t>
            </w:r>
          </w:p>
          <w:p w:rsidRPr="001B0D47" w:rsidR="0064108D" w:rsidP="00376156" w:rsidRDefault="0064108D" w14:paraId="7531C4D3" w14:textId="77777777">
            <w:pPr>
              <w:spacing w:after="80"/>
              <w:rPr>
                <w:rFonts w:eastAsia="Arial" w:cs="Arial" w:asciiTheme="minorHAnsi" w:hAnsiTheme="minorHAnsi"/>
              </w:rPr>
            </w:pPr>
          </w:p>
          <w:p w:rsidRPr="001B0D47" w:rsidR="0064108D" w:rsidP="00376156" w:rsidRDefault="0064108D" w14:paraId="773F9711" w14:textId="6721248F">
            <w:pPr>
              <w:spacing w:after="80"/>
              <w:rPr>
                <w:rFonts w:asciiTheme="minorHAnsi" w:hAnsiTheme="minorHAnsi"/>
              </w:rPr>
            </w:pPr>
            <w:r w:rsidRPr="001B0D47">
              <w:rPr>
                <w:rFonts w:eastAsia="Arial" w:cs="Arial" w:asciiTheme="minorHAnsi" w:hAnsiTheme="minorHAnsi"/>
              </w:rPr>
              <w:t>Once registered, deploy the model so it’s ready for inference</w:t>
            </w:r>
            <w:r w:rsidR="0053486C">
              <w:rPr>
                <w:rFonts w:eastAsia="Arial" w:cs="Arial" w:asciiTheme="minorHAnsi" w:hAnsiTheme="minorHAnsi"/>
              </w:rPr>
              <w:t>.</w:t>
            </w:r>
          </w:p>
          <w:p w:rsidRPr="001B0D47" w:rsidR="00F31645" w:rsidP="00376156" w:rsidRDefault="00F31645" w14:paraId="0C6049AA" w14:textId="77777777">
            <w:pPr>
              <w:spacing w:after="80"/>
              <w:rPr>
                <w:rFonts w:asciiTheme="minorHAnsi" w:hAnsiTheme="minorHAnsi"/>
              </w:rPr>
            </w:pPr>
          </w:p>
          <w:p w:rsidRPr="001B0D47" w:rsidR="0064108D" w:rsidP="00376156" w:rsidRDefault="0064108D" w14:paraId="5D9360A2" w14:textId="77777777">
            <w:pPr>
              <w:spacing w:after="80"/>
              <w:rPr>
                <w:rFonts w:asciiTheme="minorHAnsi" w:hAnsiTheme="minorHAnsi"/>
              </w:rPr>
            </w:pPr>
            <w:r w:rsidRPr="001B0D47">
              <w:rPr>
                <w:rFonts w:eastAsia="Arial" w:cs="Arial" w:asciiTheme="minorHAnsi" w:hAnsiTheme="minorHAnsi"/>
              </w:rPr>
              <w:t>If you’re using Amazon Bedrock instead, you’d use the aws_sigv4 protocol and Bedrock endpoint in your connector. The OpenSearch documentation covers connectors for Bedrock, Anthropic Claude, Cohere, and other providers.</w:t>
            </w:r>
          </w:p>
          <w:p w:rsidR="0064108D" w:rsidP="00376156" w:rsidRDefault="0064108D" w14:paraId="79EF119F" w14:textId="77777777"/>
          <w:p w:rsidRPr="00E81B27" w:rsidR="00E81B27" w:rsidP="000D19CC" w:rsidRDefault="00E81B27" w14:paraId="6B21EA8D" w14:textId="6AD409CE"/>
        </w:tc>
        <w:tc>
          <w:tcPr>
            <w:tcW w:w="1682" w:type="pct"/>
            <w:shd w:val="clear" w:color="auto" w:fill="FFFFFF" w:themeFill="background1"/>
            <w:noWrap/>
            <w:tcMar>
              <w:top w:w="0" w:type="dxa"/>
              <w:left w:w="0" w:type="dxa"/>
              <w:bottom w:w="0" w:type="dxa"/>
              <w:right w:w="0" w:type="dxa"/>
            </w:tcMar>
            <w:hideMark/>
          </w:tcPr>
          <w:p w:rsidR="0064108D" w:rsidP="00376156" w:rsidRDefault="0064108D" w14:paraId="59374023" w14:textId="77777777"/>
          <w:p w:rsidR="0064108D" w:rsidP="00376156" w:rsidRDefault="0064108D" w14:paraId="37A454E2" w14:textId="77777777"/>
          <w:p w:rsidR="0064108D" w:rsidP="00376156" w:rsidRDefault="0064108D" w14:paraId="36593798" w14:textId="77777777"/>
          <w:p w:rsidR="0064108D" w:rsidP="00376156" w:rsidRDefault="0064108D" w14:paraId="17B6A5BA" w14:textId="77777777"/>
          <w:p w:rsidR="0064108D" w:rsidP="00376156" w:rsidRDefault="0064108D" w14:paraId="55008C70" w14:textId="77777777"/>
          <w:p w:rsidR="0064108D" w:rsidP="00376156" w:rsidRDefault="0064108D" w14:paraId="1118838D" w14:textId="77777777"/>
          <w:p w:rsidR="0064108D" w:rsidP="00376156" w:rsidRDefault="0064108D" w14:paraId="747B6A0C" w14:textId="77777777"/>
          <w:p w:rsidR="0064108D" w:rsidP="00376156" w:rsidRDefault="0064108D" w14:paraId="3DA0468B" w14:textId="77777777"/>
          <w:p w:rsidR="0064108D" w:rsidP="00376156" w:rsidRDefault="0064108D" w14:paraId="48BF29D2" w14:textId="77777777">
            <w:pPr>
              <w:shd w:val="clear" w:color="auto" w:fill="F0F0F0"/>
              <w:spacing w:before="80" w:after="80"/>
              <w:ind w:left="200" w:right="200"/>
            </w:pPr>
            <w:r w:rsidRPr="08388028">
              <w:rPr>
                <w:rFonts w:ascii="Consolas" w:hAnsi="Consolas" w:eastAsia="Consolas" w:cs="Consolas"/>
                <w:i/>
                <w:sz w:val="15"/>
                <w:szCs w:val="15"/>
              </w:rPr>
              <w:t>POST /_plugins/_ml/models/_register {</w:t>
            </w:r>
            <w:r>
              <w:rPr>
                <w:rFonts w:ascii="Consolas" w:hAnsi="Consolas" w:eastAsia="Consolas" w:cs="Consolas"/>
                <w:sz w:val="15"/>
                <w:szCs w:val="15"/>
              </w:rPr>
              <w:t xml:space="preserve">   "name": "Bookstore Agent LLM",   "function_name": "remote",   "description": "GPT model for bookstore agent",   "connector": {     "name": "OpenAI Chat Connector",     "description": "Connector to OpenAI chat completions",     "version": 1,     "protocol": "http",     "parameters": {       "model": "gpt-4o"     },     "credential": {       "openAI_key": "&lt;YOUR_OPENAI_API_KEY&gt;"     },     "actions": [       {         "action_type": "predict",         "method": "POST",         "url": "https://api.openai.com/v1/chat/completions",         "headers": {           "Authorization": "Bearer ${credential.openAI_key}"         },         "request_body": "{ \"model\": \"${parameters.model}\", \"messages\": [{\"role\":\"developer\",\"content\":\"${parameters.system_prompt}\"},${parameters._chat_history:-}{\"role\":\"user\",\"content\":\"${parameters.user_prompt}\"}${parameters._interactions:-}], \"reasoning_effort\":\"low\"${parameters.tool_configs:-}}"       }     ]   } }</w:t>
            </w:r>
          </w:p>
          <w:p w:rsidR="0064108D" w:rsidP="00376156" w:rsidRDefault="0064108D" w14:paraId="68B449A2" w14:textId="77777777"/>
          <w:p w:rsidR="0064108D" w:rsidP="00376156" w:rsidRDefault="0064108D" w14:paraId="6779BEB7" w14:textId="77777777"/>
          <w:p w:rsidR="00F31645" w:rsidP="00376156" w:rsidRDefault="00F31645" w14:paraId="23586D7D" w14:textId="77777777"/>
          <w:p w:rsidR="00F31645" w:rsidP="00376156" w:rsidRDefault="00F31645" w14:paraId="4789DE37" w14:textId="77777777"/>
          <w:p w:rsidR="00F31645" w:rsidP="00376156" w:rsidRDefault="00F31645" w14:paraId="2BA998D7" w14:textId="77777777"/>
          <w:p w:rsidR="0064108D" w:rsidP="00376156" w:rsidRDefault="0064108D" w14:paraId="44965DC7" w14:textId="77777777">
            <w:pPr>
              <w:rPr>
                <w:rFonts w:ascii="Consolas" w:hAnsi="Consolas" w:eastAsia="Consolas" w:cs="Consolas"/>
                <w:sz w:val="15"/>
                <w:szCs w:val="15"/>
              </w:rPr>
            </w:pPr>
            <w:r>
              <w:rPr>
                <w:rFonts w:ascii="Consolas" w:hAnsi="Consolas" w:eastAsia="Consolas" w:cs="Consolas"/>
                <w:sz w:val="15"/>
                <w:szCs w:val="15"/>
              </w:rPr>
              <w:t>GET /_plugins/_ml/tasks/&lt;task_id&gt;</w:t>
            </w:r>
          </w:p>
          <w:p w:rsidR="0064108D" w:rsidP="00376156" w:rsidRDefault="0064108D" w14:paraId="57987954" w14:textId="77777777">
            <w:pPr>
              <w:rPr>
                <w:rFonts w:ascii="Consolas" w:hAnsi="Consolas" w:eastAsia="Consolas" w:cs="Consolas"/>
                <w:sz w:val="15"/>
                <w:szCs w:val="15"/>
              </w:rPr>
            </w:pPr>
          </w:p>
          <w:p w:rsidR="0064108D" w:rsidP="00376156" w:rsidRDefault="0064108D" w14:paraId="0F7363C9" w14:textId="77777777">
            <w:pPr>
              <w:rPr>
                <w:rFonts w:ascii="Consolas" w:hAnsi="Consolas" w:eastAsia="Consolas" w:cs="Consolas"/>
                <w:sz w:val="15"/>
                <w:szCs w:val="15"/>
              </w:rPr>
            </w:pPr>
          </w:p>
          <w:p w:rsidR="0064108D" w:rsidP="00376156" w:rsidRDefault="0064108D" w14:paraId="58C7C872" w14:textId="77777777">
            <w:pPr>
              <w:rPr>
                <w:rFonts w:ascii="Consolas" w:hAnsi="Consolas" w:eastAsia="Consolas" w:cs="Consolas"/>
                <w:sz w:val="15"/>
                <w:szCs w:val="15"/>
              </w:rPr>
            </w:pPr>
          </w:p>
          <w:p w:rsidR="0064108D" w:rsidP="00376156" w:rsidRDefault="0064108D" w14:paraId="0361A0A0" w14:textId="77777777">
            <w:pPr>
              <w:rPr>
                <w:rFonts w:ascii="Consolas" w:hAnsi="Consolas" w:eastAsia="Consolas" w:cs="Consolas"/>
                <w:sz w:val="15"/>
                <w:szCs w:val="15"/>
              </w:rPr>
            </w:pPr>
          </w:p>
          <w:p w:rsidRPr="00E81B27" w:rsidR="00E81B27" w:rsidP="000D19CC" w:rsidRDefault="0064108D" w14:paraId="0F301F4F" w14:textId="535BBA1E">
            <w:r w:rsidRPr="001571AF">
              <w:rPr>
                <w:rFonts w:ascii="Consolas" w:hAnsi="Consolas" w:eastAsia="Consolas" w:cs="Consolas"/>
                <w:sz w:val="15"/>
                <w:szCs w:val="15"/>
              </w:rPr>
              <w:t>POST /_plugins/_ml/models/&lt;model_id&gt;/_deploy</w:t>
            </w:r>
          </w:p>
        </w:tc>
      </w:tr>
      <w:tr w:rsidRPr="00E81B27" w:rsidR="00D64F2A" w:rsidTr="00275F69" w14:paraId="326B3EAF" w14:textId="77777777">
        <w:trPr>
          <w:trHeight w:val="3423"/>
        </w:trPr>
        <w:tc>
          <w:tcPr>
            <w:tcW w:w="604" w:type="pct"/>
            <w:shd w:val="clear" w:color="auto" w:fill="FFFFFF" w:themeFill="background1"/>
            <w:noWrap/>
            <w:tcMar>
              <w:top w:w="0" w:type="dxa"/>
              <w:left w:w="0" w:type="dxa"/>
              <w:bottom w:w="0" w:type="dxa"/>
              <w:right w:w="0" w:type="dxa"/>
            </w:tcMar>
            <w:hideMark/>
          </w:tcPr>
          <w:p w:rsidRPr="00E81B27" w:rsidR="00E81B27" w:rsidP="000D19CC" w:rsidRDefault="0064108D" w14:paraId="5473D064" w14:textId="78162136">
            <w:r>
              <w:rPr>
                <w:rFonts w:ascii="Arial" w:hAnsi="Arial" w:eastAsia="Arial" w:cs="Arial"/>
                <w:sz w:val="18"/>
                <w:szCs w:val="18"/>
              </w:rPr>
              <w:t>Step 3: Register a Conversational Agent</w:t>
            </w:r>
          </w:p>
        </w:tc>
        <w:tc>
          <w:tcPr>
            <w:tcW w:w="2714" w:type="pct"/>
            <w:shd w:val="clear" w:color="auto" w:fill="FFFFFF" w:themeFill="background1"/>
            <w:noWrap/>
            <w:tcMar>
              <w:top w:w="0" w:type="dxa"/>
              <w:left w:w="0" w:type="dxa"/>
              <w:bottom w:w="0" w:type="dxa"/>
              <w:right w:w="0" w:type="dxa"/>
            </w:tcMar>
            <w:hideMark/>
          </w:tcPr>
          <w:p w:rsidR="0064108D" w:rsidP="00376156" w:rsidRDefault="0064108D" w14:paraId="52E56F06" w14:textId="77777777">
            <w:pPr>
              <w:spacing w:after="80"/>
              <w:rPr>
                <w:rFonts w:eastAsia="Arial" w:cs="Arial" w:asciiTheme="minorHAnsi" w:hAnsiTheme="minorHAnsi"/>
              </w:rPr>
            </w:pPr>
            <w:r w:rsidRPr="001B0D47">
              <w:rPr>
                <w:rFonts w:eastAsia="Arial" w:cs="Arial" w:asciiTheme="minorHAnsi" w:hAnsiTheme="minorHAnsi"/>
              </w:rPr>
              <w:t>Now we wire everything together by registering an agent. An agent is a coordinator that uses the LLM to reason about what tools to call. OpenSearch supports several agent types. For our bookstore, we’ll use a conversational agent, which can reason iteratively and remembers conversation history.</w:t>
            </w:r>
          </w:p>
          <w:p w:rsidRPr="001B0D47" w:rsidR="001B0D47" w:rsidP="00376156" w:rsidRDefault="001B0D47" w14:paraId="6DF6621E" w14:textId="77777777">
            <w:pPr>
              <w:spacing w:after="80"/>
              <w:rPr>
                <w:rFonts w:asciiTheme="minorHAnsi" w:hAnsiTheme="minorHAnsi"/>
              </w:rPr>
            </w:pPr>
          </w:p>
          <w:p w:rsidRPr="001B0D47" w:rsidR="0064108D" w:rsidP="00376156" w:rsidRDefault="0064108D" w14:paraId="46E11CFC" w14:textId="77777777">
            <w:pPr>
              <w:spacing w:after="80"/>
              <w:rPr>
                <w:rFonts w:asciiTheme="minorHAnsi" w:hAnsiTheme="minorHAnsi"/>
              </w:rPr>
            </w:pPr>
            <w:r w:rsidRPr="001B0D47">
              <w:rPr>
                <w:rFonts w:eastAsia="Arial" w:cs="Arial" w:asciiTheme="minorHAnsi" w:hAnsiTheme="minorHAnsi"/>
              </w:rPr>
              <w:t>This is where you specify which tools the agent has access to. We’re giving it ListIndexTool to discover indexes, IndexMappingTool to understand field structures, SearchIndexTool to run queries, and QueryPlanningTool to generate optimized search DSL.</w:t>
            </w:r>
          </w:p>
          <w:p w:rsidRPr="001B0D47" w:rsidR="0064108D" w:rsidP="00376156" w:rsidRDefault="0064108D" w14:paraId="4521C74A" w14:textId="77777777">
            <w:pPr>
              <w:rPr>
                <w:rFonts w:asciiTheme="minorHAnsi" w:hAnsiTheme="minorHAnsi"/>
              </w:rPr>
            </w:pPr>
          </w:p>
          <w:p w:rsidR="0064108D" w:rsidP="00376156" w:rsidRDefault="0064108D" w14:paraId="7BF25438" w14:textId="49F3BE9D">
            <w:pPr>
              <w:spacing w:after="80"/>
              <w:rPr>
                <w:rFonts w:eastAsia="Arial" w:cs="Arial" w:asciiTheme="minorHAnsi" w:hAnsiTheme="minorHAnsi"/>
              </w:rPr>
            </w:pPr>
            <w:r w:rsidRPr="001837A5">
              <w:rPr>
                <w:rFonts w:eastAsia="Arial" w:cs="Arial" w:asciiTheme="minorHAnsi" w:hAnsiTheme="minorHAnsi"/>
              </w:rPr>
              <w:t>Let’s break down what’s happening here. The llm section points to the model you registered. The memory type of conversation_index means OpenSearch stores chat history so the agent can handle follow-up questions. The _llm_interface tells ML Commons how to format requests to your LLM provider.</w:t>
            </w:r>
          </w:p>
          <w:p w:rsidRPr="001837A5" w:rsidR="001837A5" w:rsidP="00376156" w:rsidRDefault="001837A5" w14:paraId="11DF4C8D" w14:textId="77777777">
            <w:pPr>
              <w:spacing w:after="80"/>
              <w:rPr>
                <w:rFonts w:asciiTheme="minorHAnsi" w:hAnsiTheme="minorHAnsi"/>
              </w:rPr>
            </w:pPr>
          </w:p>
          <w:p w:rsidRPr="001837A5" w:rsidR="00E81B27" w:rsidP="000D19CC" w:rsidRDefault="0064108D" w14:paraId="7A0E6D0F" w14:textId="1A95EAB9">
            <w:pPr>
              <w:rPr>
                <w:rFonts w:asciiTheme="minorHAnsi" w:hAnsiTheme="minorHAnsi"/>
              </w:rPr>
            </w:pPr>
            <w:r w:rsidRPr="001837A5">
              <w:rPr>
                <w:rFonts w:eastAsia="Arial" w:cs="Arial" w:asciiTheme="minorHAnsi" w:hAnsiTheme="minorHAnsi"/>
              </w:rPr>
              <w:t>The tools array is the key part. Each tool is something the LLM can decide to use. When a user asks a question, the LLM reasons about what information it needs, calls the appropriate tools, reads the results, and either calls more tools or generates a final answer. This is the ReAct pattern: Reason, Act, Observe, repeat.</w:t>
            </w:r>
          </w:p>
        </w:tc>
        <w:tc>
          <w:tcPr>
            <w:tcW w:w="1682" w:type="pct"/>
            <w:shd w:val="clear" w:color="auto" w:fill="FFFFFF" w:themeFill="background1"/>
            <w:noWrap/>
            <w:tcMar>
              <w:top w:w="0" w:type="dxa"/>
              <w:left w:w="0" w:type="dxa"/>
              <w:bottom w:w="0" w:type="dxa"/>
              <w:right w:w="0" w:type="dxa"/>
            </w:tcMar>
            <w:hideMark/>
          </w:tcPr>
          <w:p w:rsidRPr="00A15FAA" w:rsidR="0064108D" w:rsidP="00376156" w:rsidRDefault="0064108D" w14:paraId="1CA57DA1" w14:textId="77777777">
            <w:pPr>
              <w:rPr>
                <w:sz w:val="19"/>
                <w:szCs w:val="19"/>
                <w:rPrChange w:author="Yancey, Michelle" w:date="2026-03-02T14:01:00Z" w16du:dateUtc="2026-03-02T19:01:00Z" w:id="365">
                  <w:rPr/>
                </w:rPrChange>
              </w:rPr>
            </w:pPr>
          </w:p>
          <w:p w:rsidRPr="00A15FAA" w:rsidR="0064108D" w:rsidP="00376156" w:rsidRDefault="0064108D" w14:paraId="13D13C38" w14:textId="77777777">
            <w:pPr>
              <w:rPr>
                <w:sz w:val="19"/>
                <w:szCs w:val="19"/>
                <w:rPrChange w:author="Yancey, Michelle" w:date="2026-03-02T14:01:00Z" w16du:dateUtc="2026-03-02T19:01:00Z" w:id="366">
                  <w:rPr/>
                </w:rPrChange>
              </w:rPr>
            </w:pPr>
          </w:p>
          <w:p w:rsidRPr="00A15FAA" w:rsidR="0064108D" w:rsidP="00376156" w:rsidRDefault="0064108D" w14:paraId="5CFFE2B2" w14:textId="77777777">
            <w:pPr>
              <w:rPr>
                <w:sz w:val="19"/>
                <w:szCs w:val="19"/>
                <w:rPrChange w:author="Yancey, Michelle" w:date="2026-03-02T14:01:00Z" w16du:dateUtc="2026-03-02T19:01:00Z" w:id="367">
                  <w:rPr/>
                </w:rPrChange>
              </w:rPr>
            </w:pPr>
          </w:p>
          <w:p w:rsidRPr="00A15FAA" w:rsidR="0064108D" w:rsidP="00376156" w:rsidRDefault="0064108D" w14:paraId="5FA8A2E6" w14:textId="77777777">
            <w:pPr>
              <w:rPr>
                <w:sz w:val="19"/>
                <w:szCs w:val="19"/>
                <w:rPrChange w:author="Yancey, Michelle" w:date="2026-03-02T14:01:00Z" w16du:dateUtc="2026-03-02T19:01:00Z" w:id="368">
                  <w:rPr/>
                </w:rPrChange>
              </w:rPr>
            </w:pPr>
          </w:p>
          <w:p w:rsidRPr="00A15FAA" w:rsidR="0064108D" w:rsidP="00376156" w:rsidRDefault="0064108D" w14:paraId="4E4E2AD2" w14:textId="4F23BEF4">
            <w:pPr>
              <w:rPr>
                <w:sz w:val="19"/>
                <w:szCs w:val="19"/>
                <w:rPrChange w:author="Yancey, Michelle" w:date="2026-03-02T14:01:00Z" w16du:dateUtc="2026-03-02T19:01:00Z" w:id="369">
                  <w:rPr/>
                </w:rPrChange>
              </w:rPr>
            </w:pPr>
          </w:p>
          <w:p w:rsidRPr="00A15FAA" w:rsidR="0064108D" w:rsidP="00376156" w:rsidRDefault="0064108D" w14:paraId="27CDA570" w14:textId="77777777">
            <w:pPr>
              <w:rPr>
                <w:sz w:val="19"/>
                <w:szCs w:val="19"/>
                <w:rPrChange w:author="Yancey, Michelle" w:date="2026-03-02T14:01:00Z" w16du:dateUtc="2026-03-02T19:01:00Z" w:id="370">
                  <w:rPr/>
                </w:rPrChange>
              </w:rPr>
            </w:pPr>
          </w:p>
          <w:p w:rsidRPr="00A15FAA" w:rsidR="0064108D" w:rsidP="00376156" w:rsidRDefault="0064108D" w14:paraId="175089CA" w14:textId="77777777">
            <w:pPr>
              <w:rPr>
                <w:sz w:val="19"/>
                <w:szCs w:val="19"/>
                <w:rPrChange w:author="Yancey, Michelle" w:date="2026-03-02T14:01:00Z" w16du:dateUtc="2026-03-02T19:01:00Z" w:id="371">
                  <w:rPr>
                    <w:sz w:val="20"/>
                    <w:szCs w:val="20"/>
                  </w:rPr>
                </w:rPrChange>
              </w:rPr>
            </w:pPr>
            <w:r w:rsidRPr="08388028">
              <w:rPr>
                <w:sz w:val="19"/>
                <w:szCs w:val="19"/>
              </w:rPr>
              <w:t xml:space="preserve">POST /_plugins/_ml/agents/_register </w:t>
            </w:r>
          </w:p>
          <w:p w:rsidRPr="00A15FAA" w:rsidR="0064108D" w:rsidP="00376156" w:rsidRDefault="0064108D" w14:paraId="07C2C488" w14:textId="77777777">
            <w:pPr>
              <w:rPr>
                <w:sz w:val="19"/>
                <w:szCs w:val="19"/>
                <w:rPrChange w:author="Yancey, Michelle" w:date="2026-03-02T14:01:00Z" w16du:dateUtc="2026-03-02T19:01:00Z" w:id="372">
                  <w:rPr>
                    <w:sz w:val="20"/>
                    <w:szCs w:val="20"/>
                  </w:rPr>
                </w:rPrChange>
              </w:rPr>
            </w:pPr>
            <w:r w:rsidRPr="08388028">
              <w:rPr>
                <w:sz w:val="19"/>
                <w:szCs w:val="19"/>
              </w:rPr>
              <w:t>{</w:t>
            </w:r>
          </w:p>
          <w:p w:rsidRPr="00A15FAA" w:rsidR="0064108D" w:rsidP="00376156" w:rsidRDefault="0064108D" w14:paraId="55FA4715" w14:textId="77777777">
            <w:pPr>
              <w:rPr>
                <w:sz w:val="19"/>
                <w:szCs w:val="19"/>
                <w:rPrChange w:author="Yancey, Michelle" w:date="2026-03-02T14:01:00Z" w16du:dateUtc="2026-03-02T19:01:00Z" w:id="373">
                  <w:rPr>
                    <w:sz w:val="20"/>
                    <w:szCs w:val="20"/>
                  </w:rPr>
                </w:rPrChange>
              </w:rPr>
            </w:pPr>
            <w:r w:rsidRPr="08388028">
              <w:rPr>
                <w:sz w:val="19"/>
                <w:szCs w:val="19"/>
              </w:rPr>
              <w:t xml:space="preserve">    "name": "Bookstore Search Agent",</w:t>
            </w:r>
          </w:p>
          <w:p w:rsidRPr="00A15FAA" w:rsidR="0064108D" w:rsidP="00376156" w:rsidRDefault="0064108D" w14:paraId="7D85DAE0" w14:textId="77777777">
            <w:pPr>
              <w:rPr>
                <w:sz w:val="19"/>
                <w:szCs w:val="19"/>
                <w:rPrChange w:author="Yancey, Michelle" w:date="2026-03-02T14:01:00Z" w16du:dateUtc="2026-03-02T19:01:00Z" w:id="374">
                  <w:rPr>
                    <w:sz w:val="20"/>
                    <w:szCs w:val="20"/>
                  </w:rPr>
                </w:rPrChange>
              </w:rPr>
            </w:pPr>
            <w:r w:rsidRPr="08388028">
              <w:rPr>
                <w:sz w:val="19"/>
                <w:szCs w:val="19"/>
              </w:rPr>
              <w:t xml:space="preserve">    "type": "conversational",</w:t>
            </w:r>
          </w:p>
          <w:p w:rsidRPr="00A15FAA" w:rsidR="0064108D" w:rsidP="00376156" w:rsidRDefault="0064108D" w14:paraId="132AB2F2" w14:textId="77777777">
            <w:pPr>
              <w:rPr>
                <w:sz w:val="19"/>
                <w:szCs w:val="19"/>
                <w:rPrChange w:author="Yancey, Michelle" w:date="2026-03-02T14:01:00Z" w16du:dateUtc="2026-03-02T19:01:00Z" w:id="375">
                  <w:rPr>
                    <w:sz w:val="20"/>
                    <w:szCs w:val="20"/>
                  </w:rPr>
                </w:rPrChange>
              </w:rPr>
            </w:pPr>
            <w:r w:rsidRPr="08388028">
              <w:rPr>
                <w:sz w:val="19"/>
                <w:szCs w:val="19"/>
              </w:rPr>
              <w:t xml:space="preserve">    "description": "AI agent for bookstore search and recommendations",</w:t>
            </w:r>
          </w:p>
          <w:p w:rsidRPr="00A15FAA" w:rsidR="0064108D" w:rsidP="00376156" w:rsidRDefault="0064108D" w14:paraId="681FB338" w14:textId="77777777">
            <w:pPr>
              <w:rPr>
                <w:sz w:val="19"/>
                <w:szCs w:val="19"/>
                <w:rPrChange w:author="Yancey, Michelle" w:date="2026-03-02T14:01:00Z" w16du:dateUtc="2026-03-02T19:01:00Z" w:id="376">
                  <w:rPr>
                    <w:sz w:val="20"/>
                    <w:szCs w:val="20"/>
                  </w:rPr>
                </w:rPrChange>
              </w:rPr>
            </w:pPr>
            <w:r w:rsidRPr="08388028">
              <w:rPr>
                <w:sz w:val="19"/>
                <w:szCs w:val="19"/>
              </w:rPr>
              <w:t xml:space="preserve">    "llm": {</w:t>
            </w:r>
          </w:p>
          <w:p w:rsidRPr="00A15FAA" w:rsidR="0064108D" w:rsidP="00376156" w:rsidRDefault="0064108D" w14:paraId="232B6C39" w14:textId="77777777">
            <w:pPr>
              <w:rPr>
                <w:sz w:val="19"/>
                <w:szCs w:val="19"/>
                <w:rPrChange w:author="Yancey, Michelle" w:date="2026-03-02T14:01:00Z" w16du:dateUtc="2026-03-02T19:01:00Z" w:id="377">
                  <w:rPr>
                    <w:sz w:val="20"/>
                    <w:szCs w:val="20"/>
                  </w:rPr>
                </w:rPrChange>
              </w:rPr>
            </w:pPr>
            <w:r w:rsidRPr="08388028">
              <w:rPr>
                <w:sz w:val="19"/>
                <w:szCs w:val="19"/>
              </w:rPr>
              <w:t xml:space="preserve">        "model_id": "&lt;YOUR_MODEL_ID&gt;",</w:t>
            </w:r>
          </w:p>
          <w:p w:rsidRPr="00A15FAA" w:rsidR="0064108D" w:rsidP="00376156" w:rsidRDefault="0064108D" w14:paraId="53E38A5E" w14:textId="77777777">
            <w:pPr>
              <w:rPr>
                <w:sz w:val="19"/>
                <w:szCs w:val="19"/>
                <w:rPrChange w:author="Yancey, Michelle" w:date="2026-03-02T14:01:00Z" w16du:dateUtc="2026-03-02T19:01:00Z" w:id="378">
                  <w:rPr>
                    <w:sz w:val="20"/>
                    <w:szCs w:val="20"/>
                  </w:rPr>
                </w:rPrChange>
              </w:rPr>
            </w:pPr>
            <w:r w:rsidRPr="08388028">
              <w:rPr>
                <w:sz w:val="19"/>
                <w:szCs w:val="19"/>
              </w:rPr>
              <w:t xml:space="preserve">        "parameters": {</w:t>
            </w:r>
          </w:p>
          <w:p w:rsidRPr="00A15FAA" w:rsidR="0064108D" w:rsidP="00376156" w:rsidRDefault="0064108D" w14:paraId="5B4012CF" w14:textId="77777777">
            <w:pPr>
              <w:rPr>
                <w:sz w:val="19"/>
                <w:szCs w:val="19"/>
                <w:rPrChange w:author="Yancey, Michelle" w:date="2026-03-02T14:01:00Z" w16du:dateUtc="2026-03-02T19:01:00Z" w:id="379">
                  <w:rPr>
                    <w:sz w:val="20"/>
                    <w:szCs w:val="20"/>
                  </w:rPr>
                </w:rPrChange>
              </w:rPr>
            </w:pPr>
            <w:r w:rsidRPr="08388028">
              <w:rPr>
                <w:sz w:val="19"/>
                <w:szCs w:val="19"/>
              </w:rPr>
              <w:t xml:space="preserve">            "max_iteration": 10,</w:t>
            </w:r>
          </w:p>
          <w:p w:rsidRPr="00A15FAA" w:rsidR="0064108D" w:rsidP="00376156" w:rsidRDefault="0064108D" w14:paraId="441E8729" w14:textId="77777777">
            <w:pPr>
              <w:rPr>
                <w:sz w:val="19"/>
                <w:szCs w:val="19"/>
                <w:rPrChange w:author="Yancey, Michelle" w:date="2026-03-02T14:01:00Z" w16du:dateUtc="2026-03-02T19:01:00Z" w:id="380">
                  <w:rPr>
                    <w:sz w:val="20"/>
                    <w:szCs w:val="20"/>
                  </w:rPr>
                </w:rPrChange>
              </w:rPr>
            </w:pPr>
            <w:r w:rsidRPr="08388028">
              <w:rPr>
                <w:sz w:val="19"/>
                <w:szCs w:val="19"/>
              </w:rPr>
              <w:t xml:space="preserve">            "response_filter": "$.choices[0].message.content"</w:t>
            </w:r>
          </w:p>
          <w:p w:rsidRPr="00A15FAA" w:rsidR="0064108D" w:rsidP="00376156" w:rsidRDefault="0064108D" w14:paraId="62340250" w14:textId="77777777">
            <w:pPr>
              <w:rPr>
                <w:sz w:val="19"/>
                <w:szCs w:val="19"/>
                <w:rPrChange w:author="Yancey, Michelle" w:date="2026-03-02T14:01:00Z" w16du:dateUtc="2026-03-02T19:01:00Z" w:id="381">
                  <w:rPr>
                    <w:sz w:val="20"/>
                    <w:szCs w:val="20"/>
                  </w:rPr>
                </w:rPrChange>
              </w:rPr>
            </w:pPr>
            <w:r w:rsidRPr="08388028">
              <w:rPr>
                <w:sz w:val="19"/>
                <w:szCs w:val="19"/>
              </w:rPr>
              <w:t xml:space="preserve">        }</w:t>
            </w:r>
          </w:p>
          <w:p w:rsidRPr="00A15FAA" w:rsidR="0064108D" w:rsidP="00376156" w:rsidRDefault="0064108D" w14:paraId="0049AFC7" w14:textId="77777777">
            <w:pPr>
              <w:rPr>
                <w:sz w:val="19"/>
                <w:szCs w:val="19"/>
                <w:rPrChange w:author="Yancey, Michelle" w:date="2026-03-02T14:01:00Z" w16du:dateUtc="2026-03-02T19:01:00Z" w:id="382">
                  <w:rPr>
                    <w:sz w:val="20"/>
                    <w:szCs w:val="20"/>
                  </w:rPr>
                </w:rPrChange>
              </w:rPr>
            </w:pPr>
            <w:r w:rsidRPr="08388028">
              <w:rPr>
                <w:sz w:val="19"/>
                <w:szCs w:val="19"/>
              </w:rPr>
              <w:t xml:space="preserve">    },</w:t>
            </w:r>
          </w:p>
          <w:p w:rsidRPr="00A15FAA" w:rsidR="0064108D" w:rsidP="00376156" w:rsidRDefault="0064108D" w14:paraId="25E90A4F" w14:textId="77777777">
            <w:pPr>
              <w:rPr>
                <w:sz w:val="19"/>
                <w:szCs w:val="19"/>
                <w:rPrChange w:author="Yancey, Michelle" w:date="2026-03-02T14:01:00Z" w16du:dateUtc="2026-03-02T19:01:00Z" w:id="383">
                  <w:rPr>
                    <w:sz w:val="20"/>
                    <w:szCs w:val="20"/>
                  </w:rPr>
                </w:rPrChange>
              </w:rPr>
            </w:pPr>
            <w:r w:rsidRPr="08388028">
              <w:rPr>
                <w:sz w:val="19"/>
                <w:szCs w:val="19"/>
              </w:rPr>
              <w:t xml:space="preserve">    "memory": {</w:t>
            </w:r>
          </w:p>
          <w:p w:rsidRPr="00A15FAA" w:rsidR="0064108D" w:rsidP="00376156" w:rsidRDefault="0064108D" w14:paraId="783D4832" w14:textId="77777777">
            <w:pPr>
              <w:rPr>
                <w:sz w:val="19"/>
                <w:szCs w:val="19"/>
                <w:rPrChange w:author="Yancey, Michelle" w:date="2026-03-02T14:01:00Z" w16du:dateUtc="2026-03-02T19:01:00Z" w:id="384">
                  <w:rPr>
                    <w:sz w:val="20"/>
                    <w:szCs w:val="20"/>
                  </w:rPr>
                </w:rPrChange>
              </w:rPr>
            </w:pPr>
            <w:r w:rsidRPr="08388028">
              <w:rPr>
                <w:sz w:val="19"/>
                <w:szCs w:val="19"/>
              </w:rPr>
              <w:t xml:space="preserve">        "type": "conversation_index"</w:t>
            </w:r>
          </w:p>
          <w:p w:rsidRPr="00A15FAA" w:rsidR="0064108D" w:rsidP="00376156" w:rsidRDefault="0064108D" w14:paraId="6207AA09" w14:textId="77777777">
            <w:pPr>
              <w:rPr>
                <w:sz w:val="19"/>
                <w:szCs w:val="19"/>
                <w:rPrChange w:author="Yancey, Michelle" w:date="2026-03-02T14:01:00Z" w16du:dateUtc="2026-03-02T19:01:00Z" w:id="385">
                  <w:rPr>
                    <w:sz w:val="20"/>
                    <w:szCs w:val="20"/>
                  </w:rPr>
                </w:rPrChange>
              </w:rPr>
            </w:pPr>
            <w:r w:rsidRPr="08388028">
              <w:rPr>
                <w:sz w:val="19"/>
                <w:szCs w:val="19"/>
              </w:rPr>
              <w:t xml:space="preserve">    },</w:t>
            </w:r>
          </w:p>
          <w:p w:rsidRPr="00A15FAA" w:rsidR="0064108D" w:rsidP="00376156" w:rsidRDefault="0064108D" w14:paraId="5B130F7B" w14:textId="77777777">
            <w:pPr>
              <w:rPr>
                <w:sz w:val="19"/>
                <w:szCs w:val="19"/>
                <w:rPrChange w:author="Yancey, Michelle" w:date="2026-03-02T14:01:00Z" w16du:dateUtc="2026-03-02T19:01:00Z" w:id="386">
                  <w:rPr>
                    <w:sz w:val="20"/>
                    <w:szCs w:val="20"/>
                  </w:rPr>
                </w:rPrChange>
              </w:rPr>
            </w:pPr>
            <w:r w:rsidRPr="08388028">
              <w:rPr>
                <w:sz w:val="19"/>
                <w:szCs w:val="19"/>
              </w:rPr>
              <w:t xml:space="preserve">    "parameters": {</w:t>
            </w:r>
          </w:p>
          <w:p w:rsidRPr="00A15FAA" w:rsidR="0064108D" w:rsidP="00376156" w:rsidRDefault="0064108D" w14:paraId="0545D753" w14:textId="77777777">
            <w:pPr>
              <w:rPr>
                <w:sz w:val="19"/>
                <w:szCs w:val="19"/>
                <w:rPrChange w:author="Yancey, Michelle" w:date="2026-03-02T14:01:00Z" w16du:dateUtc="2026-03-02T19:01:00Z" w:id="387">
                  <w:rPr>
                    <w:sz w:val="20"/>
                    <w:szCs w:val="20"/>
                  </w:rPr>
                </w:rPrChange>
              </w:rPr>
            </w:pPr>
            <w:r w:rsidRPr="08388028">
              <w:rPr>
                <w:sz w:val="19"/>
                <w:szCs w:val="19"/>
              </w:rPr>
              <w:t xml:space="preserve">        "_llm_interface": "openai/v1/chat/completions"</w:t>
            </w:r>
          </w:p>
          <w:p w:rsidRPr="00A15FAA" w:rsidR="0064108D" w:rsidP="00376156" w:rsidRDefault="0064108D" w14:paraId="6362455F" w14:textId="77777777">
            <w:pPr>
              <w:rPr>
                <w:sz w:val="19"/>
                <w:szCs w:val="19"/>
                <w:rPrChange w:author="Yancey, Michelle" w:date="2026-03-02T14:01:00Z" w16du:dateUtc="2026-03-02T19:01:00Z" w:id="388">
                  <w:rPr>
                    <w:sz w:val="20"/>
                    <w:szCs w:val="20"/>
                  </w:rPr>
                </w:rPrChange>
              </w:rPr>
            </w:pPr>
            <w:r w:rsidRPr="08388028">
              <w:rPr>
                <w:sz w:val="19"/>
                <w:szCs w:val="19"/>
              </w:rPr>
              <w:t xml:space="preserve">    },</w:t>
            </w:r>
          </w:p>
          <w:p w:rsidRPr="00A15FAA" w:rsidR="0064108D" w:rsidP="00376156" w:rsidRDefault="0064108D" w14:paraId="4C0C2C85" w14:textId="77777777">
            <w:pPr>
              <w:rPr>
                <w:sz w:val="19"/>
                <w:szCs w:val="19"/>
                <w:rPrChange w:author="Yancey, Michelle" w:date="2026-03-02T14:01:00Z" w16du:dateUtc="2026-03-02T19:01:00Z" w:id="389">
                  <w:rPr>
                    <w:sz w:val="20"/>
                    <w:szCs w:val="20"/>
                  </w:rPr>
                </w:rPrChange>
              </w:rPr>
            </w:pPr>
            <w:r w:rsidRPr="08388028">
              <w:rPr>
                <w:sz w:val="19"/>
                <w:szCs w:val="19"/>
              </w:rPr>
              <w:t xml:space="preserve">    "tools": [</w:t>
            </w:r>
          </w:p>
          <w:p w:rsidRPr="00A15FAA" w:rsidR="0064108D" w:rsidP="00376156" w:rsidRDefault="0064108D" w14:paraId="0A14D073" w14:textId="77777777">
            <w:pPr>
              <w:rPr>
                <w:sz w:val="19"/>
                <w:szCs w:val="19"/>
                <w:rPrChange w:author="Yancey, Michelle" w:date="2026-03-02T14:01:00Z" w16du:dateUtc="2026-03-02T19:01:00Z" w:id="390">
                  <w:rPr>
                    <w:sz w:val="20"/>
                    <w:szCs w:val="20"/>
                  </w:rPr>
                </w:rPrChange>
              </w:rPr>
            </w:pPr>
            <w:r w:rsidRPr="08388028">
              <w:rPr>
                <w:sz w:val="19"/>
                <w:szCs w:val="19"/>
              </w:rPr>
              <w:t xml:space="preserve">        {</w:t>
            </w:r>
          </w:p>
          <w:p w:rsidRPr="00A15FAA" w:rsidR="0064108D" w:rsidP="00376156" w:rsidRDefault="0064108D" w14:paraId="5B8D6EFE" w14:textId="77777777">
            <w:pPr>
              <w:rPr>
                <w:sz w:val="19"/>
                <w:szCs w:val="19"/>
                <w:rPrChange w:author="Yancey, Michelle" w:date="2026-03-02T14:01:00Z" w16du:dateUtc="2026-03-02T19:01:00Z" w:id="391">
                  <w:rPr>
                    <w:sz w:val="20"/>
                    <w:szCs w:val="20"/>
                  </w:rPr>
                </w:rPrChange>
              </w:rPr>
            </w:pPr>
            <w:r w:rsidRPr="08388028">
              <w:rPr>
                <w:sz w:val="19"/>
                <w:szCs w:val="19"/>
              </w:rPr>
              <w:t xml:space="preserve">            "type": "ListIndexTool",</w:t>
            </w:r>
          </w:p>
          <w:p w:rsidRPr="00A15FAA" w:rsidR="0064108D" w:rsidP="00376156" w:rsidRDefault="0064108D" w14:paraId="5BE7EE59" w14:textId="77777777">
            <w:pPr>
              <w:rPr>
                <w:sz w:val="19"/>
                <w:szCs w:val="19"/>
                <w:rPrChange w:author="Yancey, Michelle" w:date="2026-03-02T14:01:00Z" w16du:dateUtc="2026-03-02T19:01:00Z" w:id="392">
                  <w:rPr>
                    <w:sz w:val="20"/>
                    <w:szCs w:val="20"/>
                  </w:rPr>
                </w:rPrChange>
              </w:rPr>
            </w:pPr>
            <w:r w:rsidRPr="08388028">
              <w:rPr>
                <w:sz w:val="19"/>
                <w:szCs w:val="19"/>
              </w:rPr>
              <w:t xml:space="preserve">            "name": "ListIndexTool"</w:t>
            </w:r>
          </w:p>
          <w:p w:rsidRPr="00A15FAA" w:rsidR="0064108D" w:rsidP="00376156" w:rsidRDefault="0064108D" w14:paraId="6BAFB1A2" w14:textId="77777777">
            <w:pPr>
              <w:rPr>
                <w:sz w:val="19"/>
                <w:szCs w:val="19"/>
                <w:rPrChange w:author="Yancey, Michelle" w:date="2026-03-02T14:01:00Z" w16du:dateUtc="2026-03-02T19:01:00Z" w:id="393">
                  <w:rPr>
                    <w:sz w:val="20"/>
                    <w:szCs w:val="20"/>
                  </w:rPr>
                </w:rPrChange>
              </w:rPr>
            </w:pPr>
            <w:r w:rsidRPr="08388028">
              <w:rPr>
                <w:sz w:val="19"/>
                <w:szCs w:val="19"/>
              </w:rPr>
              <w:t xml:space="preserve">        },</w:t>
            </w:r>
          </w:p>
          <w:p w:rsidRPr="00A15FAA" w:rsidR="0064108D" w:rsidP="00376156" w:rsidRDefault="0064108D" w14:paraId="4E3E83DE" w14:textId="77777777">
            <w:pPr>
              <w:rPr>
                <w:sz w:val="19"/>
                <w:szCs w:val="19"/>
                <w:rPrChange w:author="Yancey, Michelle" w:date="2026-03-02T14:01:00Z" w16du:dateUtc="2026-03-02T19:01:00Z" w:id="394">
                  <w:rPr>
                    <w:sz w:val="20"/>
                    <w:szCs w:val="20"/>
                  </w:rPr>
                </w:rPrChange>
              </w:rPr>
            </w:pPr>
            <w:r w:rsidRPr="08388028">
              <w:rPr>
                <w:sz w:val="19"/>
                <w:szCs w:val="19"/>
              </w:rPr>
              <w:t xml:space="preserve">        {</w:t>
            </w:r>
          </w:p>
          <w:p w:rsidRPr="00A15FAA" w:rsidR="0064108D" w:rsidP="00376156" w:rsidRDefault="0064108D" w14:paraId="4F55CAC4" w14:textId="77777777">
            <w:pPr>
              <w:rPr>
                <w:sz w:val="19"/>
                <w:szCs w:val="19"/>
                <w:rPrChange w:author="Yancey, Michelle" w:date="2026-03-02T14:01:00Z" w16du:dateUtc="2026-03-02T19:01:00Z" w:id="395">
                  <w:rPr>
                    <w:sz w:val="20"/>
                    <w:szCs w:val="20"/>
                  </w:rPr>
                </w:rPrChange>
              </w:rPr>
            </w:pPr>
            <w:r w:rsidRPr="08388028">
              <w:rPr>
                <w:sz w:val="19"/>
                <w:szCs w:val="19"/>
              </w:rPr>
              <w:t xml:space="preserve">            "type": "IndexMappingTool",</w:t>
            </w:r>
          </w:p>
          <w:p w:rsidRPr="00A15FAA" w:rsidR="0064108D" w:rsidP="00376156" w:rsidRDefault="0064108D" w14:paraId="2950A95B" w14:textId="77777777">
            <w:pPr>
              <w:rPr>
                <w:sz w:val="19"/>
                <w:szCs w:val="19"/>
                <w:rPrChange w:author="Yancey, Michelle" w:date="2026-03-02T14:01:00Z" w16du:dateUtc="2026-03-02T19:01:00Z" w:id="396">
                  <w:rPr>
                    <w:sz w:val="20"/>
                    <w:szCs w:val="20"/>
                  </w:rPr>
                </w:rPrChange>
              </w:rPr>
            </w:pPr>
            <w:r w:rsidRPr="08388028">
              <w:rPr>
                <w:sz w:val="19"/>
                <w:szCs w:val="19"/>
              </w:rPr>
              <w:t xml:space="preserve">            "name": "IndexMappingTool"</w:t>
            </w:r>
          </w:p>
          <w:p w:rsidRPr="00A15FAA" w:rsidR="0064108D" w:rsidP="00376156" w:rsidRDefault="0064108D" w14:paraId="167DCDF8" w14:textId="77777777">
            <w:pPr>
              <w:rPr>
                <w:sz w:val="19"/>
                <w:szCs w:val="19"/>
                <w:rPrChange w:author="Yancey, Michelle" w:date="2026-03-02T14:01:00Z" w16du:dateUtc="2026-03-02T19:01:00Z" w:id="397">
                  <w:rPr>
                    <w:sz w:val="20"/>
                    <w:szCs w:val="20"/>
                  </w:rPr>
                </w:rPrChange>
              </w:rPr>
            </w:pPr>
            <w:r w:rsidRPr="08388028">
              <w:rPr>
                <w:sz w:val="19"/>
                <w:szCs w:val="19"/>
              </w:rPr>
              <w:t xml:space="preserve">        },</w:t>
            </w:r>
          </w:p>
          <w:p w:rsidRPr="00A15FAA" w:rsidR="0064108D" w:rsidP="00376156" w:rsidRDefault="0064108D" w14:paraId="735368A0" w14:textId="77777777">
            <w:pPr>
              <w:rPr>
                <w:sz w:val="19"/>
                <w:szCs w:val="19"/>
                <w:rPrChange w:author="Yancey, Michelle" w:date="2026-03-02T14:01:00Z" w16du:dateUtc="2026-03-02T19:01:00Z" w:id="398">
                  <w:rPr>
                    <w:sz w:val="20"/>
                    <w:szCs w:val="20"/>
                  </w:rPr>
                </w:rPrChange>
              </w:rPr>
            </w:pPr>
            <w:r w:rsidRPr="08388028">
              <w:rPr>
                <w:sz w:val="19"/>
                <w:szCs w:val="19"/>
              </w:rPr>
              <w:t xml:space="preserve">        {</w:t>
            </w:r>
          </w:p>
          <w:p w:rsidRPr="00A15FAA" w:rsidR="0064108D" w:rsidP="00376156" w:rsidRDefault="0064108D" w14:paraId="61E1B18B" w14:textId="77777777">
            <w:pPr>
              <w:rPr>
                <w:sz w:val="19"/>
                <w:szCs w:val="19"/>
                <w:rPrChange w:author="Yancey, Michelle" w:date="2026-03-02T14:01:00Z" w16du:dateUtc="2026-03-02T19:01:00Z" w:id="399">
                  <w:rPr>
                    <w:sz w:val="20"/>
                    <w:szCs w:val="20"/>
                  </w:rPr>
                </w:rPrChange>
              </w:rPr>
            </w:pPr>
            <w:r w:rsidRPr="08388028">
              <w:rPr>
                <w:sz w:val="19"/>
                <w:szCs w:val="19"/>
              </w:rPr>
              <w:t xml:space="preserve">            "type": "SearchIndexTool",</w:t>
            </w:r>
          </w:p>
          <w:p w:rsidRPr="00A15FAA" w:rsidR="0064108D" w:rsidP="00376156" w:rsidRDefault="0064108D" w14:paraId="2A64FF3C" w14:textId="77777777">
            <w:pPr>
              <w:rPr>
                <w:sz w:val="19"/>
                <w:szCs w:val="19"/>
                <w:rPrChange w:author="Yancey, Michelle" w:date="2026-03-02T14:01:00Z" w16du:dateUtc="2026-03-02T19:01:00Z" w:id="400">
                  <w:rPr>
                    <w:sz w:val="20"/>
                    <w:szCs w:val="20"/>
                  </w:rPr>
                </w:rPrChange>
              </w:rPr>
            </w:pPr>
            <w:r w:rsidRPr="08388028">
              <w:rPr>
                <w:sz w:val="19"/>
                <w:szCs w:val="19"/>
              </w:rPr>
              <w:t xml:space="preserve">            "name": "SearchIndexTool",</w:t>
            </w:r>
          </w:p>
          <w:p w:rsidRPr="00A15FAA" w:rsidR="0064108D" w:rsidP="00376156" w:rsidRDefault="0064108D" w14:paraId="7FA05D2F" w14:textId="77777777">
            <w:pPr>
              <w:rPr>
                <w:sz w:val="19"/>
                <w:szCs w:val="19"/>
                <w:rPrChange w:author="Yancey, Michelle" w:date="2026-03-02T14:01:00Z" w16du:dateUtc="2026-03-02T19:01:00Z" w:id="401">
                  <w:rPr>
                    <w:sz w:val="20"/>
                    <w:szCs w:val="20"/>
                  </w:rPr>
                </w:rPrChange>
              </w:rPr>
            </w:pPr>
            <w:r w:rsidRPr="08388028">
              <w:rPr>
                <w:sz w:val="19"/>
                <w:szCs w:val="19"/>
              </w:rPr>
              <w:t xml:space="preserve">            "parameters": {</w:t>
            </w:r>
          </w:p>
          <w:p w:rsidRPr="00A15FAA" w:rsidR="0064108D" w:rsidP="00376156" w:rsidRDefault="0064108D" w14:paraId="4623E3B6" w14:textId="77777777">
            <w:pPr>
              <w:rPr>
                <w:sz w:val="19"/>
                <w:szCs w:val="19"/>
                <w:rPrChange w:author="Yancey, Michelle" w:date="2026-03-02T14:01:00Z" w16du:dateUtc="2026-03-02T19:01:00Z" w:id="402">
                  <w:rPr>
                    <w:sz w:val="20"/>
                    <w:szCs w:val="20"/>
                  </w:rPr>
                </w:rPrChange>
              </w:rPr>
            </w:pPr>
            <w:r w:rsidRPr="08388028">
              <w:rPr>
                <w:sz w:val="19"/>
                <w:szCs w:val="19"/>
              </w:rPr>
              <w:t xml:space="preserve">                "input": "${parameters.question}"</w:t>
            </w:r>
          </w:p>
          <w:p w:rsidRPr="00A15FAA" w:rsidR="0064108D" w:rsidP="00376156" w:rsidRDefault="0064108D" w14:paraId="69E39EE5" w14:textId="77777777">
            <w:pPr>
              <w:rPr>
                <w:sz w:val="19"/>
                <w:szCs w:val="19"/>
                <w:rPrChange w:author="Yancey, Michelle" w:date="2026-03-02T14:01:00Z" w16du:dateUtc="2026-03-02T19:01:00Z" w:id="403">
                  <w:rPr>
                    <w:sz w:val="20"/>
                    <w:szCs w:val="20"/>
                  </w:rPr>
                </w:rPrChange>
              </w:rPr>
            </w:pPr>
            <w:r w:rsidRPr="08388028">
              <w:rPr>
                <w:sz w:val="19"/>
                <w:szCs w:val="19"/>
              </w:rPr>
              <w:t xml:space="preserve">            }</w:t>
            </w:r>
          </w:p>
          <w:p w:rsidRPr="00A15FAA" w:rsidR="0064108D" w:rsidP="00376156" w:rsidRDefault="0064108D" w14:paraId="5C53B8F7" w14:textId="77777777">
            <w:pPr>
              <w:rPr>
                <w:sz w:val="19"/>
                <w:szCs w:val="19"/>
                <w:rPrChange w:author="Yancey, Michelle" w:date="2026-03-02T14:01:00Z" w16du:dateUtc="2026-03-02T19:01:00Z" w:id="404">
                  <w:rPr>
                    <w:sz w:val="20"/>
                    <w:szCs w:val="20"/>
                  </w:rPr>
                </w:rPrChange>
              </w:rPr>
            </w:pPr>
            <w:r w:rsidRPr="08388028">
              <w:rPr>
                <w:sz w:val="19"/>
                <w:szCs w:val="19"/>
              </w:rPr>
              <w:t xml:space="preserve">        },</w:t>
            </w:r>
          </w:p>
          <w:p w:rsidRPr="00A15FAA" w:rsidR="0064108D" w:rsidP="00376156" w:rsidRDefault="0064108D" w14:paraId="12EBCCA7" w14:textId="77777777">
            <w:pPr>
              <w:rPr>
                <w:sz w:val="19"/>
                <w:szCs w:val="19"/>
                <w:rPrChange w:author="Yancey, Michelle" w:date="2026-03-02T14:01:00Z" w16du:dateUtc="2026-03-02T19:01:00Z" w:id="405">
                  <w:rPr>
                    <w:sz w:val="20"/>
                    <w:szCs w:val="20"/>
                  </w:rPr>
                </w:rPrChange>
              </w:rPr>
            </w:pPr>
            <w:r w:rsidRPr="08388028">
              <w:rPr>
                <w:sz w:val="19"/>
                <w:szCs w:val="19"/>
              </w:rPr>
              <w:t xml:space="preserve">        {</w:t>
            </w:r>
          </w:p>
          <w:p w:rsidRPr="00A15FAA" w:rsidR="0064108D" w:rsidP="00376156" w:rsidRDefault="0064108D" w14:paraId="7B16CBE0" w14:textId="77777777">
            <w:pPr>
              <w:rPr>
                <w:sz w:val="19"/>
                <w:szCs w:val="19"/>
                <w:rPrChange w:author="Yancey, Michelle" w:date="2026-03-02T14:01:00Z" w16du:dateUtc="2026-03-02T19:01:00Z" w:id="406">
                  <w:rPr>
                    <w:sz w:val="20"/>
                    <w:szCs w:val="20"/>
                  </w:rPr>
                </w:rPrChange>
              </w:rPr>
            </w:pPr>
            <w:r w:rsidRPr="08388028">
              <w:rPr>
                <w:sz w:val="19"/>
                <w:szCs w:val="19"/>
              </w:rPr>
              <w:t xml:space="preserve">            "type": "QueryPlanningTool"</w:t>
            </w:r>
          </w:p>
          <w:p w:rsidRPr="00A15FAA" w:rsidR="0064108D" w:rsidP="00376156" w:rsidRDefault="0064108D" w14:paraId="34984CD5" w14:textId="77777777">
            <w:pPr>
              <w:rPr>
                <w:sz w:val="19"/>
                <w:szCs w:val="19"/>
                <w:rPrChange w:author="Yancey, Michelle" w:date="2026-03-02T14:01:00Z" w16du:dateUtc="2026-03-02T19:01:00Z" w:id="407">
                  <w:rPr>
                    <w:sz w:val="20"/>
                    <w:szCs w:val="20"/>
                  </w:rPr>
                </w:rPrChange>
              </w:rPr>
            </w:pPr>
            <w:r w:rsidRPr="08388028">
              <w:rPr>
                <w:sz w:val="19"/>
                <w:szCs w:val="19"/>
              </w:rPr>
              <w:t xml:space="preserve">        }</w:t>
            </w:r>
          </w:p>
          <w:p w:rsidRPr="00A15FAA" w:rsidR="0064108D" w:rsidP="00376156" w:rsidRDefault="0064108D" w14:paraId="51C855FA" w14:textId="77777777">
            <w:pPr>
              <w:rPr>
                <w:sz w:val="19"/>
                <w:szCs w:val="19"/>
                <w:rPrChange w:author="Yancey, Michelle" w:date="2026-03-02T14:01:00Z" w16du:dateUtc="2026-03-02T19:01:00Z" w:id="408">
                  <w:rPr>
                    <w:sz w:val="20"/>
                    <w:szCs w:val="20"/>
                  </w:rPr>
                </w:rPrChange>
              </w:rPr>
            </w:pPr>
            <w:r w:rsidRPr="08388028">
              <w:rPr>
                <w:sz w:val="19"/>
                <w:szCs w:val="19"/>
              </w:rPr>
              <w:t xml:space="preserve">    ],</w:t>
            </w:r>
          </w:p>
          <w:p w:rsidRPr="00A15FAA" w:rsidR="0064108D" w:rsidP="00376156" w:rsidRDefault="0064108D" w14:paraId="0D97466B" w14:textId="77777777">
            <w:pPr>
              <w:rPr>
                <w:sz w:val="19"/>
                <w:szCs w:val="19"/>
                <w:rPrChange w:author="Yancey, Michelle" w:date="2026-03-02T14:01:00Z" w16du:dateUtc="2026-03-02T19:01:00Z" w:id="409">
                  <w:rPr>
                    <w:sz w:val="20"/>
                    <w:szCs w:val="20"/>
                  </w:rPr>
                </w:rPrChange>
              </w:rPr>
            </w:pPr>
            <w:r w:rsidRPr="08388028">
              <w:rPr>
                <w:sz w:val="19"/>
                <w:szCs w:val="19"/>
              </w:rPr>
              <w:t xml:space="preserve">    "app_type": "os_chat"</w:t>
            </w:r>
          </w:p>
          <w:p w:rsidRPr="00A15FAA" w:rsidR="0064108D" w:rsidP="00376156" w:rsidRDefault="0064108D" w14:paraId="7F752E3D" w14:textId="77777777">
            <w:pPr>
              <w:rPr>
                <w:sz w:val="19"/>
                <w:szCs w:val="19"/>
                <w:rPrChange w:author="Yancey, Michelle" w:date="2026-03-02T14:01:00Z" w16du:dateUtc="2026-03-02T19:01:00Z" w:id="410">
                  <w:rPr>
                    <w:sz w:val="20"/>
                    <w:szCs w:val="20"/>
                  </w:rPr>
                </w:rPrChange>
              </w:rPr>
            </w:pPr>
            <w:r w:rsidRPr="08388028">
              <w:rPr>
                <w:sz w:val="19"/>
                <w:szCs w:val="19"/>
              </w:rPr>
              <w:t>}</w:t>
            </w:r>
          </w:p>
          <w:p w:rsidRPr="00A15FAA" w:rsidR="00E81B27" w:rsidP="000D19CC" w:rsidRDefault="00E81B27" w14:paraId="167AC566" w14:textId="045A70C9">
            <w:pPr>
              <w:rPr>
                <w:sz w:val="19"/>
                <w:szCs w:val="19"/>
                <w:rPrChange w:author="Yancey, Michelle" w:date="2026-03-02T14:01:00Z" w16du:dateUtc="2026-03-02T19:01:00Z" w:id="411">
                  <w:rPr/>
                </w:rPrChange>
              </w:rPr>
            </w:pPr>
          </w:p>
        </w:tc>
      </w:tr>
      <w:tr w:rsidRPr="00E81B27" w:rsidR="00D64F2A" w:rsidTr="00275F69" w14:paraId="3B654BF2" w14:textId="77777777">
        <w:trPr>
          <w:trHeight w:val="1365"/>
        </w:trPr>
        <w:tc>
          <w:tcPr>
            <w:tcW w:w="604" w:type="pct"/>
            <w:shd w:val="clear" w:color="auto" w:fill="FFFFFF" w:themeFill="background1"/>
            <w:noWrap/>
            <w:tcMar>
              <w:top w:w="0" w:type="dxa"/>
              <w:left w:w="0" w:type="dxa"/>
              <w:bottom w:w="0" w:type="dxa"/>
              <w:right w:w="0" w:type="dxa"/>
            </w:tcMar>
            <w:hideMark/>
          </w:tcPr>
          <w:p w:rsidRPr="00E81B27" w:rsidR="00E81B27" w:rsidP="000D19CC" w:rsidRDefault="0064108D" w14:paraId="57508A5A" w14:textId="24CB0412">
            <w:r>
              <w:rPr>
                <w:rFonts w:ascii="Arial" w:hAnsi="Arial" w:eastAsia="Arial" w:cs="Arial"/>
                <w:sz w:val="18"/>
                <w:szCs w:val="18"/>
              </w:rPr>
              <w:t>Step 4: Run It Against the Bookstore</w:t>
            </w:r>
          </w:p>
        </w:tc>
        <w:tc>
          <w:tcPr>
            <w:tcW w:w="2714" w:type="pct"/>
            <w:shd w:val="clear" w:color="auto" w:fill="FFFFFF" w:themeFill="background1"/>
            <w:noWrap/>
            <w:tcMar>
              <w:top w:w="0" w:type="dxa"/>
              <w:left w:w="0" w:type="dxa"/>
              <w:bottom w:w="0" w:type="dxa"/>
              <w:right w:w="0" w:type="dxa"/>
            </w:tcMar>
            <w:hideMark/>
          </w:tcPr>
          <w:p w:rsidRPr="00433C56" w:rsidR="0064108D" w:rsidP="00376156" w:rsidRDefault="0064108D" w14:paraId="7B516F8B" w14:textId="77777777">
            <w:pPr>
              <w:spacing w:after="80"/>
              <w:rPr>
                <w:rFonts w:eastAsia="Arial" w:cs="Arial" w:asciiTheme="minorHAnsi" w:hAnsiTheme="minorHAnsi"/>
              </w:rPr>
            </w:pPr>
          </w:p>
          <w:p w:rsidRPr="00433C56" w:rsidR="0064108D" w:rsidP="00376156" w:rsidRDefault="0064108D" w14:paraId="7E311C88" w14:textId="77777777">
            <w:pPr>
              <w:spacing w:after="80"/>
              <w:rPr>
                <w:rFonts w:asciiTheme="minorHAnsi" w:hAnsiTheme="minorHAnsi"/>
              </w:rPr>
            </w:pPr>
            <w:r w:rsidRPr="00433C56">
              <w:rPr>
                <w:rFonts w:eastAsia="Arial" w:cs="Arial" w:asciiTheme="minorHAnsi" w:hAnsiTheme="minorHAnsi"/>
              </w:rPr>
              <w:t>Now let’s see the agent in action. You execute the agent by sending a question:</w:t>
            </w:r>
          </w:p>
          <w:p w:rsidR="0064108D" w:rsidP="00376156" w:rsidRDefault="0064108D" w14:paraId="3D2082F8" w14:textId="77777777">
            <w:pPr>
              <w:spacing w:after="80"/>
            </w:pPr>
          </w:p>
          <w:p w:rsidR="0064108D" w:rsidP="00376156" w:rsidRDefault="0064108D" w14:paraId="234D3DC9" w14:textId="77777777">
            <w:pPr>
              <w:spacing w:after="80"/>
            </w:pPr>
          </w:p>
          <w:p w:rsidR="0064108D" w:rsidP="00376156" w:rsidRDefault="0064108D" w14:paraId="65480BC1" w14:textId="77777777">
            <w:pPr>
              <w:spacing w:after="80"/>
            </w:pPr>
          </w:p>
          <w:p w:rsidR="0064108D" w:rsidP="00376156" w:rsidRDefault="0064108D" w14:paraId="17F7CCBF" w14:textId="77777777">
            <w:pPr>
              <w:spacing w:after="80"/>
            </w:pPr>
          </w:p>
          <w:p w:rsidR="0064108D" w:rsidP="00376156" w:rsidRDefault="0064108D" w14:paraId="187688DE" w14:textId="77777777">
            <w:pPr>
              <w:spacing w:after="80"/>
            </w:pPr>
          </w:p>
          <w:p w:rsidR="0064108D" w:rsidP="00376156" w:rsidRDefault="0064108D" w14:paraId="7BFF4973" w14:textId="422338FB">
            <w:pPr>
              <w:spacing w:after="80"/>
            </w:pPr>
          </w:p>
          <w:p w:rsidRPr="00433C56" w:rsidR="0064108D" w:rsidP="00376156" w:rsidRDefault="0064108D" w14:paraId="0BB1C448" w14:textId="77777777">
            <w:pPr>
              <w:spacing w:after="80"/>
              <w:rPr>
                <w:rFonts w:asciiTheme="minorHAnsi" w:hAnsiTheme="minorHAnsi"/>
              </w:rPr>
            </w:pPr>
          </w:p>
          <w:p w:rsidRPr="00433C56" w:rsidR="0064108D" w:rsidP="00376156" w:rsidRDefault="0064108D" w14:paraId="3DC3A93E" w14:textId="77777777">
            <w:pPr>
              <w:spacing w:after="80"/>
              <w:rPr>
                <w:rFonts w:eastAsia="Arial" w:cs="Arial" w:asciiTheme="minorHAnsi" w:hAnsiTheme="minorHAnsi"/>
              </w:rPr>
            </w:pPr>
            <w:r w:rsidRPr="00433C56">
              <w:rPr>
                <w:rFonts w:eastAsia="Arial" w:cs="Arial" w:asciiTheme="minorHAnsi" w:hAnsiTheme="minorHAnsi"/>
              </w:rPr>
              <w:t>Behind the scenes, the agent will reason through this step by step. First, it calls ListIndexTool to discover the bookstore-rag index. Then it calls IndexMappingTool to see the available fields: genre, rating, publication_year, in_stock, content, content_embedding. Then it uses SearchIndexTool or QueryPlanningTool to construct and execute a bool query with the right filters.</w:t>
            </w:r>
          </w:p>
          <w:p w:rsidRPr="00433C56" w:rsidR="0064108D" w:rsidP="00376156" w:rsidRDefault="0064108D" w14:paraId="16407403" w14:textId="77777777">
            <w:pPr>
              <w:spacing w:after="80"/>
              <w:rPr>
                <w:rFonts w:eastAsia="Arial" w:cs="Arial" w:asciiTheme="minorHAnsi" w:hAnsiTheme="minorHAnsi"/>
              </w:rPr>
            </w:pPr>
          </w:p>
          <w:p w:rsidRPr="00433C56" w:rsidR="0064108D" w:rsidP="00376156" w:rsidRDefault="0064108D" w14:paraId="3C5BCFA3" w14:textId="086BDCD9">
            <w:pPr>
              <w:spacing w:after="80"/>
              <w:rPr>
                <w:rFonts w:asciiTheme="minorHAnsi" w:hAnsiTheme="minorHAnsi"/>
              </w:rPr>
            </w:pPr>
            <w:r w:rsidRPr="00433C56">
              <w:rPr>
                <w:rFonts w:eastAsia="Arial" w:cs="Arial" w:asciiTheme="minorHAnsi" w:hAnsiTheme="minorHAnsi"/>
              </w:rPr>
              <w:t>The response includes the agent’s final answer plus the full reasoning trace showing which tools it called and what it found. Because we set memory type to conversation_index, the agent also returns a memory_id. You can use this for follow-up questions.</w:t>
            </w:r>
          </w:p>
          <w:p w:rsidRPr="00433C56" w:rsidR="0064108D" w:rsidP="00376156" w:rsidRDefault="0064108D" w14:paraId="29398033" w14:textId="77777777">
            <w:pPr>
              <w:spacing w:after="80"/>
              <w:rPr>
                <w:rFonts w:asciiTheme="minorHAnsi" w:hAnsiTheme="minorHAnsi"/>
              </w:rPr>
            </w:pPr>
          </w:p>
          <w:p w:rsidRPr="00E81B27" w:rsidR="00E81B27" w:rsidP="000D19CC" w:rsidRDefault="0064108D" w14:paraId="47D8832D" w14:textId="1DF7F228">
            <w:r w:rsidRPr="00433C56">
              <w:rPr>
                <w:rFonts w:eastAsia="Arial" w:cs="Arial" w:asciiTheme="minorHAnsi" w:hAnsiTheme="minorHAnsi"/>
              </w:rPr>
              <w:t>The agent remembers the previous conversation and knows ‘those’ refers to the mystery novels it just found. This is the conversational memory working. The agent maintains context across turns, just like chatting with a human bookseller.</w:t>
            </w:r>
          </w:p>
        </w:tc>
        <w:tc>
          <w:tcPr>
            <w:tcW w:w="1682" w:type="pct"/>
            <w:shd w:val="clear" w:color="auto" w:fill="FFFFFF" w:themeFill="background1"/>
            <w:noWrap/>
            <w:tcMar>
              <w:top w:w="0" w:type="dxa"/>
              <w:left w:w="0" w:type="dxa"/>
              <w:bottom w:w="0" w:type="dxa"/>
              <w:right w:w="0" w:type="dxa"/>
            </w:tcMar>
            <w:hideMark/>
          </w:tcPr>
          <w:p w:rsidR="0064108D" w:rsidP="00376156" w:rsidRDefault="0064108D" w14:paraId="5BA33E80" w14:textId="77777777"/>
          <w:p w:rsidR="0064108D" w:rsidP="00376156" w:rsidRDefault="0064108D" w14:paraId="20A19263" w14:textId="77777777"/>
          <w:p w:rsidRPr="00710F1E" w:rsidR="0064108D" w:rsidP="00376156" w:rsidRDefault="0064108D" w14:paraId="7179AA4B" w14:textId="77777777">
            <w:r w:rsidRPr="00710F1E">
              <w:t xml:space="preserve">POST /_plugins/_ml/agents/&lt;agent_id&gt;/_execute </w:t>
            </w:r>
          </w:p>
          <w:p w:rsidRPr="00710F1E" w:rsidR="0064108D" w:rsidP="00376156" w:rsidRDefault="0064108D" w14:paraId="6386E047" w14:textId="77777777">
            <w:r w:rsidRPr="00710F1E">
              <w:t>{</w:t>
            </w:r>
          </w:p>
          <w:p w:rsidRPr="00710F1E" w:rsidR="0064108D" w:rsidP="00376156" w:rsidRDefault="0064108D" w14:paraId="4856E653" w14:textId="77777777">
            <w:r w:rsidRPr="00710F1E">
              <w:t>    "parameters": {</w:t>
            </w:r>
          </w:p>
          <w:p w:rsidRPr="00710F1E" w:rsidR="0064108D" w:rsidP="00376156" w:rsidRDefault="0064108D" w14:paraId="48CED285" w14:textId="77777777">
            <w:r w:rsidRPr="00710F1E">
              <w:t>        "question": "Find me highly rated mystery novels published after 2020 that are currently in stock"</w:t>
            </w:r>
          </w:p>
          <w:p w:rsidRPr="00710F1E" w:rsidR="0064108D" w:rsidP="00376156" w:rsidRDefault="0064108D" w14:paraId="416F2663" w14:textId="77777777">
            <w:r w:rsidRPr="00710F1E">
              <w:t>    }</w:t>
            </w:r>
          </w:p>
          <w:p w:rsidRPr="00710F1E" w:rsidR="0064108D" w:rsidP="00376156" w:rsidRDefault="0064108D" w14:paraId="60207749" w14:textId="77777777">
            <w:r w:rsidRPr="00710F1E">
              <w:t>}</w:t>
            </w:r>
          </w:p>
          <w:p w:rsidR="0064108D" w:rsidP="00376156" w:rsidRDefault="0064108D" w14:paraId="588D04C2" w14:textId="77777777"/>
          <w:p w:rsidR="0064108D" w:rsidP="00376156" w:rsidRDefault="0064108D" w14:paraId="34FC6D21" w14:textId="77777777"/>
          <w:p w:rsidR="0064108D" w:rsidP="00376156" w:rsidRDefault="0064108D" w14:paraId="52F35EFB" w14:textId="77777777"/>
          <w:p w:rsidR="0064108D" w:rsidP="00376156" w:rsidRDefault="0064108D" w14:paraId="26194CFF" w14:textId="77777777"/>
          <w:p w:rsidR="0064108D" w:rsidP="00376156" w:rsidRDefault="0064108D" w14:paraId="33AB9A92" w14:textId="77777777">
            <w:pPr>
              <w:rPr>
                <w:rFonts w:ascii="Arial" w:hAnsi="Arial" w:eastAsia="Arial" w:cs="Arial"/>
                <w:sz w:val="18"/>
                <w:szCs w:val="18"/>
              </w:rPr>
            </w:pPr>
            <w:r>
              <w:rPr>
                <w:rFonts w:ascii="Arial" w:hAnsi="Arial" w:eastAsia="Arial" w:cs="Arial"/>
                <w:sz w:val="18"/>
                <w:szCs w:val="18"/>
              </w:rPr>
              <w:t>Highlight: memory_id in response  Follow-up query using conversation context</w:t>
            </w:r>
          </w:p>
          <w:p w:rsidR="0064108D" w:rsidP="00376156" w:rsidRDefault="0064108D" w14:paraId="595594E6" w14:textId="77777777">
            <w:pPr>
              <w:rPr>
                <w:rFonts w:ascii="Arial" w:hAnsi="Arial" w:eastAsia="Arial" w:cs="Arial"/>
                <w:sz w:val="18"/>
                <w:szCs w:val="18"/>
              </w:rPr>
            </w:pPr>
          </w:p>
          <w:p w:rsidR="00433C56" w:rsidP="00376156" w:rsidRDefault="00433C56" w14:paraId="515E23BC" w14:textId="77777777">
            <w:pPr>
              <w:rPr>
                <w:rFonts w:ascii="Arial" w:hAnsi="Arial" w:eastAsia="Arial" w:cs="Arial"/>
                <w:sz w:val="18"/>
                <w:szCs w:val="18"/>
              </w:rPr>
            </w:pPr>
          </w:p>
          <w:p w:rsidR="00433C56" w:rsidP="00376156" w:rsidRDefault="00433C56" w14:paraId="5536D4CB" w14:textId="77777777">
            <w:pPr>
              <w:rPr>
                <w:rFonts w:ascii="Arial" w:hAnsi="Arial" w:eastAsia="Arial" w:cs="Arial"/>
                <w:sz w:val="18"/>
                <w:szCs w:val="18"/>
              </w:rPr>
            </w:pPr>
          </w:p>
          <w:p w:rsidR="00433C56" w:rsidP="00376156" w:rsidRDefault="00433C56" w14:paraId="74B550A5" w14:textId="77777777">
            <w:pPr>
              <w:rPr>
                <w:rFonts w:ascii="Arial" w:hAnsi="Arial" w:eastAsia="Arial" w:cs="Arial"/>
                <w:sz w:val="18"/>
                <w:szCs w:val="18"/>
              </w:rPr>
            </w:pPr>
          </w:p>
          <w:p w:rsidR="00433C56" w:rsidP="00376156" w:rsidRDefault="00433C56" w14:paraId="58F135C4" w14:textId="77777777">
            <w:pPr>
              <w:rPr>
                <w:rFonts w:ascii="Arial" w:hAnsi="Arial" w:eastAsia="Arial" w:cs="Arial"/>
                <w:sz w:val="18"/>
                <w:szCs w:val="18"/>
              </w:rPr>
            </w:pPr>
          </w:p>
          <w:p w:rsidR="00433C56" w:rsidP="00376156" w:rsidRDefault="00433C56" w14:paraId="441BC172" w14:textId="77777777">
            <w:pPr>
              <w:rPr>
                <w:rFonts w:ascii="Arial" w:hAnsi="Arial" w:eastAsia="Arial" w:cs="Arial"/>
                <w:sz w:val="18"/>
                <w:szCs w:val="18"/>
              </w:rPr>
            </w:pPr>
          </w:p>
          <w:p w:rsidR="00433C56" w:rsidP="00376156" w:rsidRDefault="00433C56" w14:paraId="5D13E725" w14:textId="77777777">
            <w:pPr>
              <w:rPr>
                <w:rFonts w:ascii="Arial" w:hAnsi="Arial" w:eastAsia="Arial" w:cs="Arial"/>
                <w:sz w:val="18"/>
                <w:szCs w:val="18"/>
              </w:rPr>
            </w:pPr>
          </w:p>
          <w:p w:rsidR="0064108D" w:rsidP="00376156" w:rsidRDefault="0064108D" w14:paraId="433E2ECB" w14:textId="77777777">
            <w:pPr>
              <w:rPr>
                <w:rFonts w:ascii="Arial" w:hAnsi="Arial" w:eastAsia="Arial" w:cs="Arial"/>
                <w:sz w:val="18"/>
                <w:szCs w:val="18"/>
              </w:rPr>
            </w:pPr>
          </w:p>
          <w:p w:rsidR="0064108D" w:rsidP="00376156" w:rsidRDefault="0064108D" w14:paraId="43960986" w14:textId="77777777">
            <w:pPr>
              <w:shd w:val="clear" w:color="auto" w:fill="F0F0F0"/>
              <w:spacing w:before="80" w:after="80"/>
              <w:ind w:left="200" w:right="200"/>
            </w:pPr>
            <w:r>
              <w:rPr>
                <w:rFonts w:ascii="Consolas" w:hAnsi="Consolas" w:eastAsia="Consolas" w:cs="Consolas"/>
                <w:sz w:val="15"/>
                <w:szCs w:val="15"/>
              </w:rPr>
              <w:t>POST /_plugins/_ml/agents/&lt;agent_id&gt;/_execute {   "parameters": {     "question": "Which of those has the best reviews?",     "memory_id": "&lt;memory_id_from_previous&gt;"   } }</w:t>
            </w:r>
          </w:p>
          <w:p w:rsidRPr="00E81B27" w:rsidR="00E81B27" w:rsidP="000D19CC" w:rsidRDefault="00E81B27" w14:paraId="582D1F13" w14:textId="4C11A2E6"/>
        </w:tc>
      </w:tr>
      <w:tr w:rsidRPr="00163757" w:rsidR="000A566F" w:rsidTr="00275F69" w14:paraId="388CB21C" w14:textId="77777777">
        <w:trPr>
          <w:trHeight w:val="1365"/>
        </w:trPr>
        <w:tc>
          <w:tcPr>
            <w:tcW w:w="604" w:type="pct"/>
            <w:shd w:val="clear" w:color="auto" w:fill="FFFFFF" w:themeFill="background1"/>
            <w:noWrap/>
            <w:tcMar>
              <w:top w:w="0" w:type="dxa"/>
              <w:left w:w="0" w:type="dxa"/>
              <w:bottom w:w="0" w:type="dxa"/>
              <w:right w:w="0" w:type="dxa"/>
            </w:tcMar>
          </w:tcPr>
          <w:p w:rsidR="000A566F" w:rsidP="000A566F" w:rsidRDefault="000A566F" w14:paraId="15D8891B" w14:textId="0679294A">
            <w:pPr>
              <w:rPr>
                <w:rFonts w:ascii="Arial" w:hAnsi="Arial" w:eastAsia="Arial" w:cs="Arial"/>
                <w:sz w:val="18"/>
                <w:szCs w:val="18"/>
              </w:rPr>
            </w:pPr>
            <w:r>
              <w:rPr>
                <w:rFonts w:ascii="Arial" w:hAnsi="Arial" w:eastAsia="Arial" w:cs="Arial"/>
                <w:sz w:val="18"/>
                <w:szCs w:val="18"/>
              </w:rPr>
              <w:t>Connecting External MCP Clients</w:t>
            </w:r>
          </w:p>
        </w:tc>
        <w:tc>
          <w:tcPr>
            <w:tcW w:w="2714" w:type="pct"/>
            <w:shd w:val="clear" w:color="auto" w:fill="FFFFFF" w:themeFill="background1"/>
            <w:noWrap/>
            <w:tcMar>
              <w:top w:w="0" w:type="dxa"/>
              <w:left w:w="0" w:type="dxa"/>
              <w:bottom w:w="0" w:type="dxa"/>
              <w:right w:w="0" w:type="dxa"/>
            </w:tcMar>
          </w:tcPr>
          <w:p w:rsidRPr="00433C56" w:rsidR="000A566F" w:rsidP="000A566F" w:rsidRDefault="000A566F" w14:paraId="3530F7B3" w14:textId="77777777">
            <w:pPr>
              <w:spacing w:after="80"/>
              <w:rPr>
                <w:rFonts w:asciiTheme="minorHAnsi" w:hAnsiTheme="minorHAnsi"/>
              </w:rPr>
            </w:pPr>
            <w:r w:rsidRPr="08388028">
              <w:rPr>
                <w:rFonts w:eastAsia="Arial" w:cs="Arial" w:asciiTheme="minorHAnsi" w:hAnsiTheme="minorHAnsi"/>
              </w:rPr>
              <w:t>The built-in MCP server isn’t just for internal agents. Any external MCP client can connect to your OpenSearch cluster and use the same tools. Here’s a Python example using the fastmcp library:</w:t>
            </w:r>
          </w:p>
          <w:p w:rsidRPr="00433C56" w:rsidR="000A566F" w:rsidP="000A566F" w:rsidRDefault="000A566F" w14:paraId="329B4CE5" w14:textId="77777777">
            <w:pPr>
              <w:rPr>
                <w:rFonts w:asciiTheme="minorHAnsi" w:hAnsiTheme="minorHAnsi"/>
              </w:rPr>
            </w:pPr>
          </w:p>
          <w:p w:rsidRPr="00433C56" w:rsidR="000A566F" w:rsidP="000A566F" w:rsidRDefault="000A566F" w14:paraId="0AE1AFE2" w14:textId="77777777">
            <w:pPr>
              <w:ind w:firstLine="720"/>
              <w:rPr>
                <w:rFonts w:asciiTheme="minorHAnsi" w:hAnsiTheme="minorHAnsi"/>
              </w:rPr>
            </w:pPr>
          </w:p>
          <w:p w:rsidRPr="00433C56" w:rsidR="000A566F" w:rsidP="000A566F" w:rsidRDefault="000A566F" w14:paraId="0F25178B" w14:textId="77777777">
            <w:pPr>
              <w:ind w:firstLine="720"/>
              <w:rPr>
                <w:rFonts w:asciiTheme="minorHAnsi" w:hAnsiTheme="minorHAnsi"/>
              </w:rPr>
            </w:pPr>
          </w:p>
          <w:p w:rsidRPr="00433C56" w:rsidR="000A566F" w:rsidP="000A566F" w:rsidRDefault="000A566F" w14:paraId="1D04E9F1" w14:textId="77777777">
            <w:pPr>
              <w:rPr>
                <w:rFonts w:asciiTheme="minorHAnsi" w:hAnsiTheme="minorHAnsi"/>
              </w:rPr>
            </w:pPr>
          </w:p>
          <w:p w:rsidRPr="00433C56" w:rsidR="000A566F" w:rsidP="000A566F" w:rsidRDefault="000A566F" w14:paraId="75E4BAD0" w14:textId="77777777">
            <w:pPr>
              <w:rPr>
                <w:rFonts w:asciiTheme="minorHAnsi" w:hAnsiTheme="minorHAnsi"/>
              </w:rPr>
            </w:pPr>
          </w:p>
          <w:p w:rsidRPr="00433C56" w:rsidR="000A566F" w:rsidP="000A566F" w:rsidRDefault="000A566F" w14:paraId="62DFC4E2" w14:textId="77777777">
            <w:pPr>
              <w:rPr>
                <w:rFonts w:asciiTheme="minorHAnsi" w:hAnsiTheme="minorHAnsi"/>
              </w:rPr>
            </w:pPr>
          </w:p>
          <w:p w:rsidRPr="00433C56" w:rsidR="000A566F" w:rsidP="000A566F" w:rsidRDefault="000A566F" w14:paraId="3D90ED97" w14:textId="77777777">
            <w:pPr>
              <w:rPr>
                <w:rFonts w:asciiTheme="minorHAnsi" w:hAnsiTheme="minorHAnsi"/>
              </w:rPr>
            </w:pPr>
          </w:p>
          <w:p w:rsidR="000A566F" w:rsidP="000A566F" w:rsidRDefault="000A566F" w14:paraId="31EC227F" w14:textId="77777777">
            <w:pPr>
              <w:spacing w:after="80"/>
              <w:rPr>
                <w:rFonts w:eastAsia="Arial" w:cs="Arial" w:asciiTheme="minorHAnsi" w:hAnsiTheme="minorHAnsi"/>
              </w:rPr>
            </w:pPr>
            <w:r w:rsidRPr="00433C56">
              <w:rPr>
                <w:rFonts w:eastAsia="Arial" w:cs="Arial" w:asciiTheme="minorHAnsi" w:hAnsiTheme="minorHAnsi"/>
              </w:rPr>
              <w:t>This means LangChain agents, Claude Desktop, or any other MCP-compatible tool can connect to your OpenSearch cluster and use the same optimized indexes and pipelines you’ve built throughout this chapter.</w:t>
            </w:r>
          </w:p>
          <w:p w:rsidRPr="00433C56" w:rsidR="00EE6FAC" w:rsidP="000A566F" w:rsidRDefault="00EE6FAC" w14:paraId="2F1080EA" w14:textId="7BF78B60">
            <w:pPr>
              <w:spacing w:after="80"/>
              <w:rPr>
                <w:rFonts w:eastAsia="Arial" w:cs="Arial" w:asciiTheme="minorHAnsi" w:hAnsiTheme="minorHAnsi"/>
              </w:rPr>
            </w:pPr>
          </w:p>
        </w:tc>
        <w:tc>
          <w:tcPr>
            <w:tcW w:w="1682" w:type="pct"/>
            <w:shd w:val="clear" w:color="auto" w:fill="FFFFFF" w:themeFill="background1"/>
            <w:noWrap/>
            <w:tcMar>
              <w:top w:w="0" w:type="dxa"/>
              <w:left w:w="0" w:type="dxa"/>
              <w:bottom w:w="0" w:type="dxa"/>
              <w:right w:w="0" w:type="dxa"/>
            </w:tcMar>
          </w:tcPr>
          <w:p w:rsidR="000A566F" w:rsidP="000A566F" w:rsidRDefault="000A566F" w14:paraId="62AAD3B0" w14:textId="77777777"/>
          <w:p w:rsidR="000A566F" w:rsidP="000A566F" w:rsidRDefault="000A566F" w14:paraId="4E8803D8" w14:textId="77777777">
            <w:r>
              <w:rPr>
                <w:rFonts w:ascii="Arial" w:hAnsi="Arial" w:eastAsia="Arial" w:cs="Arial"/>
                <w:sz w:val="18"/>
                <w:szCs w:val="18"/>
              </w:rPr>
              <w:t>Terminal: Python MCP client connecting to OpenSearch</w:t>
            </w:r>
          </w:p>
          <w:p w:rsidR="000A566F" w:rsidP="000A566F" w:rsidRDefault="000A566F" w14:paraId="53084771" w14:textId="77777777"/>
          <w:p w:rsidR="000A566F" w:rsidP="000A566F" w:rsidRDefault="000A566F" w14:paraId="7FA988F2" w14:textId="77777777">
            <w:pPr>
              <w:shd w:val="clear" w:color="auto" w:fill="F0F0F0"/>
              <w:spacing w:before="80" w:after="80"/>
              <w:ind w:left="200" w:right="200"/>
            </w:pPr>
            <w:r>
              <w:rPr>
                <w:rFonts w:ascii="Consolas" w:hAnsi="Consolas" w:eastAsia="Consolas" w:cs="Consolas"/>
                <w:sz w:val="15"/>
                <w:szCs w:val="15"/>
              </w:rPr>
              <w:t>import asyncio from fastmcp import Client  async def main():     async with Client(         "https://localhost:9200/_plugins/_ml/mcp"     ) as client:         # Discover available tools         for tool in await client.list_tools():             print(tool.name)          # Search the bookstore         result = await client.call_tool(             "SearchIndexTool",             {"index": "bookstore-rag",              "query": '{"match": {"content": "mystery"}}'}         )         print(result)  asyncio.run(main())</w:t>
            </w:r>
          </w:p>
          <w:p w:rsidR="000A566F" w:rsidP="000A566F" w:rsidRDefault="000A566F" w14:paraId="272E5C03" w14:textId="77777777"/>
        </w:tc>
      </w:tr>
      <w:tr w:rsidRPr="00163757" w:rsidR="000A566F" w:rsidTr="00275F69" w14:paraId="50FD32DF" w14:textId="77777777">
        <w:trPr>
          <w:trHeight w:val="1365"/>
        </w:trPr>
        <w:tc>
          <w:tcPr>
            <w:tcW w:w="604" w:type="pct"/>
            <w:shd w:val="clear" w:color="auto" w:fill="FFFFFF" w:themeFill="background1"/>
            <w:noWrap/>
            <w:tcMar>
              <w:top w:w="0" w:type="dxa"/>
              <w:left w:w="0" w:type="dxa"/>
              <w:bottom w:w="0" w:type="dxa"/>
              <w:right w:w="0" w:type="dxa"/>
            </w:tcMar>
          </w:tcPr>
          <w:p w:rsidR="000A566F" w:rsidP="000A566F" w:rsidRDefault="000A566F" w14:paraId="73327C6C" w14:textId="25F7B662">
            <w:pPr>
              <w:rPr>
                <w:rFonts w:ascii="Arial" w:hAnsi="Arial" w:eastAsia="Arial" w:cs="Arial"/>
                <w:sz w:val="18"/>
                <w:szCs w:val="18"/>
              </w:rPr>
            </w:pPr>
            <w:r>
              <w:rPr>
                <w:rFonts w:ascii="Arial" w:hAnsi="Arial" w:eastAsia="Arial" w:cs="Arial"/>
                <w:sz w:val="18"/>
                <w:szCs w:val="18"/>
              </w:rPr>
              <w:t>Security Considerations</w:t>
            </w:r>
          </w:p>
        </w:tc>
        <w:tc>
          <w:tcPr>
            <w:tcW w:w="2714" w:type="pct"/>
            <w:shd w:val="clear" w:color="auto" w:fill="FFFFFF" w:themeFill="background1"/>
            <w:noWrap/>
            <w:tcMar>
              <w:top w:w="0" w:type="dxa"/>
              <w:left w:w="0" w:type="dxa"/>
              <w:bottom w:w="0" w:type="dxa"/>
              <w:right w:w="0" w:type="dxa"/>
            </w:tcMar>
          </w:tcPr>
          <w:p w:rsidRPr="00EE6FAC" w:rsidR="000A566F" w:rsidP="000A566F" w:rsidRDefault="000A566F" w14:paraId="2B1C9ADB" w14:textId="77777777">
            <w:pPr>
              <w:spacing w:after="80"/>
              <w:rPr>
                <w:rFonts w:asciiTheme="minorHAnsi" w:hAnsiTheme="minorHAnsi"/>
              </w:rPr>
            </w:pPr>
            <w:r w:rsidRPr="00433C56">
              <w:rPr>
                <w:rFonts w:eastAsia="Arial" w:cs="Arial" w:asciiTheme="minorHAnsi" w:hAnsiTheme="minorHAnsi"/>
              </w:rPr>
              <w:t>A few important notes on security. The MCP server and agent inherit the permissions of the credentials used to connect. For production, create a dedicated service account with the minimum permissions needed.</w:t>
            </w:r>
          </w:p>
          <w:p w:rsidRPr="00EE6FAC" w:rsidR="000A566F" w:rsidP="000A566F" w:rsidRDefault="000A566F" w14:paraId="036D8174" w14:textId="77777777">
            <w:pPr>
              <w:spacing w:after="80"/>
              <w:rPr>
                <w:rFonts w:asciiTheme="minorHAnsi" w:hAnsiTheme="minorHAnsi"/>
              </w:rPr>
            </w:pPr>
            <w:r w:rsidRPr="00EE6FAC">
              <w:rPr>
                <w:rFonts w:eastAsia="Arial" w:cs="Arial" w:asciiTheme="minorHAnsi" w:hAnsiTheme="minorHAnsi"/>
              </w:rPr>
              <w:t>OpenSearch’s fine-grained access control lets you create a role that can read specific indexes but not modify them. For a bookstore agent that only needs to search, create a role with read-only access to the bookstore-rag index. Also restrict which tools the agent can access.  You probably don’t want a customer-facing agent to have delete_index capabilities.</w:t>
            </w:r>
          </w:p>
          <w:p w:rsidRPr="00EE6FAC" w:rsidR="000A566F" w:rsidP="000A566F" w:rsidRDefault="000A566F" w14:paraId="72DC28DA" w14:textId="1B0BF3F8">
            <w:pPr>
              <w:spacing w:after="80"/>
              <w:rPr>
                <w:rFonts w:eastAsia="Arial" w:cs="Arial" w:asciiTheme="minorHAnsi" w:hAnsiTheme="minorHAnsi"/>
              </w:rPr>
            </w:pPr>
            <w:r w:rsidRPr="00EE6FAC">
              <w:rPr>
                <w:rFonts w:eastAsia="Arial" w:cs="Arial" w:asciiTheme="minorHAnsi" w:hAnsiTheme="minorHAnsi"/>
              </w:rPr>
              <w:t>When connecting external MCP clients, the security boundary is your OpenSearch authentication. Make sure your cluster uses TLS, and pass credentials through the appropriate authentication headers.</w:t>
            </w:r>
          </w:p>
        </w:tc>
        <w:tc>
          <w:tcPr>
            <w:tcW w:w="1682" w:type="pct"/>
            <w:shd w:val="clear" w:color="auto" w:fill="FFFFFF" w:themeFill="background1"/>
            <w:noWrap/>
            <w:tcMar>
              <w:top w:w="0" w:type="dxa"/>
              <w:left w:w="0" w:type="dxa"/>
              <w:bottom w:w="0" w:type="dxa"/>
              <w:right w:w="0" w:type="dxa"/>
            </w:tcMar>
          </w:tcPr>
          <w:p w:rsidR="000A566F" w:rsidP="000A566F" w:rsidRDefault="000A566F" w14:paraId="03182983" w14:textId="77777777"/>
        </w:tc>
      </w:tr>
      <w:tr w:rsidRPr="00163757" w:rsidR="000A566F" w:rsidTr="00275F69" w14:paraId="4E847DFD" w14:textId="77777777">
        <w:trPr>
          <w:trHeight w:val="1365"/>
        </w:trPr>
        <w:tc>
          <w:tcPr>
            <w:tcW w:w="604" w:type="pct"/>
            <w:shd w:val="clear" w:color="auto" w:fill="FFFFFF" w:themeFill="background1"/>
            <w:noWrap/>
            <w:tcMar>
              <w:top w:w="0" w:type="dxa"/>
              <w:left w:w="0" w:type="dxa"/>
              <w:bottom w:w="0" w:type="dxa"/>
              <w:right w:w="0" w:type="dxa"/>
            </w:tcMar>
          </w:tcPr>
          <w:p w:rsidR="000A566F" w:rsidP="000A566F" w:rsidRDefault="000A566F" w14:paraId="7C908179" w14:textId="349B26BE">
            <w:pPr>
              <w:rPr>
                <w:rFonts w:ascii="Arial" w:hAnsi="Arial" w:eastAsia="Arial" w:cs="Arial"/>
                <w:sz w:val="18"/>
                <w:szCs w:val="18"/>
              </w:rPr>
            </w:pPr>
            <w:r>
              <w:rPr>
                <w:rFonts w:ascii="Arial" w:hAnsi="Arial" w:eastAsia="Arial" w:cs="Arial"/>
                <w:sz w:val="18"/>
                <w:szCs w:val="18"/>
              </w:rPr>
              <w:t>Conclusion</w:t>
            </w:r>
          </w:p>
        </w:tc>
        <w:tc>
          <w:tcPr>
            <w:tcW w:w="2714" w:type="pct"/>
            <w:shd w:val="clear" w:color="auto" w:fill="FFFFFF" w:themeFill="background1"/>
            <w:noWrap/>
            <w:tcMar>
              <w:top w:w="0" w:type="dxa"/>
              <w:left w:w="0" w:type="dxa"/>
              <w:bottom w:w="0" w:type="dxa"/>
              <w:right w:w="0" w:type="dxa"/>
            </w:tcMar>
          </w:tcPr>
          <w:p w:rsidRPr="00EE6FAC" w:rsidR="000A566F" w:rsidP="000A566F" w:rsidRDefault="000A566F" w14:paraId="3F2A22F6" w14:textId="77777777">
            <w:pPr>
              <w:spacing w:after="80"/>
              <w:rPr>
                <w:rFonts w:asciiTheme="minorHAnsi" w:hAnsiTheme="minorHAnsi"/>
              </w:rPr>
            </w:pPr>
            <w:r w:rsidRPr="00EE6FAC">
              <w:rPr>
                <w:rFonts w:eastAsia="Arial" w:cs="Arial" w:asciiTheme="minorHAnsi" w:hAnsiTheme="minorHAnsi"/>
              </w:rPr>
              <w:t>That wraps up both this lesson and Chapter 4. You now have a complete picture of RAG optimization in OpenSearch.</w:t>
            </w:r>
          </w:p>
          <w:p w:rsidRPr="00EE6FAC" w:rsidR="000A566F" w:rsidP="000A566F" w:rsidRDefault="00E21CB1" w14:paraId="4E8C0C56" w14:textId="6BA56DB9">
            <w:pPr>
              <w:spacing w:after="80"/>
              <w:rPr>
                <w:rFonts w:asciiTheme="minorHAnsi" w:hAnsiTheme="minorHAnsi"/>
              </w:rPr>
            </w:pPr>
            <w:r w:rsidRPr="00E21CB1">
              <w:rPr>
                <w:rFonts w:eastAsia="Arial" w:cs="Arial" w:asciiTheme="minorHAnsi" w:hAnsiTheme="minorHAnsi"/>
              </w:rPr>
              <w:t>This completes our journey through RAG optimization in OpenSearch. You've learned to tune performance and accuracy, build an optimized index from scratch, measure and improve query quality, and expose it all to AI agents through the MCP server.</w:t>
            </w:r>
          </w:p>
          <w:p w:rsidRPr="008C5F6C" w:rsidR="000A566F" w:rsidP="000A566F" w:rsidRDefault="000A566F" w14:paraId="6CBA989C" w14:textId="7494E11B">
            <w:pPr>
              <w:spacing w:after="80"/>
              <w:rPr>
                <w:rFonts w:eastAsia="Arial" w:cs="Arial" w:asciiTheme="minorHAnsi" w:hAnsiTheme="minorHAnsi"/>
              </w:rPr>
            </w:pPr>
          </w:p>
          <w:p w:rsidR="008C5F6C" w:rsidP="000A566F" w:rsidRDefault="008C5F6C" w14:paraId="4EC40561" w14:textId="112986F1">
            <w:pPr>
              <w:spacing w:after="80"/>
              <w:rPr>
                <w:rFonts w:ascii="Arial" w:hAnsi="Arial" w:eastAsia="Arial" w:cs="Arial"/>
                <w:sz w:val="18"/>
                <w:szCs w:val="18"/>
              </w:rPr>
            </w:pPr>
            <w:r w:rsidRPr="08388028">
              <w:rPr>
                <w:rFonts w:eastAsia="Arial" w:cs="Arial" w:asciiTheme="minorHAnsi" w:hAnsiTheme="minorHAnsi"/>
              </w:rPr>
              <w:t>The key takeaway is that optimization is a continuous cycle: measure, identify bottlenecks, apply targeted fixes, and measure again. With the tools available in OpenSearch, you are now fully equipped to build and maintain world-class RAG applications.</w:t>
            </w:r>
          </w:p>
        </w:tc>
        <w:tc>
          <w:tcPr>
            <w:tcW w:w="1682" w:type="pct"/>
            <w:shd w:val="clear" w:color="auto" w:fill="FFFFFF" w:themeFill="background1"/>
            <w:noWrap/>
            <w:tcMar>
              <w:top w:w="0" w:type="dxa"/>
              <w:left w:w="0" w:type="dxa"/>
              <w:bottom w:w="0" w:type="dxa"/>
              <w:right w:w="0" w:type="dxa"/>
            </w:tcMar>
          </w:tcPr>
          <w:p w:rsidR="000A566F" w:rsidP="000A566F" w:rsidRDefault="000A566F" w14:paraId="510F2ED5" w14:textId="4A2C4D98">
            <w:r>
              <w:rPr>
                <w:rFonts w:ascii="Arial" w:hAnsi="Arial" w:eastAsia="Arial" w:cs="Arial"/>
                <w:sz w:val="18"/>
                <w:szCs w:val="18"/>
              </w:rPr>
              <w:t>Chapter 4 summary: four lesson cards with key takeaway from each</w:t>
            </w:r>
          </w:p>
        </w:tc>
      </w:tr>
    </w:tbl>
    <w:p w:rsidR="00DF352B" w:rsidRDefault="00376156" w14:paraId="5B120105" w14:textId="605BAF66">
      <w:r>
        <w:br w:type="textWrapping" w:clear="all"/>
      </w:r>
    </w:p>
    <w:p w:rsidR="008D7D0C" w:rsidP="008D7D0C" w:rsidRDefault="008D7D0C" w14:paraId="5AC7A132" w14:textId="23A03017">
      <w:pPr>
        <w:pStyle w:val="Heading3"/>
      </w:pPr>
    </w:p>
    <w:p w:rsidRPr="008D7D0C" w:rsidR="008D7D0C" w:rsidP="008D7D0C" w:rsidRDefault="008D7D0C" w14:paraId="5F8DFDB1" w14:textId="77777777"/>
    <w:p w:rsidR="001D5A11" w:rsidRDefault="001D5A11" w14:paraId="0D6FA2F0" w14:textId="77777777"/>
    <w:p w:rsidRPr="00942108" w:rsidR="001D5A11" w:rsidP="001D5A11" w:rsidRDefault="001D5A11" w14:paraId="31E4A23E" w14:textId="4655EDE4">
      <w:pPr>
        <w:rPr>
          <w:rFonts w:asciiTheme="majorHAnsi" w:hAnsiTheme="majorHAnsi" w:eastAsiaTheme="majorEastAsia" w:cstheme="majorBidi"/>
          <w:color w:val="0F4761" w:themeColor="accent1" w:themeShade="BF"/>
          <w:sz w:val="40"/>
          <w:szCs w:val="40"/>
        </w:rPr>
      </w:pPr>
      <w:bookmarkStart w:name="_Toc777464815" w:id="412"/>
      <w:bookmarkStart w:name="_Toc675023491" w:id="413"/>
      <w:bookmarkStart w:name="_Toc611126873" w:id="414"/>
      <w:r w:rsidRPr="1316214E">
        <w:rPr>
          <w:rStyle w:val="Heading1Char"/>
        </w:rPr>
        <w:t xml:space="preserve">Chapter </w:t>
      </w:r>
      <w:r>
        <w:rPr>
          <w:rStyle w:val="Heading1Char"/>
        </w:rPr>
        <w:t xml:space="preserve">5: </w:t>
      </w:r>
      <w:r w:rsidR="005B62FD">
        <w:rPr>
          <w:rStyle w:val="Heading1Char"/>
        </w:rPr>
        <w:t>Production Optimizations for OpenSearch clusters</w:t>
      </w:r>
      <w:bookmarkEnd w:id="412"/>
      <w:bookmarkEnd w:id="413"/>
      <w:bookmarkEnd w:id="414"/>
    </w:p>
    <w:p w:rsidRPr="006B4414" w:rsidR="006B4414" w:rsidP="006B4414" w:rsidRDefault="001D5A11" w14:paraId="5EB8BC63" w14:textId="4A09AD78">
      <w:pPr>
        <w:rPr>
          <w:ins w:author="Yancey, Michelle" w:date="2026-04-03T17:24:00Z" w:id="415"/>
          <w:rFonts w:ascii="system-ui" w:hAnsi="system-ui" w:eastAsia="system-ui" w:cs="system-ui"/>
          <w:i/>
          <w:iCs/>
          <w:color w:val="333333"/>
          <w:sz w:val="19"/>
          <w:szCs w:val="19"/>
        </w:rPr>
      </w:pPr>
      <w:r>
        <w:t>Description:</w:t>
      </w:r>
      <w:r w:rsidR="1FE2E8B1">
        <w:t xml:space="preserve"> </w:t>
      </w:r>
      <w:ins w:author="Yancey, Michelle" w:date="2026-04-03T17:24:00Z" w:id="416">
        <w:r w:rsidRPr="006B4414" w:rsidR="006B4414">
          <w:rPr>
            <w:rFonts w:ascii="system-ui" w:hAnsi="system-ui" w:eastAsia="system-ui" w:cs="system-ui"/>
            <w:i/>
            <w:iCs/>
            <w:color w:val="333333"/>
            <w:sz w:val="19"/>
            <w:szCs w:val="19"/>
          </w:rPr>
          <w:t>Learn how to optimize and operate OpenSearch clusters in production. This chapter covers shard management, index lifecycle strategies, vector</w:t>
        </w:r>
        <w:r w:rsidRPr="006B4414" w:rsidR="006B4414">
          <w:rPr>
            <w:rFonts w:ascii="system-ui" w:hAnsi="system-ui" w:eastAsia="system-ui" w:cs="system-ui"/>
            <w:i/>
            <w:iCs/>
            <w:color w:val="333333"/>
            <w:sz w:val="19"/>
            <w:szCs w:val="19"/>
          </w:rPr>
          <w:noBreakHyphen/>
        </w:r>
        <w:r w:rsidRPr="006B4414" w:rsidR="006B4414">
          <w:rPr>
            <w:rFonts w:ascii="system-ui" w:hAnsi="system-ui" w:eastAsia="system-ui" w:cs="system-ui"/>
            <w:i/>
            <w:iCs/>
            <w:color w:val="333333"/>
            <w:sz w:val="19"/>
            <w:szCs w:val="19"/>
          </w:rPr>
          <w:t>specific optimizations, security best practices, and techniques for maintaining performance and reliability at scale.</w:t>
        </w:r>
      </w:ins>
    </w:p>
    <w:p w:rsidR="001D5A11" w:rsidP="186E01E4" w:rsidRDefault="1FE2E8B1" w14:paraId="36909C90" w14:textId="702002EB">
      <w:pPr>
        <w:rPr>
          <w:rFonts w:ascii="system-ui" w:hAnsi="system-ui" w:eastAsia="system-ui" w:cs="system-ui"/>
          <w:i/>
          <w:iCs/>
          <w:color w:val="333333"/>
          <w:sz w:val="19"/>
          <w:szCs w:val="19"/>
        </w:rPr>
      </w:pPr>
      <w:del w:author="Yancey, Michelle" w:date="2026-04-03T17:24:00Z" w16du:dateUtc="2026-04-03T21:24:00Z" w:id="417">
        <w:r w:rsidRPr="186E01E4" w:rsidDel="006B4414">
          <w:rPr>
            <w:rFonts w:ascii="system-ui" w:hAnsi="system-ui" w:eastAsia="system-ui" w:cs="system-ui"/>
            <w:i/>
            <w:iCs/>
            <w:color w:val="333333"/>
            <w:sz w:val="19"/>
            <w:szCs w:val="19"/>
          </w:rPr>
          <w:delText>This chapter covers what it takes to run OpenSearch reliably and efficiently at production scale. You'll work through shard sizing formulas, force merge strategies, and unallocated shard troubleshooting, then turn to broader index lifecycle management including mapping optimization, rollover, and re-indexing decisions. Vector-specific storage challenges get their own lesson, covering HNSW memory planning, on-disk mode, and quantization. The chapter also covers securing your cluster with role-based access control, multi-zone resilience, and anomaly detection, and closes with query prioritization techniques to keep critical searches responsive under heavy load.</w:delText>
        </w:r>
      </w:del>
    </w:p>
    <w:p w:rsidR="001D5A11" w:rsidP="001D5A11" w:rsidRDefault="001D5A11" w14:paraId="374940E4" w14:textId="2763624F"/>
    <w:p w:rsidR="001D5A11" w:rsidP="001D5A11" w:rsidRDefault="001D5A11" w14:paraId="2B30F320" w14:textId="1855130E"/>
    <w:p w:rsidR="0058503A" w:rsidP="001D5A11" w:rsidRDefault="0058503A" w14:paraId="6919DAA0" w14:textId="77777777"/>
    <w:tbl>
      <w:tblPr>
        <w:tblW w:w="101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91"/>
        <w:gridCol w:w="5676"/>
        <w:gridCol w:w="2801"/>
      </w:tblGrid>
      <w:tr w:rsidR="00570722" w:rsidTr="08388028" w14:paraId="4707551F" w14:textId="77777777">
        <w:trPr>
          <w:trHeight w:val="290"/>
        </w:trPr>
        <w:tc>
          <w:tcPr>
            <w:tcW w:w="1691" w:type="dxa"/>
            <w:shd w:val="clear" w:color="auto" w:fill="FFFFFF" w:themeFill="background1"/>
            <w:noWrap/>
            <w:vAlign w:val="bottom"/>
            <w:hideMark/>
          </w:tcPr>
          <w:p w:rsidR="0058503A" w:rsidRDefault="0058503A" w14:paraId="1E3B520D" w14:textId="77777777">
            <w:pPr>
              <w:rPr>
                <w:rFonts w:ascii="Aptos Narrow" w:hAnsi="Aptos Narrow"/>
                <w:color w:val="000000"/>
                <w:sz w:val="22"/>
                <w:szCs w:val="22"/>
              </w:rPr>
            </w:pPr>
            <w:r>
              <w:rPr>
                <w:rFonts w:ascii="Aptos Narrow" w:hAnsi="Aptos Narrow"/>
                <w:color w:val="000000"/>
                <w:sz w:val="22"/>
                <w:szCs w:val="22"/>
              </w:rPr>
              <w:t>Section</w:t>
            </w:r>
          </w:p>
        </w:tc>
        <w:tc>
          <w:tcPr>
            <w:tcW w:w="5676" w:type="dxa"/>
            <w:shd w:val="clear" w:color="auto" w:fill="FFFFFF" w:themeFill="background1"/>
            <w:noWrap/>
            <w:vAlign w:val="bottom"/>
            <w:hideMark/>
          </w:tcPr>
          <w:p w:rsidR="0058503A" w:rsidRDefault="0058503A" w14:paraId="64C79044" w14:textId="77777777">
            <w:pPr>
              <w:rPr>
                <w:rFonts w:ascii="Aptos Narrow" w:hAnsi="Aptos Narrow"/>
                <w:color w:val="000000"/>
                <w:sz w:val="22"/>
                <w:szCs w:val="22"/>
              </w:rPr>
            </w:pPr>
            <w:r>
              <w:rPr>
                <w:rFonts w:ascii="Aptos Narrow" w:hAnsi="Aptos Narrow"/>
                <w:color w:val="000000"/>
                <w:sz w:val="22"/>
                <w:szCs w:val="22"/>
              </w:rPr>
              <w:t>Script</w:t>
            </w:r>
          </w:p>
        </w:tc>
        <w:tc>
          <w:tcPr>
            <w:tcW w:w="2801" w:type="dxa"/>
            <w:shd w:val="clear" w:color="auto" w:fill="FFFFFF" w:themeFill="background1"/>
            <w:noWrap/>
            <w:vAlign w:val="bottom"/>
            <w:hideMark/>
          </w:tcPr>
          <w:p w:rsidR="0058503A" w:rsidRDefault="0058503A" w14:paraId="56F66ED9" w14:textId="77777777">
            <w:pPr>
              <w:rPr>
                <w:rFonts w:ascii="Aptos Narrow" w:hAnsi="Aptos Narrow"/>
                <w:color w:val="000000"/>
                <w:sz w:val="22"/>
                <w:szCs w:val="22"/>
              </w:rPr>
            </w:pPr>
            <w:r>
              <w:rPr>
                <w:rFonts w:ascii="Aptos Narrow" w:hAnsi="Aptos Narrow"/>
                <w:color w:val="000000"/>
                <w:sz w:val="22"/>
                <w:szCs w:val="22"/>
              </w:rPr>
              <w:t>Visual Cues</w:t>
            </w:r>
          </w:p>
        </w:tc>
      </w:tr>
      <w:tr w:rsidR="00570722" w:rsidTr="08388028" w14:paraId="43A98F34" w14:textId="77777777">
        <w:trPr>
          <w:trHeight w:val="290"/>
        </w:trPr>
        <w:tc>
          <w:tcPr>
            <w:tcW w:w="1691" w:type="dxa"/>
            <w:shd w:val="clear" w:color="auto" w:fill="FFFFFF" w:themeFill="background1"/>
            <w:noWrap/>
            <w:vAlign w:val="bottom"/>
            <w:hideMark/>
          </w:tcPr>
          <w:p w:rsidR="0058503A" w:rsidRDefault="00E249E2" w14:paraId="7F595B60" w14:textId="498A503F">
            <w:pPr>
              <w:rPr>
                <w:rFonts w:ascii="Aptos Narrow" w:hAnsi="Aptos Narrow"/>
                <w:color w:val="000000"/>
                <w:sz w:val="22"/>
                <w:szCs w:val="22"/>
              </w:rPr>
            </w:pPr>
            <w:r w:rsidRPr="08388028">
              <w:rPr>
                <w:rFonts w:ascii="Aptos Narrow" w:hAnsi="Aptos Narrow"/>
                <w:color w:val="000000" w:themeColor="text1"/>
                <w:sz w:val="22"/>
                <w:szCs w:val="22"/>
              </w:rPr>
              <w:t>Introduction</w:t>
            </w:r>
          </w:p>
        </w:tc>
        <w:tc>
          <w:tcPr>
            <w:tcW w:w="5676" w:type="dxa"/>
            <w:shd w:val="clear" w:color="auto" w:fill="FFFFFF" w:themeFill="background1"/>
            <w:noWrap/>
            <w:vAlign w:val="bottom"/>
            <w:hideMark/>
          </w:tcPr>
          <w:p w:rsidR="00E80453" w:rsidP="00E80453" w:rsidRDefault="00E80453" w14:paraId="620C26A5" w14:textId="77777777">
            <w:pPr>
              <w:rPr>
                <w:rFonts w:asciiTheme="minorHAnsi" w:hAnsiTheme="minorHAnsi"/>
                <w:color w:val="000000"/>
              </w:rPr>
            </w:pPr>
            <w:r w:rsidRPr="08388028">
              <w:rPr>
                <w:rFonts w:asciiTheme="minorHAnsi" w:hAnsiTheme="minorHAnsi"/>
                <w:color w:val="000000" w:themeColor="text1"/>
              </w:rPr>
              <w:t>Welcome to Chapter 5! We are ready to optimize your OpenSearch clusters for production environments.</w:t>
            </w:r>
          </w:p>
          <w:p w:rsidR="00E80453" w:rsidP="00E80453" w:rsidRDefault="00E80453" w14:paraId="07337916" w14:textId="77777777">
            <w:pPr>
              <w:rPr>
                <w:rFonts w:asciiTheme="minorHAnsi" w:hAnsiTheme="minorHAnsi"/>
                <w:color w:val="000000"/>
              </w:rPr>
            </w:pPr>
          </w:p>
          <w:p w:rsidR="00E80453" w:rsidP="00E80453" w:rsidRDefault="00E80453" w14:paraId="5CB8FF1B" w14:textId="77777777">
            <w:pPr>
              <w:rPr>
                <w:rFonts w:asciiTheme="minorHAnsi" w:hAnsiTheme="minorHAnsi"/>
                <w:color w:val="000000"/>
              </w:rPr>
            </w:pPr>
            <w:r w:rsidRPr="08388028">
              <w:rPr>
                <w:rFonts w:asciiTheme="minorHAnsi" w:hAnsiTheme="minorHAnsi"/>
                <w:color w:val="000000" w:themeColor="text1"/>
              </w:rPr>
              <w:t xml:space="preserve">By the end of this chapter, you will know how to manage shards efficiently, optimize indexes for high performance, and secure your clusters. </w:t>
            </w:r>
          </w:p>
          <w:p w:rsidR="00811BC1" w:rsidP="00E80453" w:rsidRDefault="00811BC1" w14:paraId="062150CD" w14:textId="77777777">
            <w:pPr>
              <w:rPr>
                <w:rFonts w:asciiTheme="minorHAnsi" w:hAnsiTheme="minorHAnsi"/>
                <w:color w:val="000000"/>
              </w:rPr>
            </w:pPr>
          </w:p>
          <w:p w:rsidR="00811BC1" w:rsidP="00E80453" w:rsidRDefault="00811BC1" w14:paraId="074D77BD" w14:textId="6AC87CE7">
            <w:pPr>
              <w:rPr>
                <w:rFonts w:asciiTheme="minorHAnsi" w:hAnsiTheme="minorHAnsi"/>
                <w:color w:val="000000"/>
              </w:rPr>
            </w:pPr>
            <w:r w:rsidRPr="08388028">
              <w:rPr>
                <w:rFonts w:asciiTheme="minorHAnsi" w:hAnsiTheme="minorHAnsi"/>
                <w:color w:val="000000" w:themeColor="text1"/>
              </w:rPr>
              <w:t>We’ll demonstrate how to write REST API calls to optimize shard management, index performance, and vector storage. Additionally, we'll cover security best practices and query prioritization techniques to ensure your clusters run smoothly and securely."</w:t>
            </w:r>
          </w:p>
          <w:p w:rsidR="00E80453" w:rsidP="00E80453" w:rsidRDefault="00E80453" w14:paraId="401F9EE7" w14:textId="77777777">
            <w:pPr>
              <w:rPr>
                <w:rFonts w:asciiTheme="minorHAnsi" w:hAnsiTheme="minorHAnsi"/>
                <w:color w:val="000000"/>
              </w:rPr>
            </w:pPr>
          </w:p>
          <w:p w:rsidR="0058503A" w:rsidP="00E80453" w:rsidRDefault="00E80453" w14:paraId="22137F44" w14:textId="3F1391DA">
            <w:pPr>
              <w:rPr>
                <w:rFonts w:ascii="Aptos Narrow" w:hAnsi="Aptos Narrow"/>
                <w:color w:val="000000"/>
                <w:sz w:val="22"/>
                <w:szCs w:val="22"/>
              </w:rPr>
            </w:pPr>
            <w:r w:rsidRPr="08388028">
              <w:rPr>
                <w:rFonts w:asciiTheme="minorHAnsi" w:hAnsiTheme="minorHAnsi"/>
                <w:color w:val="000000" w:themeColor="text1"/>
              </w:rPr>
              <w:t>We packed this chapter with essential knowledge to help you build resilient, speedy, and cost-effective real-world applications. Let us get to work</w:t>
            </w:r>
            <w:r w:rsidRPr="08388028" w:rsidR="0F488C65">
              <w:rPr>
                <w:rFonts w:asciiTheme="minorHAnsi" w:hAnsiTheme="minorHAnsi"/>
                <w:color w:val="000000" w:themeColor="text1"/>
              </w:rPr>
              <w:t>!</w:t>
            </w:r>
          </w:p>
        </w:tc>
        <w:tc>
          <w:tcPr>
            <w:tcW w:w="2801" w:type="dxa"/>
            <w:shd w:val="clear" w:color="auto" w:fill="FFFFFF" w:themeFill="background1"/>
            <w:noWrap/>
            <w:vAlign w:val="bottom"/>
            <w:hideMark/>
          </w:tcPr>
          <w:p w:rsidR="00811BC1" w:rsidRDefault="0058503A" w14:paraId="384F9D04" w14:textId="538E95BE">
            <w:pPr>
              <w:rPr>
                <w:rFonts w:ascii="Aptos Narrow" w:hAnsi="Aptos Narrow"/>
                <w:color w:val="000000"/>
                <w:sz w:val="22"/>
                <w:szCs w:val="22"/>
              </w:rPr>
            </w:pPr>
            <w:r w:rsidRPr="08388028">
              <w:rPr>
                <w:rFonts w:ascii="Aptos Narrow" w:hAnsi="Aptos Narrow"/>
                <w:color w:val="000000" w:themeColor="text1"/>
                <w:sz w:val="22"/>
                <w:szCs w:val="22"/>
              </w:rPr>
              <w:t xml:space="preserve">[Visual Cue: Title Slide] "Chapter 5: Production </w:t>
            </w:r>
            <w:r w:rsidRPr="08388028" w:rsidR="117BC019">
              <w:rPr>
                <w:rFonts w:ascii="Aptos Narrow" w:hAnsi="Aptos Narrow"/>
                <w:color w:val="000000" w:themeColor="text1"/>
                <w:sz w:val="22"/>
                <w:szCs w:val="22"/>
              </w:rPr>
              <w:t>o</w:t>
            </w:r>
            <w:r w:rsidRPr="08388028" w:rsidR="7D46AEE5">
              <w:rPr>
                <w:rFonts w:ascii="Aptos Narrow" w:hAnsi="Aptos Narrow"/>
                <w:color w:val="000000" w:themeColor="text1"/>
                <w:sz w:val="22"/>
                <w:szCs w:val="22"/>
              </w:rPr>
              <w:t>ptimization</w:t>
            </w:r>
            <w:r w:rsidRPr="08388028">
              <w:rPr>
                <w:rFonts w:ascii="Aptos Narrow" w:hAnsi="Aptos Narrow"/>
                <w:color w:val="000000" w:themeColor="text1"/>
                <w:sz w:val="22"/>
                <w:szCs w:val="22"/>
              </w:rPr>
              <w:t>"</w:t>
            </w:r>
          </w:p>
          <w:p w:rsidR="00811BC1" w:rsidRDefault="00811BC1" w14:paraId="0B44DFC8" w14:textId="77777777">
            <w:pPr>
              <w:rPr>
                <w:rFonts w:ascii="Aptos Narrow" w:hAnsi="Aptos Narrow"/>
                <w:color w:val="000000"/>
                <w:sz w:val="22"/>
                <w:szCs w:val="22"/>
              </w:rPr>
            </w:pPr>
          </w:p>
          <w:p w:rsidR="00811BC1" w:rsidRDefault="00811BC1" w14:paraId="649E5BE0" w14:textId="77777777">
            <w:pPr>
              <w:rPr>
                <w:rFonts w:ascii="Aptos Narrow" w:hAnsi="Aptos Narrow"/>
                <w:color w:val="000000"/>
                <w:sz w:val="22"/>
                <w:szCs w:val="22"/>
              </w:rPr>
            </w:pPr>
          </w:p>
          <w:p w:rsidR="00811BC1" w:rsidRDefault="00811BC1" w14:paraId="3A3BD1C3" w14:textId="77777777">
            <w:pPr>
              <w:rPr>
                <w:rFonts w:ascii="Aptos Narrow" w:hAnsi="Aptos Narrow"/>
                <w:color w:val="000000"/>
                <w:sz w:val="22"/>
                <w:szCs w:val="22"/>
              </w:rPr>
            </w:pPr>
          </w:p>
          <w:p w:rsidR="00811BC1" w:rsidRDefault="00811BC1" w14:paraId="062F2C9D" w14:textId="77777777">
            <w:pPr>
              <w:rPr>
                <w:rFonts w:ascii="Aptos Narrow" w:hAnsi="Aptos Narrow"/>
                <w:color w:val="000000"/>
                <w:sz w:val="22"/>
                <w:szCs w:val="22"/>
              </w:rPr>
            </w:pPr>
          </w:p>
          <w:p w:rsidR="00811BC1" w:rsidRDefault="00811BC1" w14:paraId="3843D5C3" w14:textId="77777777">
            <w:pPr>
              <w:rPr>
                <w:rFonts w:ascii="Aptos Narrow" w:hAnsi="Aptos Narrow"/>
                <w:color w:val="000000"/>
                <w:sz w:val="22"/>
                <w:szCs w:val="22"/>
              </w:rPr>
            </w:pPr>
          </w:p>
          <w:p w:rsidR="00811BC1" w:rsidRDefault="00811BC1" w14:paraId="561E0036" w14:textId="2CF9B30B">
            <w:pPr>
              <w:rPr>
                <w:rFonts w:ascii="Aptos Narrow" w:hAnsi="Aptos Narrow"/>
                <w:color w:val="000000"/>
                <w:sz w:val="22"/>
                <w:szCs w:val="22"/>
              </w:rPr>
            </w:pPr>
            <w:r w:rsidRPr="08388028">
              <w:rPr>
                <w:rFonts w:ascii="Aptos Narrow" w:hAnsi="Aptos Narrow"/>
                <w:color w:val="000000" w:themeColor="text1"/>
                <w:sz w:val="22"/>
                <w:szCs w:val="22"/>
              </w:rPr>
              <w:t>[Visual Cue]</w:t>
            </w:r>
          </w:p>
          <w:p w:rsidR="00460984" w:rsidRDefault="00D933DE" w14:paraId="7F170128" w14:textId="44BD8322">
            <w:pPr>
              <w:rPr>
                <w:rFonts w:ascii="Aptos Narrow" w:hAnsi="Aptos Narrow"/>
                <w:color w:val="000000"/>
                <w:sz w:val="22"/>
                <w:szCs w:val="22"/>
              </w:rPr>
            </w:pPr>
            <w:r w:rsidRPr="08388028">
              <w:rPr>
                <w:rFonts w:ascii="Aptos Narrow" w:hAnsi="Aptos Narrow"/>
                <w:color w:val="000000" w:themeColor="text1"/>
                <w:sz w:val="22"/>
                <w:szCs w:val="22"/>
              </w:rPr>
              <w:t>Shard management</w:t>
            </w:r>
          </w:p>
          <w:p w:rsidR="00460984" w:rsidRDefault="00811BC1" w14:paraId="08910731" w14:textId="1CEC9928">
            <w:pPr>
              <w:rPr>
                <w:rFonts w:ascii="Aptos Narrow" w:hAnsi="Aptos Narrow"/>
                <w:color w:val="000000"/>
                <w:sz w:val="22"/>
                <w:szCs w:val="22"/>
              </w:rPr>
            </w:pPr>
            <w:r w:rsidRPr="08388028">
              <w:rPr>
                <w:rFonts w:ascii="Aptos Narrow" w:hAnsi="Aptos Narrow"/>
                <w:color w:val="000000" w:themeColor="text1"/>
                <w:sz w:val="22"/>
                <w:szCs w:val="22"/>
              </w:rPr>
              <w:t xml:space="preserve">Index </w:t>
            </w:r>
            <w:r w:rsidRPr="08388028" w:rsidR="00D933DE">
              <w:rPr>
                <w:rFonts w:ascii="Aptos Narrow" w:hAnsi="Aptos Narrow"/>
                <w:color w:val="000000" w:themeColor="text1"/>
                <w:sz w:val="22"/>
                <w:szCs w:val="22"/>
              </w:rPr>
              <w:t>p</w:t>
            </w:r>
            <w:r w:rsidRPr="08388028">
              <w:rPr>
                <w:rFonts w:ascii="Aptos Narrow" w:hAnsi="Aptos Narrow"/>
                <w:color w:val="000000" w:themeColor="text1"/>
                <w:sz w:val="22"/>
                <w:szCs w:val="22"/>
              </w:rPr>
              <w:t>erformance</w:t>
            </w:r>
          </w:p>
          <w:p w:rsidR="00460984" w:rsidRDefault="00811BC1" w14:paraId="28306934" w14:textId="43CF9325">
            <w:pPr>
              <w:rPr>
                <w:rFonts w:ascii="Aptos Narrow" w:hAnsi="Aptos Narrow"/>
                <w:color w:val="000000"/>
                <w:sz w:val="22"/>
                <w:szCs w:val="22"/>
              </w:rPr>
            </w:pPr>
            <w:r w:rsidRPr="08388028">
              <w:rPr>
                <w:rFonts w:ascii="Aptos Narrow" w:hAnsi="Aptos Narrow"/>
                <w:color w:val="000000" w:themeColor="text1"/>
                <w:sz w:val="22"/>
                <w:szCs w:val="22"/>
              </w:rPr>
              <w:t xml:space="preserve">Vector </w:t>
            </w:r>
            <w:r w:rsidRPr="08388028" w:rsidR="00D933DE">
              <w:rPr>
                <w:rFonts w:ascii="Aptos Narrow" w:hAnsi="Aptos Narrow"/>
                <w:color w:val="000000" w:themeColor="text1"/>
                <w:sz w:val="22"/>
                <w:szCs w:val="22"/>
              </w:rPr>
              <w:t>s</w:t>
            </w:r>
            <w:r w:rsidRPr="08388028">
              <w:rPr>
                <w:rFonts w:ascii="Aptos Narrow" w:hAnsi="Aptos Narrow"/>
                <w:color w:val="000000" w:themeColor="text1"/>
                <w:sz w:val="22"/>
                <w:szCs w:val="22"/>
              </w:rPr>
              <w:t>torage</w:t>
            </w:r>
          </w:p>
          <w:p w:rsidR="00811BC1" w:rsidRDefault="00811BC1" w14:paraId="0F4E314D" w14:textId="5732867C">
            <w:pPr>
              <w:rPr>
                <w:rFonts w:ascii="Aptos Narrow" w:hAnsi="Aptos Narrow"/>
                <w:color w:val="000000"/>
                <w:sz w:val="22"/>
                <w:szCs w:val="22"/>
              </w:rPr>
            </w:pPr>
            <w:r w:rsidRPr="08388028">
              <w:rPr>
                <w:rFonts w:ascii="Aptos Narrow" w:hAnsi="Aptos Narrow"/>
                <w:color w:val="000000" w:themeColor="text1"/>
                <w:sz w:val="22"/>
                <w:szCs w:val="22"/>
              </w:rPr>
              <w:t xml:space="preserve">Security </w:t>
            </w:r>
            <w:r w:rsidRPr="08388028" w:rsidR="00D933DE">
              <w:rPr>
                <w:rFonts w:ascii="Aptos Narrow" w:hAnsi="Aptos Narrow"/>
                <w:color w:val="000000" w:themeColor="text1"/>
                <w:sz w:val="22"/>
                <w:szCs w:val="22"/>
              </w:rPr>
              <w:t>b</w:t>
            </w:r>
            <w:r w:rsidRPr="08388028">
              <w:rPr>
                <w:rFonts w:ascii="Aptos Narrow" w:hAnsi="Aptos Narrow"/>
                <w:color w:val="000000" w:themeColor="text1"/>
                <w:sz w:val="22"/>
                <w:szCs w:val="22"/>
              </w:rPr>
              <w:t xml:space="preserve">est </w:t>
            </w:r>
            <w:r w:rsidRPr="08388028" w:rsidR="00D933DE">
              <w:rPr>
                <w:rFonts w:ascii="Aptos Narrow" w:hAnsi="Aptos Narrow"/>
                <w:color w:val="000000" w:themeColor="text1"/>
                <w:sz w:val="22"/>
                <w:szCs w:val="22"/>
              </w:rPr>
              <w:t>p</w:t>
            </w:r>
            <w:r w:rsidRPr="08388028">
              <w:rPr>
                <w:rFonts w:ascii="Aptos Narrow" w:hAnsi="Aptos Narrow"/>
                <w:color w:val="000000" w:themeColor="text1"/>
                <w:sz w:val="22"/>
                <w:szCs w:val="22"/>
              </w:rPr>
              <w:t xml:space="preserve">ractices  Query </w:t>
            </w:r>
            <w:r w:rsidRPr="08388028" w:rsidR="00D933DE">
              <w:rPr>
                <w:rFonts w:ascii="Aptos Narrow" w:hAnsi="Aptos Narrow"/>
                <w:color w:val="000000" w:themeColor="text1"/>
                <w:sz w:val="22"/>
                <w:szCs w:val="22"/>
              </w:rPr>
              <w:t>p</w:t>
            </w:r>
            <w:r w:rsidRPr="08388028">
              <w:rPr>
                <w:rFonts w:ascii="Aptos Narrow" w:hAnsi="Aptos Narrow"/>
                <w:color w:val="000000" w:themeColor="text1"/>
                <w:sz w:val="22"/>
                <w:szCs w:val="22"/>
              </w:rPr>
              <w:t>rioritization</w:t>
            </w:r>
          </w:p>
          <w:p w:rsidR="00811BC1" w:rsidRDefault="00811BC1" w14:paraId="1A078538" w14:textId="77777777">
            <w:pPr>
              <w:rPr>
                <w:rFonts w:ascii="Aptos Narrow" w:hAnsi="Aptos Narrow"/>
                <w:color w:val="000000"/>
                <w:sz w:val="22"/>
                <w:szCs w:val="22"/>
              </w:rPr>
            </w:pPr>
          </w:p>
          <w:p w:rsidR="00811BC1" w:rsidRDefault="00811BC1" w14:paraId="2FEE64E2" w14:textId="77777777">
            <w:pPr>
              <w:rPr>
                <w:rFonts w:ascii="Aptos Narrow" w:hAnsi="Aptos Narrow"/>
                <w:color w:val="000000"/>
                <w:sz w:val="22"/>
                <w:szCs w:val="22"/>
              </w:rPr>
            </w:pPr>
          </w:p>
          <w:p w:rsidR="00E80453" w:rsidRDefault="00E80453" w14:paraId="079CCACE" w14:textId="397A12FD">
            <w:pPr>
              <w:rPr>
                <w:rFonts w:ascii="Aptos Narrow" w:hAnsi="Aptos Narrow"/>
                <w:color w:val="000000"/>
                <w:sz w:val="22"/>
                <w:szCs w:val="22"/>
              </w:rPr>
            </w:pPr>
            <w:r w:rsidRPr="08388028">
              <w:rPr>
                <w:rFonts w:ascii="Aptos Narrow" w:hAnsi="Aptos Narrow"/>
                <w:color w:val="000000" w:themeColor="text1"/>
                <w:sz w:val="22"/>
                <w:szCs w:val="22"/>
              </w:rPr>
              <w:t>[Visual Cue]</w:t>
            </w:r>
          </w:p>
          <w:p w:rsidR="00811BC1" w:rsidRDefault="00E80453" w14:paraId="1A29A19D" w14:textId="38C7AF87">
            <w:pPr>
              <w:rPr>
                <w:rFonts w:ascii="Aptos Narrow" w:hAnsi="Aptos Narrow"/>
                <w:color w:val="000000"/>
                <w:sz w:val="22"/>
                <w:szCs w:val="22"/>
              </w:rPr>
            </w:pPr>
            <w:r w:rsidRPr="08388028">
              <w:rPr>
                <w:rFonts w:ascii="Aptos Narrow" w:hAnsi="Aptos Narrow"/>
                <w:color w:val="000000" w:themeColor="text1"/>
                <w:sz w:val="22"/>
                <w:szCs w:val="22"/>
              </w:rPr>
              <w:t>"Prepare for Real-World Applications" - Resilient - Performant - Cost-Effective</w:t>
            </w:r>
          </w:p>
          <w:p w:rsidR="00E80453" w:rsidRDefault="00E80453" w14:paraId="61062440" w14:textId="787C0919">
            <w:pPr>
              <w:rPr>
                <w:rFonts w:ascii="Aptos Narrow" w:hAnsi="Aptos Narrow"/>
                <w:color w:val="000000"/>
                <w:sz w:val="22"/>
                <w:szCs w:val="22"/>
              </w:rPr>
            </w:pPr>
          </w:p>
        </w:tc>
      </w:tr>
    </w:tbl>
    <w:p w:rsidR="08388028" w:rsidRDefault="08388028" w14:paraId="0F0BD4BC" w14:textId="0C71CDB9"/>
    <w:p w:rsidR="08388028" w:rsidRDefault="08388028" w14:paraId="6ADB9D78" w14:textId="1B6631CF"/>
    <w:p w:rsidR="08388028" w:rsidRDefault="08388028" w14:paraId="254C915E" w14:textId="4D9ADAC5"/>
    <w:p w:rsidR="08388028" w:rsidRDefault="08388028" w14:paraId="52F03DB9" w14:textId="277DAEE1"/>
    <w:p w:rsidR="00FD0261" w:rsidP="001D5A11" w:rsidRDefault="00FD0261" w14:paraId="723419CB" w14:textId="77777777">
      <w:pPr>
        <w:rPr>
          <w:rStyle w:val="Heading2Char"/>
        </w:rPr>
      </w:pPr>
    </w:p>
    <w:p w:rsidR="001D5A11" w:rsidP="001D5A11" w:rsidRDefault="001D5A11" w14:paraId="1BC46B92" w14:textId="40C5B07B">
      <w:pPr>
        <w:rPr>
          <w:rStyle w:val="Heading2Char"/>
        </w:rPr>
      </w:pPr>
      <w:bookmarkStart w:name="_Toc355248396" w:id="418"/>
      <w:bookmarkStart w:name="_Toc254407931" w:id="419"/>
      <w:bookmarkStart w:name="_Toc2072347209" w:id="420"/>
      <w:r w:rsidRPr="1316214E">
        <w:rPr>
          <w:rStyle w:val="Heading2Char"/>
        </w:rPr>
        <w:t xml:space="preserve">Lesson </w:t>
      </w:r>
      <w:r>
        <w:rPr>
          <w:rStyle w:val="Heading2Char"/>
        </w:rPr>
        <w:t>5-1:</w:t>
      </w:r>
      <w:r w:rsidRPr="00323AB0">
        <w:rPr>
          <w:rStyle w:val="Heading2Char"/>
        </w:rPr>
        <w:t xml:space="preserve"> </w:t>
      </w:r>
      <w:r w:rsidR="005B62FD">
        <w:rPr>
          <w:rStyle w:val="Heading2Char"/>
        </w:rPr>
        <w:t xml:space="preserve">Shards: </w:t>
      </w:r>
      <w:r w:rsidRPr="186E01E4" w:rsidR="7FEAFB35">
        <w:rPr>
          <w:rStyle w:val="Heading2Char"/>
        </w:rPr>
        <w:t>s</w:t>
      </w:r>
      <w:r w:rsidRPr="186E01E4" w:rsidR="005B62FD">
        <w:rPr>
          <w:rStyle w:val="Heading2Char"/>
        </w:rPr>
        <w:t>izing</w:t>
      </w:r>
      <w:r w:rsidR="005B62FD">
        <w:rPr>
          <w:rStyle w:val="Heading2Char"/>
        </w:rPr>
        <w:t xml:space="preserve">, merging, and </w:t>
      </w:r>
      <w:r w:rsidR="00A80FDE">
        <w:rPr>
          <w:rStyle w:val="Heading2Char"/>
        </w:rPr>
        <w:t>balancing</w:t>
      </w:r>
      <w:bookmarkEnd w:id="418"/>
      <w:bookmarkEnd w:id="419"/>
      <w:bookmarkEnd w:id="420"/>
    </w:p>
    <w:p w:rsidRPr="00621DBE" w:rsidR="00621DBE" w:rsidP="00621DBE" w:rsidRDefault="00E249E2" w14:paraId="566411E2" w14:textId="4BA245EC">
      <w:pPr>
        <w:rPr>
          <w:ins w:author="Yancey, Michelle" w:date="2026-04-03T17:25:00Z" w:id="421"/>
          <w:rFonts w:ascii="system-ui" w:hAnsi="system-ui" w:eastAsia="system-ui" w:cs="system-ui"/>
          <w:i/>
          <w:iCs/>
          <w:color w:val="333333"/>
          <w:sz w:val="19"/>
          <w:szCs w:val="19"/>
        </w:rPr>
      </w:pPr>
      <w:r>
        <w:t>D</w:t>
      </w:r>
      <w:r w:rsidR="001D5A11">
        <w:t xml:space="preserve">escription: </w:t>
      </w:r>
      <w:r w:rsidRPr="186E01E4" w:rsidR="2F7F8B33">
        <w:rPr>
          <w:rFonts w:ascii="system-ui" w:hAnsi="system-ui" w:eastAsia="system-ui" w:cs="system-ui"/>
          <w:i/>
          <w:iCs/>
          <w:color w:val="333333"/>
          <w:sz w:val="19"/>
          <w:szCs w:val="19"/>
        </w:rPr>
        <w:t xml:space="preserve"> Get shard sizing right from the start. </w:t>
      </w:r>
      <w:ins w:author="Yancey, Michelle" w:date="2026-04-03T17:25:00Z" w:id="422">
        <w:r w:rsidRPr="00621DBE" w:rsidR="00621DBE">
          <w:rPr>
            <w:rFonts w:ascii="system-ui" w:hAnsi="system-ui" w:eastAsia="system-ui" w:cs="system-ui"/>
            <w:i/>
            <w:iCs/>
            <w:color w:val="333333"/>
            <w:sz w:val="19"/>
            <w:szCs w:val="19"/>
          </w:rPr>
          <w:t>This lesson covers shard sizing formulas, replica strategy, force merges, availability zone awareness, and troubleshooting unallocated shards.</w:t>
        </w:r>
      </w:ins>
    </w:p>
    <w:p w:rsidR="001D5A11" w:rsidP="001D5A11" w:rsidRDefault="2F7F8B33" w14:paraId="595F8F3D" w14:textId="580EEBD5">
      <w:del w:author="Yancey, Michelle" w:date="2026-04-03T17:25:00Z" w16du:dateUtc="2026-04-03T21:25:00Z" w:id="423">
        <w:r w:rsidRPr="186E01E4" w:rsidDel="00621DBE">
          <w:rPr>
            <w:rFonts w:ascii="system-ui" w:hAnsi="system-ui" w:eastAsia="system-ui" w:cs="system-ui"/>
            <w:i/>
            <w:iCs/>
            <w:color w:val="333333"/>
            <w:sz w:val="19"/>
            <w:szCs w:val="19"/>
          </w:rPr>
          <w:delText>This lesson walks through sizing formulas for both traditional text and vector workloads, explains how shard count and size affect parallelism and overhead, and covers availability zone awareness for resilient shard distribution. You'll also learn when force merging improves search performance and when it creates more problems than it solves, and how to diagnose and fix unallocated shards using the cluster health and allocation explain APIs.</w:delText>
        </w:r>
      </w:del>
    </w:p>
    <w:tbl>
      <w:tblPr>
        <w:tblStyle w:val="TableGrid"/>
        <w:tblW w:w="0" w:type="auto"/>
        <w:tblLook w:val="06A0" w:firstRow="1" w:lastRow="0" w:firstColumn="1" w:lastColumn="0" w:noHBand="1" w:noVBand="1"/>
      </w:tblPr>
      <w:tblGrid>
        <w:gridCol w:w="3116"/>
        <w:gridCol w:w="3117"/>
        <w:gridCol w:w="3117"/>
      </w:tblGrid>
      <w:tr w:rsidR="00D457DB" w:rsidTr="00566400" w14:paraId="25B2FFFE" w14:textId="77777777">
        <w:trPr>
          <w:trHeight w:val="300"/>
        </w:trPr>
        <w:tc>
          <w:tcPr>
            <w:tcW w:w="3120" w:type="dxa"/>
          </w:tcPr>
          <w:p w:rsidR="001D5A11" w:rsidP="00566400" w:rsidRDefault="001D5A11" w14:paraId="4206F0C6" w14:textId="77777777">
            <w:pPr>
              <w:rPr>
                <w:color w:val="EE0000"/>
              </w:rPr>
            </w:pPr>
            <w:r w:rsidRPr="7E660D2E">
              <w:rPr>
                <w:color w:val="EE0000"/>
              </w:rPr>
              <w:t>Reviewer</w:t>
            </w:r>
          </w:p>
        </w:tc>
        <w:tc>
          <w:tcPr>
            <w:tcW w:w="3120" w:type="dxa"/>
          </w:tcPr>
          <w:p w:rsidR="001D5A11" w:rsidP="00566400" w:rsidRDefault="001D5A11" w14:paraId="1F4FBF10" w14:textId="77777777">
            <w:pPr>
              <w:rPr>
                <w:color w:val="EE0000"/>
              </w:rPr>
            </w:pPr>
            <w:r w:rsidRPr="7E660D2E">
              <w:rPr>
                <w:color w:val="EE0000"/>
              </w:rPr>
              <w:t>Approved? Date?</w:t>
            </w:r>
          </w:p>
        </w:tc>
        <w:tc>
          <w:tcPr>
            <w:tcW w:w="3120" w:type="dxa"/>
          </w:tcPr>
          <w:p w:rsidR="001D5A11" w:rsidP="00566400" w:rsidRDefault="001D5A11" w14:paraId="51618833" w14:textId="77777777">
            <w:pPr>
              <w:rPr>
                <w:color w:val="EE0000"/>
              </w:rPr>
            </w:pPr>
            <w:r w:rsidRPr="7E660D2E">
              <w:rPr>
                <w:color w:val="EE0000"/>
              </w:rPr>
              <w:t>Additional comments if any</w:t>
            </w:r>
          </w:p>
        </w:tc>
      </w:tr>
      <w:tr w:rsidR="00D457DB" w:rsidTr="00566400" w14:paraId="07B1EBA4" w14:textId="77777777">
        <w:trPr>
          <w:trHeight w:val="300"/>
        </w:trPr>
        <w:tc>
          <w:tcPr>
            <w:tcW w:w="3120" w:type="dxa"/>
          </w:tcPr>
          <w:p w:rsidR="001D5A11" w:rsidP="00566400" w:rsidRDefault="001D5A11" w14:paraId="5F138997" w14:textId="77777777">
            <w:pPr>
              <w:rPr>
                <w:color w:val="EE0000"/>
              </w:rPr>
            </w:pPr>
            <w:r w:rsidRPr="7E660D2E">
              <w:rPr>
                <w:color w:val="EE0000"/>
              </w:rPr>
              <w:t>Brian</w:t>
            </w:r>
          </w:p>
        </w:tc>
        <w:tc>
          <w:tcPr>
            <w:tcW w:w="3120" w:type="dxa"/>
          </w:tcPr>
          <w:p w:rsidR="001D5A11" w:rsidP="00566400" w:rsidRDefault="001D5A11" w14:paraId="2F836DF3" w14:textId="4E54AF53">
            <w:r>
              <w:t xml:space="preserve"> </w:t>
            </w:r>
            <w:r w:rsidR="1F4ACEAD">
              <w:t>Reviewed 2/23</w:t>
            </w:r>
          </w:p>
          <w:p w:rsidR="001D5A11" w:rsidP="00566400" w:rsidRDefault="6912C1F2" w14:paraId="0B92494A" w14:textId="4CEE93E5">
            <w:r>
              <w:t>Approved 2/25</w:t>
            </w:r>
          </w:p>
        </w:tc>
        <w:tc>
          <w:tcPr>
            <w:tcW w:w="3120" w:type="dxa"/>
          </w:tcPr>
          <w:p w:rsidR="001D5A11" w:rsidP="00566400" w:rsidRDefault="1F4ACEAD" w14:paraId="061250C9" w14:textId="1B584441">
            <w:pPr>
              <w:rPr>
                <w:color w:val="EE0000"/>
              </w:rPr>
            </w:pPr>
            <w:r w:rsidRPr="1D7B3320">
              <w:rPr>
                <w:color w:val="EE0000"/>
              </w:rPr>
              <w:t>Sent back with comments</w:t>
            </w:r>
          </w:p>
        </w:tc>
      </w:tr>
      <w:tr w:rsidR="00D457DB" w:rsidTr="00566400" w14:paraId="1AB5F467" w14:textId="77777777">
        <w:trPr>
          <w:trHeight w:val="300"/>
        </w:trPr>
        <w:tc>
          <w:tcPr>
            <w:tcW w:w="3120" w:type="dxa"/>
          </w:tcPr>
          <w:p w:rsidR="001D5A11" w:rsidP="00566400" w:rsidRDefault="001D5A11" w14:paraId="4FA9A408" w14:textId="77777777">
            <w:pPr>
              <w:rPr>
                <w:color w:val="EE0000"/>
              </w:rPr>
            </w:pPr>
            <w:r w:rsidRPr="7E660D2E">
              <w:rPr>
                <w:color w:val="EE0000"/>
              </w:rPr>
              <w:t>Alex or Muneer</w:t>
            </w:r>
          </w:p>
        </w:tc>
        <w:tc>
          <w:tcPr>
            <w:tcW w:w="3120" w:type="dxa"/>
          </w:tcPr>
          <w:p w:rsidR="001D5A11" w:rsidP="00566400" w:rsidRDefault="5B764C08" w14:paraId="3A069C40" w14:textId="1EF1A7E0">
            <w:pPr>
              <w:rPr>
                <w:color w:val="EE0000"/>
              </w:rPr>
            </w:pPr>
            <w:r w:rsidRPr="11ED247F">
              <w:rPr>
                <w:color w:val="EE0000"/>
              </w:rPr>
              <w:t>Muneer - Approved with comments 2/27</w:t>
            </w:r>
          </w:p>
        </w:tc>
        <w:tc>
          <w:tcPr>
            <w:tcW w:w="3120" w:type="dxa"/>
          </w:tcPr>
          <w:p w:rsidR="001D5A11" w:rsidP="00566400" w:rsidRDefault="001D5A11" w14:paraId="2AA518D2" w14:textId="77777777">
            <w:pPr>
              <w:rPr>
                <w:color w:val="EE0000"/>
              </w:rPr>
            </w:pPr>
          </w:p>
        </w:tc>
      </w:tr>
      <w:tr w:rsidR="00D457DB" w:rsidTr="00566400" w14:paraId="1771E1C8" w14:textId="77777777">
        <w:trPr>
          <w:trHeight w:val="300"/>
        </w:trPr>
        <w:tc>
          <w:tcPr>
            <w:tcW w:w="3120" w:type="dxa"/>
          </w:tcPr>
          <w:p w:rsidR="001D5A11" w:rsidP="00566400" w:rsidRDefault="001D5A11" w14:paraId="516DCB2A" w14:textId="77777777">
            <w:pPr>
              <w:rPr>
                <w:color w:val="EE0000"/>
              </w:rPr>
            </w:pPr>
            <w:r w:rsidRPr="7E660D2E">
              <w:rPr>
                <w:color w:val="EE0000"/>
              </w:rPr>
              <w:t>Michelle</w:t>
            </w:r>
          </w:p>
        </w:tc>
        <w:tc>
          <w:tcPr>
            <w:tcW w:w="3120" w:type="dxa"/>
          </w:tcPr>
          <w:p w:rsidR="001D5A11" w:rsidP="00566400" w:rsidRDefault="001A3254" w14:paraId="7C17E97D" w14:textId="5DECF5FC">
            <w:pPr>
              <w:rPr>
                <w:color w:val="EE0000"/>
              </w:rPr>
            </w:pPr>
            <w:r>
              <w:rPr>
                <w:color w:val="EE0000"/>
              </w:rPr>
              <w:t xml:space="preserve">Approved </w:t>
            </w:r>
            <w:r w:rsidR="005E7B64">
              <w:rPr>
                <w:color w:val="EE0000"/>
              </w:rPr>
              <w:t>3/4</w:t>
            </w:r>
          </w:p>
        </w:tc>
        <w:tc>
          <w:tcPr>
            <w:tcW w:w="3120" w:type="dxa"/>
          </w:tcPr>
          <w:p w:rsidR="001D5A11" w:rsidP="00566400" w:rsidRDefault="001D5A11" w14:paraId="3C655B71" w14:textId="77777777">
            <w:pPr>
              <w:rPr>
                <w:color w:val="EE0000"/>
              </w:rPr>
            </w:pPr>
          </w:p>
        </w:tc>
      </w:tr>
    </w:tbl>
    <w:p w:rsidR="001D5A11" w:rsidRDefault="001D5A11" w14:paraId="0A531F4E" w14:textId="77777777"/>
    <w:tbl>
      <w:tblPr>
        <w:tblStyle w:val="TableGrid"/>
        <w:tblW w:w="1070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6"/>
        <w:gridCol w:w="4151"/>
        <w:gridCol w:w="5255"/>
      </w:tblGrid>
      <w:tr w:rsidRPr="4FEA59C1" w:rsidR="001A5FD7" w:rsidTr="08388028" w14:paraId="4E14DF7C" w14:textId="77777777">
        <w:trPr>
          <w:trHeight w:val="316"/>
        </w:trPr>
        <w:tc>
          <w:tcPr>
            <w:tcW w:w="1342" w:type="dxa"/>
          </w:tcPr>
          <w:p w:rsidRPr="4FEA59C1" w:rsidR="004425D5" w:rsidP="00566400" w:rsidRDefault="004425D5" w14:paraId="2D0B9C74" w14:textId="77777777">
            <w:pPr>
              <w:rPr>
                <w:rFonts w:ascii="Aptos" w:hAnsi="Aptos" w:eastAsia="Aptos" w:cs="Aptos"/>
                <w:b/>
                <w:bCs/>
              </w:rPr>
            </w:pPr>
            <w:r>
              <w:rPr>
                <w:rFonts w:ascii="Aptos" w:hAnsi="Aptos" w:eastAsia="Aptos" w:cs="Aptos"/>
                <w:b/>
                <w:bCs/>
              </w:rPr>
              <w:t>Chapter Title</w:t>
            </w:r>
          </w:p>
        </w:tc>
        <w:tc>
          <w:tcPr>
            <w:tcW w:w="4320" w:type="dxa"/>
            <w:tcMar>
              <w:left w:w="105" w:type="dxa"/>
              <w:right w:w="105" w:type="dxa"/>
            </w:tcMar>
          </w:tcPr>
          <w:p w:rsidR="004425D5" w:rsidP="00566400" w:rsidRDefault="004425D5" w14:paraId="43A9F758" w14:textId="77777777">
            <w:pPr>
              <w:rPr>
                <w:rFonts w:ascii="Aptos" w:hAnsi="Aptos" w:eastAsia="Aptos" w:cs="Aptos"/>
              </w:rPr>
            </w:pPr>
            <w:r w:rsidRPr="4FEA59C1">
              <w:rPr>
                <w:rFonts w:ascii="Aptos" w:hAnsi="Aptos" w:eastAsia="Aptos" w:cs="Aptos"/>
                <w:b/>
                <w:bCs/>
              </w:rPr>
              <w:t>Voice Over</w:t>
            </w:r>
          </w:p>
        </w:tc>
        <w:tc>
          <w:tcPr>
            <w:tcW w:w="5472" w:type="dxa"/>
            <w:tcMar>
              <w:left w:w="105" w:type="dxa"/>
              <w:right w:w="105" w:type="dxa"/>
            </w:tcMar>
          </w:tcPr>
          <w:p w:rsidR="004425D5" w:rsidP="00530E5C" w:rsidRDefault="004425D5" w14:paraId="6A82B0E0" w14:textId="003E49CD">
            <w:pPr>
              <w:ind w:right="3779"/>
              <w:rPr>
                <w:rFonts w:ascii="Aptos" w:hAnsi="Aptos" w:eastAsia="Aptos" w:cs="Aptos"/>
              </w:rPr>
            </w:pPr>
          </w:p>
        </w:tc>
      </w:tr>
      <w:tr w:rsidRPr="0035460B" w:rsidR="001A5FD7" w:rsidTr="08388028" w14:paraId="4F55747B" w14:textId="77777777">
        <w:trPr>
          <w:trHeight w:val="316"/>
        </w:trPr>
        <w:tc>
          <w:tcPr>
            <w:tcW w:w="1342" w:type="dxa"/>
          </w:tcPr>
          <w:p w:rsidRPr="0035460B" w:rsidR="004425D5" w:rsidP="00566400" w:rsidRDefault="004425D5" w14:paraId="6CC76C62" w14:textId="405729F1">
            <w:pPr>
              <w:rPr>
                <w:rFonts w:ascii="Aptos" w:hAnsi="Aptos" w:eastAsia="Aptos" w:cs="Aptos"/>
              </w:rPr>
            </w:pPr>
            <w:r w:rsidRPr="0035460B">
              <w:rPr>
                <w:rFonts w:ascii="Aptos" w:hAnsi="Aptos" w:eastAsia="Aptos" w:cs="Aptos"/>
              </w:rPr>
              <w:t>Intro</w:t>
            </w:r>
          </w:p>
        </w:tc>
        <w:tc>
          <w:tcPr>
            <w:tcW w:w="4320" w:type="dxa"/>
            <w:tcMar>
              <w:left w:w="105" w:type="dxa"/>
              <w:right w:w="105" w:type="dxa"/>
            </w:tcMar>
          </w:tcPr>
          <w:p w:rsidR="0035460B" w:rsidP="00566400" w:rsidRDefault="0035460B" w14:paraId="67896830" w14:textId="167BAE2D">
            <w:pPr>
              <w:rPr>
                <w:rFonts w:ascii="Aptos" w:hAnsi="Aptos" w:eastAsia="Aptos" w:cs="Aptos"/>
              </w:rPr>
            </w:pPr>
            <w:commentRangeStart w:id="424"/>
            <w:commentRangeStart w:id="425"/>
            <w:r w:rsidRPr="0035460B">
              <w:rPr>
                <w:rFonts w:ascii="Aptos" w:hAnsi="Aptos" w:eastAsia="Aptos" w:cs="Aptos"/>
              </w:rPr>
              <w:t>Welcome  to Chapter 5</w:t>
            </w:r>
            <w:commentRangeEnd w:id="425"/>
            <w:r w:rsidRPr="0035460B" w:rsidR="00845973">
              <w:rPr>
                <w:rStyle w:val="CommentReference"/>
                <w:rFonts w:ascii="Aptos" w:hAnsi="Aptos" w:eastAsia="Aptos" w:cs="Aptos"/>
                <w:sz w:val="24"/>
                <w:szCs w:val="24"/>
              </w:rPr>
              <w:commentReference w:id="425"/>
            </w:r>
            <w:r w:rsidRPr="0035460B">
              <w:rPr>
                <w:rFonts w:ascii="Aptos" w:hAnsi="Aptos" w:eastAsia="Aptos" w:cs="Aptos"/>
              </w:rPr>
              <w:t>. Today we're diving into one of the most critical aspects of optimizing and maintaining the health of production OpenSearch clusters: shard optimization.</w:t>
            </w:r>
          </w:p>
          <w:p w:rsidR="0035460B" w:rsidP="00566400" w:rsidRDefault="0035460B" w14:paraId="45073EC7" w14:textId="77777777">
            <w:pPr>
              <w:rPr>
                <w:rFonts w:ascii="Aptos" w:hAnsi="Aptos" w:eastAsia="Aptos" w:cs="Aptos"/>
              </w:rPr>
            </w:pPr>
          </w:p>
          <w:p w:rsidRPr="0035460B" w:rsidR="004425D5" w:rsidP="00566400" w:rsidRDefault="00A31916" w14:paraId="45A410A5" w14:textId="59F43408">
            <w:pPr>
              <w:rPr>
                <w:rFonts w:ascii="Aptos" w:hAnsi="Aptos" w:eastAsia="Aptos" w:cs="Aptos"/>
              </w:rPr>
            </w:pPr>
            <w:r w:rsidRPr="00A31916">
              <w:rPr>
                <w:rFonts w:ascii="Aptos" w:hAnsi="Aptos" w:eastAsia="Aptos" w:cs="Aptos"/>
              </w:rPr>
              <w:t xml:space="preserve">By the end of this video, you'll understand how to calculate optimal shard counts, manage shard allocation, and </w:t>
            </w:r>
            <w:r w:rsidRPr="00FC42A5" w:rsidR="00FC42A5">
              <w:rPr>
                <w:rFonts w:ascii="Aptos" w:hAnsi="Aptos" w:eastAsia="Aptos" w:cs="Aptos"/>
              </w:rPr>
              <w:t>fix common issues that impact performance</w:t>
            </w:r>
            <w:r w:rsidRPr="00FC42A5" w:rsidDel="00FC42A5" w:rsidR="00FC42A5">
              <w:rPr>
                <w:rFonts w:ascii="Aptos" w:hAnsi="Aptos" w:eastAsia="Aptos" w:cs="Aptos"/>
              </w:rPr>
              <w:t xml:space="preserve"> </w:t>
            </w:r>
            <w:r w:rsidR="00FC42A5">
              <w:rPr>
                <w:rFonts w:ascii="Aptos" w:hAnsi="Aptos" w:eastAsia="Aptos" w:cs="Aptos"/>
              </w:rPr>
              <w:t xml:space="preserve">. </w:t>
            </w:r>
            <w:r w:rsidRPr="00A31916">
              <w:rPr>
                <w:rFonts w:ascii="Aptos" w:hAnsi="Aptos" w:eastAsia="Aptos" w:cs="Aptos"/>
              </w:rPr>
              <w:t>Let's get started</w:t>
            </w:r>
            <w:r w:rsidR="00FC42A5">
              <w:rPr>
                <w:rFonts w:ascii="Aptos" w:hAnsi="Aptos" w:eastAsia="Aptos" w:cs="Aptos"/>
              </w:rPr>
              <w:t>.</w:t>
            </w:r>
            <w:commentRangeEnd w:id="424"/>
            <w:r w:rsidRPr="0035460B" w:rsidR="00845973">
              <w:rPr>
                <w:rStyle w:val="CommentReference"/>
                <w:rFonts w:ascii="Aptos" w:hAnsi="Aptos" w:eastAsia="Aptos" w:cs="Aptos"/>
                <w:sz w:val="24"/>
                <w:szCs w:val="24"/>
              </w:rPr>
              <w:commentReference w:id="424"/>
            </w:r>
          </w:p>
        </w:tc>
        <w:tc>
          <w:tcPr>
            <w:tcW w:w="5472" w:type="dxa"/>
            <w:tcMar>
              <w:left w:w="105" w:type="dxa"/>
              <w:right w:w="105" w:type="dxa"/>
            </w:tcMar>
          </w:tcPr>
          <w:p w:rsidR="004425D5" w:rsidP="002678AC" w:rsidRDefault="002678AC" w14:paraId="7B6BF31F" w14:textId="77777777">
            <w:pPr>
              <w:rPr>
                <w:rFonts w:ascii="Aptos" w:hAnsi="Aptos" w:eastAsia="Aptos" w:cs="Aptos"/>
              </w:rPr>
            </w:pPr>
            <w:r>
              <w:rPr>
                <w:rFonts w:ascii="Aptos" w:hAnsi="Aptos" w:eastAsia="Aptos" w:cs="Aptos"/>
              </w:rPr>
              <w:t>Shards:</w:t>
            </w:r>
          </w:p>
          <w:p w:rsidRPr="00F061C4" w:rsidR="002678AC" w:rsidP="00F65CC2" w:rsidRDefault="002678AC" w14:paraId="52283871" w14:textId="77777777">
            <w:pPr>
              <w:pStyle w:val="ListParagraph"/>
              <w:numPr>
                <w:ilvl w:val="0"/>
                <w:numId w:val="51"/>
              </w:numPr>
              <w:rPr>
                <w:rFonts w:ascii="Aptos" w:hAnsi="Aptos" w:eastAsia="Aptos" w:cs="Aptos"/>
              </w:rPr>
            </w:pPr>
            <w:r w:rsidRPr="00F061C4">
              <w:rPr>
                <w:rFonts w:ascii="Aptos" w:hAnsi="Aptos" w:eastAsia="Aptos" w:cs="Aptos"/>
              </w:rPr>
              <w:t>Optimizing</w:t>
            </w:r>
          </w:p>
          <w:p w:rsidR="002678AC" w:rsidP="00F65CC2" w:rsidRDefault="002678AC" w14:paraId="5029234A" w14:textId="6AC10B58">
            <w:pPr>
              <w:pStyle w:val="ListParagraph"/>
              <w:numPr>
                <w:ilvl w:val="0"/>
                <w:numId w:val="51"/>
              </w:numPr>
              <w:rPr>
                <w:rFonts w:ascii="Aptos" w:hAnsi="Aptos" w:eastAsia="Aptos" w:cs="Aptos"/>
              </w:rPr>
            </w:pPr>
            <w:r w:rsidRPr="00F061C4">
              <w:rPr>
                <w:rFonts w:ascii="Aptos" w:hAnsi="Aptos" w:eastAsia="Aptos" w:cs="Aptos"/>
              </w:rPr>
              <w:t>Merging</w:t>
            </w:r>
          </w:p>
          <w:p w:rsidRPr="00F061C4" w:rsidR="004936AF" w:rsidP="00F65CC2" w:rsidRDefault="004936AF" w14:paraId="5CAE097B" w14:textId="31CA35C3">
            <w:pPr>
              <w:pStyle w:val="ListParagraph"/>
              <w:numPr>
                <w:ilvl w:val="0"/>
                <w:numId w:val="51"/>
              </w:numPr>
              <w:rPr>
                <w:rFonts w:ascii="Aptos" w:hAnsi="Aptos" w:eastAsia="Aptos" w:cs="Aptos"/>
              </w:rPr>
            </w:pPr>
            <w:r>
              <w:rPr>
                <w:rFonts w:ascii="Aptos" w:hAnsi="Aptos" w:eastAsia="Aptos" w:cs="Aptos"/>
              </w:rPr>
              <w:t>Shard balancing</w:t>
            </w:r>
          </w:p>
          <w:p w:rsidRPr="00F061C4" w:rsidR="004936AF" w:rsidP="00F65CC2" w:rsidRDefault="004936AF" w14:paraId="4AD7EE6D" w14:textId="77777777">
            <w:pPr>
              <w:pStyle w:val="ListParagraph"/>
              <w:numPr>
                <w:ilvl w:val="0"/>
                <w:numId w:val="51"/>
              </w:numPr>
              <w:ind w:right="4112"/>
              <w:rPr>
                <w:rFonts w:ascii="Aptos" w:hAnsi="Aptos" w:eastAsia="Aptos" w:cs="Aptos"/>
              </w:rPr>
            </w:pPr>
          </w:p>
          <w:p w:rsidR="002678AC" w:rsidP="002678AC" w:rsidRDefault="002678AC" w14:paraId="76D34BCD" w14:textId="77777777">
            <w:pPr>
              <w:rPr>
                <w:rFonts w:ascii="Aptos" w:hAnsi="Aptos" w:eastAsia="Aptos" w:cs="Aptos"/>
              </w:rPr>
            </w:pPr>
          </w:p>
          <w:p w:rsidR="002678AC" w:rsidP="002678AC" w:rsidRDefault="00292DBD" w14:paraId="2BC8DA04" w14:textId="77777777">
            <w:pPr>
              <w:rPr>
                <w:rFonts w:ascii="Aptos" w:hAnsi="Aptos" w:eastAsia="Aptos" w:cs="Aptos"/>
              </w:rPr>
            </w:pPr>
            <w:r>
              <w:rPr>
                <w:rFonts w:ascii="Aptos" w:hAnsi="Aptos" w:eastAsia="Aptos" w:cs="Aptos"/>
              </w:rPr>
              <w:t>-Calculate optimal shard counts</w:t>
            </w:r>
          </w:p>
          <w:p w:rsidR="00292DBD" w:rsidP="002678AC" w:rsidRDefault="00292DBD" w14:paraId="419B27D6" w14:textId="77777777">
            <w:pPr>
              <w:rPr>
                <w:rFonts w:ascii="Aptos" w:hAnsi="Aptos" w:eastAsia="Aptos" w:cs="Aptos"/>
              </w:rPr>
            </w:pPr>
            <w:r>
              <w:rPr>
                <w:rFonts w:ascii="Aptos" w:hAnsi="Aptos" w:eastAsia="Aptos" w:cs="Aptos"/>
              </w:rPr>
              <w:t>- Manage shard allocation</w:t>
            </w:r>
          </w:p>
          <w:p w:rsidR="00292DBD" w:rsidP="002678AC" w:rsidRDefault="00292DBD" w14:paraId="5BE793F8" w14:textId="77777777">
            <w:pPr>
              <w:rPr>
                <w:rFonts w:ascii="Aptos" w:hAnsi="Aptos" w:eastAsia="Aptos" w:cs="Aptos"/>
              </w:rPr>
            </w:pPr>
            <w:r>
              <w:rPr>
                <w:rFonts w:ascii="Aptos" w:hAnsi="Aptos" w:eastAsia="Aptos" w:cs="Aptos"/>
              </w:rPr>
              <w:t>- Troubleshoot common issues</w:t>
            </w:r>
          </w:p>
          <w:p w:rsidRPr="002678AC" w:rsidR="00292DBD" w:rsidP="0078323D" w:rsidRDefault="00292DBD" w14:paraId="421F5FF6" w14:textId="00A33743">
            <w:pPr>
              <w:ind w:right="3380"/>
              <w:rPr>
                <w:rFonts w:ascii="Aptos" w:hAnsi="Aptos" w:eastAsia="Aptos" w:cs="Aptos"/>
              </w:rPr>
            </w:pPr>
          </w:p>
        </w:tc>
      </w:tr>
      <w:tr w:rsidRPr="0035460B" w:rsidR="001A5FD7" w:rsidTr="08388028" w14:paraId="3C56CB24" w14:textId="77777777">
        <w:trPr>
          <w:trHeight w:val="316"/>
        </w:trPr>
        <w:tc>
          <w:tcPr>
            <w:tcW w:w="1342" w:type="dxa"/>
          </w:tcPr>
          <w:p w:rsidRPr="0035460B" w:rsidR="00A31916" w:rsidP="00566400" w:rsidRDefault="00F0204B" w14:paraId="5A8A4233" w14:textId="3D4FB7E2">
            <w:pPr>
              <w:rPr>
                <w:rFonts w:ascii="Aptos" w:hAnsi="Aptos" w:eastAsia="Aptos" w:cs="Aptos"/>
              </w:rPr>
            </w:pPr>
            <w:r>
              <w:rPr>
                <w:rFonts w:ascii="Aptos" w:hAnsi="Aptos" w:eastAsia="Aptos" w:cs="Aptos"/>
              </w:rPr>
              <w:t xml:space="preserve">A review: </w:t>
            </w:r>
            <w:r w:rsidR="00B355E3">
              <w:rPr>
                <w:rFonts w:ascii="Aptos" w:hAnsi="Aptos" w:eastAsia="Aptos" w:cs="Aptos"/>
              </w:rPr>
              <w:t>What are shards?</w:t>
            </w:r>
          </w:p>
        </w:tc>
        <w:tc>
          <w:tcPr>
            <w:tcW w:w="4320" w:type="dxa"/>
            <w:tcMar>
              <w:left w:w="105" w:type="dxa"/>
              <w:right w:w="105" w:type="dxa"/>
            </w:tcMar>
          </w:tcPr>
          <w:p w:rsidR="009863E1" w:rsidP="00566400" w:rsidRDefault="00A31916" w14:paraId="3D45544B" w14:textId="3633B1C3">
            <w:pPr>
              <w:rPr>
                <w:rFonts w:ascii="Aptos" w:hAnsi="Aptos" w:eastAsia="Aptos" w:cs="Aptos"/>
              </w:rPr>
            </w:pPr>
            <w:r>
              <w:rPr>
                <w:rFonts w:ascii="Aptos" w:hAnsi="Aptos" w:eastAsia="Aptos" w:cs="Aptos"/>
              </w:rPr>
              <w:t xml:space="preserve">We’ll start with a quick review: a shard represents a self-contained unit of some of your data. </w:t>
            </w:r>
            <w:r w:rsidR="009863E1">
              <w:rPr>
                <w:rFonts w:ascii="Aptos" w:hAnsi="Aptos" w:eastAsia="Aptos" w:cs="Aptos"/>
              </w:rPr>
              <w:t>In practice, each shard is its own independent Lucene index</w:t>
            </w:r>
            <w:r w:rsidR="00020F3B">
              <w:rPr>
                <w:rFonts w:ascii="Aptos" w:hAnsi="Aptos" w:eastAsia="Aptos" w:cs="Aptos"/>
              </w:rPr>
              <w:t xml:space="preserve"> that can be managed and queried in parallel with other shards</w:t>
            </w:r>
            <w:r w:rsidR="009863E1">
              <w:rPr>
                <w:rFonts w:ascii="Aptos" w:hAnsi="Aptos" w:eastAsia="Aptos" w:cs="Aptos"/>
              </w:rPr>
              <w:t xml:space="preserve">. </w:t>
            </w:r>
          </w:p>
          <w:p w:rsidR="009863E1" w:rsidP="00566400" w:rsidRDefault="009863E1" w14:paraId="7B7F9A3D" w14:textId="77777777">
            <w:pPr>
              <w:rPr>
                <w:rFonts w:ascii="Aptos" w:hAnsi="Aptos" w:eastAsia="Aptos" w:cs="Aptos"/>
              </w:rPr>
            </w:pPr>
          </w:p>
          <w:p w:rsidRPr="0035460B" w:rsidR="0010176F" w:rsidP="00EC6A75" w:rsidRDefault="00EC6A75" w14:paraId="63DBDC11" w14:textId="2E2C1CD6">
            <w:pPr>
              <w:rPr>
                <w:rFonts w:ascii="Aptos" w:hAnsi="Aptos" w:eastAsia="Aptos" w:cs="Aptos"/>
              </w:rPr>
            </w:pPr>
            <w:r w:rsidRPr="00EC6A75">
              <w:rPr>
                <w:rFonts w:ascii="Aptos" w:hAnsi="Aptos" w:eastAsia="Aptos" w:cs="Aptos"/>
              </w:rPr>
              <w:t>We use two types of shards</w:t>
            </w:r>
            <w:r w:rsidR="00CA6682">
              <w:rPr>
                <w:rFonts w:ascii="Aptos" w:hAnsi="Aptos" w:eastAsia="Aptos" w:cs="Aptos"/>
              </w:rPr>
              <w:t>. First</w:t>
            </w:r>
            <w:r>
              <w:rPr>
                <w:rFonts w:ascii="Aptos" w:hAnsi="Aptos" w:eastAsia="Aptos" w:cs="Aptos"/>
              </w:rPr>
              <w:t xml:space="preserve"> are </w:t>
            </w:r>
            <w:r w:rsidR="00CA6682">
              <w:rPr>
                <w:rFonts w:ascii="Aptos" w:hAnsi="Aptos" w:eastAsia="Aptos" w:cs="Aptos"/>
              </w:rPr>
              <w:t xml:space="preserve">the </w:t>
            </w:r>
            <w:r>
              <w:rPr>
                <w:rFonts w:ascii="Aptos" w:hAnsi="Aptos" w:eastAsia="Aptos" w:cs="Aptos"/>
              </w:rPr>
              <w:t>p</w:t>
            </w:r>
            <w:r w:rsidRPr="00EC6A75">
              <w:rPr>
                <w:rFonts w:ascii="Aptos" w:hAnsi="Aptos" w:eastAsia="Aptos" w:cs="Aptos"/>
              </w:rPr>
              <w:t>rimary shards</w:t>
            </w:r>
            <w:r>
              <w:rPr>
                <w:rFonts w:ascii="Aptos" w:hAnsi="Aptos" w:eastAsia="Aptos" w:cs="Aptos"/>
              </w:rPr>
              <w:t xml:space="preserve"> which</w:t>
            </w:r>
            <w:r w:rsidRPr="00EC6A75">
              <w:rPr>
                <w:rFonts w:ascii="Aptos" w:hAnsi="Aptos" w:eastAsia="Aptos" w:cs="Aptos"/>
              </w:rPr>
              <w:t xml:space="preserve"> hold your original data.</w:t>
            </w:r>
            <w:r>
              <w:rPr>
                <w:rFonts w:ascii="Aptos" w:hAnsi="Aptos" w:eastAsia="Aptos" w:cs="Aptos"/>
              </w:rPr>
              <w:t xml:space="preserve"> And </w:t>
            </w:r>
            <w:r w:rsidR="00CA6682">
              <w:rPr>
                <w:rFonts w:ascii="Aptos" w:hAnsi="Aptos" w:eastAsia="Aptos" w:cs="Aptos"/>
              </w:rPr>
              <w:t xml:space="preserve">then there are </w:t>
            </w:r>
            <w:r>
              <w:rPr>
                <w:rFonts w:ascii="Aptos" w:hAnsi="Aptos" w:eastAsia="Aptos" w:cs="Aptos"/>
              </w:rPr>
              <w:t>r</w:t>
            </w:r>
            <w:r w:rsidRPr="00EC6A75">
              <w:rPr>
                <w:rFonts w:ascii="Aptos" w:hAnsi="Aptos" w:eastAsia="Aptos" w:cs="Aptos"/>
              </w:rPr>
              <w:t>eplica shards</w:t>
            </w:r>
            <w:r w:rsidR="00CA6682">
              <w:rPr>
                <w:rFonts w:ascii="Aptos" w:hAnsi="Aptos" w:eastAsia="Aptos" w:cs="Aptos"/>
              </w:rPr>
              <w:t>. T</w:t>
            </w:r>
            <w:r w:rsidRPr="00EC6A75">
              <w:rPr>
                <w:rFonts w:ascii="Aptos" w:hAnsi="Aptos" w:eastAsia="Aptos" w:cs="Aptos"/>
              </w:rPr>
              <w:t>hese are redundant copies</w:t>
            </w:r>
            <w:r w:rsidR="00CA6682">
              <w:rPr>
                <w:rFonts w:ascii="Aptos" w:hAnsi="Aptos" w:eastAsia="Aptos" w:cs="Aptos"/>
              </w:rPr>
              <w:t xml:space="preserve"> that </w:t>
            </w:r>
            <w:r w:rsidRPr="00EC6A75">
              <w:rPr>
                <w:rFonts w:ascii="Aptos" w:hAnsi="Aptos" w:eastAsia="Aptos" w:cs="Aptos"/>
              </w:rPr>
              <w:t>keep your cluster resilient and speed up searches through parallel processing.</w:t>
            </w:r>
          </w:p>
        </w:tc>
        <w:tc>
          <w:tcPr>
            <w:tcW w:w="5472" w:type="dxa"/>
            <w:tcMar>
              <w:left w:w="105" w:type="dxa"/>
              <w:right w:w="105" w:type="dxa"/>
            </w:tcMar>
          </w:tcPr>
          <w:p w:rsidR="00993E63" w:rsidP="00566400" w:rsidRDefault="00993E63" w14:paraId="7276F1B5" w14:textId="77777777">
            <w:pPr>
              <w:rPr>
                <w:rFonts w:ascii="Aptos" w:hAnsi="Aptos" w:eastAsia="Aptos" w:cs="Aptos"/>
              </w:rPr>
            </w:pPr>
          </w:p>
          <w:p w:rsidR="00993E63" w:rsidP="00566400" w:rsidRDefault="00993E63" w14:paraId="6BD18332" w14:textId="34E5CDDA">
            <w:pPr>
              <w:rPr>
                <w:rFonts w:ascii="Aptos" w:hAnsi="Aptos" w:eastAsia="Aptos" w:cs="Aptos"/>
              </w:rPr>
            </w:pPr>
            <w:r>
              <w:rPr>
                <w:rFonts w:ascii="Aptos" w:hAnsi="Aptos" w:eastAsia="Aptos" w:cs="Aptos"/>
                <w:noProof/>
                <w14:ligatures w14:val="standardContextual"/>
              </w:rPr>
              <w:drawing>
                <wp:inline distT="0" distB="0" distL="0" distR="0" wp14:anchorId="6F16E156" wp14:editId="3D9FF660">
                  <wp:extent cx="2014220" cy="1242695"/>
                  <wp:effectExtent l="0" t="0" r="5080" b="0"/>
                  <wp:docPr id="368649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49808" name="Picture 3686498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4220" cy="1242695"/>
                          </a:xfrm>
                          <a:prstGeom prst="rect">
                            <a:avLst/>
                          </a:prstGeom>
                        </pic:spPr>
                      </pic:pic>
                    </a:graphicData>
                  </a:graphic>
                </wp:inline>
              </w:drawing>
            </w:r>
          </w:p>
          <w:p w:rsidR="00993E63" w:rsidP="00566400" w:rsidRDefault="00993E63" w14:paraId="0DC830DD" w14:textId="77777777">
            <w:pPr>
              <w:rPr>
                <w:rFonts w:ascii="Aptos" w:hAnsi="Aptos" w:eastAsia="Aptos" w:cs="Aptos"/>
              </w:rPr>
            </w:pPr>
          </w:p>
          <w:p w:rsidRPr="0035460B" w:rsidR="00A31916" w:rsidP="00566400" w:rsidRDefault="00DF43A7" w14:paraId="04967383" w14:textId="5FA310CB">
            <w:pPr>
              <w:rPr>
                <w:rFonts w:ascii="Aptos" w:hAnsi="Aptos" w:eastAsia="Aptos" w:cs="Aptos"/>
              </w:rPr>
            </w:pPr>
            <w:r>
              <w:rPr>
                <w:rFonts w:ascii="Aptos" w:hAnsi="Aptos" w:eastAsia="Aptos" w:cs="Aptos"/>
                <w:noProof/>
                <w14:ligatures w14:val="standardContextual"/>
              </w:rPr>
              <w:drawing>
                <wp:inline distT="0" distB="0" distL="0" distR="0" wp14:anchorId="22C08F0E" wp14:editId="7D28B472">
                  <wp:extent cx="2014220" cy="1457960"/>
                  <wp:effectExtent l="0" t="0" r="5080" b="8890"/>
                  <wp:docPr id="10253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06039" name="Picture 10253060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4220" cy="1457960"/>
                          </a:xfrm>
                          <a:prstGeom prst="rect">
                            <a:avLst/>
                          </a:prstGeom>
                        </pic:spPr>
                      </pic:pic>
                    </a:graphicData>
                  </a:graphic>
                </wp:inline>
              </w:drawing>
            </w:r>
          </w:p>
        </w:tc>
      </w:tr>
      <w:tr w:rsidRPr="0035460B" w:rsidR="001A5FD7" w:rsidTr="08388028" w14:paraId="2BE12203" w14:textId="77777777">
        <w:trPr>
          <w:trHeight w:val="316"/>
        </w:trPr>
        <w:tc>
          <w:tcPr>
            <w:tcW w:w="1342" w:type="dxa"/>
          </w:tcPr>
          <w:p w:rsidR="0010176F" w:rsidP="00566400" w:rsidRDefault="00007910" w14:paraId="2E2C1D2E" w14:textId="3E9F374E">
            <w:pPr>
              <w:rPr>
                <w:rFonts w:ascii="Aptos" w:hAnsi="Aptos" w:eastAsia="Aptos" w:cs="Aptos"/>
              </w:rPr>
            </w:pPr>
            <w:r>
              <w:rPr>
                <w:rFonts w:ascii="Aptos" w:hAnsi="Aptos" w:eastAsia="Aptos" w:cs="Aptos"/>
              </w:rPr>
              <w:t>Finding the right balance</w:t>
            </w:r>
          </w:p>
        </w:tc>
        <w:tc>
          <w:tcPr>
            <w:tcW w:w="4320" w:type="dxa"/>
            <w:tcMar>
              <w:left w:w="105" w:type="dxa"/>
              <w:right w:w="105" w:type="dxa"/>
            </w:tcMar>
          </w:tcPr>
          <w:p w:rsidR="009863E1" w:rsidP="009863E1" w:rsidRDefault="009863E1" w14:paraId="14E67A08" w14:textId="3B02A1AB">
            <w:pPr>
              <w:rPr>
                <w:rFonts w:ascii="Aptos" w:hAnsi="Aptos" w:eastAsia="Aptos" w:cs="Aptos"/>
              </w:rPr>
            </w:pPr>
            <w:r>
              <w:rPr>
                <w:rFonts w:ascii="Aptos" w:hAnsi="Aptos" w:eastAsia="Aptos" w:cs="Aptos"/>
              </w:rPr>
              <w:t xml:space="preserve">Part of what makes OpenSearch so fast is that it can query multiple shards in parallel, making searches much faster. </w:t>
            </w:r>
            <w:r w:rsidRPr="00307CFF" w:rsidR="00307CFF">
              <w:rPr>
                <w:rFonts w:ascii="Aptos" w:hAnsi="Aptos" w:eastAsia="Aptos" w:cs="Aptos"/>
              </w:rPr>
              <w:t>But you must carefully manage the size and number of these shards. Every shard consumes memory, CPU, and file handles.</w:t>
            </w:r>
          </w:p>
          <w:p w:rsidR="009863E1" w:rsidP="009863E1" w:rsidRDefault="009863E1" w14:paraId="68E435E8" w14:textId="77777777">
            <w:pPr>
              <w:rPr>
                <w:rFonts w:ascii="Aptos" w:hAnsi="Aptos" w:eastAsia="Aptos" w:cs="Aptos"/>
              </w:rPr>
            </w:pPr>
          </w:p>
          <w:p w:rsidR="0010176F" w:rsidP="009863E1" w:rsidRDefault="00CB519A" w14:paraId="5257775F" w14:textId="4194A8E0">
            <w:pPr>
              <w:rPr>
                <w:rFonts w:ascii="Aptos" w:hAnsi="Aptos" w:eastAsia="Aptos" w:cs="Aptos"/>
              </w:rPr>
            </w:pPr>
            <w:r w:rsidRPr="00CB519A">
              <w:rPr>
                <w:rFonts w:ascii="Aptos" w:hAnsi="Aptos" w:eastAsia="Aptos" w:cs="Aptos"/>
              </w:rPr>
              <w:t>If your shards are too small, the system overhead will swallow your search time. If you have too many shards, you will drown in that overhead. Conversely, if your shards are too large, they become a huge operational headache. Too few shards means you lose cluster flexibility. It is all about finding the perfect balance.</w:t>
            </w:r>
          </w:p>
        </w:tc>
        <w:tc>
          <w:tcPr>
            <w:tcW w:w="5472" w:type="dxa"/>
            <w:tcMar>
              <w:left w:w="105" w:type="dxa"/>
              <w:right w:w="105" w:type="dxa"/>
            </w:tcMar>
          </w:tcPr>
          <w:p w:rsidRPr="0035460B" w:rsidR="0010176F" w:rsidP="00566400" w:rsidRDefault="00175B35" w14:paraId="008B5733" w14:textId="4DDC2A68">
            <w:pPr>
              <w:rPr>
                <w:rFonts w:ascii="Aptos" w:hAnsi="Aptos" w:eastAsia="Aptos" w:cs="Aptos"/>
              </w:rPr>
            </w:pPr>
            <w:r>
              <w:rPr>
                <w:rFonts w:ascii="Aptos" w:hAnsi="Aptos" w:eastAsia="Aptos" w:cs="Aptos"/>
                <w:noProof/>
                <w14:ligatures w14:val="standardContextual"/>
              </w:rPr>
              <w:drawing>
                <wp:inline distT="0" distB="0" distL="0" distR="0" wp14:anchorId="1253B24C" wp14:editId="6FF2835C">
                  <wp:extent cx="2014220" cy="1538605"/>
                  <wp:effectExtent l="0" t="0" r="5080" b="4445"/>
                  <wp:docPr id="296652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52879" name="Picture 2966528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4220" cy="1538605"/>
                          </a:xfrm>
                          <a:prstGeom prst="rect">
                            <a:avLst/>
                          </a:prstGeom>
                        </pic:spPr>
                      </pic:pic>
                    </a:graphicData>
                  </a:graphic>
                </wp:inline>
              </w:drawing>
            </w:r>
          </w:p>
        </w:tc>
      </w:tr>
      <w:tr w:rsidRPr="0035460B" w:rsidR="001A5FD7" w:rsidTr="08388028" w14:paraId="171DD15D" w14:textId="77777777">
        <w:trPr>
          <w:trHeight w:val="316"/>
        </w:trPr>
        <w:tc>
          <w:tcPr>
            <w:tcW w:w="1342" w:type="dxa"/>
          </w:tcPr>
          <w:p w:rsidR="00BD01E6" w:rsidP="00566400" w:rsidRDefault="00762E0C" w14:paraId="129C31A1" w14:textId="587FBCBC">
            <w:pPr>
              <w:rPr>
                <w:rFonts w:ascii="Aptos" w:hAnsi="Aptos" w:eastAsia="Aptos" w:cs="Aptos"/>
              </w:rPr>
            </w:pPr>
            <w:r>
              <w:rPr>
                <w:rFonts w:ascii="Aptos" w:hAnsi="Aptos" w:eastAsia="Aptos" w:cs="Aptos"/>
              </w:rPr>
              <w:t>Formula for shard size</w:t>
            </w:r>
          </w:p>
        </w:tc>
        <w:tc>
          <w:tcPr>
            <w:tcW w:w="4320" w:type="dxa"/>
            <w:tcMar>
              <w:left w:w="105" w:type="dxa"/>
              <w:right w:w="105" w:type="dxa"/>
            </w:tcMar>
          </w:tcPr>
          <w:p w:rsidR="00BD01E6" w:rsidP="009863E1" w:rsidRDefault="00BC2D2E" w14:paraId="2DCF0C25" w14:textId="2D8F5247">
            <w:pPr>
              <w:rPr>
                <w:rFonts w:ascii="Aptos" w:hAnsi="Aptos" w:eastAsia="Aptos" w:cs="Aptos"/>
              </w:rPr>
            </w:pPr>
            <w:r>
              <w:rPr>
                <w:rFonts w:ascii="Aptos" w:hAnsi="Aptos" w:eastAsia="Aptos" w:cs="Aptos"/>
              </w:rPr>
              <w:t>The</w:t>
            </w:r>
            <w:r w:rsidR="00BD01E6">
              <w:rPr>
                <w:rFonts w:ascii="Aptos" w:hAnsi="Aptos" w:eastAsia="Aptos" w:cs="Aptos"/>
              </w:rPr>
              <w:t xml:space="preserve"> general formula </w:t>
            </w:r>
            <w:r w:rsidR="00440107">
              <w:rPr>
                <w:rFonts w:ascii="Aptos" w:hAnsi="Aptos" w:eastAsia="Aptos" w:cs="Aptos"/>
              </w:rPr>
              <w:t xml:space="preserve">for shard count depends on your </w:t>
            </w:r>
            <w:r w:rsidR="00447C71">
              <w:rPr>
                <w:rFonts w:ascii="Aptos" w:hAnsi="Aptos" w:eastAsia="Aptos" w:cs="Aptos"/>
              </w:rPr>
              <w:t xml:space="preserve">search use case: a traditional text search </w:t>
            </w:r>
            <w:r w:rsidR="00D81F0F">
              <w:rPr>
                <w:rFonts w:ascii="Aptos" w:hAnsi="Aptos" w:eastAsia="Aptos" w:cs="Aptos"/>
              </w:rPr>
              <w:t>uses</w:t>
            </w:r>
            <w:r w:rsidR="00BD01E6">
              <w:rPr>
                <w:rFonts w:ascii="Aptos" w:hAnsi="Aptos" w:eastAsia="Aptos" w:cs="Aptos"/>
              </w:rPr>
              <w:t xml:space="preserve"> a fraction of Total data times </w:t>
            </w:r>
            <w:r w:rsidRPr="30C27709" w:rsidR="355DA24A">
              <w:rPr>
                <w:rFonts w:ascii="Aptos" w:hAnsi="Aptos" w:eastAsia="Aptos" w:cs="Aptos"/>
              </w:rPr>
              <w:t xml:space="preserve">the </w:t>
            </w:r>
            <w:r w:rsidR="00BD01E6">
              <w:rPr>
                <w:rFonts w:ascii="Aptos" w:hAnsi="Aptos" w:eastAsia="Aptos" w:cs="Aptos"/>
              </w:rPr>
              <w:t>growth factor over target shard size.</w:t>
            </w:r>
          </w:p>
          <w:p w:rsidR="00BD01E6" w:rsidP="009863E1" w:rsidRDefault="00BD01E6" w14:paraId="72A3DF2A" w14:textId="77777777">
            <w:pPr>
              <w:rPr>
                <w:rFonts w:ascii="Aptos" w:hAnsi="Aptos" w:eastAsia="Aptos" w:cs="Aptos"/>
              </w:rPr>
            </w:pPr>
          </w:p>
          <w:p w:rsidR="00E31029" w:rsidP="009863E1" w:rsidRDefault="00BC2D2E" w14:paraId="5B1DF822" w14:textId="77777777">
            <w:pPr>
              <w:rPr>
                <w:rFonts w:ascii="Aptos" w:hAnsi="Aptos" w:eastAsia="Aptos" w:cs="Aptos"/>
              </w:rPr>
            </w:pPr>
            <w:r>
              <w:rPr>
                <w:rFonts w:ascii="Aptos" w:hAnsi="Aptos" w:eastAsia="Aptos" w:cs="Aptos"/>
              </w:rPr>
              <w:t>To find out more, consider a real-world exampl</w:t>
            </w:r>
            <w:r w:rsidR="00E31029">
              <w:rPr>
                <w:rFonts w:ascii="Aptos" w:hAnsi="Aptos" w:eastAsia="Aptos" w:cs="Aptos"/>
              </w:rPr>
              <w:t xml:space="preserve">e. </w:t>
            </w:r>
          </w:p>
          <w:p w:rsidR="00E31029" w:rsidP="009863E1" w:rsidRDefault="00E31029" w14:paraId="557549CB" w14:textId="77777777">
            <w:pPr>
              <w:rPr>
                <w:rFonts w:ascii="Aptos" w:hAnsi="Aptos" w:eastAsia="Aptos" w:cs="Aptos"/>
              </w:rPr>
            </w:pPr>
          </w:p>
          <w:p w:rsidR="00AA4AA0" w:rsidP="009863E1" w:rsidRDefault="00294C96" w14:paraId="2BE45B70" w14:textId="75FC14FF">
            <w:pPr>
              <w:rPr>
                <w:rFonts w:ascii="Aptos" w:hAnsi="Aptos" w:eastAsia="Aptos" w:cs="Aptos"/>
              </w:rPr>
            </w:pPr>
            <w:r>
              <w:rPr>
                <w:rFonts w:ascii="Aptos" w:hAnsi="Aptos" w:eastAsia="Aptos" w:cs="Aptos"/>
              </w:rPr>
              <w:t>Y</w:t>
            </w:r>
            <w:r w:rsidRPr="00294C96">
              <w:rPr>
                <w:rFonts w:ascii="Aptos" w:hAnsi="Aptos" w:eastAsia="Aptos" w:cs="Aptos"/>
              </w:rPr>
              <w:t xml:space="preserve">ou're running an online bookstore with 2 million books, author bios, and customer reviews. Your current data is 800GB, and you expect to add 500,000 books annually—that's about a 1.25x growth factor. With a target shard size of 40GB for your </w:t>
            </w:r>
            <w:r w:rsidR="00DB65F1">
              <w:rPr>
                <w:rFonts w:ascii="Aptos" w:hAnsi="Aptos" w:eastAsia="Aptos" w:cs="Aptos"/>
              </w:rPr>
              <w:t xml:space="preserve">traditional </w:t>
            </w:r>
            <w:r w:rsidRPr="00294C96">
              <w:rPr>
                <w:rFonts w:ascii="Aptos" w:hAnsi="Aptos" w:eastAsia="Aptos" w:cs="Aptos"/>
              </w:rPr>
              <w:t>search-heavy workload, you'd need about 25 primary shards</w:t>
            </w:r>
            <w:r w:rsidR="004E7ACA">
              <w:rPr>
                <w:rFonts w:ascii="Aptos" w:hAnsi="Aptos" w:eastAsia="Aptos" w:cs="Aptos"/>
              </w:rPr>
              <w:t>.</w:t>
            </w:r>
            <w:r w:rsidR="00616FF4">
              <w:rPr>
                <w:rFonts w:ascii="Aptos" w:hAnsi="Aptos" w:eastAsia="Aptos" w:cs="Aptos"/>
              </w:rPr>
              <w:t xml:space="preserve"> This is also called a data-driven approach.</w:t>
            </w:r>
          </w:p>
          <w:p w:rsidR="00600AAB" w:rsidP="009863E1" w:rsidRDefault="00600AAB" w14:paraId="51A8FBC9" w14:textId="77777777">
            <w:pPr>
              <w:rPr>
                <w:rFonts w:ascii="Aptos" w:hAnsi="Aptos" w:eastAsia="Aptos" w:cs="Aptos"/>
              </w:rPr>
            </w:pPr>
          </w:p>
          <w:p w:rsidR="00B517D6" w:rsidP="009A2BA6" w:rsidRDefault="00A551AF" w14:paraId="4C7ED889" w14:textId="6DBB03B3">
            <w:pPr>
              <w:rPr>
                <w:rFonts w:ascii="Aptos" w:hAnsi="Aptos" w:eastAsia="Aptos" w:cs="Aptos"/>
              </w:rPr>
            </w:pPr>
            <w:r>
              <w:rPr>
                <w:rFonts w:ascii="Aptos" w:hAnsi="Aptos" w:eastAsia="Aptos" w:cs="Aptos"/>
              </w:rPr>
              <w:t>Vector search is a bit trickier</w:t>
            </w:r>
            <w:r w:rsidR="00B517D6">
              <w:rPr>
                <w:rFonts w:ascii="Aptos" w:hAnsi="Aptos" w:eastAsia="Aptos" w:cs="Aptos"/>
              </w:rPr>
              <w:t>. W</w:t>
            </w:r>
            <w:r w:rsidR="00643169">
              <w:rPr>
                <w:rFonts w:ascii="Aptos" w:hAnsi="Aptos" w:eastAsia="Aptos" w:cs="Aptos"/>
              </w:rPr>
              <w:t xml:space="preserve">hat you’ll want to calculate is the number of vectors </w:t>
            </w:r>
            <w:r w:rsidR="00063478">
              <w:rPr>
                <w:rFonts w:ascii="Aptos" w:hAnsi="Aptos" w:eastAsia="Aptos" w:cs="Aptos"/>
              </w:rPr>
              <w:t>you can put on a shard, based on its RAM</w:t>
            </w:r>
            <w:r w:rsidR="00EB66E6">
              <w:rPr>
                <w:rFonts w:ascii="Aptos" w:hAnsi="Aptos" w:eastAsia="Aptos" w:cs="Aptos"/>
              </w:rPr>
              <w:t xml:space="preserve"> and the dimension count of your embedding model.</w:t>
            </w:r>
            <w:r w:rsidR="00270953">
              <w:rPr>
                <w:rFonts w:ascii="Aptos" w:hAnsi="Aptos" w:eastAsia="Aptos" w:cs="Aptos"/>
              </w:rPr>
              <w:t xml:space="preserve"> </w:t>
            </w:r>
          </w:p>
          <w:p w:rsidR="00B517D6" w:rsidP="009A2BA6" w:rsidRDefault="00B517D6" w14:paraId="025D17AC" w14:textId="77777777">
            <w:pPr>
              <w:rPr>
                <w:rFonts w:ascii="Aptos" w:hAnsi="Aptos" w:eastAsia="Aptos" w:cs="Aptos"/>
              </w:rPr>
            </w:pPr>
          </w:p>
          <w:p w:rsidR="002D436E" w:rsidP="009863E1" w:rsidRDefault="00270953" w14:paraId="776F40DB" w14:textId="50735F0F">
            <w:pPr>
              <w:rPr>
                <w:rFonts w:ascii="Aptos" w:hAnsi="Aptos" w:eastAsia="Aptos" w:cs="Aptos"/>
              </w:rPr>
            </w:pPr>
            <w:r>
              <w:rPr>
                <w:rFonts w:ascii="Aptos" w:hAnsi="Aptos" w:eastAsia="Aptos" w:cs="Aptos"/>
              </w:rPr>
              <w:t xml:space="preserve">For our bookstore, with 64GB RAM and </w:t>
            </w:r>
            <w:r w:rsidR="00431454">
              <w:rPr>
                <w:rFonts w:ascii="Aptos" w:hAnsi="Aptos" w:eastAsia="Aptos" w:cs="Aptos"/>
              </w:rPr>
              <w:t xml:space="preserve">768 dimensions, </w:t>
            </w:r>
            <w:r w:rsidR="00431454">
              <w:rPr>
                <w:rFonts w:eastAsia="Aptos"/>
              </w:rPr>
              <w:t>works out to about 7 million vectors/shard</w:t>
            </w:r>
            <w:r w:rsidR="1B046FA4">
              <w:t xml:space="preserve"> for our primary. Since production requires at least</w:t>
            </w:r>
            <w:r w:rsidR="003C4F99">
              <w:rPr>
                <w:rFonts w:eastAsia="Aptos"/>
              </w:rPr>
              <w:t xml:space="preserve"> one </w:t>
            </w:r>
            <w:r w:rsidR="1B046FA4">
              <w:t xml:space="preserve">replica, plan for two nodes minimum to hold both copies — but for our 500,000-book catalog, a single primary </w:t>
            </w:r>
            <w:r w:rsidR="003C4F99">
              <w:rPr>
                <w:rFonts w:eastAsia="Aptos"/>
              </w:rPr>
              <w:t>shard</w:t>
            </w:r>
            <w:r w:rsidR="1B046FA4">
              <w:t xml:space="preserve"> fits comfortably</w:t>
            </w:r>
            <w:r w:rsidR="003C4F99">
              <w:rPr>
                <w:rFonts w:eastAsia="Aptos"/>
              </w:rPr>
              <w:t>.</w:t>
            </w:r>
          </w:p>
          <w:p w:rsidR="00BD01E6" w:rsidP="009863E1" w:rsidRDefault="00BD01E6" w14:paraId="6BD64857" w14:textId="63E25F34">
            <w:pPr>
              <w:rPr>
                <w:rFonts w:ascii="Aptos" w:hAnsi="Aptos" w:eastAsia="Aptos" w:cs="Aptos"/>
              </w:rPr>
            </w:pPr>
          </w:p>
        </w:tc>
        <w:tc>
          <w:tcPr>
            <w:tcW w:w="5472" w:type="dxa"/>
            <w:tcMar>
              <w:left w:w="105" w:type="dxa"/>
              <w:right w:w="105" w:type="dxa"/>
            </w:tcMar>
          </w:tcPr>
          <w:p w:rsidR="00BD01E6" w:rsidP="005C0E0D" w:rsidRDefault="009E620F" w14:paraId="5434A629" w14:textId="77777777">
            <w:pPr>
              <w:rPr>
                <w:rFonts w:ascii="Aptos" w:hAnsi="Aptos" w:eastAsia="Aptos" w:cs="Aptos"/>
              </w:rPr>
            </w:pPr>
            <w:r>
              <w:rPr>
                <w:rFonts w:ascii="Aptos" w:hAnsi="Aptos" w:eastAsia="Aptos" w:cs="Aptos"/>
              </w:rPr>
              <w:t xml:space="preserve">Traditional search: </w:t>
            </w:r>
          </w:p>
          <w:p w:rsidR="00470C4F" w:rsidP="005C0E0D" w:rsidRDefault="009E620F" w14:paraId="6BA8AF5D" w14:textId="77777777">
            <w:pPr>
              <w:rPr>
                <w:rFonts w:ascii="Aptos" w:hAnsi="Aptos" w:eastAsia="Aptos" w:cs="Aptos"/>
              </w:rPr>
            </w:pPr>
            <w:r>
              <w:rPr>
                <w:rFonts w:ascii="Aptos" w:hAnsi="Aptos" w:eastAsia="Aptos" w:cs="Aptos"/>
              </w:rPr>
              <w:t>(Data + Growth</w:t>
            </w:r>
            <w:r w:rsidR="00D758F3">
              <w:rPr>
                <w:rFonts w:ascii="Aptos" w:hAnsi="Aptos" w:eastAsia="Aptos" w:cs="Aptos"/>
              </w:rPr>
              <w:t>) / Shard size</w:t>
            </w:r>
            <w:r w:rsidR="00D758F3">
              <w:br/>
            </w:r>
          </w:p>
          <w:p w:rsidR="00470C4F" w:rsidP="005C0E0D" w:rsidRDefault="00470C4F" w14:paraId="112EC2B8" w14:textId="77777777">
            <w:pPr>
              <w:rPr>
                <w:rFonts w:ascii="Aptos" w:hAnsi="Aptos" w:eastAsia="Aptos" w:cs="Aptos"/>
              </w:rPr>
            </w:pPr>
          </w:p>
          <w:p w:rsidR="00470C4F" w:rsidP="005C0E0D" w:rsidRDefault="00470C4F" w14:paraId="0E0E5619" w14:textId="77777777">
            <w:pPr>
              <w:rPr>
                <w:rFonts w:ascii="Aptos" w:hAnsi="Aptos" w:eastAsia="Aptos" w:cs="Aptos"/>
              </w:rPr>
            </w:pPr>
          </w:p>
          <w:p w:rsidR="00470C4F" w:rsidP="005C0E0D" w:rsidRDefault="00470C4F" w14:paraId="308A16A6" w14:textId="77777777">
            <w:pPr>
              <w:rPr>
                <w:rFonts w:ascii="Aptos" w:hAnsi="Aptos" w:eastAsia="Aptos" w:cs="Aptos"/>
              </w:rPr>
            </w:pPr>
          </w:p>
          <w:p w:rsidR="00470C4F" w:rsidP="005C0E0D" w:rsidRDefault="00470C4F" w14:paraId="0706F7E8" w14:textId="77777777">
            <w:pPr>
              <w:rPr>
                <w:rFonts w:ascii="Aptos" w:hAnsi="Aptos" w:eastAsia="Aptos" w:cs="Aptos"/>
              </w:rPr>
            </w:pPr>
          </w:p>
          <w:p w:rsidR="00470C4F" w:rsidP="005C0E0D" w:rsidRDefault="00470C4F" w14:paraId="230B50D8" w14:textId="77777777">
            <w:pPr>
              <w:rPr>
                <w:rFonts w:ascii="Aptos" w:hAnsi="Aptos" w:eastAsia="Aptos" w:cs="Aptos"/>
              </w:rPr>
            </w:pPr>
          </w:p>
          <w:p w:rsidR="00470C4F" w:rsidP="005C0E0D" w:rsidRDefault="00470C4F" w14:paraId="1263699E" w14:textId="77777777">
            <w:pPr>
              <w:rPr>
                <w:rFonts w:ascii="Aptos" w:hAnsi="Aptos" w:eastAsia="Aptos" w:cs="Aptos"/>
              </w:rPr>
            </w:pPr>
          </w:p>
          <w:p w:rsidR="009E620F" w:rsidP="005C0E0D" w:rsidRDefault="00D758F3" w14:paraId="02FAA5EC" w14:textId="46930CEB">
            <w:pPr>
              <w:rPr>
                <w:rFonts w:ascii="Aptos" w:hAnsi="Aptos" w:eastAsia="Aptos" w:cs="Aptos"/>
              </w:rPr>
            </w:pPr>
            <w:r>
              <w:rPr>
                <w:rFonts w:ascii="Aptos" w:hAnsi="Aptos" w:eastAsia="Aptos" w:cs="Aptos"/>
              </w:rPr>
              <w:br/>
            </w:r>
            <w:r>
              <w:rPr>
                <w:rFonts w:ascii="Aptos" w:hAnsi="Aptos" w:eastAsia="Aptos" w:cs="Aptos"/>
              </w:rPr>
              <w:t xml:space="preserve">Vector/kNN (HNSW): </w:t>
            </w:r>
          </w:p>
          <w:p w:rsidR="00470C4F" w:rsidP="005C0E0D" w:rsidRDefault="00470C4F" w14:paraId="01A36359" w14:textId="77777777">
            <w:pPr>
              <w:rPr>
                <w:rFonts w:ascii="Aptos" w:hAnsi="Aptos" w:eastAsia="Aptos" w:cs="Aptos"/>
              </w:rPr>
            </w:pPr>
          </w:p>
          <w:p w:rsidR="00470C4F" w:rsidP="005C0E0D" w:rsidRDefault="00470C4F" w14:paraId="2174AF26" w14:textId="3B276809">
            <w:pPr>
              <w:rPr>
                <w:rFonts w:ascii="Aptos" w:hAnsi="Aptos" w:eastAsia="Aptos" w:cs="Aptos"/>
              </w:rPr>
            </w:pPr>
            <w:r>
              <w:rPr>
                <w:color w:val="000000"/>
              </w:rPr>
              <w:t xml:space="preserve">Formula: </w:t>
            </w:r>
            <w:r>
              <w:rPr>
                <w:rStyle w:val="rounded-xl"/>
                <w:rFonts w:ascii="Courier New" w:hAnsi="Courier New" w:cs="Courier New" w:eastAsiaTheme="majorEastAsia"/>
                <w:color w:val="000000"/>
                <w:sz w:val="20"/>
                <w:szCs w:val="20"/>
              </w:rPr>
              <w:t>Vectors per shard = (RAM * 50%) / (dimensions * 4 bytes * 1.5 overhead)</w:t>
            </w:r>
          </w:p>
          <w:p w:rsidR="00470C4F" w:rsidP="005C0E0D" w:rsidRDefault="00470C4F" w14:paraId="2818C25F" w14:textId="77777777">
            <w:pPr>
              <w:rPr>
                <w:rFonts w:ascii="Aptos" w:hAnsi="Aptos" w:eastAsia="Aptos" w:cs="Aptos"/>
              </w:rPr>
            </w:pPr>
          </w:p>
          <w:p w:rsidR="00470C4F" w:rsidP="005C0E0D" w:rsidRDefault="00470C4F" w14:paraId="76EBA060" w14:textId="77777777">
            <w:pPr>
              <w:rPr>
                <w:rFonts w:ascii="Aptos" w:hAnsi="Aptos" w:eastAsia="Aptos" w:cs="Aptos"/>
              </w:rPr>
            </w:pPr>
          </w:p>
          <w:p w:rsidR="00DB65F1" w:rsidP="005C0E0D" w:rsidRDefault="00DB65F1" w14:paraId="5675E790" w14:textId="77777777">
            <w:pPr>
              <w:rPr>
                <w:rFonts w:ascii="Aptos" w:hAnsi="Aptos" w:eastAsia="Aptos" w:cs="Aptos"/>
              </w:rPr>
            </w:pPr>
          </w:p>
          <w:p w:rsidR="00470C4F" w:rsidP="00566400" w:rsidRDefault="00470C4F" w14:paraId="434D75E4" w14:textId="77777777">
            <w:pPr>
              <w:rPr>
                <w:rFonts w:ascii="Aptos" w:hAnsi="Aptos" w:eastAsia="Aptos" w:cs="Aptos"/>
              </w:rPr>
            </w:pPr>
          </w:p>
          <w:p w:rsidR="00470C4F" w:rsidP="00566400" w:rsidRDefault="00470C4F" w14:paraId="447327D6" w14:textId="77777777">
            <w:pPr>
              <w:rPr>
                <w:rFonts w:ascii="Aptos" w:hAnsi="Aptos" w:eastAsia="Aptos" w:cs="Aptos"/>
              </w:rPr>
            </w:pPr>
          </w:p>
          <w:p w:rsidRPr="0035460B" w:rsidR="00BD01E6" w:rsidP="00566400" w:rsidRDefault="00DB65F1" w14:paraId="16A210C4" w14:textId="24935D68">
            <w:pPr>
              <w:rPr>
                <w:rFonts w:ascii="Aptos" w:hAnsi="Aptos" w:eastAsia="Aptos" w:cs="Aptos"/>
              </w:rPr>
            </w:pPr>
            <w:r>
              <w:rPr>
                <w:rFonts w:ascii="Aptos" w:hAnsi="Aptos" w:eastAsia="Aptos" w:cs="Aptos"/>
              </w:rPr>
              <w:t>Hybrid: compute both, take larger result.</w:t>
            </w:r>
          </w:p>
        </w:tc>
      </w:tr>
      <w:tr w:rsidRPr="0035460B" w:rsidR="001A5FD7" w:rsidTr="08388028" w14:paraId="0FBC8C59" w14:textId="77777777">
        <w:trPr>
          <w:trHeight w:val="316"/>
        </w:trPr>
        <w:tc>
          <w:tcPr>
            <w:tcW w:w="1342" w:type="dxa"/>
          </w:tcPr>
          <w:p w:rsidR="00741033" w:rsidP="00566400" w:rsidRDefault="00741033" w14:paraId="3C1965C6" w14:textId="0661C5AC">
            <w:pPr>
              <w:rPr>
                <w:rFonts w:ascii="Aptos" w:hAnsi="Aptos" w:eastAsia="Aptos" w:cs="Aptos"/>
              </w:rPr>
            </w:pPr>
          </w:p>
        </w:tc>
        <w:tc>
          <w:tcPr>
            <w:tcW w:w="4320" w:type="dxa"/>
            <w:tcMar>
              <w:left w:w="105" w:type="dxa"/>
              <w:right w:w="105" w:type="dxa"/>
            </w:tcMar>
          </w:tcPr>
          <w:p w:rsidR="00741033" w:rsidP="00741033" w:rsidRDefault="00741033" w14:paraId="7E6B4985" w14:textId="29213EAB">
            <w:pPr>
              <w:rPr>
                <w:rFonts w:ascii="Aptos" w:hAnsi="Aptos" w:eastAsia="Aptos" w:cs="Aptos"/>
              </w:rPr>
            </w:pPr>
            <w:r>
              <w:rPr>
                <w:rFonts w:ascii="Aptos" w:hAnsi="Aptos" w:eastAsia="Aptos" w:cs="Aptos"/>
              </w:rPr>
              <w:t xml:space="preserve">So why </w:t>
            </w:r>
            <w:r w:rsidR="004E7ACA">
              <w:rPr>
                <w:rFonts w:ascii="Aptos" w:hAnsi="Aptos" w:eastAsia="Aptos" w:cs="Aptos"/>
              </w:rPr>
              <w:t>4</w:t>
            </w:r>
            <w:r>
              <w:rPr>
                <w:rFonts w:ascii="Aptos" w:hAnsi="Aptos" w:eastAsia="Aptos" w:cs="Aptos"/>
              </w:rPr>
              <w:t>0GB shard size? Well, this is bit of a median; the range of shard size that’s considered optimal for most use cases is 10GB to 50GB. Where you’ll fall depends on:</w:t>
            </w:r>
          </w:p>
          <w:p w:rsidR="00741033" w:rsidP="00741033" w:rsidRDefault="00741033" w14:paraId="74F06847" w14:textId="77777777">
            <w:pPr>
              <w:rPr>
                <w:rFonts w:ascii="Aptos" w:hAnsi="Aptos" w:eastAsia="Aptos" w:cs="Aptos"/>
              </w:rPr>
            </w:pPr>
          </w:p>
          <w:p w:rsidRPr="004F0C49" w:rsidR="00741033" w:rsidP="00741033" w:rsidRDefault="00741033" w14:paraId="45DD5A76" w14:textId="77777777">
            <w:pPr>
              <w:numPr>
                <w:ilvl w:val="0"/>
                <w:numId w:val="40"/>
              </w:numPr>
              <w:rPr>
                <w:rFonts w:ascii="Aptos" w:hAnsi="Aptos" w:eastAsia="Aptos" w:cs="Aptos"/>
              </w:rPr>
            </w:pPr>
            <w:r w:rsidRPr="004F0C49">
              <w:rPr>
                <w:rFonts w:ascii="Aptos" w:hAnsi="Aptos" w:eastAsia="Aptos" w:cs="Aptos"/>
              </w:rPr>
              <w:t>Hardware specifications</w:t>
            </w:r>
          </w:p>
          <w:p w:rsidRPr="004F0C49" w:rsidR="00741033" w:rsidP="00741033" w:rsidRDefault="00741033" w14:paraId="57E445A5" w14:textId="77777777">
            <w:pPr>
              <w:numPr>
                <w:ilvl w:val="0"/>
                <w:numId w:val="40"/>
              </w:numPr>
              <w:rPr>
                <w:rFonts w:ascii="Aptos" w:hAnsi="Aptos" w:eastAsia="Aptos" w:cs="Aptos"/>
              </w:rPr>
            </w:pPr>
            <w:r w:rsidRPr="004F0C49">
              <w:rPr>
                <w:rFonts w:ascii="Aptos" w:hAnsi="Aptos" w:eastAsia="Aptos" w:cs="Aptos"/>
              </w:rPr>
              <w:t>Query patterns</w:t>
            </w:r>
          </w:p>
          <w:p w:rsidRPr="004F0C49" w:rsidR="00741033" w:rsidP="00741033" w:rsidRDefault="00741033" w14:paraId="6B50B08B" w14:textId="77777777">
            <w:pPr>
              <w:numPr>
                <w:ilvl w:val="0"/>
                <w:numId w:val="40"/>
              </w:numPr>
              <w:rPr>
                <w:rFonts w:ascii="Aptos" w:hAnsi="Aptos" w:eastAsia="Aptos" w:cs="Aptos"/>
              </w:rPr>
            </w:pPr>
            <w:r w:rsidRPr="004F0C49">
              <w:rPr>
                <w:rFonts w:ascii="Aptos" w:hAnsi="Aptos" w:eastAsia="Aptos" w:cs="Aptos"/>
              </w:rPr>
              <w:t>Write throughput</w:t>
            </w:r>
          </w:p>
          <w:p w:rsidRPr="004F0C49" w:rsidR="00741033" w:rsidP="00741033" w:rsidRDefault="00741033" w14:paraId="1191AA07" w14:textId="77777777">
            <w:pPr>
              <w:numPr>
                <w:ilvl w:val="0"/>
                <w:numId w:val="40"/>
              </w:numPr>
              <w:rPr>
                <w:rFonts w:ascii="Aptos" w:hAnsi="Aptos" w:eastAsia="Aptos" w:cs="Aptos"/>
              </w:rPr>
            </w:pPr>
            <w:r w:rsidRPr="004F0C49">
              <w:rPr>
                <w:rFonts w:ascii="Aptos" w:hAnsi="Aptos" w:eastAsia="Aptos" w:cs="Aptos"/>
              </w:rPr>
              <w:t>Recovery time requirements</w:t>
            </w:r>
          </w:p>
          <w:p w:rsidR="00741033" w:rsidP="00741033" w:rsidRDefault="00741033" w14:paraId="1C3486D1" w14:textId="77777777">
            <w:pPr>
              <w:numPr>
                <w:ilvl w:val="0"/>
                <w:numId w:val="40"/>
              </w:numPr>
              <w:rPr>
                <w:rFonts w:ascii="Aptos" w:hAnsi="Aptos" w:eastAsia="Aptos" w:cs="Aptos"/>
              </w:rPr>
            </w:pPr>
            <w:r w:rsidRPr="004F0C49">
              <w:rPr>
                <w:rFonts w:ascii="Aptos" w:hAnsi="Aptos" w:eastAsia="Aptos" w:cs="Aptos"/>
              </w:rPr>
              <w:t>Retention policies</w:t>
            </w:r>
          </w:p>
          <w:p w:rsidR="00741033" w:rsidP="00741033" w:rsidRDefault="00741033" w14:paraId="2624C337" w14:textId="77777777">
            <w:pPr>
              <w:rPr>
                <w:rFonts w:ascii="Aptos" w:hAnsi="Aptos" w:eastAsia="Aptos" w:cs="Aptos"/>
              </w:rPr>
            </w:pPr>
          </w:p>
          <w:p w:rsidR="00741033" w:rsidP="00741033" w:rsidRDefault="00741033" w14:paraId="6B61CCCD" w14:textId="77777777">
            <w:pPr>
              <w:rPr>
                <w:rFonts w:ascii="Aptos" w:hAnsi="Aptos" w:eastAsia="Aptos" w:cs="Aptos"/>
              </w:rPr>
            </w:pPr>
            <w:r>
              <w:rPr>
                <w:rFonts w:ascii="Aptos" w:hAnsi="Aptos" w:eastAsia="Aptos" w:cs="Aptos"/>
              </w:rPr>
              <w:t>And other factors.</w:t>
            </w:r>
          </w:p>
          <w:p w:rsidR="00741033" w:rsidP="00741033" w:rsidRDefault="00741033" w14:paraId="21FABAAD" w14:textId="77777777">
            <w:pPr>
              <w:rPr>
                <w:rFonts w:ascii="Aptos" w:hAnsi="Aptos" w:eastAsia="Aptos" w:cs="Aptos"/>
              </w:rPr>
            </w:pPr>
          </w:p>
          <w:p w:rsidR="00741033" w:rsidP="00741033" w:rsidRDefault="00741033" w14:paraId="103B7F04" w14:textId="0E3EF6C1">
            <w:pPr>
              <w:rPr>
                <w:rFonts w:ascii="Aptos" w:hAnsi="Aptos" w:eastAsia="Aptos" w:cs="Aptos"/>
              </w:rPr>
            </w:pPr>
            <w:r>
              <w:rPr>
                <w:rFonts w:ascii="Aptos" w:hAnsi="Aptos" w:eastAsia="Aptos" w:cs="Aptos"/>
              </w:rPr>
              <w:t>Now that we’ve covered shard size and number of primary shards, let’s talk about availability and node awareness</w:t>
            </w:r>
            <w:r w:rsidR="00B90912">
              <w:rPr>
                <w:rFonts w:ascii="Aptos" w:hAnsi="Aptos" w:eastAsia="Aptos" w:cs="Aptos"/>
              </w:rPr>
              <w:t>.</w:t>
            </w:r>
          </w:p>
        </w:tc>
        <w:tc>
          <w:tcPr>
            <w:tcW w:w="5472" w:type="dxa"/>
            <w:tcMar>
              <w:left w:w="105" w:type="dxa"/>
              <w:right w:w="105" w:type="dxa"/>
            </w:tcMar>
          </w:tcPr>
          <w:p w:rsidR="00BC2D2E" w:rsidP="00741033" w:rsidRDefault="00BC2D2E" w14:paraId="5BFE6832" w14:textId="77777777">
            <w:pPr>
              <w:rPr>
                <w:rFonts w:ascii="Aptos" w:hAnsi="Aptos" w:eastAsia="Aptos" w:cs="Aptos"/>
              </w:rPr>
            </w:pPr>
          </w:p>
          <w:p w:rsidRPr="00BC2D2E" w:rsidR="00BC2D2E" w:rsidP="00BC2D2E" w:rsidRDefault="00BC2D2E" w14:paraId="239660F0" w14:textId="77777777">
            <w:pPr>
              <w:rPr>
                <w:rFonts w:ascii="Aptos" w:hAnsi="Aptos" w:eastAsia="Aptos" w:cs="Aptos"/>
              </w:rPr>
            </w:pPr>
            <w:r w:rsidRPr="00BC2D2E">
              <w:rPr>
                <w:rFonts w:ascii="Aptos" w:hAnsi="Aptos" w:eastAsia="Aptos" w:cs="Aptos"/>
              </w:rPr>
              <w:t>Range visualization:</w:t>
            </w:r>
          </w:p>
          <w:p w:rsidRPr="00BC2D2E" w:rsidR="00BC2D2E" w:rsidP="00BC2D2E" w:rsidRDefault="00BC2D2E" w14:paraId="5B11960D" w14:textId="77777777">
            <w:pPr>
              <w:rPr>
                <w:rFonts w:ascii="Aptos" w:hAnsi="Aptos" w:eastAsia="Aptos" w:cs="Aptos"/>
              </w:rPr>
            </w:pPr>
            <w:r w:rsidRPr="00BC2D2E">
              <w:rPr>
                <w:rFonts w:ascii="Aptos" w:hAnsi="Aptos" w:eastAsia="Aptos" w:cs="Aptos"/>
              </w:rPr>
              <w:t>[10GB]----[20GB]----[30GB]----[40GB]----[50GB]</w:t>
            </w:r>
          </w:p>
          <w:p w:rsidRPr="00BC2D2E" w:rsidR="00BC2D2E" w:rsidP="00BC2D2E" w:rsidRDefault="00BC2D2E" w14:paraId="4CB659C6" w14:textId="77777777">
            <w:pPr>
              <w:rPr>
                <w:rFonts w:ascii="Aptos" w:hAnsi="Aptos" w:eastAsia="Aptos" w:cs="Aptos"/>
              </w:rPr>
            </w:pPr>
            <w:r w:rsidRPr="00BC2D2E">
              <w:rPr>
                <w:rFonts w:ascii="Aptos" w:hAnsi="Aptos" w:eastAsia="Aptos" w:cs="Aptos"/>
              </w:rPr>
              <w:t xml:space="preserve">          ↑                    ↑</w:t>
            </w:r>
          </w:p>
          <w:p w:rsidRPr="0035460B" w:rsidR="00BC2D2E" w:rsidP="00BC2D2E" w:rsidRDefault="00BC2D2E" w14:paraId="558463DD" w14:textId="0A9ECDBC">
            <w:pPr>
              <w:rPr>
                <w:rFonts w:ascii="Aptos" w:hAnsi="Aptos" w:eastAsia="Aptos" w:cs="Aptos"/>
              </w:rPr>
            </w:pPr>
            <w:r w:rsidRPr="00BC2D2E">
              <w:rPr>
                <w:rFonts w:ascii="Aptos" w:hAnsi="Aptos" w:eastAsia="Aptos" w:cs="Aptos"/>
              </w:rPr>
              <w:t xml:space="preserve">      Time-series          Search-heavy</w:t>
            </w:r>
          </w:p>
        </w:tc>
      </w:tr>
      <w:tr w:rsidRPr="0035460B" w:rsidR="001A5FD7" w:rsidTr="08388028" w14:paraId="372AA22C" w14:textId="77777777">
        <w:trPr>
          <w:trHeight w:val="316"/>
        </w:trPr>
        <w:tc>
          <w:tcPr>
            <w:tcW w:w="1342" w:type="dxa"/>
          </w:tcPr>
          <w:p w:rsidR="00640B68" w:rsidP="00640B68" w:rsidRDefault="00762E0C" w14:paraId="2E424177" w14:textId="33886266">
            <w:pPr>
              <w:rPr>
                <w:rFonts w:ascii="Aptos" w:hAnsi="Aptos" w:eastAsia="Aptos" w:cs="Aptos"/>
              </w:rPr>
            </w:pPr>
            <w:r>
              <w:rPr>
                <w:rFonts w:ascii="Aptos" w:hAnsi="Aptos" w:eastAsia="Aptos" w:cs="Aptos"/>
              </w:rPr>
              <w:t>Intro to node awareness</w:t>
            </w:r>
          </w:p>
        </w:tc>
        <w:tc>
          <w:tcPr>
            <w:tcW w:w="4320" w:type="dxa"/>
            <w:tcMar>
              <w:left w:w="105" w:type="dxa"/>
              <w:right w:w="105" w:type="dxa"/>
            </w:tcMar>
          </w:tcPr>
          <w:p w:rsidR="00640B68" w:rsidP="00640B68" w:rsidRDefault="00640B68" w14:paraId="7A7F32F9" w14:textId="17C3710B">
            <w:pPr>
              <w:rPr>
                <w:rFonts w:ascii="Aptos" w:hAnsi="Aptos" w:eastAsia="Aptos" w:cs="Aptos"/>
              </w:rPr>
            </w:pPr>
            <w:r>
              <w:rPr>
                <w:rFonts w:ascii="Aptos" w:hAnsi="Aptos" w:eastAsia="Aptos" w:cs="Aptos"/>
              </w:rPr>
              <w:t>In production, you want an available, robust application. This is where awareness comes in cluster node awareness allows you to configure availability zones or AZs that the shards should be spread across.</w:t>
            </w:r>
          </w:p>
          <w:p w:rsidR="00D64F2A" w:rsidP="00640B68" w:rsidRDefault="00D64F2A" w14:paraId="6F92771A" w14:textId="77777777">
            <w:pPr>
              <w:rPr>
                <w:rFonts w:ascii="Aptos" w:hAnsi="Aptos" w:eastAsia="Aptos" w:cs="Aptos"/>
              </w:rPr>
            </w:pPr>
          </w:p>
          <w:p w:rsidR="00D64F2A" w:rsidP="00640B68" w:rsidRDefault="00D64F2A" w14:paraId="734FFE05" w14:textId="027B0FDB">
            <w:pPr>
              <w:rPr>
                <w:rFonts w:ascii="Aptos" w:hAnsi="Aptos" w:eastAsia="Aptos" w:cs="Aptos"/>
              </w:rPr>
            </w:pPr>
            <w:commentRangeStart w:id="427"/>
            <w:r w:rsidRPr="00D64F2A">
              <w:rPr>
                <w:rFonts w:ascii="Aptos" w:hAnsi="Aptos" w:eastAsia="Aptos" w:cs="Aptos"/>
              </w:rPr>
              <w:t xml:space="preserve">For a bookstore with customers across </w:t>
            </w:r>
            <w:r w:rsidR="00F16179">
              <w:rPr>
                <w:rFonts w:ascii="Aptos" w:hAnsi="Aptos" w:eastAsia="Aptos" w:cs="Aptos"/>
              </w:rPr>
              <w:t>the globe</w:t>
            </w:r>
            <w:r w:rsidRPr="00D64F2A">
              <w:rPr>
                <w:rFonts w:ascii="Aptos" w:hAnsi="Aptos" w:eastAsia="Aptos" w:cs="Aptos"/>
              </w:rPr>
              <w:t xml:space="preserve">, you'd </w:t>
            </w:r>
            <w:r w:rsidR="008B3A65">
              <w:rPr>
                <w:rFonts w:ascii="Aptos" w:hAnsi="Aptos" w:eastAsia="Aptos" w:cs="Aptos"/>
              </w:rPr>
              <w:t>at least</w:t>
            </w:r>
            <w:r w:rsidRPr="00D64F2A">
              <w:rPr>
                <w:rFonts w:ascii="Aptos" w:hAnsi="Aptos" w:eastAsia="Aptos" w:cs="Aptos"/>
              </w:rPr>
              <w:t xml:space="preserve"> </w:t>
            </w:r>
            <w:r w:rsidRPr="00F16179">
              <w:rPr>
                <w:rFonts w:ascii="Aptos" w:hAnsi="Aptos" w:eastAsia="Aptos" w:cs="Aptos"/>
                <w:highlight w:val="yellow"/>
              </w:rPr>
              <w:t>want to distribute your book catalog shards across availability zones</w:t>
            </w:r>
            <w:r w:rsidRPr="00D64F2A">
              <w:rPr>
                <w:rFonts w:ascii="Aptos" w:hAnsi="Aptos" w:eastAsia="Aptos" w:cs="Aptos"/>
              </w:rPr>
              <w:t>.</w:t>
            </w:r>
            <w:commentRangeEnd w:id="427"/>
            <w:r w:rsidRPr="00D64F2A" w:rsidR="00845973">
              <w:rPr>
                <w:rStyle w:val="CommentReference"/>
                <w:rFonts w:ascii="Aptos" w:hAnsi="Aptos" w:eastAsia="Aptos" w:cs="Aptos"/>
                <w:sz w:val="24"/>
                <w:szCs w:val="24"/>
              </w:rPr>
              <w:commentReference w:id="427"/>
            </w:r>
            <w:r w:rsidRPr="00D64F2A">
              <w:rPr>
                <w:rFonts w:ascii="Aptos" w:hAnsi="Aptos" w:eastAsia="Aptos" w:cs="Aptos"/>
              </w:rPr>
              <w:t xml:space="preserve"> This means if </w:t>
            </w:r>
            <w:r w:rsidRPr="17E2BDA5" w:rsidR="72929503">
              <w:rPr>
                <w:rFonts w:ascii="Aptos" w:hAnsi="Aptos" w:eastAsia="Aptos" w:cs="Aptos"/>
              </w:rPr>
              <w:t>AZ</w:t>
            </w:r>
            <w:r w:rsidRPr="17E2BDA5">
              <w:rPr>
                <w:rFonts w:ascii="Aptos" w:hAnsi="Aptos" w:eastAsia="Aptos" w:cs="Aptos"/>
              </w:rPr>
              <w:t>zone1</w:t>
            </w:r>
            <w:r w:rsidRPr="00D64F2A">
              <w:rPr>
                <w:rFonts w:ascii="Aptos" w:hAnsi="Aptos" w:eastAsia="Aptos" w:cs="Aptos"/>
              </w:rPr>
              <w:t xml:space="preserve"> goes down during a flash sale for a new bestseller release, customers in other zones can still search and purchase books without interruption</w:t>
            </w:r>
            <w:r>
              <w:rPr>
                <w:rFonts w:ascii="Aptos" w:hAnsi="Aptos" w:eastAsia="Aptos" w:cs="Aptos"/>
              </w:rPr>
              <w:t xml:space="preserve">, and customers impacted can be re-routed to another </w:t>
            </w:r>
            <w:r w:rsidRPr="17E2BDA5" w:rsidR="186EBDA7">
              <w:rPr>
                <w:rFonts w:ascii="Aptos" w:hAnsi="Aptos" w:eastAsia="Aptos" w:cs="Aptos"/>
              </w:rPr>
              <w:t xml:space="preserve">availability </w:t>
            </w:r>
            <w:r w:rsidRPr="17E2BDA5">
              <w:rPr>
                <w:rFonts w:ascii="Aptos" w:hAnsi="Aptos" w:eastAsia="Aptos" w:cs="Aptos"/>
              </w:rPr>
              <w:t>zone.</w:t>
            </w:r>
          </w:p>
          <w:p w:rsidR="00640B68" w:rsidP="00640B68" w:rsidRDefault="00640B68" w14:paraId="59182B80" w14:textId="77777777">
            <w:pPr>
              <w:rPr>
                <w:rFonts w:ascii="Aptos" w:hAnsi="Aptos" w:eastAsia="Aptos" w:cs="Aptos"/>
              </w:rPr>
            </w:pPr>
          </w:p>
          <w:p w:rsidR="00640B68" w:rsidP="00640B68" w:rsidRDefault="00640B68" w14:paraId="33CEC324" w14:textId="73EAC20C">
            <w:pPr>
              <w:rPr>
                <w:rFonts w:ascii="Aptos" w:hAnsi="Aptos" w:eastAsia="Aptos" w:cs="Aptos"/>
              </w:rPr>
            </w:pPr>
            <w:r>
              <w:rPr>
                <w:rFonts w:ascii="Aptos" w:hAnsi="Aptos" w:eastAsia="Aptos" w:cs="Aptos"/>
              </w:rPr>
              <w:t>You can also set rules that say things like: ‘Never put a primary shard and its replica in the same AZ</w:t>
            </w:r>
            <w:r w:rsidR="00D64F2A">
              <w:rPr>
                <w:rFonts w:ascii="Aptos" w:hAnsi="Aptos" w:eastAsia="Aptos" w:cs="Aptos"/>
              </w:rPr>
              <w:t>,</w:t>
            </w:r>
            <w:r>
              <w:rPr>
                <w:rFonts w:ascii="Aptos" w:hAnsi="Aptos" w:eastAsia="Aptos" w:cs="Aptos"/>
              </w:rPr>
              <w:t>’</w:t>
            </w:r>
            <w:r w:rsidR="00D64F2A">
              <w:rPr>
                <w:rFonts w:ascii="Aptos" w:hAnsi="Aptos" w:eastAsia="Aptos" w:cs="Aptos"/>
              </w:rPr>
              <w:t xml:space="preserve"> an important rule for keeping your OpenSearch cluster running during downtime.</w:t>
            </w:r>
          </w:p>
          <w:p w:rsidR="00FA2A15" w:rsidP="00640B68" w:rsidRDefault="00FA2A15" w14:paraId="63C81067" w14:textId="77777777">
            <w:pPr>
              <w:rPr>
                <w:rFonts w:ascii="Aptos" w:hAnsi="Aptos" w:eastAsia="Aptos" w:cs="Aptos"/>
              </w:rPr>
            </w:pPr>
          </w:p>
          <w:p w:rsidRPr="00950AFC" w:rsidR="00FA2A15" w:rsidP="00FA2A15" w:rsidRDefault="00FA2A15" w14:paraId="73360FA4" w14:textId="77777777">
            <w:pPr>
              <w:rPr>
                <w:rFonts w:ascii="Aptos" w:hAnsi="Aptos" w:eastAsia="Aptos" w:cs="Aptos"/>
              </w:rPr>
            </w:pPr>
            <w:r>
              <w:rPr>
                <w:rFonts w:ascii="Aptos" w:hAnsi="Aptos" w:eastAsia="Aptos" w:cs="Aptos"/>
              </w:rPr>
              <w:t>You can always check your shard distribution via the REST API.</w:t>
            </w:r>
            <w:r w:rsidRPr="00950AFC">
              <w:rPr>
                <w:rFonts w:ascii="Aptos" w:hAnsi="Aptos" w:eastAsia="Aptos" w:cs="Aptos"/>
              </w:rPr>
              <w:t xml:space="preserve"> This shows you which shards are on which nodes, making it easy to spot </w:t>
            </w:r>
          </w:p>
          <w:p w:rsidR="00FA2A15" w:rsidP="00FA2A15" w:rsidRDefault="00FA2A15" w14:paraId="7C02F911" w14:textId="77777777">
            <w:pPr>
              <w:rPr>
                <w:rFonts w:ascii="Aptos" w:hAnsi="Aptos" w:eastAsia="Aptos" w:cs="Aptos"/>
              </w:rPr>
            </w:pPr>
            <w:r w:rsidRPr="00950AFC">
              <w:rPr>
                <w:rFonts w:ascii="Aptos" w:hAnsi="Aptos" w:eastAsia="Aptos" w:cs="Aptos"/>
              </w:rPr>
              <w:t>imbalances or misconfigurations</w:t>
            </w:r>
          </w:p>
          <w:p w:rsidR="00FA2A15" w:rsidP="00FA2A15" w:rsidRDefault="00FA2A15" w14:paraId="1919EFFF" w14:textId="77777777">
            <w:pPr>
              <w:rPr>
                <w:rFonts w:ascii="Aptos" w:hAnsi="Aptos" w:eastAsia="Aptos" w:cs="Aptos"/>
              </w:rPr>
            </w:pPr>
          </w:p>
          <w:p w:rsidRPr="00DD1AB2" w:rsidR="00FA2A15" w:rsidP="00FA2A15" w:rsidRDefault="00FA2A15" w14:paraId="1318D5FE" w14:textId="77777777">
            <w:pPr>
              <w:rPr>
                <w:rFonts w:ascii="Aptos" w:hAnsi="Aptos" w:eastAsia="Aptos" w:cs="Aptos"/>
              </w:rPr>
            </w:pPr>
            <w:r w:rsidRPr="00DD1AB2">
              <w:rPr>
                <w:rFonts w:ascii="Aptos" w:hAnsi="Aptos" w:eastAsia="Aptos" w:cs="Aptos"/>
              </w:rPr>
              <w:t xml:space="preserve">Now that we've optimized shard distribution across nodes, </w:t>
            </w:r>
            <w:r>
              <w:rPr>
                <w:rFonts w:ascii="Aptos" w:hAnsi="Aptos" w:eastAsia="Aptos" w:cs="Aptos"/>
              </w:rPr>
              <w:t>let’s</w:t>
            </w:r>
            <w:r w:rsidRPr="00DD1AB2">
              <w:rPr>
                <w:rFonts w:ascii="Aptos" w:hAnsi="Aptos" w:eastAsia="Aptos" w:cs="Aptos"/>
              </w:rPr>
              <w:t xml:space="preserve"> look inside individual shards to see how we can optimize </w:t>
            </w:r>
          </w:p>
          <w:p w:rsidR="00640B68" w:rsidP="00640B68" w:rsidRDefault="00FA2A15" w14:paraId="75A351EE" w14:textId="6B6D674E">
            <w:pPr>
              <w:rPr>
                <w:rFonts w:ascii="Aptos" w:hAnsi="Aptos" w:eastAsia="Aptos" w:cs="Aptos"/>
              </w:rPr>
            </w:pPr>
            <w:r w:rsidRPr="00DD1AB2">
              <w:rPr>
                <w:rFonts w:ascii="Aptos" w:hAnsi="Aptos" w:eastAsia="Aptos" w:cs="Aptos"/>
              </w:rPr>
              <w:t>their internal structure for better performance.</w:t>
            </w:r>
          </w:p>
          <w:p w:rsidR="00640B68" w:rsidP="00640B68" w:rsidRDefault="00640B68" w14:paraId="3ADE467E" w14:textId="57560397">
            <w:pPr>
              <w:rPr>
                <w:rFonts w:ascii="Aptos" w:hAnsi="Aptos" w:eastAsia="Aptos" w:cs="Aptos"/>
              </w:rPr>
            </w:pPr>
          </w:p>
        </w:tc>
        <w:tc>
          <w:tcPr>
            <w:tcW w:w="5472" w:type="dxa"/>
            <w:tcMar>
              <w:left w:w="105" w:type="dxa"/>
              <w:right w:w="105" w:type="dxa"/>
            </w:tcMar>
          </w:tcPr>
          <w:p w:rsidRPr="00640B68" w:rsidR="00640B68" w:rsidP="00640B68" w:rsidRDefault="00640B68" w14:paraId="69F3BDA2" w14:textId="77777777">
            <w:pPr>
              <w:rPr>
                <w:rFonts w:ascii="Aptos" w:hAnsi="Aptos" w:eastAsia="Aptos" w:cs="Aptos"/>
              </w:rPr>
            </w:pPr>
          </w:p>
          <w:p w:rsidRPr="00640B68" w:rsidR="00640B68" w:rsidP="00640B68" w:rsidRDefault="00640B68" w14:paraId="46BEEEEE" w14:textId="77777777">
            <w:pPr>
              <w:rPr>
                <w:rFonts w:ascii="Aptos" w:hAnsi="Aptos" w:eastAsia="Aptos" w:cs="Aptos"/>
              </w:rPr>
            </w:pPr>
            <w:r w:rsidRPr="00640B68">
              <w:rPr>
                <w:rFonts w:ascii="Aptos" w:hAnsi="Aptos" w:eastAsia="Aptos" w:cs="Aptos"/>
              </w:rPr>
              <w:t>PUT /_cluster/settings</w:t>
            </w:r>
          </w:p>
          <w:p w:rsidRPr="00640B68" w:rsidR="00640B68" w:rsidP="00640B68" w:rsidRDefault="00640B68" w14:paraId="25E0FCB3" w14:textId="77777777">
            <w:pPr>
              <w:rPr>
                <w:rFonts w:ascii="Aptos" w:hAnsi="Aptos" w:eastAsia="Aptos" w:cs="Aptos"/>
              </w:rPr>
            </w:pPr>
            <w:r w:rsidRPr="00640B68">
              <w:rPr>
                <w:rFonts w:ascii="Aptos" w:hAnsi="Aptos" w:eastAsia="Aptos" w:cs="Aptos"/>
              </w:rPr>
              <w:t>{</w:t>
            </w:r>
          </w:p>
          <w:p w:rsidRPr="00640B68" w:rsidR="00640B68" w:rsidP="00640B68" w:rsidRDefault="00640B68" w14:paraId="434B2982" w14:textId="77777777">
            <w:pPr>
              <w:rPr>
                <w:rFonts w:ascii="Aptos" w:hAnsi="Aptos" w:eastAsia="Aptos" w:cs="Aptos"/>
              </w:rPr>
            </w:pPr>
            <w:r w:rsidRPr="00640B68">
              <w:rPr>
                <w:rFonts w:ascii="Aptos" w:hAnsi="Aptos" w:eastAsia="Aptos" w:cs="Aptos"/>
              </w:rPr>
              <w:t xml:space="preserve">  "persistent": {</w:t>
            </w:r>
          </w:p>
          <w:p w:rsidRPr="00640B68" w:rsidR="00640B68" w:rsidP="00640B68" w:rsidRDefault="00640B68" w14:paraId="358428D5" w14:textId="77777777">
            <w:pPr>
              <w:rPr>
                <w:rFonts w:ascii="Aptos" w:hAnsi="Aptos" w:eastAsia="Aptos" w:cs="Aptos"/>
              </w:rPr>
            </w:pPr>
            <w:r w:rsidRPr="00640B68">
              <w:rPr>
                <w:rFonts w:ascii="Aptos" w:hAnsi="Aptos" w:eastAsia="Aptos" w:cs="Aptos"/>
              </w:rPr>
              <w:t xml:space="preserve">    "cluster.routing.allocation.awareness.attributes": "zone",</w:t>
            </w:r>
          </w:p>
          <w:p w:rsidRPr="00640B68" w:rsidR="00640B68" w:rsidP="00640B68" w:rsidRDefault="00640B68" w14:paraId="2A1F4D98" w14:textId="77777777">
            <w:pPr>
              <w:rPr>
                <w:rFonts w:ascii="Aptos" w:hAnsi="Aptos" w:eastAsia="Aptos" w:cs="Aptos"/>
              </w:rPr>
            </w:pPr>
            <w:r w:rsidRPr="00640B68">
              <w:rPr>
                <w:rFonts w:ascii="Aptos" w:hAnsi="Aptos" w:eastAsia="Aptos" w:cs="Aptos"/>
              </w:rPr>
              <w:t xml:space="preserve">    "cluster.routing.allocation.awareness.force.zone.values": </w:t>
            </w:r>
          </w:p>
          <w:p w:rsidRPr="00640B68" w:rsidR="00640B68" w:rsidP="00640B68" w:rsidRDefault="00640B68" w14:paraId="0DF08E5F" w14:textId="77777777">
            <w:pPr>
              <w:rPr>
                <w:rFonts w:ascii="Aptos" w:hAnsi="Aptos" w:eastAsia="Aptos" w:cs="Aptos"/>
              </w:rPr>
            </w:pPr>
            <w:r w:rsidRPr="00640B68">
              <w:rPr>
                <w:rFonts w:ascii="Aptos" w:hAnsi="Aptos" w:eastAsia="Aptos" w:cs="Aptos"/>
              </w:rPr>
              <w:t xml:space="preserve">      "zone1,zone2,zone3"</w:t>
            </w:r>
          </w:p>
          <w:p w:rsidRPr="00640B68" w:rsidR="00640B68" w:rsidP="00640B68" w:rsidRDefault="00640B68" w14:paraId="6092974B" w14:textId="77777777">
            <w:pPr>
              <w:rPr>
                <w:rFonts w:ascii="Aptos" w:hAnsi="Aptos" w:eastAsia="Aptos" w:cs="Aptos"/>
              </w:rPr>
            </w:pPr>
            <w:r w:rsidRPr="00640B68">
              <w:rPr>
                <w:rFonts w:ascii="Aptos" w:hAnsi="Aptos" w:eastAsia="Aptos" w:cs="Aptos"/>
              </w:rPr>
              <w:t xml:space="preserve">  }</w:t>
            </w:r>
          </w:p>
          <w:p w:rsidRPr="00640B68" w:rsidR="00640B68" w:rsidP="00640B68" w:rsidRDefault="00640B68" w14:paraId="72C30EB4" w14:textId="77777777">
            <w:pPr>
              <w:rPr>
                <w:rFonts w:ascii="Aptos" w:hAnsi="Aptos" w:eastAsia="Aptos" w:cs="Aptos"/>
              </w:rPr>
            </w:pPr>
            <w:r w:rsidRPr="00640B68">
              <w:rPr>
                <w:rFonts w:ascii="Aptos" w:hAnsi="Aptos" w:eastAsia="Aptos" w:cs="Aptos"/>
              </w:rPr>
              <w:t>}</w:t>
            </w:r>
          </w:p>
          <w:p w:rsidRPr="00640B68" w:rsidR="00640B68" w:rsidP="00640B68" w:rsidRDefault="00640B68" w14:paraId="40181643" w14:textId="77777777">
            <w:pPr>
              <w:rPr>
                <w:rFonts w:ascii="Aptos" w:hAnsi="Aptos" w:eastAsia="Aptos" w:cs="Aptos"/>
              </w:rPr>
            </w:pPr>
          </w:p>
          <w:p w:rsidR="00640B68" w:rsidP="00640B68" w:rsidRDefault="00640B68" w14:paraId="50A85CD9" w14:textId="77777777">
            <w:pPr>
              <w:rPr>
                <w:rFonts w:ascii="Aptos" w:hAnsi="Aptos" w:eastAsia="Aptos" w:cs="Aptos"/>
              </w:rPr>
            </w:pPr>
            <w:r w:rsidRPr="00640B68">
              <w:rPr>
                <w:rFonts w:ascii="Aptos" w:hAnsi="Aptos" w:eastAsia="Aptos" w:cs="Aptos"/>
              </w:rPr>
              <w:t>."</w:t>
            </w:r>
          </w:p>
          <w:p w:rsidR="00FA2A15" w:rsidP="00640B68" w:rsidRDefault="00FA2A15" w14:paraId="24DA362E" w14:textId="77777777">
            <w:pPr>
              <w:rPr>
                <w:rFonts w:ascii="Aptos" w:hAnsi="Aptos" w:eastAsia="Aptos" w:cs="Aptos"/>
              </w:rPr>
            </w:pPr>
          </w:p>
          <w:p w:rsidR="00FA2A15" w:rsidP="00640B68" w:rsidRDefault="00FA2A15" w14:paraId="2D5C1C74" w14:textId="77777777">
            <w:pPr>
              <w:rPr>
                <w:rFonts w:ascii="Aptos" w:hAnsi="Aptos" w:eastAsia="Aptos" w:cs="Aptos"/>
              </w:rPr>
            </w:pPr>
          </w:p>
          <w:p w:rsidR="00FA2A15" w:rsidP="00640B68" w:rsidRDefault="00FA2A15" w14:paraId="644C3BCD" w14:textId="77777777">
            <w:pPr>
              <w:rPr>
                <w:rFonts w:ascii="Aptos" w:hAnsi="Aptos" w:eastAsia="Aptos" w:cs="Aptos"/>
              </w:rPr>
            </w:pPr>
          </w:p>
          <w:p w:rsidR="00FA2A15" w:rsidP="00640B68" w:rsidRDefault="00FA2A15" w14:paraId="02EA5339" w14:textId="77777777">
            <w:pPr>
              <w:rPr>
                <w:rFonts w:ascii="Aptos" w:hAnsi="Aptos" w:eastAsia="Aptos" w:cs="Aptos"/>
              </w:rPr>
            </w:pPr>
          </w:p>
          <w:p w:rsidR="00FA2A15" w:rsidP="00640B68" w:rsidRDefault="00FA2A15" w14:paraId="4F83AAC6" w14:textId="77777777">
            <w:pPr>
              <w:rPr>
                <w:rFonts w:ascii="Aptos" w:hAnsi="Aptos" w:eastAsia="Aptos" w:cs="Aptos"/>
              </w:rPr>
            </w:pPr>
          </w:p>
          <w:p w:rsidR="00FA2A15" w:rsidP="00640B68" w:rsidRDefault="00FA2A15" w14:paraId="1C4CCC7C" w14:textId="77777777">
            <w:pPr>
              <w:rPr>
                <w:rFonts w:ascii="Aptos" w:hAnsi="Aptos" w:eastAsia="Aptos" w:cs="Aptos"/>
              </w:rPr>
            </w:pPr>
          </w:p>
          <w:p w:rsidR="00FA2A15" w:rsidP="00640B68" w:rsidRDefault="00FA2A15" w14:paraId="39EDD0A7" w14:textId="77777777">
            <w:pPr>
              <w:rPr>
                <w:rFonts w:ascii="Aptos" w:hAnsi="Aptos" w:eastAsia="Aptos" w:cs="Aptos"/>
              </w:rPr>
            </w:pPr>
          </w:p>
          <w:p w:rsidR="00FA2A15" w:rsidP="00640B68" w:rsidRDefault="00FA2A15" w14:paraId="5506616D" w14:textId="77777777">
            <w:pPr>
              <w:rPr>
                <w:rFonts w:ascii="Aptos" w:hAnsi="Aptos" w:eastAsia="Aptos" w:cs="Aptos"/>
              </w:rPr>
            </w:pPr>
          </w:p>
          <w:p w:rsidR="00FA2A15" w:rsidP="00640B68" w:rsidRDefault="00FA2A15" w14:paraId="193AB9C0" w14:textId="77777777">
            <w:pPr>
              <w:rPr>
                <w:rFonts w:ascii="Aptos" w:hAnsi="Aptos" w:eastAsia="Aptos" w:cs="Aptos"/>
              </w:rPr>
            </w:pPr>
          </w:p>
          <w:p w:rsidRPr="00950AFC" w:rsidR="00FA2A15" w:rsidP="00FA2A15" w:rsidRDefault="00FA2A15" w14:paraId="028E8DDB" w14:textId="77777777">
            <w:pPr>
              <w:rPr>
                <w:rFonts w:ascii="Aptos" w:hAnsi="Aptos" w:eastAsia="Aptos" w:cs="Aptos"/>
              </w:rPr>
            </w:pPr>
            <w:r w:rsidRPr="00950AFC">
              <w:rPr>
                <w:rFonts w:ascii="Aptos" w:hAnsi="Aptos" w:eastAsia="Aptos" w:cs="Aptos"/>
              </w:rPr>
              <w:t>GET /_cat/shards?v&amp;s=node</w:t>
            </w:r>
          </w:p>
          <w:p w:rsidRPr="00563ED4" w:rsidR="00FA2A15" w:rsidP="00FA2A15" w:rsidRDefault="00FA2A15" w14:paraId="31E4CA06" w14:textId="77777777">
            <w:pPr>
              <w:rPr>
                <w:rFonts w:ascii="Aptos" w:hAnsi="Aptos" w:eastAsia="Aptos" w:cs="Aptos"/>
              </w:rPr>
            </w:pPr>
            <w:r w:rsidRPr="00563ED4">
              <w:rPr>
                <w:rFonts w:ascii="Aptos" w:hAnsi="Aptos" w:eastAsia="Aptos" w:cs="Aptos"/>
              </w:rPr>
              <w:t>Visual:</w:t>
            </w:r>
          </w:p>
          <w:p w:rsidRPr="00563ED4" w:rsidR="00FA2A15" w:rsidP="00FA2A15" w:rsidRDefault="00FA2A15" w14:paraId="31271C41" w14:textId="77777777">
            <w:pPr>
              <w:rPr>
                <w:rFonts w:ascii="Aptos" w:hAnsi="Aptos" w:eastAsia="Aptos" w:cs="Aptos"/>
              </w:rPr>
            </w:pPr>
          </w:p>
          <w:p w:rsidRPr="00563ED4" w:rsidR="00FA2A15" w:rsidP="00FA2A15" w:rsidRDefault="00FA2A15" w14:paraId="4473AC73" w14:textId="77777777">
            <w:pPr>
              <w:rPr>
                <w:rFonts w:ascii="Aptos" w:hAnsi="Aptos" w:eastAsia="Aptos" w:cs="Aptos"/>
              </w:rPr>
            </w:pPr>
            <w:r w:rsidRPr="00563ED4">
              <w:rPr>
                <w:rFonts w:ascii="Aptos" w:hAnsi="Aptos" w:eastAsia="Aptos" w:cs="Aptos"/>
              </w:rPr>
              <w:t>Terminal output showing balanced distribution</w:t>
            </w:r>
          </w:p>
          <w:p w:rsidRPr="0035460B" w:rsidR="00FA2A15" w:rsidP="00FA2A15" w:rsidRDefault="00FA2A15" w14:paraId="7C43215E" w14:textId="24AB9284">
            <w:pPr>
              <w:rPr>
                <w:rFonts w:ascii="Aptos" w:hAnsi="Aptos" w:eastAsia="Aptos" w:cs="Aptos"/>
              </w:rPr>
            </w:pPr>
            <w:r w:rsidRPr="00563ED4">
              <w:rPr>
                <w:rFonts w:ascii="Aptos" w:hAnsi="Aptos" w:eastAsia="Aptos" w:cs="Aptos"/>
              </w:rPr>
              <w:t>Highlight even shard counts per node</w:t>
            </w:r>
          </w:p>
        </w:tc>
      </w:tr>
      <w:tr w:rsidRPr="0035460B" w:rsidR="00CC4AC9" w:rsidTr="08388028" w14:paraId="13B658E2" w14:textId="77777777">
        <w:trPr>
          <w:trHeight w:val="316"/>
        </w:trPr>
        <w:tc>
          <w:tcPr>
            <w:tcW w:w="1342" w:type="dxa"/>
          </w:tcPr>
          <w:p w:rsidR="009E3ECE" w:rsidP="00640B68" w:rsidRDefault="00762E0C" w14:paraId="7205627B" w14:textId="19E7CC13">
            <w:pPr>
              <w:rPr>
                <w:rFonts w:ascii="Aptos" w:hAnsi="Aptos" w:eastAsia="Aptos" w:cs="Aptos"/>
              </w:rPr>
            </w:pPr>
            <w:r>
              <w:rPr>
                <w:rFonts w:ascii="Aptos" w:hAnsi="Aptos" w:eastAsia="Aptos" w:cs="Aptos"/>
              </w:rPr>
              <w:t>Shard as Lucene Index</w:t>
            </w:r>
          </w:p>
        </w:tc>
        <w:tc>
          <w:tcPr>
            <w:tcW w:w="4320" w:type="dxa"/>
            <w:tcMar>
              <w:left w:w="105" w:type="dxa"/>
              <w:right w:w="105" w:type="dxa"/>
            </w:tcMar>
          </w:tcPr>
          <w:p w:rsidR="0019223F" w:rsidP="0010555F" w:rsidRDefault="00983E7C" w14:paraId="129B4DB6" w14:textId="1CFCAA69">
            <w:pPr>
              <w:spacing w:before="240" w:after="240"/>
              <w:rPr>
                <w:rFonts w:ascii="Aptos" w:hAnsi="Aptos" w:eastAsia="Aptos" w:cs="Aptos"/>
              </w:rPr>
            </w:pPr>
            <w:r>
              <w:rPr>
                <w:rFonts w:ascii="Aptos" w:hAnsi="Aptos" w:eastAsia="Aptos" w:cs="Aptos"/>
              </w:rPr>
              <w:t>T</w:t>
            </w:r>
            <w:r w:rsidR="00D90B2B">
              <w:rPr>
                <w:rFonts w:ascii="Aptos" w:hAnsi="Aptos" w:eastAsia="Aptos" w:cs="Aptos"/>
              </w:rPr>
              <w:t xml:space="preserve">here </w:t>
            </w:r>
            <w:r w:rsidRPr="3D6F6607" w:rsidR="791B4C0C">
              <w:rPr>
                <w:rFonts w:ascii="Aptos" w:hAnsi="Aptos" w:eastAsia="Aptos" w:cs="Aptos"/>
              </w:rPr>
              <w:t>are several practical use cases where we can tune or optimize the way OpenSearch interacts with Lucene</w:t>
            </w:r>
          </w:p>
          <w:p w:rsidR="0019223F" w:rsidP="009E3ECE" w:rsidRDefault="0019223F" w14:paraId="49C80852" w14:textId="77777777">
            <w:pPr>
              <w:rPr>
                <w:rFonts w:ascii="Aptos" w:hAnsi="Aptos" w:eastAsia="Aptos" w:cs="Aptos"/>
              </w:rPr>
            </w:pPr>
            <w:r>
              <w:rPr>
                <w:rFonts w:ascii="Aptos" w:hAnsi="Aptos" w:eastAsia="Aptos" w:cs="Aptos"/>
              </w:rPr>
              <w:t>A Lucene index is one or more immutable segments</w:t>
            </w:r>
            <w:r w:rsidR="00762E0C">
              <w:rPr>
                <w:rFonts w:ascii="Aptos" w:hAnsi="Aptos" w:eastAsia="Aptos" w:cs="Aptos"/>
              </w:rPr>
              <w:t>, which are created during document writes. Some segment merging happens automatically for you, helping keep your shards clean. But there’s also a technique called a force merge that you can use to potentially speed up search on that shard.</w:t>
            </w:r>
          </w:p>
          <w:p w:rsidR="00F110F5" w:rsidP="009E3ECE" w:rsidRDefault="00F110F5" w14:paraId="2B525F1D" w14:textId="77777777">
            <w:pPr>
              <w:rPr>
                <w:rFonts w:ascii="Aptos" w:hAnsi="Aptos" w:eastAsia="Aptos" w:cs="Aptos"/>
              </w:rPr>
            </w:pPr>
          </w:p>
          <w:p w:rsidR="00F110F5" w:rsidP="009E3ECE" w:rsidRDefault="00F110F5" w14:paraId="130AA4BC" w14:textId="05663541">
            <w:pPr>
              <w:rPr>
                <w:rFonts w:ascii="Aptos" w:hAnsi="Aptos" w:eastAsia="Aptos" w:cs="Aptos"/>
              </w:rPr>
            </w:pPr>
            <w:r>
              <w:rPr>
                <w:rFonts w:ascii="Aptos" w:hAnsi="Aptos" w:eastAsia="Aptos" w:cs="Aptos"/>
              </w:rPr>
              <w:t>A force merge lets you do just that: force a merge on segments within a shard. You can do this from the API. But before you do, let’s talk about when you would force merge, and some possible drawbacks.</w:t>
            </w:r>
          </w:p>
          <w:p w:rsidR="00F110F5" w:rsidP="00F110F5" w:rsidRDefault="00F110F5" w14:paraId="4EDFB5BB" w14:textId="77777777">
            <w:pPr>
              <w:spacing w:before="240" w:after="240"/>
              <w:rPr>
                <w:rFonts w:ascii="Aptos" w:hAnsi="Aptos" w:eastAsia="Aptos" w:cs="Aptos"/>
              </w:rPr>
            </w:pPr>
            <w:r w:rsidRPr="1E6E3CA4">
              <w:rPr>
                <w:rFonts w:ascii="Aptos" w:hAnsi="Aptos" w:eastAsia="Aptos" w:cs="Aptos"/>
              </w:rPr>
              <w:t>Force-merging should be done only for a limited set of reasons. The primary (and most typical) use case is read-only indices that have strict latency requirements.</w:t>
            </w:r>
          </w:p>
          <w:p w:rsidR="00F110F5" w:rsidP="00F110F5" w:rsidRDefault="00F110F5" w14:paraId="774BA364" w14:textId="77777777">
            <w:pPr>
              <w:spacing w:before="240" w:after="240"/>
              <w:rPr>
                <w:rFonts w:ascii="Aptos" w:hAnsi="Aptos" w:eastAsia="Aptos" w:cs="Aptos"/>
              </w:rPr>
            </w:pPr>
            <w:r w:rsidRPr="00FD5798">
              <w:rPr>
                <w:rFonts w:ascii="Aptos" w:hAnsi="Aptos" w:eastAsia="Aptos" w:cs="Aptos"/>
              </w:rPr>
              <w:t>Force</w:t>
            </w:r>
            <w:r w:rsidRPr="50D3FF24">
              <w:rPr>
                <w:rFonts w:ascii="Aptos" w:hAnsi="Aptos" w:eastAsia="Aptos" w:cs="Aptos"/>
              </w:rPr>
              <w:t>-</w:t>
            </w:r>
            <w:r w:rsidRPr="00FD5798">
              <w:rPr>
                <w:rFonts w:ascii="Aptos" w:hAnsi="Aptos" w:eastAsia="Aptos" w:cs="Aptos"/>
              </w:rPr>
              <w:t xml:space="preserve">merge is </w:t>
            </w:r>
            <w:r w:rsidRPr="50D3FF24">
              <w:rPr>
                <w:rFonts w:ascii="Aptos" w:hAnsi="Aptos" w:eastAsia="Aptos" w:cs="Aptos"/>
              </w:rPr>
              <w:t xml:space="preserve">really only appropriate </w:t>
            </w:r>
            <w:r w:rsidRPr="00FD5798">
              <w:rPr>
                <w:rFonts w:ascii="Aptos" w:hAnsi="Aptos" w:eastAsia="Aptos" w:cs="Aptos"/>
              </w:rPr>
              <w:t xml:space="preserve">for read-only </w:t>
            </w:r>
            <w:r w:rsidRPr="50D3FF24">
              <w:rPr>
                <w:rFonts w:ascii="Aptos" w:hAnsi="Aptos" w:eastAsia="Aptos" w:cs="Aptos"/>
              </w:rPr>
              <w:t>indices. Any</w:t>
            </w:r>
            <w:r w:rsidRPr="00FD5798">
              <w:rPr>
                <w:rFonts w:ascii="Aptos" w:hAnsi="Aptos" w:eastAsia="Aptos" w:cs="Aptos"/>
              </w:rPr>
              <w:t xml:space="preserve"> updates or deletes </w:t>
            </w:r>
            <w:r w:rsidRPr="50D3FF24">
              <w:rPr>
                <w:rFonts w:ascii="Aptos" w:hAnsi="Aptos" w:eastAsia="Aptos" w:cs="Aptos"/>
              </w:rPr>
              <w:t>after the merge</w:t>
            </w:r>
            <w:r w:rsidRPr="00FD5798">
              <w:rPr>
                <w:rFonts w:ascii="Aptos" w:hAnsi="Aptos" w:eastAsia="Aptos" w:cs="Aptos"/>
              </w:rPr>
              <w:t xml:space="preserve"> create deleted documents </w:t>
            </w:r>
            <w:r w:rsidRPr="50D3FF24">
              <w:rPr>
                <w:rFonts w:ascii="Aptos" w:hAnsi="Aptos" w:eastAsia="Aptos" w:cs="Aptos"/>
              </w:rPr>
              <w:t xml:space="preserve">inside the newly </w:t>
            </w:r>
            <w:r w:rsidRPr="00FD5798">
              <w:rPr>
                <w:rFonts w:ascii="Aptos" w:hAnsi="Aptos" w:eastAsia="Aptos" w:cs="Aptos"/>
              </w:rPr>
              <w:t xml:space="preserve">merged segment. These </w:t>
            </w:r>
            <w:r w:rsidRPr="50D3FF24">
              <w:rPr>
                <w:rFonts w:ascii="Aptos" w:hAnsi="Aptos" w:eastAsia="Aptos" w:cs="Aptos"/>
              </w:rPr>
              <w:t>'tombstones'</w:t>
            </w:r>
            <w:r w:rsidRPr="00FD5798">
              <w:rPr>
                <w:rFonts w:ascii="Aptos" w:hAnsi="Aptos" w:eastAsia="Aptos" w:cs="Aptos"/>
              </w:rPr>
              <w:t xml:space="preserve"> waste </w:t>
            </w:r>
            <w:r w:rsidRPr="50D3FF24">
              <w:rPr>
                <w:rFonts w:ascii="Aptos" w:hAnsi="Aptos" w:eastAsia="Aptos" w:cs="Aptos"/>
              </w:rPr>
              <w:t xml:space="preserve">disk </w:t>
            </w:r>
            <w:r w:rsidRPr="00FD5798">
              <w:rPr>
                <w:rFonts w:ascii="Aptos" w:hAnsi="Aptos" w:eastAsia="Aptos" w:cs="Aptos"/>
              </w:rPr>
              <w:t>space and slow down searches</w:t>
            </w:r>
            <w:r w:rsidRPr="50D3FF24">
              <w:rPr>
                <w:rFonts w:ascii="Aptos" w:hAnsi="Aptos" w:eastAsia="Aptos" w:cs="Aptos"/>
              </w:rPr>
              <w:t xml:space="preserve"> —</w:t>
            </w:r>
            <w:r w:rsidRPr="00FD5798">
              <w:rPr>
                <w:rFonts w:ascii="Aptos" w:hAnsi="Aptos" w:eastAsia="Aptos" w:cs="Aptos"/>
              </w:rPr>
              <w:t xml:space="preserve"> quickly undoing the </w:t>
            </w:r>
            <w:r w:rsidRPr="50D3FF24">
              <w:rPr>
                <w:rFonts w:ascii="Aptos" w:hAnsi="Aptos" w:eastAsia="Aptos" w:cs="Aptos"/>
              </w:rPr>
              <w:t>performance gains you just achieved.</w:t>
            </w:r>
            <w:r w:rsidRPr="00FD5798">
              <w:rPr>
                <w:rFonts w:ascii="Aptos" w:hAnsi="Aptos" w:eastAsia="Aptos" w:cs="Aptos"/>
              </w:rPr>
              <w:t xml:space="preserve"> New writes </w:t>
            </w:r>
            <w:r w:rsidRPr="50D3FF24">
              <w:rPr>
                <w:rFonts w:ascii="Aptos" w:hAnsi="Aptos" w:eastAsia="Aptos" w:cs="Aptos"/>
              </w:rPr>
              <w:t>always create fresh segments anyway (which is normal), but ongoing updates or deletes in an already merged segment just pile up dead data.</w:t>
            </w:r>
          </w:p>
          <w:p w:rsidR="007070B3" w:rsidP="00F110F5" w:rsidRDefault="007070B3" w14:paraId="6EE6D8AF" w14:textId="6B74DCD4">
            <w:pPr>
              <w:spacing w:before="240" w:after="240"/>
              <w:rPr>
                <w:rFonts w:ascii="Aptos" w:hAnsi="Aptos" w:eastAsia="Aptos" w:cs="Aptos"/>
              </w:rPr>
            </w:pPr>
            <w:r>
              <w:rPr>
                <w:rFonts w:ascii="Aptos" w:hAnsi="Aptos" w:eastAsia="Aptos" w:cs="Aptos"/>
              </w:rPr>
              <w:t xml:space="preserve">Force-merging </w:t>
            </w:r>
            <w:r w:rsidRPr="50D3FF24">
              <w:rPr>
                <w:rFonts w:ascii="Aptos" w:hAnsi="Aptos" w:eastAsia="Aptos" w:cs="Aptos"/>
              </w:rPr>
              <w:t>is</w:t>
            </w:r>
            <w:r>
              <w:rPr>
                <w:rFonts w:ascii="Aptos" w:hAnsi="Aptos" w:eastAsia="Aptos" w:cs="Aptos"/>
              </w:rPr>
              <w:t xml:space="preserve"> a </w:t>
            </w:r>
            <w:r w:rsidRPr="50D3FF24">
              <w:rPr>
                <w:rFonts w:ascii="Aptos" w:hAnsi="Aptos" w:eastAsia="Aptos" w:cs="Aptos"/>
              </w:rPr>
              <w:t xml:space="preserve">resource-intensive </w:t>
            </w:r>
            <w:r w:rsidRPr="39347A79">
              <w:rPr>
                <w:rFonts w:ascii="Aptos" w:hAnsi="Aptos" w:eastAsia="Aptos" w:cs="Aptos"/>
              </w:rPr>
              <w:t>operation</w:t>
            </w:r>
            <w:r>
              <w:rPr>
                <w:rFonts w:ascii="Aptos" w:hAnsi="Aptos" w:eastAsia="Aptos" w:cs="Aptos"/>
              </w:rPr>
              <w:t xml:space="preserve"> and should only be done on data that is not being actively searched or is on off-peak hours, because CPU and memory usages will spike</w:t>
            </w:r>
            <w:r w:rsidRPr="39347A79">
              <w:rPr>
                <w:rFonts w:ascii="Aptos" w:hAnsi="Aptos" w:eastAsia="Aptos" w:cs="Aptos"/>
              </w:rPr>
              <w:t xml:space="preserve"> during the operation</w:t>
            </w:r>
            <w:r>
              <w:rPr>
                <w:rFonts w:ascii="Aptos" w:hAnsi="Aptos" w:eastAsia="Aptos" w:cs="Aptos"/>
              </w:rPr>
              <w:t>.</w:t>
            </w:r>
          </w:p>
          <w:p w:rsidRPr="00FD5798" w:rsidR="007070B3" w:rsidP="00F110F5" w:rsidRDefault="007070B3" w14:paraId="6DF17DD2" w14:textId="49CB8D49">
            <w:pPr>
              <w:spacing w:before="240" w:after="240"/>
              <w:rPr>
                <w:rFonts w:ascii="Aptos" w:hAnsi="Aptos" w:eastAsia="Aptos" w:cs="Aptos"/>
              </w:rPr>
            </w:pPr>
            <w:r>
              <w:rPr>
                <w:rFonts w:ascii="Aptos" w:hAnsi="Aptos" w:eastAsia="Aptos" w:cs="Aptos"/>
              </w:rPr>
              <w:t xml:space="preserve">A bookstore example of a good force merge: </w:t>
            </w:r>
            <w:r w:rsidRPr="007E1F45">
              <w:rPr>
                <w:rFonts w:ascii="Aptos" w:hAnsi="Aptos" w:eastAsia="Aptos" w:cs="Aptos"/>
              </w:rPr>
              <w:t>historical book catalog from before 2020. These books rarely get updated—the titles, ISBNs, and descriptions are static. But customers search this catalog constantly when looking for classic literature or out-of-print editions. Force merging these read-only indexes can significantly speed up search queries during peak shopping hours</w:t>
            </w:r>
          </w:p>
          <w:p w:rsidR="00F110F5" w:rsidP="009E3ECE" w:rsidRDefault="00F110F5" w14:paraId="3AE11C79" w14:textId="4E4E8B05">
            <w:pPr>
              <w:rPr>
                <w:rFonts w:ascii="Aptos" w:hAnsi="Aptos" w:eastAsia="Aptos" w:cs="Aptos"/>
              </w:rPr>
            </w:pPr>
          </w:p>
        </w:tc>
        <w:tc>
          <w:tcPr>
            <w:tcW w:w="5472" w:type="dxa"/>
            <w:tcMar>
              <w:left w:w="105" w:type="dxa"/>
              <w:right w:w="105" w:type="dxa"/>
            </w:tcMar>
          </w:tcPr>
          <w:p w:rsidR="009E3ECE" w:rsidP="00950AFC" w:rsidRDefault="00697E24" w14:paraId="6149178E" w14:textId="77777777">
            <w:pPr>
              <w:rPr>
                <w:rFonts w:ascii="Aptos" w:hAnsi="Aptos" w:eastAsia="Aptos" w:cs="Aptos"/>
              </w:rPr>
            </w:pPr>
            <w:r>
              <w:rPr>
                <w:rFonts w:ascii="Aptos" w:hAnsi="Aptos" w:eastAsia="Aptos" w:cs="Aptos"/>
                <w:noProof/>
                <w14:ligatures w14:val="standardContextual"/>
              </w:rPr>
              <w:drawing>
                <wp:inline distT="0" distB="0" distL="0" distR="0" wp14:anchorId="3FD9C9DD" wp14:editId="58038412">
                  <wp:extent cx="2014220" cy="599440"/>
                  <wp:effectExtent l="0" t="0" r="5080" b="0"/>
                  <wp:docPr id="2058200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00545" name="Picture 20582005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4220" cy="599440"/>
                          </a:xfrm>
                          <a:prstGeom prst="rect">
                            <a:avLst/>
                          </a:prstGeom>
                        </pic:spPr>
                      </pic:pic>
                    </a:graphicData>
                  </a:graphic>
                </wp:inline>
              </w:drawing>
            </w:r>
          </w:p>
          <w:p w:rsidR="00F110F5" w:rsidP="00950AFC" w:rsidRDefault="00F110F5" w14:paraId="0D1421BE" w14:textId="77777777">
            <w:pPr>
              <w:rPr>
                <w:rFonts w:ascii="Aptos" w:hAnsi="Aptos" w:eastAsia="Aptos" w:cs="Aptos"/>
              </w:rPr>
            </w:pPr>
          </w:p>
          <w:p w:rsidR="00F110F5" w:rsidP="00950AFC" w:rsidRDefault="00F110F5" w14:paraId="581ECF2B" w14:textId="77777777">
            <w:pPr>
              <w:rPr>
                <w:rFonts w:ascii="Aptos" w:hAnsi="Aptos" w:eastAsia="Aptos" w:cs="Aptos"/>
              </w:rPr>
            </w:pPr>
          </w:p>
          <w:p w:rsidR="00F110F5" w:rsidP="00950AFC" w:rsidRDefault="00F110F5" w14:paraId="2F011E22" w14:textId="77777777">
            <w:pPr>
              <w:rPr>
                <w:rFonts w:ascii="Aptos" w:hAnsi="Aptos" w:eastAsia="Aptos" w:cs="Aptos"/>
              </w:rPr>
            </w:pPr>
          </w:p>
          <w:p w:rsidR="00F110F5" w:rsidP="00950AFC" w:rsidRDefault="00F110F5" w14:paraId="37944116" w14:textId="77777777">
            <w:pPr>
              <w:rPr>
                <w:rFonts w:ascii="Aptos" w:hAnsi="Aptos" w:eastAsia="Aptos" w:cs="Aptos"/>
              </w:rPr>
            </w:pPr>
          </w:p>
          <w:p w:rsidR="00F110F5" w:rsidP="00950AFC" w:rsidRDefault="00F110F5" w14:paraId="7181F2BE" w14:textId="77777777">
            <w:pPr>
              <w:rPr>
                <w:rFonts w:ascii="Aptos" w:hAnsi="Aptos" w:eastAsia="Aptos" w:cs="Aptos"/>
              </w:rPr>
            </w:pPr>
          </w:p>
          <w:p w:rsidR="00F110F5" w:rsidP="00950AFC" w:rsidRDefault="00F110F5" w14:paraId="3B8E93AF" w14:textId="77777777">
            <w:pPr>
              <w:rPr>
                <w:rFonts w:ascii="Aptos" w:hAnsi="Aptos" w:eastAsia="Aptos" w:cs="Aptos"/>
              </w:rPr>
            </w:pPr>
          </w:p>
          <w:p w:rsidR="00F110F5" w:rsidP="00950AFC" w:rsidRDefault="00F110F5" w14:paraId="759C3D11" w14:textId="77777777">
            <w:pPr>
              <w:rPr>
                <w:rFonts w:ascii="Aptos" w:hAnsi="Aptos" w:eastAsia="Aptos" w:cs="Aptos"/>
              </w:rPr>
            </w:pPr>
          </w:p>
          <w:p w:rsidR="00F110F5" w:rsidP="00950AFC" w:rsidRDefault="00F110F5" w14:paraId="6DF073D6" w14:textId="77777777">
            <w:pPr>
              <w:rPr>
                <w:rFonts w:ascii="Aptos" w:hAnsi="Aptos" w:eastAsia="Aptos" w:cs="Aptos"/>
              </w:rPr>
            </w:pPr>
          </w:p>
          <w:p w:rsidR="00F110F5" w:rsidP="00950AFC" w:rsidRDefault="00F110F5" w14:paraId="4E0CB5FE" w14:textId="77777777">
            <w:pPr>
              <w:rPr>
                <w:rFonts w:ascii="Aptos" w:hAnsi="Aptos" w:eastAsia="Aptos" w:cs="Aptos"/>
              </w:rPr>
            </w:pPr>
          </w:p>
          <w:p w:rsidR="00F110F5" w:rsidP="00950AFC" w:rsidRDefault="00F110F5" w14:paraId="3FBC2B26" w14:textId="77777777">
            <w:pPr>
              <w:rPr>
                <w:rFonts w:ascii="Aptos" w:hAnsi="Aptos" w:eastAsia="Aptos" w:cs="Aptos"/>
              </w:rPr>
            </w:pPr>
          </w:p>
          <w:p w:rsidR="00F110F5" w:rsidP="00950AFC" w:rsidRDefault="00F110F5" w14:paraId="599C74B1" w14:textId="77777777">
            <w:pPr>
              <w:rPr>
                <w:rFonts w:ascii="Aptos" w:hAnsi="Aptos" w:eastAsia="Aptos" w:cs="Aptos"/>
              </w:rPr>
            </w:pPr>
          </w:p>
          <w:p w:rsidR="00F110F5" w:rsidP="00950AFC" w:rsidRDefault="00F110F5" w14:paraId="63F7DAFF" w14:textId="77777777">
            <w:pPr>
              <w:rPr>
                <w:rFonts w:ascii="Aptos" w:hAnsi="Aptos" w:eastAsia="Aptos" w:cs="Aptos"/>
              </w:rPr>
            </w:pPr>
            <w:r>
              <w:rPr>
                <w:rFonts w:ascii="Aptos" w:hAnsi="Aptos" w:eastAsia="Aptos" w:cs="Aptos"/>
              </w:rPr>
              <w:t>On-screen text: What is a force merge?</w:t>
            </w:r>
          </w:p>
          <w:p w:rsidR="00F110F5" w:rsidP="00950AFC" w:rsidRDefault="00F110F5" w14:paraId="32FF4F52" w14:textId="77777777">
            <w:pPr>
              <w:rPr>
                <w:rFonts w:ascii="Aptos" w:hAnsi="Aptos" w:eastAsia="Aptos" w:cs="Aptos"/>
              </w:rPr>
            </w:pPr>
          </w:p>
          <w:p w:rsidR="00F110F5" w:rsidP="00950AFC" w:rsidRDefault="00F110F5" w14:paraId="25E4DFCF" w14:textId="77777777">
            <w:pPr>
              <w:rPr>
                <w:rFonts w:ascii="Aptos" w:hAnsi="Aptos" w:eastAsia="Aptos" w:cs="Aptos"/>
              </w:rPr>
            </w:pPr>
          </w:p>
          <w:p w:rsidR="00F110F5" w:rsidP="00950AFC" w:rsidRDefault="00F110F5" w14:paraId="175A4C36" w14:textId="77777777">
            <w:pPr>
              <w:rPr>
                <w:rFonts w:ascii="Aptos" w:hAnsi="Aptos" w:eastAsia="Aptos" w:cs="Aptos"/>
              </w:rPr>
            </w:pPr>
          </w:p>
          <w:p w:rsidR="00F110F5" w:rsidP="00950AFC" w:rsidRDefault="00F110F5" w14:paraId="08BAEF86" w14:textId="77777777">
            <w:pPr>
              <w:rPr>
                <w:rFonts w:ascii="Aptos" w:hAnsi="Aptos" w:eastAsia="Aptos" w:cs="Aptos"/>
              </w:rPr>
            </w:pPr>
          </w:p>
          <w:p w:rsidR="00F110F5" w:rsidP="00950AFC" w:rsidRDefault="00F110F5" w14:paraId="40034460" w14:textId="77777777">
            <w:pPr>
              <w:rPr>
                <w:rFonts w:ascii="Aptos" w:hAnsi="Aptos" w:eastAsia="Aptos" w:cs="Aptos"/>
              </w:rPr>
            </w:pPr>
          </w:p>
          <w:p w:rsidR="00F110F5" w:rsidP="00950AFC" w:rsidRDefault="00F110F5" w14:paraId="6076E323" w14:textId="77777777">
            <w:pPr>
              <w:rPr>
                <w:rFonts w:ascii="Aptos" w:hAnsi="Aptos" w:eastAsia="Aptos" w:cs="Aptos"/>
              </w:rPr>
            </w:pPr>
            <w:r>
              <w:rPr>
                <w:rFonts w:ascii="Aptos" w:hAnsi="Aptos" w:eastAsia="Aptos" w:cs="Aptos"/>
              </w:rPr>
              <w:t>On screen text: When to force merge?</w:t>
            </w:r>
          </w:p>
          <w:p w:rsidR="007070B3" w:rsidP="00950AFC" w:rsidRDefault="007070B3" w14:paraId="06276C33" w14:textId="77777777">
            <w:pPr>
              <w:rPr>
                <w:rFonts w:ascii="Aptos" w:hAnsi="Aptos" w:eastAsia="Aptos" w:cs="Aptos"/>
              </w:rPr>
            </w:pPr>
          </w:p>
          <w:p w:rsidR="007070B3" w:rsidP="00950AFC" w:rsidRDefault="007070B3" w14:paraId="7C92209D" w14:textId="77777777">
            <w:pPr>
              <w:rPr>
                <w:rFonts w:ascii="Aptos" w:hAnsi="Aptos" w:eastAsia="Aptos" w:cs="Aptos"/>
              </w:rPr>
            </w:pPr>
          </w:p>
          <w:p w:rsidR="007070B3" w:rsidP="00950AFC" w:rsidRDefault="007070B3" w14:paraId="74FC52AE" w14:textId="77777777">
            <w:pPr>
              <w:rPr>
                <w:rFonts w:ascii="Aptos" w:hAnsi="Aptos" w:eastAsia="Aptos" w:cs="Aptos"/>
              </w:rPr>
            </w:pPr>
          </w:p>
          <w:p w:rsidR="007070B3" w:rsidP="00950AFC" w:rsidRDefault="007070B3" w14:paraId="355F7481" w14:textId="77777777">
            <w:pPr>
              <w:rPr>
                <w:rFonts w:ascii="Aptos" w:hAnsi="Aptos" w:eastAsia="Aptos" w:cs="Aptos"/>
              </w:rPr>
            </w:pPr>
          </w:p>
          <w:p w:rsidR="007070B3" w:rsidP="00950AFC" w:rsidRDefault="007070B3" w14:paraId="2A95C5CE" w14:textId="77777777">
            <w:pPr>
              <w:rPr>
                <w:rFonts w:ascii="Aptos" w:hAnsi="Aptos" w:eastAsia="Aptos" w:cs="Aptos"/>
              </w:rPr>
            </w:pPr>
          </w:p>
          <w:p w:rsidR="007070B3" w:rsidP="00950AFC" w:rsidRDefault="007070B3" w14:paraId="706D710A" w14:textId="77777777">
            <w:pPr>
              <w:rPr>
                <w:rFonts w:ascii="Aptos" w:hAnsi="Aptos" w:eastAsia="Aptos" w:cs="Aptos"/>
              </w:rPr>
            </w:pPr>
          </w:p>
          <w:p w:rsidR="007070B3" w:rsidP="00950AFC" w:rsidRDefault="007070B3" w14:paraId="1CE9E61D" w14:textId="77777777">
            <w:pPr>
              <w:rPr>
                <w:rFonts w:ascii="Aptos" w:hAnsi="Aptos" w:eastAsia="Aptos" w:cs="Aptos"/>
              </w:rPr>
            </w:pPr>
          </w:p>
          <w:p w:rsidR="007070B3" w:rsidP="00950AFC" w:rsidRDefault="007070B3" w14:paraId="77E12F93" w14:textId="77777777">
            <w:pPr>
              <w:rPr>
                <w:rFonts w:ascii="Aptos" w:hAnsi="Aptos" w:eastAsia="Aptos" w:cs="Aptos"/>
              </w:rPr>
            </w:pPr>
          </w:p>
          <w:p w:rsidR="007070B3" w:rsidP="00950AFC" w:rsidRDefault="007070B3" w14:paraId="172F831A" w14:textId="77777777">
            <w:pPr>
              <w:rPr>
                <w:rFonts w:ascii="Aptos" w:hAnsi="Aptos" w:eastAsia="Aptos" w:cs="Aptos"/>
              </w:rPr>
            </w:pPr>
          </w:p>
          <w:p w:rsidR="007070B3" w:rsidP="00950AFC" w:rsidRDefault="007070B3" w14:paraId="1057A0FE" w14:textId="77777777">
            <w:pPr>
              <w:rPr>
                <w:rFonts w:ascii="Aptos" w:hAnsi="Aptos" w:eastAsia="Aptos" w:cs="Aptos"/>
              </w:rPr>
            </w:pPr>
          </w:p>
          <w:p w:rsidR="007070B3" w:rsidP="00950AFC" w:rsidRDefault="007070B3" w14:paraId="6B119313" w14:textId="77777777">
            <w:pPr>
              <w:rPr>
                <w:rFonts w:ascii="Aptos" w:hAnsi="Aptos" w:eastAsia="Aptos" w:cs="Aptos"/>
              </w:rPr>
            </w:pPr>
          </w:p>
          <w:p w:rsidR="007070B3" w:rsidP="00950AFC" w:rsidRDefault="007070B3" w14:paraId="00876721" w14:textId="77777777">
            <w:pPr>
              <w:rPr>
                <w:rFonts w:ascii="Aptos" w:hAnsi="Aptos" w:eastAsia="Aptos" w:cs="Aptos"/>
              </w:rPr>
            </w:pPr>
          </w:p>
          <w:p w:rsidR="007070B3" w:rsidP="00950AFC" w:rsidRDefault="007070B3" w14:paraId="0FEB7B80" w14:textId="77777777">
            <w:pPr>
              <w:rPr>
                <w:rFonts w:ascii="Aptos" w:hAnsi="Aptos" w:eastAsia="Aptos" w:cs="Aptos"/>
              </w:rPr>
            </w:pPr>
          </w:p>
          <w:p w:rsidR="007070B3" w:rsidP="00950AFC" w:rsidRDefault="007070B3" w14:paraId="4F19416A" w14:textId="77777777">
            <w:pPr>
              <w:rPr>
                <w:rFonts w:ascii="Aptos" w:hAnsi="Aptos" w:eastAsia="Aptos" w:cs="Aptos"/>
              </w:rPr>
            </w:pPr>
          </w:p>
          <w:p w:rsidR="007070B3" w:rsidP="00950AFC" w:rsidRDefault="007070B3" w14:paraId="7990C27D" w14:textId="77777777">
            <w:pPr>
              <w:rPr>
                <w:rFonts w:ascii="Aptos" w:hAnsi="Aptos" w:eastAsia="Aptos" w:cs="Aptos"/>
              </w:rPr>
            </w:pPr>
          </w:p>
          <w:p w:rsidR="007070B3" w:rsidP="00950AFC" w:rsidRDefault="007070B3" w14:paraId="706CF501" w14:textId="77777777">
            <w:pPr>
              <w:rPr>
                <w:rFonts w:ascii="Aptos" w:hAnsi="Aptos" w:eastAsia="Aptos" w:cs="Aptos"/>
              </w:rPr>
            </w:pPr>
          </w:p>
          <w:p w:rsidR="007070B3" w:rsidP="00950AFC" w:rsidRDefault="007070B3" w14:paraId="61209845" w14:textId="77777777">
            <w:pPr>
              <w:rPr>
                <w:rFonts w:ascii="Aptos" w:hAnsi="Aptos" w:eastAsia="Aptos" w:cs="Aptos"/>
              </w:rPr>
            </w:pPr>
          </w:p>
          <w:p w:rsidR="007070B3" w:rsidP="00950AFC" w:rsidRDefault="007070B3" w14:paraId="21291FD3" w14:textId="77777777">
            <w:pPr>
              <w:rPr>
                <w:rFonts w:ascii="Aptos" w:hAnsi="Aptos" w:eastAsia="Aptos" w:cs="Aptos"/>
              </w:rPr>
            </w:pPr>
          </w:p>
          <w:p w:rsidR="007070B3" w:rsidP="00950AFC" w:rsidRDefault="007070B3" w14:paraId="19590F3F" w14:textId="77777777">
            <w:pPr>
              <w:rPr>
                <w:rFonts w:ascii="Aptos" w:hAnsi="Aptos" w:eastAsia="Aptos" w:cs="Aptos"/>
              </w:rPr>
            </w:pPr>
          </w:p>
          <w:p w:rsidR="007070B3" w:rsidP="00950AFC" w:rsidRDefault="007070B3" w14:paraId="137D9C76" w14:textId="77777777">
            <w:pPr>
              <w:rPr>
                <w:rFonts w:ascii="Aptos" w:hAnsi="Aptos" w:eastAsia="Aptos" w:cs="Aptos"/>
              </w:rPr>
            </w:pPr>
          </w:p>
          <w:p w:rsidR="007070B3" w:rsidP="00950AFC" w:rsidRDefault="007070B3" w14:paraId="6569D86A" w14:textId="77777777">
            <w:pPr>
              <w:rPr>
                <w:rFonts w:ascii="Aptos" w:hAnsi="Aptos" w:eastAsia="Aptos" w:cs="Aptos"/>
              </w:rPr>
            </w:pPr>
          </w:p>
          <w:p w:rsidR="007070B3" w:rsidP="00950AFC" w:rsidRDefault="007070B3" w14:paraId="0F455E83" w14:textId="77777777">
            <w:pPr>
              <w:rPr>
                <w:rFonts w:ascii="Aptos" w:hAnsi="Aptos" w:eastAsia="Aptos" w:cs="Aptos"/>
              </w:rPr>
            </w:pPr>
          </w:p>
          <w:p w:rsidR="007070B3" w:rsidP="00950AFC" w:rsidRDefault="007070B3" w14:paraId="19BBDC2B" w14:textId="77777777">
            <w:pPr>
              <w:rPr>
                <w:rFonts w:ascii="Aptos" w:hAnsi="Aptos" w:eastAsia="Aptos" w:cs="Aptos"/>
              </w:rPr>
            </w:pPr>
          </w:p>
          <w:p w:rsidR="007070B3" w:rsidP="00950AFC" w:rsidRDefault="007070B3" w14:paraId="533234F5" w14:textId="77777777">
            <w:pPr>
              <w:rPr>
                <w:rFonts w:ascii="Aptos" w:hAnsi="Aptos" w:eastAsia="Aptos" w:cs="Aptos"/>
              </w:rPr>
            </w:pPr>
          </w:p>
          <w:p w:rsidR="007070B3" w:rsidP="00950AFC" w:rsidRDefault="007070B3" w14:paraId="17F46785" w14:textId="77777777">
            <w:pPr>
              <w:rPr>
                <w:rFonts w:ascii="Aptos" w:hAnsi="Aptos" w:eastAsia="Aptos" w:cs="Aptos"/>
              </w:rPr>
            </w:pPr>
          </w:p>
          <w:p w:rsidR="007070B3" w:rsidP="00950AFC" w:rsidRDefault="007070B3" w14:paraId="67BE83B0" w14:textId="49615C2C">
            <w:pPr>
              <w:rPr>
                <w:rFonts w:ascii="Aptos" w:hAnsi="Aptos" w:eastAsia="Aptos" w:cs="Aptos"/>
              </w:rPr>
            </w:pPr>
            <w:r>
              <w:rPr>
                <w:rFonts w:ascii="Aptos" w:hAnsi="Aptos" w:eastAsia="Aptos" w:cs="Aptos"/>
                <w:noProof/>
                <w14:ligatures w14:val="standardContextual"/>
              </w:rPr>
              <w:drawing>
                <wp:inline distT="0" distB="0" distL="0" distR="0" wp14:anchorId="3719D98E" wp14:editId="75BBE0B1">
                  <wp:extent cx="2014220" cy="554355"/>
                  <wp:effectExtent l="0" t="0" r="5080" b="0"/>
                  <wp:docPr id="603987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13849" name="Picture 4113138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4220" cy="554355"/>
                          </a:xfrm>
                          <a:prstGeom prst="rect">
                            <a:avLst/>
                          </a:prstGeom>
                        </pic:spPr>
                      </pic:pic>
                    </a:graphicData>
                  </a:graphic>
                </wp:inline>
              </w:drawing>
            </w:r>
          </w:p>
          <w:p w:rsidR="007070B3" w:rsidP="00950AFC" w:rsidRDefault="007070B3" w14:paraId="6ABC7FFF" w14:textId="77777777">
            <w:pPr>
              <w:rPr>
                <w:rFonts w:ascii="Aptos" w:hAnsi="Aptos" w:eastAsia="Aptos" w:cs="Aptos"/>
              </w:rPr>
            </w:pPr>
          </w:p>
          <w:p w:rsidR="007070B3" w:rsidP="00950AFC" w:rsidRDefault="007070B3" w14:paraId="4C6C62DC" w14:textId="77777777">
            <w:pPr>
              <w:rPr>
                <w:rFonts w:ascii="Aptos" w:hAnsi="Aptos" w:eastAsia="Aptos" w:cs="Aptos"/>
              </w:rPr>
            </w:pPr>
          </w:p>
          <w:p w:rsidR="007070B3" w:rsidP="00950AFC" w:rsidRDefault="007070B3" w14:paraId="6B0B8C3A" w14:textId="77777777">
            <w:pPr>
              <w:rPr>
                <w:rFonts w:ascii="Aptos" w:hAnsi="Aptos" w:eastAsia="Aptos" w:cs="Aptos"/>
              </w:rPr>
            </w:pPr>
          </w:p>
          <w:p w:rsidR="007070B3" w:rsidP="00950AFC" w:rsidRDefault="007070B3" w14:paraId="07786DB7" w14:textId="77777777">
            <w:pPr>
              <w:rPr>
                <w:rFonts w:ascii="Aptos" w:hAnsi="Aptos" w:eastAsia="Aptos" w:cs="Aptos"/>
              </w:rPr>
            </w:pPr>
          </w:p>
          <w:p w:rsidR="007070B3" w:rsidP="00950AFC" w:rsidRDefault="007070B3" w14:paraId="027164A9" w14:textId="77777777">
            <w:pPr>
              <w:rPr>
                <w:rFonts w:ascii="Aptos" w:hAnsi="Aptos" w:eastAsia="Aptos" w:cs="Aptos"/>
              </w:rPr>
            </w:pPr>
          </w:p>
          <w:p w:rsidRPr="00950AFC" w:rsidR="007070B3" w:rsidP="00950AFC" w:rsidRDefault="007070B3" w14:paraId="690E338F" w14:textId="56A9778D">
            <w:pPr>
              <w:rPr>
                <w:rFonts w:ascii="Aptos" w:hAnsi="Aptos" w:eastAsia="Aptos" w:cs="Aptos"/>
              </w:rPr>
            </w:pPr>
          </w:p>
        </w:tc>
      </w:tr>
      <w:tr w:rsidRPr="0035460B" w:rsidR="00DE4FC4" w:rsidTr="08388028" w14:paraId="4BA3348D" w14:textId="77777777">
        <w:trPr>
          <w:trHeight w:val="316"/>
        </w:trPr>
        <w:tc>
          <w:tcPr>
            <w:tcW w:w="1342" w:type="dxa"/>
          </w:tcPr>
          <w:p w:rsidR="00DE4FC4" w:rsidP="00640B68" w:rsidRDefault="00DE4FC4" w14:paraId="7E481E9D" w14:textId="0D5223A1">
            <w:pPr>
              <w:rPr>
                <w:rFonts w:ascii="Aptos" w:hAnsi="Aptos" w:eastAsia="Aptos" w:cs="Aptos"/>
              </w:rPr>
            </w:pPr>
            <w:r>
              <w:rPr>
                <w:rFonts w:ascii="Aptos" w:hAnsi="Aptos" w:eastAsia="Aptos" w:cs="Aptos"/>
              </w:rPr>
              <w:t>How to force-merge</w:t>
            </w:r>
          </w:p>
        </w:tc>
        <w:tc>
          <w:tcPr>
            <w:tcW w:w="4320" w:type="dxa"/>
            <w:tcMar>
              <w:left w:w="105" w:type="dxa"/>
              <w:right w:w="105" w:type="dxa"/>
            </w:tcMar>
          </w:tcPr>
          <w:p w:rsidR="00DE4FC4" w:rsidP="499D1157" w:rsidRDefault="4DD5ACD9" w14:paraId="01D250CD" w14:textId="14383DE7">
            <w:pPr>
              <w:spacing w:before="240" w:after="240"/>
              <w:rPr>
                <w:rFonts w:ascii="Aptos" w:hAnsi="Aptos" w:eastAsia="Aptos" w:cs="Aptos"/>
              </w:rPr>
            </w:pPr>
            <w:r w:rsidRPr="499D1157">
              <w:rPr>
                <w:rFonts w:ascii="Aptos" w:hAnsi="Aptos" w:eastAsia="Aptos" w:cs="Aptos"/>
              </w:rPr>
              <w:t xml:space="preserve"> You can trigger a force-merge using the OpenSearch _forcemerge API. Here we're reducing to 5 segments per shard (instead of 1) as a practical balance for many workloads. Fewer segments improve search latency by reducing the number of files Lucene must scan, but merging all the way to 1 can create very large segments (&gt;5 GB) that the background merge policy largely ignores in the future. Keeping a handful of segments (e.g., 5) often provides good query performance while still allowing automatic merges to handle any occasional updates or deletes more gracefully — without accumulating too much dead space in oversized segments.</w:t>
            </w:r>
          </w:p>
          <w:p w:rsidR="000314EF" w:rsidP="499D1157" w:rsidRDefault="000314EF" w14:paraId="3D6BD7A8" w14:textId="7BEBA196">
            <w:pPr>
              <w:spacing w:before="240" w:after="240"/>
              <w:rPr>
                <w:rFonts w:ascii="Aptos" w:hAnsi="Aptos" w:eastAsia="Aptos" w:cs="Aptos"/>
              </w:rPr>
            </w:pPr>
            <w:r>
              <w:rPr>
                <w:rFonts w:ascii="Aptos" w:hAnsi="Aptos" w:eastAsia="Aptos" w:cs="Aptos"/>
              </w:rPr>
              <w:t>Now that we’ve covered merging, let’s walk through a very common OpenSearch issue: unallocated shards.</w:t>
            </w:r>
          </w:p>
          <w:p w:rsidR="00DE4FC4" w:rsidP="009E3ECE" w:rsidRDefault="00DE4FC4" w14:paraId="2B6100F1" w14:textId="74912B52">
            <w:pPr>
              <w:rPr>
                <w:rFonts w:ascii="Aptos" w:hAnsi="Aptos" w:eastAsia="Aptos" w:cs="Aptos"/>
              </w:rPr>
            </w:pPr>
          </w:p>
        </w:tc>
        <w:tc>
          <w:tcPr>
            <w:tcW w:w="5472" w:type="dxa"/>
            <w:tcMar>
              <w:left w:w="105" w:type="dxa"/>
              <w:right w:w="105" w:type="dxa"/>
            </w:tcMar>
          </w:tcPr>
          <w:p w:rsidRPr="00950AFC" w:rsidR="00DE4FC4" w:rsidP="00456470" w:rsidRDefault="00C85F4F" w14:paraId="436DE6D5" w14:textId="686EACBA">
            <w:pPr>
              <w:ind w:right="3960"/>
              <w:rPr>
                <w:rFonts w:ascii="Aptos" w:hAnsi="Aptos" w:eastAsia="Aptos" w:cs="Aptos"/>
              </w:rPr>
            </w:pPr>
            <w:r w:rsidRPr="00C85F4F">
              <w:rPr>
                <w:rFonts w:ascii="Aptos" w:hAnsi="Aptos" w:eastAsia="Aptos" w:cs="Aptos"/>
              </w:rPr>
              <w:t>POST /</w:t>
            </w:r>
            <w:r w:rsidRPr="08388028" w:rsidR="3D72382F">
              <w:rPr>
                <w:rFonts w:ascii="Aptos" w:hAnsi="Aptos" w:eastAsia="Aptos" w:cs="Aptos"/>
              </w:rPr>
              <w:t>bookcatalog</w:t>
            </w:r>
            <w:r w:rsidRPr="176AD7B6" w:rsidR="00064BE2">
              <w:rPr>
                <w:rFonts w:ascii="Aptos" w:hAnsi="Aptos" w:eastAsia="Aptos" w:cs="Aptos"/>
              </w:rPr>
              <w:t>-pre-2020/_</w:t>
            </w:r>
            <w:r w:rsidRPr="00C85F4F">
              <w:rPr>
                <w:rFonts w:ascii="Aptos" w:hAnsi="Aptos" w:eastAsia="Aptos" w:cs="Aptos"/>
              </w:rPr>
              <w:t>forcemerge?max_num_segments=5</w:t>
            </w:r>
          </w:p>
        </w:tc>
      </w:tr>
      <w:tr w:rsidRPr="0035460B" w:rsidR="00E610C7" w:rsidTr="08388028" w14:paraId="6C35F1E9" w14:textId="77777777">
        <w:trPr>
          <w:trHeight w:val="316"/>
        </w:trPr>
        <w:tc>
          <w:tcPr>
            <w:tcW w:w="1342" w:type="dxa"/>
          </w:tcPr>
          <w:p w:rsidR="00E610C7" w:rsidP="00640B68" w:rsidRDefault="000314EF" w14:paraId="53D19C50" w14:textId="210241FA">
            <w:pPr>
              <w:rPr>
                <w:rFonts w:ascii="Aptos" w:hAnsi="Aptos" w:eastAsia="Aptos" w:cs="Aptos"/>
              </w:rPr>
            </w:pPr>
            <w:r>
              <w:rPr>
                <w:rFonts w:ascii="Aptos" w:hAnsi="Aptos" w:eastAsia="Aptos" w:cs="Aptos"/>
              </w:rPr>
              <w:t>Unallocated shards</w:t>
            </w:r>
          </w:p>
        </w:tc>
        <w:tc>
          <w:tcPr>
            <w:tcW w:w="4320" w:type="dxa"/>
            <w:tcMar>
              <w:left w:w="105" w:type="dxa"/>
              <w:right w:w="105" w:type="dxa"/>
            </w:tcMar>
          </w:tcPr>
          <w:p w:rsidR="00CA3FA8" w:rsidP="009E3ECE" w:rsidRDefault="00E27023" w14:paraId="46ADCD10" w14:textId="77777777">
            <w:pPr>
              <w:rPr>
                <w:rFonts w:ascii="Aptos" w:hAnsi="Aptos" w:eastAsia="Aptos" w:cs="Aptos"/>
              </w:rPr>
            </w:pPr>
            <w:r>
              <w:rPr>
                <w:rFonts w:ascii="Aptos" w:hAnsi="Aptos" w:eastAsia="Aptos" w:cs="Aptos"/>
              </w:rPr>
              <w:t xml:space="preserve">Unallocated shards are an OpenSearch nightmare scenario: </w:t>
            </w:r>
            <w:r w:rsidR="006C4E06">
              <w:rPr>
                <w:rFonts w:ascii="Aptos" w:hAnsi="Aptos" w:eastAsia="Aptos" w:cs="Aptos"/>
              </w:rPr>
              <w:t xml:space="preserve">they are shards that exist </w:t>
            </w:r>
            <w:r w:rsidR="00503504">
              <w:rPr>
                <w:rFonts w:ascii="Aptos" w:hAnsi="Aptos" w:eastAsia="Aptos" w:cs="Aptos"/>
              </w:rPr>
              <w:t>in cluster metadata, but do not have a place to go on disk!</w:t>
            </w:r>
          </w:p>
          <w:p w:rsidR="00503504" w:rsidP="009E3ECE" w:rsidRDefault="00503504" w14:paraId="745FF5C5" w14:textId="77777777">
            <w:pPr>
              <w:rPr>
                <w:rFonts w:ascii="Aptos" w:hAnsi="Aptos" w:eastAsia="Aptos" w:cs="Aptos"/>
              </w:rPr>
            </w:pPr>
          </w:p>
          <w:p w:rsidR="00503504" w:rsidP="009E3ECE" w:rsidRDefault="00503504" w14:paraId="67567C5B" w14:textId="77777777">
            <w:pPr>
              <w:rPr>
                <w:rFonts w:ascii="Aptos" w:hAnsi="Aptos" w:eastAsia="Aptos" w:cs="Aptos"/>
              </w:rPr>
            </w:pPr>
            <w:r>
              <w:rPr>
                <w:rFonts w:ascii="Aptos" w:hAnsi="Aptos" w:eastAsia="Aptos" w:cs="Aptos"/>
              </w:rPr>
              <w:t>If you have unallocated replicas, your cluster health will be yellow. Unallocated primaries automatically puts you in the red!</w:t>
            </w:r>
          </w:p>
          <w:p w:rsidR="00503504" w:rsidP="009E3ECE" w:rsidRDefault="00503504" w14:paraId="65729127" w14:textId="77777777">
            <w:pPr>
              <w:rPr>
                <w:rFonts w:ascii="Aptos" w:hAnsi="Aptos" w:eastAsia="Aptos" w:cs="Aptos"/>
              </w:rPr>
            </w:pPr>
          </w:p>
          <w:p w:rsidR="00503504" w:rsidP="009E3ECE" w:rsidRDefault="00CC28CF" w14:paraId="17A73EDC" w14:textId="2A308022">
            <w:pPr>
              <w:rPr>
                <w:rFonts w:ascii="Aptos" w:hAnsi="Aptos" w:eastAsia="Aptos" w:cs="Aptos"/>
              </w:rPr>
            </w:pPr>
            <w:r>
              <w:rPr>
                <w:rFonts w:ascii="Aptos" w:hAnsi="Aptos" w:eastAsia="Aptos" w:cs="Aptos"/>
              </w:rPr>
              <w:t xml:space="preserve">Let’s walk through debugging a cluster with unallocated shards; keep in mind many of these steps are good for debugging no matter </w:t>
            </w:r>
            <w:r w:rsidR="00E64075">
              <w:rPr>
                <w:rFonts w:ascii="Aptos" w:hAnsi="Aptos" w:eastAsia="Aptos" w:cs="Aptos"/>
              </w:rPr>
              <w:t>what</w:t>
            </w:r>
            <w:r>
              <w:rPr>
                <w:rFonts w:ascii="Aptos" w:hAnsi="Aptos" w:eastAsia="Aptos" w:cs="Aptos"/>
              </w:rPr>
              <w:t xml:space="preserve"> your issue.</w:t>
            </w:r>
          </w:p>
        </w:tc>
        <w:tc>
          <w:tcPr>
            <w:tcW w:w="5472" w:type="dxa"/>
            <w:tcMar>
              <w:left w:w="105" w:type="dxa"/>
              <w:right w:w="105" w:type="dxa"/>
            </w:tcMar>
          </w:tcPr>
          <w:p w:rsidRPr="00C85F4F" w:rsidR="00E610C7" w:rsidP="00456470" w:rsidRDefault="00E610C7" w14:paraId="0623342C" w14:textId="77777777">
            <w:pPr>
              <w:ind w:right="3689"/>
              <w:rPr>
                <w:rFonts w:ascii="Aptos" w:hAnsi="Aptos" w:eastAsia="Aptos" w:cs="Aptos"/>
              </w:rPr>
            </w:pPr>
          </w:p>
        </w:tc>
      </w:tr>
      <w:tr w:rsidRPr="0035460B" w:rsidR="003E2D17" w:rsidTr="08388028" w14:paraId="4A0D2F84" w14:textId="77777777">
        <w:trPr>
          <w:trHeight w:val="316"/>
        </w:trPr>
        <w:tc>
          <w:tcPr>
            <w:tcW w:w="1342" w:type="dxa"/>
          </w:tcPr>
          <w:p w:rsidR="003E2D17" w:rsidP="00640B68" w:rsidRDefault="003E2D17" w14:paraId="390F6F5E" w14:textId="77777777">
            <w:pPr>
              <w:rPr>
                <w:rFonts w:ascii="Aptos" w:hAnsi="Aptos" w:eastAsia="Aptos" w:cs="Aptos"/>
              </w:rPr>
            </w:pPr>
          </w:p>
        </w:tc>
        <w:tc>
          <w:tcPr>
            <w:tcW w:w="4320" w:type="dxa"/>
            <w:tcMar>
              <w:left w:w="105" w:type="dxa"/>
              <w:right w:w="105" w:type="dxa"/>
            </w:tcMar>
          </w:tcPr>
          <w:p w:rsidR="003E2D17" w:rsidP="009E3ECE" w:rsidRDefault="0078643D" w14:paraId="32D59286" w14:textId="77777777">
            <w:pPr>
              <w:rPr>
                <w:rFonts w:ascii="Aptos" w:hAnsi="Aptos" w:eastAsia="Aptos" w:cs="Aptos"/>
              </w:rPr>
            </w:pPr>
            <w:r>
              <w:rPr>
                <w:rFonts w:ascii="Aptos" w:hAnsi="Aptos" w:eastAsia="Aptos" w:cs="Aptos"/>
              </w:rPr>
              <w:t xml:space="preserve">There are two common reasons for unallocated shards. The first is a design issue: </w:t>
            </w:r>
            <w:r w:rsidR="00842C9C">
              <w:rPr>
                <w:rFonts w:ascii="Aptos" w:hAnsi="Aptos" w:eastAsia="Aptos" w:cs="Aptos"/>
              </w:rPr>
              <w:t>if you don’t have enough nodes to spread primary and replica shards out, for instance.</w:t>
            </w:r>
          </w:p>
          <w:p w:rsidR="00842C9C" w:rsidP="009E3ECE" w:rsidRDefault="00842C9C" w14:paraId="59D166EF" w14:textId="77777777">
            <w:pPr>
              <w:rPr>
                <w:rFonts w:ascii="Aptos" w:hAnsi="Aptos" w:eastAsia="Aptos" w:cs="Aptos"/>
              </w:rPr>
            </w:pPr>
          </w:p>
          <w:p w:rsidR="00842C9C" w:rsidP="009E3ECE" w:rsidRDefault="00842C9C" w14:paraId="73703925" w14:textId="5AB0E7F1">
            <w:pPr>
              <w:rPr>
                <w:rFonts w:ascii="Aptos" w:hAnsi="Aptos" w:eastAsia="Aptos" w:cs="Aptos"/>
              </w:rPr>
            </w:pPr>
            <w:r>
              <w:rPr>
                <w:rFonts w:ascii="Aptos" w:hAnsi="Aptos" w:eastAsia="Aptos" w:cs="Aptos"/>
              </w:rPr>
              <w:t>In this example, we try to assign three primary nodes and three replicas, but with only one node, there’s nowhere to put the replicas</w:t>
            </w:r>
            <w:r w:rsidR="00A71758">
              <w:rPr>
                <w:rFonts w:ascii="Aptos" w:hAnsi="Aptos" w:eastAsia="Aptos" w:cs="Aptos"/>
              </w:rPr>
              <w:t>, and they will go unallocated.</w:t>
            </w:r>
          </w:p>
        </w:tc>
        <w:tc>
          <w:tcPr>
            <w:tcW w:w="5472" w:type="dxa"/>
            <w:tcMar>
              <w:left w:w="105" w:type="dxa"/>
              <w:right w:w="105" w:type="dxa"/>
            </w:tcMar>
          </w:tcPr>
          <w:p w:rsidRPr="00A71758" w:rsidR="00A71758" w:rsidP="00A71758" w:rsidRDefault="00A71758" w14:paraId="1DEEC1FC" w14:textId="77777777">
            <w:pPr>
              <w:rPr>
                <w:rFonts w:ascii="Aptos" w:hAnsi="Aptos" w:eastAsia="Aptos" w:cs="Aptos"/>
              </w:rPr>
            </w:pPr>
            <w:r w:rsidRPr="00A71758">
              <w:rPr>
                <w:rFonts w:ascii="Aptos" w:hAnsi="Aptos" w:eastAsia="Aptos" w:cs="Aptos"/>
              </w:rPr>
              <w:t>// You create an index with replicas</w:t>
            </w:r>
          </w:p>
          <w:p w:rsidRPr="00A71758" w:rsidR="00A71758" w:rsidP="00A71758" w:rsidRDefault="00A71758" w14:paraId="6B94AB66" w14:textId="77777777">
            <w:pPr>
              <w:rPr>
                <w:rFonts w:ascii="Aptos" w:hAnsi="Aptos" w:eastAsia="Aptos" w:cs="Aptos"/>
              </w:rPr>
            </w:pPr>
            <w:r w:rsidRPr="00A71758">
              <w:rPr>
                <w:rFonts w:ascii="Aptos" w:hAnsi="Aptos" w:eastAsia="Aptos" w:cs="Aptos"/>
              </w:rPr>
              <w:t>PUT /my-index</w:t>
            </w:r>
          </w:p>
          <w:p w:rsidRPr="00A71758" w:rsidR="00A71758" w:rsidP="00A71758" w:rsidRDefault="00A71758" w14:paraId="41805381" w14:textId="77777777">
            <w:pPr>
              <w:rPr>
                <w:rFonts w:ascii="Aptos" w:hAnsi="Aptos" w:eastAsia="Aptos" w:cs="Aptos"/>
              </w:rPr>
            </w:pPr>
            <w:r w:rsidRPr="00A71758">
              <w:rPr>
                <w:rFonts w:ascii="Aptos" w:hAnsi="Aptos" w:eastAsia="Aptos" w:cs="Aptos"/>
              </w:rPr>
              <w:t>{</w:t>
            </w:r>
          </w:p>
          <w:p w:rsidRPr="00A71758" w:rsidR="00A71758" w:rsidP="00A71758" w:rsidRDefault="00A71758" w14:paraId="7310419E" w14:textId="77777777">
            <w:pPr>
              <w:rPr>
                <w:rFonts w:ascii="Aptos" w:hAnsi="Aptos" w:eastAsia="Aptos" w:cs="Aptos"/>
              </w:rPr>
            </w:pPr>
            <w:r w:rsidRPr="00A71758">
              <w:rPr>
                <w:rFonts w:ascii="Aptos" w:hAnsi="Aptos" w:eastAsia="Aptos" w:cs="Aptos"/>
              </w:rPr>
              <w:t xml:space="preserve">  "settings": {</w:t>
            </w:r>
          </w:p>
          <w:p w:rsidRPr="00A71758" w:rsidR="00A71758" w:rsidP="00A71758" w:rsidRDefault="00A71758" w14:paraId="51B24EB9" w14:textId="4B6CE849">
            <w:pPr>
              <w:rPr>
                <w:rFonts w:ascii="Aptos" w:hAnsi="Aptos" w:eastAsia="Aptos" w:cs="Aptos"/>
              </w:rPr>
            </w:pPr>
            <w:r w:rsidRPr="00A71758">
              <w:rPr>
                <w:rFonts w:ascii="Aptos" w:hAnsi="Aptos" w:eastAsia="Aptos" w:cs="Aptos"/>
              </w:rPr>
              <w:t xml:space="preserve">    "number_of_shards": </w:t>
            </w:r>
            <w:r w:rsidR="00C127B4">
              <w:rPr>
                <w:rFonts w:ascii="Aptos" w:hAnsi="Aptos" w:eastAsia="Aptos" w:cs="Aptos"/>
              </w:rPr>
              <w:t>5</w:t>
            </w:r>
            <w:r w:rsidRPr="00A71758">
              <w:rPr>
                <w:rFonts w:ascii="Aptos" w:hAnsi="Aptos" w:eastAsia="Aptos" w:cs="Aptos"/>
              </w:rPr>
              <w:t>,</w:t>
            </w:r>
          </w:p>
          <w:p w:rsidRPr="00A71758" w:rsidR="00A71758" w:rsidP="00A61142" w:rsidRDefault="00A71758" w14:paraId="4082E0A8" w14:textId="77777777">
            <w:pPr>
              <w:ind w:right="3736"/>
              <w:rPr>
                <w:rFonts w:ascii="Aptos" w:hAnsi="Aptos" w:eastAsia="Aptos" w:cs="Aptos"/>
              </w:rPr>
            </w:pPr>
            <w:r w:rsidRPr="00A71758">
              <w:rPr>
                <w:rFonts w:ascii="Aptos" w:hAnsi="Aptos" w:eastAsia="Aptos" w:cs="Aptos"/>
              </w:rPr>
              <w:t xml:space="preserve">    "number_of_replicas": 1  // Each primary needs 1 replica</w:t>
            </w:r>
          </w:p>
          <w:p w:rsidRPr="00A71758" w:rsidR="00A71758" w:rsidP="00A71758" w:rsidRDefault="00A71758" w14:paraId="77F15183" w14:textId="77777777">
            <w:pPr>
              <w:rPr>
                <w:rFonts w:ascii="Aptos" w:hAnsi="Aptos" w:eastAsia="Aptos" w:cs="Aptos"/>
              </w:rPr>
            </w:pPr>
            <w:r w:rsidRPr="00A71758">
              <w:rPr>
                <w:rFonts w:ascii="Aptos" w:hAnsi="Aptos" w:eastAsia="Aptos" w:cs="Aptos"/>
              </w:rPr>
              <w:t xml:space="preserve">  }</w:t>
            </w:r>
          </w:p>
          <w:p w:rsidRPr="00A71758" w:rsidR="00A71758" w:rsidP="00A71758" w:rsidRDefault="00A71758" w14:paraId="7FD10F8A" w14:textId="77777777">
            <w:pPr>
              <w:rPr>
                <w:rFonts w:ascii="Aptos" w:hAnsi="Aptos" w:eastAsia="Aptos" w:cs="Aptos"/>
              </w:rPr>
            </w:pPr>
            <w:r w:rsidRPr="00A71758">
              <w:rPr>
                <w:rFonts w:ascii="Aptos" w:hAnsi="Aptos" w:eastAsia="Aptos" w:cs="Aptos"/>
              </w:rPr>
              <w:t>}</w:t>
            </w:r>
          </w:p>
          <w:p w:rsidRPr="00A71758" w:rsidR="00A71758" w:rsidP="00A71758" w:rsidRDefault="00A71758" w14:paraId="124E1234" w14:textId="77777777">
            <w:pPr>
              <w:rPr>
                <w:rFonts w:ascii="Aptos" w:hAnsi="Aptos" w:eastAsia="Aptos" w:cs="Aptos"/>
              </w:rPr>
            </w:pPr>
          </w:p>
          <w:p w:rsidRPr="002227D7" w:rsidR="003E2D17" w:rsidP="00456470" w:rsidRDefault="003E2D17" w14:paraId="334D2E96" w14:textId="183F4382">
            <w:pPr>
              <w:ind w:right="3593"/>
              <w:rPr>
                <w:rFonts w:ascii="Aptos" w:hAnsi="Aptos" w:eastAsia="Aptos" w:cs="Aptos"/>
              </w:rPr>
            </w:pPr>
          </w:p>
        </w:tc>
      </w:tr>
      <w:tr w:rsidRPr="0035460B" w:rsidR="007F76E6" w:rsidTr="08388028" w14:paraId="301022D5" w14:textId="77777777">
        <w:trPr>
          <w:trHeight w:val="316"/>
        </w:trPr>
        <w:tc>
          <w:tcPr>
            <w:tcW w:w="1342" w:type="dxa"/>
          </w:tcPr>
          <w:p w:rsidR="007F76E6" w:rsidP="007F76E6" w:rsidRDefault="007F76E6" w14:paraId="19217FF2" w14:textId="77777777">
            <w:pPr>
              <w:rPr>
                <w:rFonts w:ascii="Aptos" w:hAnsi="Aptos" w:eastAsia="Aptos" w:cs="Aptos"/>
              </w:rPr>
            </w:pPr>
          </w:p>
        </w:tc>
        <w:tc>
          <w:tcPr>
            <w:tcW w:w="4320" w:type="dxa"/>
            <w:tcMar>
              <w:left w:w="105" w:type="dxa"/>
              <w:right w:w="105" w:type="dxa"/>
            </w:tcMar>
          </w:tcPr>
          <w:p w:rsidR="007F76E6" w:rsidP="007F76E6" w:rsidRDefault="007F76E6" w14:paraId="60501565" w14:textId="77777777">
            <w:pPr>
              <w:rPr>
                <w:rFonts w:ascii="Aptos" w:hAnsi="Aptos" w:eastAsia="Aptos" w:cs="Aptos"/>
              </w:rPr>
            </w:pPr>
            <w:r>
              <w:rPr>
                <w:rFonts w:ascii="Aptos" w:hAnsi="Aptos" w:eastAsia="Aptos" w:cs="Aptos"/>
              </w:rPr>
              <w:t>Your first step when handling any OpenSearch issue is to check your cluster’s health via the API. In this case, it’s returning an error because of unallocated shards.</w:t>
            </w:r>
          </w:p>
          <w:p w:rsidR="007F76E6" w:rsidP="007F76E6" w:rsidRDefault="007F76E6" w14:paraId="7B51AD0A" w14:textId="77777777">
            <w:pPr>
              <w:rPr>
                <w:rFonts w:ascii="Aptos" w:hAnsi="Aptos" w:eastAsia="Aptos" w:cs="Aptos"/>
              </w:rPr>
            </w:pPr>
          </w:p>
          <w:p w:rsidR="007F76E6" w:rsidP="007F76E6" w:rsidRDefault="007F76E6" w14:paraId="7765C295" w14:textId="46D7EA2E">
            <w:pPr>
              <w:rPr>
                <w:rFonts w:ascii="Aptos" w:hAnsi="Aptos" w:eastAsia="Aptos" w:cs="Aptos"/>
              </w:rPr>
            </w:pPr>
            <w:r>
              <w:rPr>
                <w:rFonts w:ascii="Aptos" w:hAnsi="Aptos" w:eastAsia="Aptos" w:cs="Aptos"/>
              </w:rPr>
              <w:t xml:space="preserve">When we get the cluster health of our example cluster, we see unallocated shards is greater than 0, and the status is </w:t>
            </w:r>
            <w:r w:rsidR="00C127B4">
              <w:rPr>
                <w:rFonts w:ascii="Aptos" w:hAnsi="Aptos" w:eastAsia="Aptos" w:cs="Aptos"/>
              </w:rPr>
              <w:t>yellow</w:t>
            </w:r>
            <w:r>
              <w:rPr>
                <w:rFonts w:ascii="Aptos" w:hAnsi="Aptos" w:eastAsia="Aptos" w:cs="Aptos"/>
              </w:rPr>
              <w:t xml:space="preserve">, meaning </w:t>
            </w:r>
            <w:r w:rsidR="00C127B4">
              <w:rPr>
                <w:rFonts w:ascii="Aptos" w:hAnsi="Aptos" w:eastAsia="Aptos" w:cs="Aptos"/>
              </w:rPr>
              <w:t>only replica</w:t>
            </w:r>
            <w:r>
              <w:rPr>
                <w:rFonts w:ascii="Aptos" w:hAnsi="Aptos" w:eastAsia="Aptos" w:cs="Aptos"/>
              </w:rPr>
              <w:t xml:space="preserve"> shards are </w:t>
            </w:r>
            <w:r w:rsidR="00C127B4">
              <w:rPr>
                <w:rFonts w:ascii="Aptos" w:hAnsi="Aptos" w:eastAsia="Aptos" w:cs="Aptos"/>
              </w:rPr>
              <w:t>unallocated</w:t>
            </w:r>
            <w:r>
              <w:rPr>
                <w:rFonts w:ascii="Aptos" w:hAnsi="Aptos" w:eastAsia="Aptos" w:cs="Aptos"/>
              </w:rPr>
              <w:t>. Let’s figure out a fix.</w:t>
            </w:r>
          </w:p>
        </w:tc>
        <w:tc>
          <w:tcPr>
            <w:tcW w:w="5472" w:type="dxa"/>
            <w:tcMar>
              <w:left w:w="105" w:type="dxa"/>
              <w:right w:w="105" w:type="dxa"/>
            </w:tcMar>
          </w:tcPr>
          <w:p w:rsidRPr="002227D7" w:rsidR="007F76E6" w:rsidP="007F76E6" w:rsidRDefault="007F76E6" w14:paraId="459E4419" w14:textId="77777777">
            <w:pPr>
              <w:rPr>
                <w:rFonts w:ascii="Aptos" w:hAnsi="Aptos" w:eastAsia="Aptos" w:cs="Aptos"/>
              </w:rPr>
            </w:pPr>
            <w:r w:rsidRPr="002227D7">
              <w:rPr>
                <w:rFonts w:ascii="Aptos" w:hAnsi="Aptos" w:eastAsia="Aptos" w:cs="Aptos"/>
              </w:rPr>
              <w:t>GET /_cluster/health</w:t>
            </w:r>
          </w:p>
          <w:p w:rsidRPr="002227D7" w:rsidR="007F76E6" w:rsidP="007F76E6" w:rsidRDefault="007F76E6" w14:paraId="63A74919" w14:textId="77777777">
            <w:pPr>
              <w:rPr>
                <w:rFonts w:ascii="Aptos" w:hAnsi="Aptos" w:eastAsia="Aptos" w:cs="Aptos"/>
              </w:rPr>
            </w:pPr>
          </w:p>
          <w:p w:rsidRPr="002227D7" w:rsidR="007F76E6" w:rsidP="007F76E6" w:rsidRDefault="007F76E6" w14:paraId="23AC3201" w14:textId="77777777">
            <w:pPr>
              <w:rPr>
                <w:rFonts w:ascii="Aptos" w:hAnsi="Aptos" w:eastAsia="Aptos" w:cs="Aptos"/>
              </w:rPr>
            </w:pPr>
            <w:r w:rsidRPr="002227D7">
              <w:rPr>
                <w:rFonts w:ascii="Aptos" w:hAnsi="Aptos" w:eastAsia="Aptos" w:cs="Aptos"/>
              </w:rPr>
              <w:t>Response:</w:t>
            </w:r>
          </w:p>
          <w:p w:rsidRPr="002227D7" w:rsidR="007F76E6" w:rsidP="007F76E6" w:rsidRDefault="007F76E6" w14:paraId="200715C0" w14:textId="77777777">
            <w:pPr>
              <w:rPr>
                <w:rFonts w:ascii="Aptos" w:hAnsi="Aptos" w:eastAsia="Aptos" w:cs="Aptos"/>
              </w:rPr>
            </w:pPr>
            <w:r w:rsidRPr="002227D7">
              <w:rPr>
                <w:rFonts w:ascii="Aptos" w:hAnsi="Aptos" w:eastAsia="Aptos" w:cs="Aptos"/>
              </w:rPr>
              <w:t>{</w:t>
            </w:r>
          </w:p>
          <w:p w:rsidRPr="002227D7" w:rsidR="007F76E6" w:rsidP="007F76E6" w:rsidRDefault="007F76E6" w14:paraId="4ADA21DE" w14:textId="77777777">
            <w:pPr>
              <w:rPr>
                <w:rFonts w:ascii="Aptos" w:hAnsi="Aptos" w:eastAsia="Aptos" w:cs="Aptos"/>
              </w:rPr>
            </w:pPr>
            <w:r w:rsidRPr="002227D7">
              <w:rPr>
                <w:rFonts w:ascii="Aptos" w:hAnsi="Aptos" w:eastAsia="Aptos" w:cs="Aptos"/>
              </w:rPr>
              <w:t xml:space="preserve">  "cluster_name": "my-cluster",</w:t>
            </w:r>
          </w:p>
          <w:p w:rsidRPr="002227D7" w:rsidR="007F76E6" w:rsidP="00456470" w:rsidRDefault="007F76E6" w14:paraId="2D52278D" w14:textId="0C90527C">
            <w:pPr>
              <w:ind w:right="3683"/>
              <w:rPr>
                <w:rFonts w:ascii="Aptos" w:hAnsi="Aptos" w:eastAsia="Aptos" w:cs="Aptos"/>
              </w:rPr>
            </w:pPr>
            <w:r w:rsidRPr="002227D7">
              <w:rPr>
                <w:rFonts w:ascii="Aptos" w:hAnsi="Aptos" w:eastAsia="Aptos" w:cs="Aptos"/>
              </w:rPr>
              <w:t xml:space="preserve">  "status": "</w:t>
            </w:r>
            <w:r w:rsidR="00C127B4">
              <w:rPr>
                <w:rFonts w:ascii="Aptos" w:hAnsi="Aptos" w:eastAsia="Aptos" w:cs="Aptos"/>
              </w:rPr>
              <w:t>yellow</w:t>
            </w:r>
            <w:r w:rsidRPr="002227D7">
              <w:rPr>
                <w:rFonts w:ascii="Aptos" w:hAnsi="Aptos" w:eastAsia="Aptos" w:cs="Aptos"/>
              </w:rPr>
              <w:t>",</w:t>
            </w:r>
          </w:p>
          <w:p w:rsidRPr="002227D7" w:rsidR="007F76E6" w:rsidP="007F76E6" w:rsidRDefault="007F76E6" w14:paraId="43C42743" w14:textId="77777777">
            <w:pPr>
              <w:rPr>
                <w:rFonts w:ascii="Aptos" w:hAnsi="Aptos" w:eastAsia="Aptos" w:cs="Aptos"/>
              </w:rPr>
            </w:pPr>
            <w:r w:rsidRPr="002227D7">
              <w:rPr>
                <w:rFonts w:ascii="Aptos" w:hAnsi="Aptos" w:eastAsia="Aptos" w:cs="Aptos"/>
              </w:rPr>
              <w:t xml:space="preserve">  "unassigned_shards": 5,</w:t>
            </w:r>
          </w:p>
          <w:p w:rsidRPr="002227D7" w:rsidR="007F76E6" w:rsidP="007F76E6" w:rsidRDefault="007F76E6" w14:paraId="5723036A" w14:textId="575CD7D0">
            <w:pPr>
              <w:rPr>
                <w:rFonts w:ascii="Aptos" w:hAnsi="Aptos" w:eastAsia="Aptos" w:cs="Aptos"/>
              </w:rPr>
            </w:pPr>
            <w:r w:rsidRPr="002227D7">
              <w:rPr>
                <w:rFonts w:ascii="Aptos" w:hAnsi="Aptos" w:eastAsia="Aptos" w:cs="Aptos"/>
              </w:rPr>
              <w:t xml:space="preserve">  "number_of_nodes": </w:t>
            </w:r>
            <w:r w:rsidR="00C127B4">
              <w:rPr>
                <w:rFonts w:ascii="Aptos" w:hAnsi="Aptos" w:eastAsia="Aptos" w:cs="Aptos"/>
              </w:rPr>
              <w:t>1</w:t>
            </w:r>
            <w:r w:rsidRPr="002227D7">
              <w:rPr>
                <w:rFonts w:ascii="Aptos" w:hAnsi="Aptos" w:eastAsia="Aptos" w:cs="Aptos"/>
              </w:rPr>
              <w:t>,</w:t>
            </w:r>
          </w:p>
          <w:p w:rsidRPr="002227D7" w:rsidR="007F76E6" w:rsidP="007F76E6" w:rsidRDefault="007F76E6" w14:paraId="7546DDAF" w14:textId="10636AFA">
            <w:pPr>
              <w:rPr>
                <w:rFonts w:ascii="Aptos" w:hAnsi="Aptos" w:eastAsia="Aptos" w:cs="Aptos"/>
              </w:rPr>
            </w:pPr>
            <w:r w:rsidRPr="002227D7">
              <w:rPr>
                <w:rFonts w:ascii="Aptos" w:hAnsi="Aptos" w:eastAsia="Aptos" w:cs="Aptos"/>
              </w:rPr>
              <w:t xml:space="preserve">  "number_of_data_nodes": </w:t>
            </w:r>
            <w:r w:rsidR="00C127B4">
              <w:rPr>
                <w:rFonts w:ascii="Aptos" w:hAnsi="Aptos" w:eastAsia="Aptos" w:cs="Aptos"/>
              </w:rPr>
              <w:t>1</w:t>
            </w:r>
          </w:p>
          <w:p w:rsidRPr="00A71758" w:rsidR="007F76E6" w:rsidP="007F76E6" w:rsidRDefault="007F76E6" w14:paraId="15E6D394" w14:textId="3AB37D28">
            <w:pPr>
              <w:rPr>
                <w:rFonts w:ascii="Aptos" w:hAnsi="Aptos" w:eastAsia="Aptos" w:cs="Aptos"/>
              </w:rPr>
            </w:pPr>
            <w:r w:rsidRPr="002227D7">
              <w:rPr>
                <w:rFonts w:ascii="Aptos" w:hAnsi="Aptos" w:eastAsia="Aptos" w:cs="Aptos"/>
              </w:rPr>
              <w:t>}</w:t>
            </w:r>
          </w:p>
        </w:tc>
      </w:tr>
      <w:tr w:rsidRPr="0035460B" w:rsidR="00B3471A" w:rsidTr="08388028" w14:paraId="5E9E68E7" w14:textId="77777777">
        <w:trPr>
          <w:trHeight w:val="316"/>
        </w:trPr>
        <w:tc>
          <w:tcPr>
            <w:tcW w:w="1342" w:type="dxa"/>
          </w:tcPr>
          <w:p w:rsidR="00B3471A" w:rsidP="007F76E6" w:rsidRDefault="00B3471A" w14:paraId="1B111964" w14:textId="77777777">
            <w:pPr>
              <w:rPr>
                <w:rFonts w:ascii="Aptos" w:hAnsi="Aptos" w:eastAsia="Aptos" w:cs="Aptos"/>
              </w:rPr>
            </w:pPr>
          </w:p>
        </w:tc>
        <w:tc>
          <w:tcPr>
            <w:tcW w:w="4320" w:type="dxa"/>
            <w:tcMar>
              <w:left w:w="105" w:type="dxa"/>
              <w:right w:w="105" w:type="dxa"/>
            </w:tcMar>
          </w:tcPr>
          <w:p w:rsidR="00B3471A" w:rsidP="007F76E6" w:rsidRDefault="00E47FD8" w14:paraId="0F2DE024" w14:textId="77777777">
            <w:pPr>
              <w:rPr>
                <w:rFonts w:ascii="Aptos" w:hAnsi="Aptos" w:eastAsia="Aptos" w:cs="Aptos"/>
              </w:rPr>
            </w:pPr>
            <w:r>
              <w:rPr>
                <w:rFonts w:ascii="Aptos" w:hAnsi="Aptos" w:eastAsia="Aptos" w:cs="Aptos"/>
              </w:rPr>
              <w:t xml:space="preserve">In this case, we have a couple of options: adding more nodes so the replicas can be distributed to them, or removing the replica. </w:t>
            </w:r>
            <w:r w:rsidR="00A0601C">
              <w:rPr>
                <w:rFonts w:ascii="Aptos" w:hAnsi="Aptos" w:eastAsia="Aptos" w:cs="Aptos"/>
              </w:rPr>
              <w:t>In this example, we’ll remove the replica.</w:t>
            </w:r>
          </w:p>
          <w:p w:rsidR="00A0601C" w:rsidP="007F76E6" w:rsidRDefault="00A0601C" w14:paraId="08312234" w14:textId="77777777">
            <w:pPr>
              <w:rPr>
                <w:rFonts w:ascii="Aptos" w:hAnsi="Aptos" w:eastAsia="Aptos" w:cs="Aptos"/>
              </w:rPr>
            </w:pPr>
          </w:p>
          <w:p w:rsidR="00A0601C" w:rsidP="007F76E6" w:rsidRDefault="00A0601C" w14:paraId="35BBB05C" w14:textId="77777777">
            <w:pPr>
              <w:rPr>
                <w:rFonts w:ascii="Aptos" w:hAnsi="Aptos" w:eastAsia="Aptos" w:cs="Aptos"/>
              </w:rPr>
            </w:pPr>
            <w:r>
              <w:rPr>
                <w:rFonts w:ascii="Aptos" w:hAnsi="Aptos" w:eastAsia="Aptos" w:cs="Aptos"/>
              </w:rPr>
              <w:t>Then, we’ll run cluster health again and see that the status is now green.</w:t>
            </w:r>
          </w:p>
          <w:p w:rsidR="00453ACE" w:rsidP="007F76E6" w:rsidRDefault="00453ACE" w14:paraId="7546D0EB" w14:textId="77777777">
            <w:pPr>
              <w:rPr>
                <w:rFonts w:ascii="Aptos" w:hAnsi="Aptos" w:eastAsia="Aptos" w:cs="Aptos"/>
              </w:rPr>
            </w:pPr>
          </w:p>
          <w:p w:rsidR="00453ACE" w:rsidP="007F76E6" w:rsidRDefault="00453ACE" w14:paraId="1BBECED7" w14:textId="63C88727">
            <w:pPr>
              <w:rPr>
                <w:rFonts w:ascii="Aptos" w:hAnsi="Aptos" w:eastAsia="Aptos" w:cs="Aptos"/>
              </w:rPr>
            </w:pPr>
            <w:r>
              <w:rPr>
                <w:rFonts w:ascii="Aptos" w:hAnsi="Aptos" w:eastAsia="Aptos" w:cs="Aptos"/>
              </w:rPr>
              <w:t>Now let’s look at a production-level unallocated shards issue: hitting a node’s high-water mark for storage.</w:t>
            </w:r>
          </w:p>
        </w:tc>
        <w:tc>
          <w:tcPr>
            <w:tcW w:w="5472" w:type="dxa"/>
            <w:tcMar>
              <w:left w:w="105" w:type="dxa"/>
              <w:right w:w="105" w:type="dxa"/>
            </w:tcMar>
          </w:tcPr>
          <w:p w:rsidRPr="005D7704" w:rsidR="005D7704" w:rsidP="005D7704" w:rsidRDefault="005D7704" w14:paraId="361BD0F2" w14:textId="77777777">
            <w:pPr>
              <w:rPr>
                <w:rFonts w:ascii="Aptos" w:hAnsi="Aptos" w:eastAsia="Aptos" w:cs="Aptos"/>
              </w:rPr>
            </w:pPr>
            <w:r w:rsidRPr="005D7704">
              <w:rPr>
                <w:rFonts w:ascii="Aptos" w:hAnsi="Aptos" w:eastAsia="Aptos" w:cs="Aptos"/>
              </w:rPr>
              <w:t>PUT /my-index/_settings</w:t>
            </w:r>
          </w:p>
          <w:p w:rsidRPr="005D7704" w:rsidR="005D7704" w:rsidP="005D7704" w:rsidRDefault="005D7704" w14:paraId="642BA596" w14:textId="77777777">
            <w:pPr>
              <w:rPr>
                <w:rFonts w:ascii="Aptos" w:hAnsi="Aptos" w:eastAsia="Aptos" w:cs="Aptos"/>
              </w:rPr>
            </w:pPr>
            <w:r w:rsidRPr="005D7704">
              <w:rPr>
                <w:rFonts w:ascii="Aptos" w:hAnsi="Aptos" w:eastAsia="Aptos" w:cs="Aptos"/>
              </w:rPr>
              <w:t>{</w:t>
            </w:r>
          </w:p>
          <w:p w:rsidRPr="005D7704" w:rsidR="005D7704" w:rsidP="005D7704" w:rsidRDefault="005D7704" w14:paraId="797C44E1" w14:textId="77777777">
            <w:pPr>
              <w:rPr>
                <w:rFonts w:ascii="Aptos" w:hAnsi="Aptos" w:eastAsia="Aptos" w:cs="Aptos"/>
              </w:rPr>
            </w:pPr>
            <w:r w:rsidRPr="005D7704">
              <w:rPr>
                <w:rFonts w:ascii="Aptos" w:hAnsi="Aptos" w:eastAsia="Aptos" w:cs="Aptos"/>
              </w:rPr>
              <w:t xml:space="preserve">  "number_of_replicas": 0</w:t>
            </w:r>
          </w:p>
          <w:p w:rsidRPr="002227D7" w:rsidR="00453ACE" w:rsidP="00456470" w:rsidRDefault="005D7704" w14:paraId="48C56A4C" w14:textId="77777777">
            <w:pPr>
              <w:ind w:right="3503"/>
              <w:rPr>
                <w:rFonts w:ascii="Aptos" w:hAnsi="Aptos" w:eastAsia="Aptos" w:cs="Aptos"/>
              </w:rPr>
            </w:pPr>
            <w:r w:rsidRPr="005D7704">
              <w:rPr>
                <w:rFonts w:ascii="Aptos" w:hAnsi="Aptos" w:eastAsia="Aptos" w:cs="Aptos"/>
              </w:rPr>
              <w:t>}</w:t>
            </w:r>
            <w:r>
              <w:rPr>
                <w:rFonts w:ascii="Aptos" w:hAnsi="Aptos" w:eastAsia="Aptos" w:cs="Aptos"/>
              </w:rPr>
              <w:br/>
            </w:r>
            <w:r>
              <w:rPr>
                <w:rFonts w:ascii="Aptos" w:hAnsi="Aptos" w:eastAsia="Aptos" w:cs="Aptos"/>
              </w:rPr>
              <w:br/>
            </w:r>
            <w:r w:rsidRPr="002227D7" w:rsidR="00453ACE">
              <w:rPr>
                <w:rFonts w:ascii="Aptos" w:hAnsi="Aptos" w:eastAsia="Aptos" w:cs="Aptos"/>
              </w:rPr>
              <w:t>GET /_cluster/health</w:t>
            </w:r>
          </w:p>
          <w:p w:rsidRPr="002227D7" w:rsidR="00453ACE" w:rsidP="00453ACE" w:rsidRDefault="00453ACE" w14:paraId="588BC405" w14:textId="77777777">
            <w:pPr>
              <w:rPr>
                <w:rFonts w:ascii="Aptos" w:hAnsi="Aptos" w:eastAsia="Aptos" w:cs="Aptos"/>
              </w:rPr>
            </w:pPr>
          </w:p>
          <w:p w:rsidRPr="002227D7" w:rsidR="00453ACE" w:rsidP="00453ACE" w:rsidRDefault="00453ACE" w14:paraId="04EBC890" w14:textId="77777777">
            <w:pPr>
              <w:rPr>
                <w:rFonts w:ascii="Aptos" w:hAnsi="Aptos" w:eastAsia="Aptos" w:cs="Aptos"/>
              </w:rPr>
            </w:pPr>
            <w:r w:rsidRPr="002227D7">
              <w:rPr>
                <w:rFonts w:ascii="Aptos" w:hAnsi="Aptos" w:eastAsia="Aptos" w:cs="Aptos"/>
              </w:rPr>
              <w:t>Response:</w:t>
            </w:r>
          </w:p>
          <w:p w:rsidRPr="002227D7" w:rsidR="00453ACE" w:rsidP="00453ACE" w:rsidRDefault="00453ACE" w14:paraId="647A007F" w14:textId="77777777">
            <w:pPr>
              <w:rPr>
                <w:rFonts w:ascii="Aptos" w:hAnsi="Aptos" w:eastAsia="Aptos" w:cs="Aptos"/>
              </w:rPr>
            </w:pPr>
            <w:r w:rsidRPr="002227D7">
              <w:rPr>
                <w:rFonts w:ascii="Aptos" w:hAnsi="Aptos" w:eastAsia="Aptos" w:cs="Aptos"/>
              </w:rPr>
              <w:t>{</w:t>
            </w:r>
          </w:p>
          <w:p w:rsidRPr="002227D7" w:rsidR="00453ACE" w:rsidP="00453ACE" w:rsidRDefault="00453ACE" w14:paraId="3771ED37" w14:textId="77777777">
            <w:pPr>
              <w:rPr>
                <w:rFonts w:ascii="Aptos" w:hAnsi="Aptos" w:eastAsia="Aptos" w:cs="Aptos"/>
              </w:rPr>
            </w:pPr>
            <w:r w:rsidRPr="002227D7">
              <w:rPr>
                <w:rFonts w:ascii="Aptos" w:hAnsi="Aptos" w:eastAsia="Aptos" w:cs="Aptos"/>
              </w:rPr>
              <w:t xml:space="preserve">  "cluster_name": "my-cluster",</w:t>
            </w:r>
          </w:p>
          <w:p w:rsidRPr="002227D7" w:rsidR="00453ACE" w:rsidP="00453ACE" w:rsidRDefault="00453ACE" w14:paraId="28A63218" w14:textId="67ADE2CF">
            <w:pPr>
              <w:rPr>
                <w:rFonts w:ascii="Aptos" w:hAnsi="Aptos" w:eastAsia="Aptos" w:cs="Aptos"/>
              </w:rPr>
            </w:pPr>
            <w:r w:rsidRPr="002227D7">
              <w:rPr>
                <w:rFonts w:ascii="Aptos" w:hAnsi="Aptos" w:eastAsia="Aptos" w:cs="Aptos"/>
              </w:rPr>
              <w:t xml:space="preserve">  "status": "</w:t>
            </w:r>
            <w:r>
              <w:rPr>
                <w:rFonts w:ascii="Aptos" w:hAnsi="Aptos" w:eastAsia="Aptos" w:cs="Aptos"/>
              </w:rPr>
              <w:t>green</w:t>
            </w:r>
            <w:r w:rsidRPr="002227D7">
              <w:rPr>
                <w:rFonts w:ascii="Aptos" w:hAnsi="Aptos" w:eastAsia="Aptos" w:cs="Aptos"/>
              </w:rPr>
              <w:t>",</w:t>
            </w:r>
          </w:p>
          <w:p w:rsidRPr="002227D7" w:rsidR="00453ACE" w:rsidP="00453ACE" w:rsidRDefault="00453ACE" w14:paraId="0ADC97C4" w14:textId="62EBC121">
            <w:pPr>
              <w:rPr>
                <w:rFonts w:ascii="Aptos" w:hAnsi="Aptos" w:eastAsia="Aptos" w:cs="Aptos"/>
              </w:rPr>
            </w:pPr>
            <w:r w:rsidRPr="002227D7">
              <w:rPr>
                <w:rFonts w:ascii="Aptos" w:hAnsi="Aptos" w:eastAsia="Aptos" w:cs="Aptos"/>
              </w:rPr>
              <w:t xml:space="preserve">  "unassigned_shards": </w:t>
            </w:r>
            <w:r>
              <w:rPr>
                <w:rFonts w:ascii="Aptos" w:hAnsi="Aptos" w:eastAsia="Aptos" w:cs="Aptos"/>
              </w:rPr>
              <w:t>0</w:t>
            </w:r>
            <w:r w:rsidRPr="002227D7">
              <w:rPr>
                <w:rFonts w:ascii="Aptos" w:hAnsi="Aptos" w:eastAsia="Aptos" w:cs="Aptos"/>
              </w:rPr>
              <w:t>,</w:t>
            </w:r>
          </w:p>
          <w:p w:rsidRPr="002227D7" w:rsidR="00453ACE" w:rsidP="00453ACE" w:rsidRDefault="00453ACE" w14:paraId="4BB6F3E6" w14:textId="77777777">
            <w:pPr>
              <w:rPr>
                <w:rFonts w:ascii="Aptos" w:hAnsi="Aptos" w:eastAsia="Aptos" w:cs="Aptos"/>
              </w:rPr>
            </w:pPr>
            <w:r w:rsidRPr="002227D7">
              <w:rPr>
                <w:rFonts w:ascii="Aptos" w:hAnsi="Aptos" w:eastAsia="Aptos" w:cs="Aptos"/>
              </w:rPr>
              <w:t xml:space="preserve">  "number_of_nodes": </w:t>
            </w:r>
            <w:r>
              <w:rPr>
                <w:rFonts w:ascii="Aptos" w:hAnsi="Aptos" w:eastAsia="Aptos" w:cs="Aptos"/>
              </w:rPr>
              <w:t>1</w:t>
            </w:r>
            <w:r w:rsidRPr="002227D7">
              <w:rPr>
                <w:rFonts w:ascii="Aptos" w:hAnsi="Aptos" w:eastAsia="Aptos" w:cs="Aptos"/>
              </w:rPr>
              <w:t>,</w:t>
            </w:r>
          </w:p>
          <w:p w:rsidRPr="002227D7" w:rsidR="00453ACE" w:rsidP="00453ACE" w:rsidRDefault="00453ACE" w14:paraId="44B79326" w14:textId="77777777">
            <w:pPr>
              <w:rPr>
                <w:rFonts w:ascii="Aptos" w:hAnsi="Aptos" w:eastAsia="Aptos" w:cs="Aptos"/>
              </w:rPr>
            </w:pPr>
            <w:r w:rsidRPr="002227D7">
              <w:rPr>
                <w:rFonts w:ascii="Aptos" w:hAnsi="Aptos" w:eastAsia="Aptos" w:cs="Aptos"/>
              </w:rPr>
              <w:t xml:space="preserve">  "number_of_data_nodes": </w:t>
            </w:r>
            <w:r>
              <w:rPr>
                <w:rFonts w:ascii="Aptos" w:hAnsi="Aptos" w:eastAsia="Aptos" w:cs="Aptos"/>
              </w:rPr>
              <w:t>1</w:t>
            </w:r>
          </w:p>
          <w:p w:rsidRPr="002227D7" w:rsidR="00B3471A" w:rsidP="00453ACE" w:rsidRDefault="00453ACE" w14:paraId="0211D152" w14:textId="5194F56A">
            <w:pPr>
              <w:rPr>
                <w:rFonts w:ascii="Aptos" w:hAnsi="Aptos" w:eastAsia="Aptos" w:cs="Aptos"/>
              </w:rPr>
            </w:pPr>
            <w:r w:rsidRPr="002227D7">
              <w:rPr>
                <w:rFonts w:ascii="Aptos" w:hAnsi="Aptos" w:eastAsia="Aptos" w:cs="Aptos"/>
              </w:rPr>
              <w:t>}</w:t>
            </w:r>
          </w:p>
        </w:tc>
      </w:tr>
      <w:tr w:rsidRPr="0035460B" w:rsidR="00453ACE" w:rsidTr="08388028" w14:paraId="59C7913C" w14:textId="77777777">
        <w:trPr>
          <w:trHeight w:val="316"/>
        </w:trPr>
        <w:tc>
          <w:tcPr>
            <w:tcW w:w="1342" w:type="dxa"/>
          </w:tcPr>
          <w:p w:rsidR="00453ACE" w:rsidP="007F76E6" w:rsidRDefault="00453ACE" w14:paraId="74DBB626" w14:textId="77777777">
            <w:pPr>
              <w:rPr>
                <w:rFonts w:ascii="Aptos" w:hAnsi="Aptos" w:eastAsia="Aptos" w:cs="Aptos"/>
              </w:rPr>
            </w:pPr>
          </w:p>
        </w:tc>
        <w:tc>
          <w:tcPr>
            <w:tcW w:w="4320" w:type="dxa"/>
            <w:tcMar>
              <w:left w:w="105" w:type="dxa"/>
              <w:right w:w="105" w:type="dxa"/>
            </w:tcMar>
          </w:tcPr>
          <w:p w:rsidR="00B63964" w:rsidP="007F76E6" w:rsidRDefault="008C647F" w14:paraId="6AB2D01C" w14:textId="78474A03">
            <w:pPr>
              <w:rPr>
                <w:rFonts w:ascii="Aptos" w:hAnsi="Aptos" w:eastAsia="Aptos" w:cs="Aptos"/>
              </w:rPr>
            </w:pPr>
            <w:r>
              <w:rPr>
                <w:rFonts w:ascii="Aptos" w:hAnsi="Aptos" w:eastAsia="Aptos" w:cs="Aptos"/>
              </w:rPr>
              <w:t>When a node hits what’s called a low water mark at 85% disk usage, OpenSearch stops sending new data to that</w:t>
            </w:r>
            <w:r w:rsidR="00380FBE">
              <w:rPr>
                <w:rFonts w:ascii="Aptos" w:hAnsi="Aptos" w:eastAsia="Aptos" w:cs="Aptos"/>
              </w:rPr>
              <w:t xml:space="preserve"> node. At 90% use, OpenSearch actively moves shards off </w:t>
            </w:r>
            <w:r w:rsidR="00922C85">
              <w:rPr>
                <w:rFonts w:ascii="Aptos" w:hAnsi="Aptos" w:eastAsia="Aptos" w:cs="Aptos"/>
              </w:rPr>
              <w:t>the node to try and alleviate disk space. Finally, at 95% use, OpenSearch marks the node as read-only.</w:t>
            </w:r>
          </w:p>
          <w:p w:rsidR="00922C85" w:rsidP="007F76E6" w:rsidRDefault="00922C85" w14:paraId="5BE00788" w14:textId="77777777">
            <w:pPr>
              <w:rPr>
                <w:rFonts w:ascii="Aptos" w:hAnsi="Aptos" w:eastAsia="Aptos" w:cs="Aptos"/>
              </w:rPr>
            </w:pPr>
          </w:p>
          <w:p w:rsidR="00922C85" w:rsidP="007F76E6" w:rsidRDefault="00922C85" w14:paraId="75CD9DC9" w14:textId="64D52C68">
            <w:pPr>
              <w:rPr>
                <w:rFonts w:ascii="Aptos" w:hAnsi="Aptos" w:eastAsia="Aptos" w:cs="Aptos"/>
              </w:rPr>
            </w:pPr>
            <w:r>
              <w:rPr>
                <w:rFonts w:ascii="Aptos" w:hAnsi="Aptos" w:eastAsia="Aptos" w:cs="Aptos"/>
              </w:rPr>
              <w:t>So let’s say you’ve been running OpenSearch for a while and suddenly you’re getting yellow and red cluster health statuses. You check cluster health and you see unallocated shards</w:t>
            </w:r>
            <w:r w:rsidR="004069EF">
              <w:rPr>
                <w:rFonts w:ascii="Aptos" w:hAnsi="Aptos" w:eastAsia="Aptos" w:cs="Aptos"/>
              </w:rPr>
              <w:t>, but there are enough nodes</w:t>
            </w:r>
            <w:r w:rsidR="00813A8B">
              <w:rPr>
                <w:rFonts w:ascii="Aptos" w:hAnsi="Aptos" w:eastAsia="Aptos" w:cs="Aptos"/>
              </w:rPr>
              <w:t xml:space="preserve"> available. Now what?</w:t>
            </w:r>
          </w:p>
        </w:tc>
        <w:tc>
          <w:tcPr>
            <w:tcW w:w="5472" w:type="dxa"/>
            <w:tcMar>
              <w:left w:w="105" w:type="dxa"/>
              <w:right w:w="105" w:type="dxa"/>
            </w:tcMar>
          </w:tcPr>
          <w:tbl>
            <w:tblPr>
              <w:tblW w:w="9900" w:type="dxa"/>
              <w:shd w:val="clear" w:color="auto" w:fill="292933"/>
              <w:tblCellMar>
                <w:top w:w="15" w:type="dxa"/>
                <w:left w:w="15" w:type="dxa"/>
                <w:bottom w:w="15" w:type="dxa"/>
                <w:right w:w="15" w:type="dxa"/>
              </w:tblCellMar>
              <w:tblLook w:val="04A0" w:firstRow="1" w:lastRow="0" w:firstColumn="1" w:lastColumn="0" w:noHBand="0" w:noVBand="1"/>
            </w:tblPr>
            <w:tblGrid>
              <w:gridCol w:w="1788"/>
              <w:gridCol w:w="1839"/>
              <w:gridCol w:w="6273"/>
            </w:tblGrid>
            <w:tr w:rsidR="002C0AA7" w14:paraId="79E30BA9" w14:textId="77777777">
              <w:trPr>
                <w:tblHeader/>
              </w:trPr>
              <w:tc>
                <w:tcPr>
                  <w:tcW w:w="1788" w:type="dxa"/>
                  <w:tcBorders>
                    <w:top w:val="nil"/>
                    <w:left w:val="nil"/>
                    <w:bottom w:val="nil"/>
                    <w:right w:val="nil"/>
                  </w:tcBorders>
                  <w:shd w:val="clear" w:color="auto" w:fill="292933"/>
                  <w:noWrap/>
                  <w:tcMar>
                    <w:top w:w="0" w:type="dxa"/>
                    <w:left w:w="0" w:type="dxa"/>
                    <w:bottom w:w="0" w:type="dxa"/>
                    <w:right w:w="0" w:type="dxa"/>
                  </w:tcMar>
                  <w:vAlign w:val="bottom"/>
                  <w:hideMark/>
                </w:tcPr>
                <w:p w:rsidR="000D2799" w:rsidP="000D2799" w:rsidRDefault="000D2799" w14:paraId="70A25DDF" w14:textId="77777777">
                  <w:pPr>
                    <w:jc w:val="center"/>
                    <w:rPr>
                      <w:rFonts w:ascii="inherit" w:hAnsi="inherit" w:cs="Open Sans"/>
                      <w:b/>
                      <w:bCs/>
                      <w:color w:val="FFFFFF"/>
                      <w:sz w:val="21"/>
                      <w:szCs w:val="21"/>
                    </w:rPr>
                  </w:pPr>
                  <w:r>
                    <w:rPr>
                      <w:rFonts w:ascii="inherit" w:hAnsi="inherit" w:cs="Open Sans"/>
                      <w:b/>
                      <w:bCs/>
                      <w:color w:val="FFFFFF"/>
                      <w:sz w:val="21"/>
                      <w:szCs w:val="21"/>
                    </w:rPr>
                    <w:t>Threshold</w:t>
                  </w:r>
                </w:p>
              </w:tc>
              <w:tc>
                <w:tcPr>
                  <w:tcW w:w="1839" w:type="dxa"/>
                  <w:tcBorders>
                    <w:top w:val="nil"/>
                    <w:left w:val="single" w:color="auto" w:sz="6" w:space="0"/>
                    <w:bottom w:val="nil"/>
                    <w:right w:val="nil"/>
                  </w:tcBorders>
                  <w:shd w:val="clear" w:color="auto" w:fill="292933"/>
                  <w:noWrap/>
                  <w:tcMar>
                    <w:top w:w="0" w:type="dxa"/>
                    <w:left w:w="0" w:type="dxa"/>
                    <w:bottom w:w="0" w:type="dxa"/>
                    <w:right w:w="0" w:type="dxa"/>
                  </w:tcMar>
                  <w:vAlign w:val="bottom"/>
                  <w:hideMark/>
                </w:tcPr>
                <w:p w:rsidR="000D2799" w:rsidP="000D2799" w:rsidRDefault="000D2799" w14:paraId="1FF81B0A" w14:textId="77777777">
                  <w:pPr>
                    <w:jc w:val="center"/>
                    <w:rPr>
                      <w:rFonts w:ascii="inherit" w:hAnsi="inherit" w:cs="Open Sans"/>
                      <w:b/>
                      <w:bCs/>
                      <w:color w:val="FFFFFF"/>
                      <w:sz w:val="21"/>
                      <w:szCs w:val="21"/>
                    </w:rPr>
                  </w:pPr>
                  <w:r>
                    <w:rPr>
                      <w:rFonts w:ascii="inherit" w:hAnsi="inherit" w:cs="Open Sans"/>
                      <w:b/>
                      <w:bCs/>
                      <w:color w:val="FFFFFF"/>
                      <w:sz w:val="21"/>
                      <w:szCs w:val="21"/>
                    </w:rPr>
                    <w:t>Disk Usage</w:t>
                  </w:r>
                </w:p>
              </w:tc>
              <w:tc>
                <w:tcPr>
                  <w:tcW w:w="6273" w:type="dxa"/>
                  <w:tcBorders>
                    <w:top w:val="nil"/>
                    <w:left w:val="single" w:color="auto" w:sz="6" w:space="0"/>
                    <w:bottom w:val="nil"/>
                    <w:right w:val="nil"/>
                  </w:tcBorders>
                  <w:shd w:val="clear" w:color="auto" w:fill="292933"/>
                  <w:noWrap/>
                  <w:tcMar>
                    <w:top w:w="0" w:type="dxa"/>
                    <w:left w:w="0" w:type="dxa"/>
                    <w:bottom w:w="0" w:type="dxa"/>
                    <w:right w:w="0" w:type="dxa"/>
                  </w:tcMar>
                  <w:vAlign w:val="bottom"/>
                  <w:hideMark/>
                </w:tcPr>
                <w:p w:rsidR="000D2799" w:rsidP="000D2799" w:rsidRDefault="000D2799" w14:paraId="0C321F2F" w14:textId="77777777">
                  <w:pPr>
                    <w:jc w:val="center"/>
                    <w:rPr>
                      <w:rFonts w:ascii="inherit" w:hAnsi="inherit" w:cs="Open Sans"/>
                      <w:b/>
                      <w:bCs/>
                      <w:color w:val="FFFFFF"/>
                      <w:sz w:val="21"/>
                      <w:szCs w:val="21"/>
                    </w:rPr>
                  </w:pPr>
                  <w:r>
                    <w:rPr>
                      <w:rFonts w:ascii="inherit" w:hAnsi="inherit" w:cs="Open Sans"/>
                      <w:b/>
                      <w:bCs/>
                      <w:color w:val="FFFFFF"/>
                      <w:sz w:val="21"/>
                      <w:szCs w:val="21"/>
                    </w:rPr>
                    <w:t>Behavior</w:t>
                  </w:r>
                </w:p>
              </w:tc>
            </w:tr>
            <w:tr w:rsidR="002C0AA7" w14:paraId="15804A85" w14:textId="77777777">
              <w:tc>
                <w:tcPr>
                  <w:tcW w:w="1788" w:type="dxa"/>
                  <w:tcBorders>
                    <w:top w:val="nil"/>
                    <w:left w:val="nil"/>
                    <w:bottom w:val="nil"/>
                    <w:right w:val="nil"/>
                  </w:tcBorders>
                  <w:shd w:val="clear" w:color="auto" w:fill="292933"/>
                  <w:noWrap/>
                  <w:tcMar>
                    <w:top w:w="0" w:type="dxa"/>
                    <w:left w:w="0" w:type="dxa"/>
                    <w:bottom w:w="0" w:type="dxa"/>
                    <w:right w:w="0" w:type="dxa"/>
                  </w:tcMar>
                  <w:hideMark/>
                </w:tcPr>
                <w:p w:rsidR="000D2799" w:rsidP="000D2799" w:rsidRDefault="000D2799" w14:paraId="16435E70" w14:textId="77777777">
                  <w:pPr>
                    <w:rPr>
                      <w:rFonts w:ascii="Open Sans" w:hAnsi="Open Sans" w:cs="Open Sans"/>
                      <w:color w:val="FFFFFF"/>
                      <w:sz w:val="21"/>
                      <w:szCs w:val="21"/>
                    </w:rPr>
                  </w:pPr>
                  <w:r>
                    <w:rPr>
                      <w:rStyle w:val="Strong"/>
                      <w:rFonts w:ascii="inherit" w:hAnsi="inherit" w:cs="Open Sans" w:eastAsiaTheme="majorEastAsia"/>
                      <w:color w:val="FFFFFF"/>
                      <w:sz w:val="21"/>
                      <w:szCs w:val="21"/>
                      <w:bdr w:val="none" w:color="auto" w:sz="0" w:space="0" w:frame="1"/>
                    </w:rPr>
                    <w:t>Low (85%)</w:t>
                  </w:r>
                </w:p>
              </w:tc>
              <w:tc>
                <w:tcPr>
                  <w:tcW w:w="1839" w:type="dxa"/>
                  <w:tcBorders>
                    <w:top w:val="nil"/>
                    <w:left w:val="single" w:color="auto" w:sz="6" w:space="0"/>
                    <w:bottom w:val="nil"/>
                    <w:right w:val="nil"/>
                  </w:tcBorders>
                  <w:shd w:val="clear" w:color="auto" w:fill="292933"/>
                  <w:noWrap/>
                  <w:tcMar>
                    <w:top w:w="0" w:type="dxa"/>
                    <w:left w:w="0" w:type="dxa"/>
                    <w:bottom w:w="0" w:type="dxa"/>
                    <w:right w:w="0" w:type="dxa"/>
                  </w:tcMar>
                  <w:hideMark/>
                </w:tcPr>
                <w:p w:rsidR="000D2799" w:rsidP="000D2799" w:rsidRDefault="000D2799" w14:paraId="318AB4E6" w14:textId="77777777">
                  <w:pPr>
                    <w:rPr>
                      <w:rFonts w:ascii="Open Sans" w:hAnsi="Open Sans" w:cs="Open Sans"/>
                      <w:color w:val="FFFFFF"/>
                      <w:sz w:val="21"/>
                      <w:szCs w:val="21"/>
                    </w:rPr>
                  </w:pPr>
                  <w:r>
                    <w:rPr>
                      <w:rFonts w:ascii="Open Sans" w:hAnsi="Open Sans" w:cs="Open Sans"/>
                      <w:color w:val="FFFFFF"/>
                      <w:sz w:val="21"/>
                      <w:szCs w:val="21"/>
                    </w:rPr>
                    <w:t>Node at 85%</w:t>
                  </w:r>
                </w:p>
              </w:tc>
              <w:tc>
                <w:tcPr>
                  <w:tcW w:w="6273" w:type="dxa"/>
                  <w:tcBorders>
                    <w:top w:val="nil"/>
                    <w:left w:val="single" w:color="auto" w:sz="6" w:space="0"/>
                    <w:bottom w:val="nil"/>
                    <w:right w:val="nil"/>
                  </w:tcBorders>
                  <w:shd w:val="clear" w:color="auto" w:fill="292933"/>
                  <w:noWrap/>
                  <w:tcMar>
                    <w:top w:w="0" w:type="dxa"/>
                    <w:left w:w="0" w:type="dxa"/>
                    <w:bottom w:w="0" w:type="dxa"/>
                    <w:right w:w="0" w:type="dxa"/>
                  </w:tcMar>
                  <w:hideMark/>
                </w:tcPr>
                <w:p w:rsidR="000D2799" w:rsidP="000D2799" w:rsidRDefault="000D2799" w14:paraId="314A9699" w14:textId="77777777">
                  <w:pPr>
                    <w:rPr>
                      <w:rFonts w:ascii="Open Sans" w:hAnsi="Open Sans" w:cs="Open Sans"/>
                      <w:color w:val="FFFFFF"/>
                      <w:sz w:val="21"/>
                      <w:szCs w:val="21"/>
                    </w:rPr>
                  </w:pPr>
                  <w:r>
                    <w:rPr>
                      <w:rFonts w:ascii="Open Sans" w:hAnsi="Open Sans" w:cs="Open Sans"/>
                      <w:color w:val="FFFFFF"/>
                      <w:sz w:val="21"/>
                      <w:szCs w:val="21"/>
                    </w:rPr>
                    <w:t>No NEW shards allocated to this node</w:t>
                  </w:r>
                </w:p>
              </w:tc>
            </w:tr>
            <w:tr w:rsidR="002C0AA7" w14:paraId="103784D6" w14:textId="77777777">
              <w:tc>
                <w:tcPr>
                  <w:tcW w:w="1788" w:type="dxa"/>
                  <w:tcBorders>
                    <w:top w:val="nil"/>
                    <w:left w:val="nil"/>
                    <w:bottom w:val="nil"/>
                    <w:right w:val="nil"/>
                  </w:tcBorders>
                  <w:shd w:val="clear" w:color="auto" w:fill="292933"/>
                  <w:noWrap/>
                  <w:tcMar>
                    <w:top w:w="0" w:type="dxa"/>
                    <w:left w:w="0" w:type="dxa"/>
                    <w:bottom w:w="0" w:type="dxa"/>
                    <w:right w:w="0" w:type="dxa"/>
                  </w:tcMar>
                  <w:hideMark/>
                </w:tcPr>
                <w:p w:rsidR="000D2799" w:rsidP="000D2799" w:rsidRDefault="000D2799" w14:paraId="75B7891C" w14:textId="77777777">
                  <w:pPr>
                    <w:rPr>
                      <w:rFonts w:ascii="Open Sans" w:hAnsi="Open Sans" w:cs="Open Sans"/>
                      <w:color w:val="FFFFFF"/>
                      <w:sz w:val="21"/>
                      <w:szCs w:val="21"/>
                    </w:rPr>
                  </w:pPr>
                  <w:r>
                    <w:rPr>
                      <w:rStyle w:val="Strong"/>
                      <w:rFonts w:ascii="inherit" w:hAnsi="inherit" w:cs="Open Sans" w:eastAsiaTheme="majorEastAsia"/>
                      <w:color w:val="FFFFFF"/>
                      <w:sz w:val="21"/>
                      <w:szCs w:val="21"/>
                      <w:bdr w:val="none" w:color="auto" w:sz="0" w:space="0" w:frame="1"/>
                    </w:rPr>
                    <w:t>High (90%)</w:t>
                  </w:r>
                </w:p>
              </w:tc>
              <w:tc>
                <w:tcPr>
                  <w:tcW w:w="1839" w:type="dxa"/>
                  <w:tcBorders>
                    <w:top w:val="nil"/>
                    <w:left w:val="single" w:color="auto" w:sz="6" w:space="0"/>
                    <w:bottom w:val="nil"/>
                    <w:right w:val="nil"/>
                  </w:tcBorders>
                  <w:shd w:val="clear" w:color="auto" w:fill="292933"/>
                  <w:noWrap/>
                  <w:tcMar>
                    <w:top w:w="0" w:type="dxa"/>
                    <w:left w:w="0" w:type="dxa"/>
                    <w:bottom w:w="0" w:type="dxa"/>
                    <w:right w:w="0" w:type="dxa"/>
                  </w:tcMar>
                  <w:hideMark/>
                </w:tcPr>
                <w:p w:rsidR="000D2799" w:rsidP="000D2799" w:rsidRDefault="000D2799" w14:paraId="1D13EB3D" w14:textId="77777777">
                  <w:pPr>
                    <w:rPr>
                      <w:rFonts w:ascii="Open Sans" w:hAnsi="Open Sans" w:cs="Open Sans"/>
                      <w:color w:val="FFFFFF"/>
                      <w:sz w:val="21"/>
                      <w:szCs w:val="21"/>
                    </w:rPr>
                  </w:pPr>
                  <w:r>
                    <w:rPr>
                      <w:rFonts w:ascii="Open Sans" w:hAnsi="Open Sans" w:cs="Open Sans"/>
                      <w:color w:val="FFFFFF"/>
                      <w:sz w:val="21"/>
                      <w:szCs w:val="21"/>
                    </w:rPr>
                    <w:t>Node at 90%</w:t>
                  </w:r>
                </w:p>
              </w:tc>
              <w:tc>
                <w:tcPr>
                  <w:tcW w:w="6273" w:type="dxa"/>
                  <w:tcBorders>
                    <w:top w:val="nil"/>
                    <w:left w:val="single" w:color="auto" w:sz="6" w:space="0"/>
                    <w:bottom w:val="nil"/>
                    <w:right w:val="nil"/>
                  </w:tcBorders>
                  <w:shd w:val="clear" w:color="auto" w:fill="292933"/>
                  <w:noWrap/>
                  <w:tcMar>
                    <w:top w:w="0" w:type="dxa"/>
                    <w:left w:w="0" w:type="dxa"/>
                    <w:bottom w:w="0" w:type="dxa"/>
                    <w:right w:w="0" w:type="dxa"/>
                  </w:tcMar>
                  <w:hideMark/>
                </w:tcPr>
                <w:p w:rsidR="000D2799" w:rsidP="000D2799" w:rsidRDefault="000D2799" w14:paraId="20344493" w14:textId="77777777">
                  <w:pPr>
                    <w:rPr>
                      <w:rFonts w:ascii="Open Sans" w:hAnsi="Open Sans" w:cs="Open Sans"/>
                      <w:color w:val="FFFFFF"/>
                      <w:sz w:val="21"/>
                      <w:szCs w:val="21"/>
                    </w:rPr>
                  </w:pPr>
                  <w:r>
                    <w:rPr>
                      <w:rFonts w:ascii="Open Sans" w:hAnsi="Open Sans" w:cs="Open Sans"/>
                      <w:color w:val="FFFFFF"/>
                      <w:sz w:val="21"/>
                      <w:szCs w:val="21"/>
                    </w:rPr>
                    <w:t>OpenSearch tries to RELOCATE shards away</w:t>
                  </w:r>
                </w:p>
              </w:tc>
            </w:tr>
            <w:tr w:rsidR="002C0AA7" w14:paraId="25E8DA82" w14:textId="77777777">
              <w:tc>
                <w:tcPr>
                  <w:tcW w:w="1788" w:type="dxa"/>
                  <w:tcBorders>
                    <w:top w:val="nil"/>
                    <w:left w:val="nil"/>
                    <w:bottom w:val="nil"/>
                    <w:right w:val="nil"/>
                  </w:tcBorders>
                  <w:shd w:val="clear" w:color="auto" w:fill="292933"/>
                  <w:noWrap/>
                  <w:tcMar>
                    <w:top w:w="0" w:type="dxa"/>
                    <w:left w:w="0" w:type="dxa"/>
                    <w:bottom w:w="0" w:type="dxa"/>
                    <w:right w:w="0" w:type="dxa"/>
                  </w:tcMar>
                  <w:hideMark/>
                </w:tcPr>
                <w:p w:rsidR="000D2799" w:rsidP="000D2799" w:rsidRDefault="000D2799" w14:paraId="3CEFB985" w14:textId="77777777">
                  <w:pPr>
                    <w:rPr>
                      <w:rFonts w:ascii="Open Sans" w:hAnsi="Open Sans" w:cs="Open Sans"/>
                      <w:color w:val="FFFFFF"/>
                      <w:sz w:val="21"/>
                      <w:szCs w:val="21"/>
                    </w:rPr>
                  </w:pPr>
                  <w:r>
                    <w:rPr>
                      <w:rStyle w:val="Strong"/>
                      <w:rFonts w:ascii="inherit" w:hAnsi="inherit" w:cs="Open Sans" w:eastAsiaTheme="majorEastAsia"/>
                      <w:color w:val="FFFFFF"/>
                      <w:sz w:val="21"/>
                      <w:szCs w:val="21"/>
                      <w:bdr w:val="none" w:color="auto" w:sz="0" w:space="0" w:frame="1"/>
                    </w:rPr>
                    <w:t>Flood (95%)</w:t>
                  </w:r>
                </w:p>
              </w:tc>
              <w:tc>
                <w:tcPr>
                  <w:tcW w:w="1839" w:type="dxa"/>
                  <w:tcBorders>
                    <w:top w:val="nil"/>
                    <w:left w:val="single" w:color="auto" w:sz="6" w:space="0"/>
                    <w:bottom w:val="nil"/>
                    <w:right w:val="nil"/>
                  </w:tcBorders>
                  <w:shd w:val="clear" w:color="auto" w:fill="292933"/>
                  <w:noWrap/>
                  <w:tcMar>
                    <w:top w:w="0" w:type="dxa"/>
                    <w:left w:w="0" w:type="dxa"/>
                    <w:bottom w:w="0" w:type="dxa"/>
                    <w:right w:w="0" w:type="dxa"/>
                  </w:tcMar>
                  <w:hideMark/>
                </w:tcPr>
                <w:p w:rsidR="000D2799" w:rsidP="000D2799" w:rsidRDefault="000D2799" w14:paraId="53ACEA7F" w14:textId="77777777">
                  <w:pPr>
                    <w:rPr>
                      <w:rFonts w:ascii="Open Sans" w:hAnsi="Open Sans" w:cs="Open Sans"/>
                      <w:color w:val="FFFFFF"/>
                      <w:sz w:val="21"/>
                      <w:szCs w:val="21"/>
                    </w:rPr>
                  </w:pPr>
                  <w:r>
                    <w:rPr>
                      <w:rFonts w:ascii="Open Sans" w:hAnsi="Open Sans" w:cs="Open Sans"/>
                      <w:color w:val="FFFFFF"/>
                      <w:sz w:val="21"/>
                      <w:szCs w:val="21"/>
                    </w:rPr>
                    <w:t>Node at 95%</w:t>
                  </w:r>
                </w:p>
              </w:tc>
              <w:tc>
                <w:tcPr>
                  <w:tcW w:w="6273" w:type="dxa"/>
                  <w:tcBorders>
                    <w:top w:val="nil"/>
                    <w:left w:val="single" w:color="auto" w:sz="6" w:space="0"/>
                    <w:bottom w:val="nil"/>
                    <w:right w:val="nil"/>
                  </w:tcBorders>
                  <w:shd w:val="clear" w:color="auto" w:fill="292933"/>
                  <w:noWrap/>
                  <w:tcMar>
                    <w:top w:w="0" w:type="dxa"/>
                    <w:left w:w="0" w:type="dxa"/>
                    <w:bottom w:w="0" w:type="dxa"/>
                    <w:right w:w="0" w:type="dxa"/>
                  </w:tcMar>
                  <w:hideMark/>
                </w:tcPr>
                <w:p w:rsidR="000D2799" w:rsidP="000D2799" w:rsidRDefault="000D2799" w14:paraId="2BACF968" w14:textId="77777777">
                  <w:pPr>
                    <w:rPr>
                      <w:rFonts w:ascii="Open Sans" w:hAnsi="Open Sans" w:cs="Open Sans"/>
                      <w:color w:val="FFFFFF"/>
                      <w:sz w:val="21"/>
                      <w:szCs w:val="21"/>
                    </w:rPr>
                  </w:pPr>
                  <w:r>
                    <w:rPr>
                      <w:rFonts w:ascii="Open Sans" w:hAnsi="Open Sans" w:cs="Open Sans"/>
                      <w:color w:val="FFFFFF"/>
                      <w:sz w:val="21"/>
                      <w:szCs w:val="21"/>
                    </w:rPr>
                    <w:t xml:space="preserve">Index becomes READ-ONLY </w:t>
                  </w:r>
                  <w:r>
                    <w:rPr>
                      <w:rFonts w:ascii="Segoe UI Emoji" w:hAnsi="Segoe UI Emoji" w:cs="Segoe UI Emoji"/>
                      <w:color w:val="FFFFFF"/>
                      <w:sz w:val="21"/>
                      <w:szCs w:val="21"/>
                    </w:rPr>
                    <w:t>⚠️</w:t>
                  </w:r>
                </w:p>
              </w:tc>
            </w:tr>
          </w:tbl>
          <w:p w:rsidR="000D2799" w:rsidP="00813A8B" w:rsidRDefault="000D2799" w14:paraId="76E278E5" w14:textId="77777777">
            <w:pPr>
              <w:rPr>
                <w:rFonts w:ascii="Aptos" w:hAnsi="Aptos" w:eastAsia="Aptos" w:cs="Aptos"/>
              </w:rPr>
            </w:pPr>
          </w:p>
          <w:p w:rsidR="000D2799" w:rsidP="00813A8B" w:rsidRDefault="000D2799" w14:paraId="0FAA0842" w14:textId="77777777">
            <w:pPr>
              <w:rPr>
                <w:rFonts w:ascii="Aptos" w:hAnsi="Aptos" w:eastAsia="Aptos" w:cs="Aptos"/>
              </w:rPr>
            </w:pPr>
          </w:p>
          <w:p w:rsidR="000D2799" w:rsidP="00813A8B" w:rsidRDefault="000D2799" w14:paraId="1978B311" w14:textId="77777777">
            <w:pPr>
              <w:rPr>
                <w:rFonts w:ascii="Aptos" w:hAnsi="Aptos" w:eastAsia="Aptos" w:cs="Aptos"/>
              </w:rPr>
            </w:pPr>
          </w:p>
          <w:p w:rsidRPr="00813A8B" w:rsidR="00813A8B" w:rsidP="00813A8B" w:rsidRDefault="00813A8B" w14:paraId="08500060" w14:textId="090B81A1">
            <w:pPr>
              <w:rPr>
                <w:rFonts w:ascii="Aptos" w:hAnsi="Aptos" w:eastAsia="Aptos" w:cs="Aptos"/>
              </w:rPr>
            </w:pPr>
            <w:r w:rsidRPr="00813A8B">
              <w:rPr>
                <w:rFonts w:ascii="Aptos" w:hAnsi="Aptos" w:eastAsia="Aptos" w:cs="Aptos"/>
              </w:rPr>
              <w:t>GET /_cluster/health</w:t>
            </w:r>
          </w:p>
          <w:p w:rsidRPr="00813A8B" w:rsidR="00813A8B" w:rsidP="00813A8B" w:rsidRDefault="00813A8B" w14:paraId="002B0C77" w14:textId="77777777">
            <w:pPr>
              <w:rPr>
                <w:rFonts w:ascii="Aptos" w:hAnsi="Aptos" w:eastAsia="Aptos" w:cs="Aptos"/>
              </w:rPr>
            </w:pPr>
          </w:p>
          <w:p w:rsidRPr="00813A8B" w:rsidR="00813A8B" w:rsidP="00813A8B" w:rsidRDefault="00813A8B" w14:paraId="0E89DD71" w14:textId="77777777">
            <w:pPr>
              <w:rPr>
                <w:rFonts w:ascii="Aptos" w:hAnsi="Aptos" w:eastAsia="Aptos" w:cs="Aptos"/>
              </w:rPr>
            </w:pPr>
            <w:r w:rsidRPr="00813A8B">
              <w:rPr>
                <w:rFonts w:ascii="Aptos" w:hAnsi="Aptos" w:eastAsia="Aptos" w:cs="Aptos"/>
              </w:rPr>
              <w:t>Response:</w:t>
            </w:r>
          </w:p>
          <w:p w:rsidRPr="00813A8B" w:rsidR="00813A8B" w:rsidP="00813A8B" w:rsidRDefault="00813A8B" w14:paraId="5A00F1F8" w14:textId="77777777">
            <w:pPr>
              <w:rPr>
                <w:rFonts w:ascii="Aptos" w:hAnsi="Aptos" w:eastAsia="Aptos" w:cs="Aptos"/>
              </w:rPr>
            </w:pPr>
            <w:r w:rsidRPr="00813A8B">
              <w:rPr>
                <w:rFonts w:ascii="Aptos" w:hAnsi="Aptos" w:eastAsia="Aptos" w:cs="Aptos"/>
              </w:rPr>
              <w:t>{</w:t>
            </w:r>
          </w:p>
          <w:p w:rsidRPr="00813A8B" w:rsidR="00813A8B" w:rsidP="00813A8B" w:rsidRDefault="00813A8B" w14:paraId="714FAEF5" w14:textId="77777777">
            <w:pPr>
              <w:rPr>
                <w:rFonts w:ascii="Aptos" w:hAnsi="Aptos" w:eastAsia="Aptos" w:cs="Aptos"/>
              </w:rPr>
            </w:pPr>
            <w:r w:rsidRPr="00813A8B">
              <w:rPr>
                <w:rFonts w:ascii="Aptos" w:hAnsi="Aptos" w:eastAsia="Aptos" w:cs="Aptos"/>
              </w:rPr>
              <w:t xml:space="preserve">  "cluster_name": "my-cluster",</w:t>
            </w:r>
          </w:p>
          <w:p w:rsidRPr="00813A8B" w:rsidR="00813A8B" w:rsidP="00813A8B" w:rsidRDefault="00813A8B" w14:paraId="18F7E6B1" w14:textId="77777777">
            <w:pPr>
              <w:rPr>
                <w:rFonts w:ascii="Aptos" w:hAnsi="Aptos" w:eastAsia="Aptos" w:cs="Aptos"/>
              </w:rPr>
            </w:pPr>
            <w:r w:rsidRPr="00813A8B">
              <w:rPr>
                <w:rFonts w:ascii="Aptos" w:hAnsi="Aptos" w:eastAsia="Aptos" w:cs="Aptos"/>
              </w:rPr>
              <w:t xml:space="preserve">  "status": "red",</w:t>
            </w:r>
          </w:p>
          <w:p w:rsidRPr="00813A8B" w:rsidR="00813A8B" w:rsidP="00813A8B" w:rsidRDefault="00813A8B" w14:paraId="7959C72D" w14:textId="77777777">
            <w:pPr>
              <w:rPr>
                <w:rFonts w:ascii="Aptos" w:hAnsi="Aptos" w:eastAsia="Aptos" w:cs="Aptos"/>
              </w:rPr>
            </w:pPr>
            <w:r w:rsidRPr="00813A8B">
              <w:rPr>
                <w:rFonts w:ascii="Aptos" w:hAnsi="Aptos" w:eastAsia="Aptos" w:cs="Aptos"/>
              </w:rPr>
              <w:t xml:space="preserve">  "unassigned_shards": 5,</w:t>
            </w:r>
          </w:p>
          <w:p w:rsidRPr="00813A8B" w:rsidR="00813A8B" w:rsidP="00813A8B" w:rsidRDefault="00813A8B" w14:paraId="043AF001" w14:textId="77777777">
            <w:pPr>
              <w:rPr>
                <w:rFonts w:ascii="Aptos" w:hAnsi="Aptos" w:eastAsia="Aptos" w:cs="Aptos"/>
              </w:rPr>
            </w:pPr>
            <w:r w:rsidRPr="00813A8B">
              <w:rPr>
                <w:rFonts w:ascii="Aptos" w:hAnsi="Aptos" w:eastAsia="Aptos" w:cs="Aptos"/>
              </w:rPr>
              <w:t xml:space="preserve">  "number_of_nodes": 2,</w:t>
            </w:r>
          </w:p>
          <w:p w:rsidRPr="00813A8B" w:rsidR="00813A8B" w:rsidP="00813A8B" w:rsidRDefault="00813A8B" w14:paraId="64160425" w14:textId="77777777">
            <w:pPr>
              <w:rPr>
                <w:rFonts w:ascii="Aptos" w:hAnsi="Aptos" w:eastAsia="Aptos" w:cs="Aptos"/>
              </w:rPr>
            </w:pPr>
            <w:r w:rsidRPr="00813A8B">
              <w:rPr>
                <w:rFonts w:ascii="Aptos" w:hAnsi="Aptos" w:eastAsia="Aptos" w:cs="Aptos"/>
              </w:rPr>
              <w:t xml:space="preserve">  "number_of_data_nodes": 2</w:t>
            </w:r>
          </w:p>
          <w:p w:rsidR="00453ACE" w:rsidP="00813A8B" w:rsidRDefault="00813A8B" w14:paraId="3E7D9040" w14:textId="77777777">
            <w:pPr>
              <w:rPr>
                <w:rFonts w:ascii="Aptos" w:hAnsi="Aptos" w:eastAsia="Aptos" w:cs="Aptos"/>
              </w:rPr>
            </w:pPr>
            <w:r w:rsidRPr="00813A8B">
              <w:rPr>
                <w:rFonts w:ascii="Aptos" w:hAnsi="Aptos" w:eastAsia="Aptos" w:cs="Aptos"/>
              </w:rPr>
              <w:t>}</w:t>
            </w:r>
          </w:p>
          <w:p w:rsidR="00813A8B" w:rsidP="00813A8B" w:rsidRDefault="00813A8B" w14:paraId="778AC790" w14:textId="77777777">
            <w:pPr>
              <w:rPr>
                <w:rFonts w:ascii="Aptos" w:hAnsi="Aptos" w:eastAsia="Aptos" w:cs="Aptos"/>
              </w:rPr>
            </w:pPr>
          </w:p>
          <w:p w:rsidRPr="005D7704" w:rsidR="00813A8B" w:rsidP="00813A8B" w:rsidRDefault="00813A8B" w14:paraId="6C2B1F74" w14:textId="3BA9D89B">
            <w:pPr>
              <w:rPr>
                <w:rFonts w:ascii="Aptos" w:hAnsi="Aptos" w:eastAsia="Aptos" w:cs="Aptos"/>
              </w:rPr>
            </w:pPr>
          </w:p>
        </w:tc>
      </w:tr>
      <w:tr w:rsidRPr="0035460B" w:rsidR="000E21E0" w:rsidTr="08388028" w14:paraId="4C77D5D5" w14:textId="77777777">
        <w:trPr>
          <w:trHeight w:val="316"/>
        </w:trPr>
        <w:tc>
          <w:tcPr>
            <w:tcW w:w="1342" w:type="dxa"/>
          </w:tcPr>
          <w:p w:rsidR="000E21E0" w:rsidP="007F76E6" w:rsidRDefault="000E21E0" w14:paraId="164C18F3" w14:textId="77777777">
            <w:pPr>
              <w:rPr>
                <w:rFonts w:ascii="Aptos" w:hAnsi="Aptos" w:eastAsia="Aptos" w:cs="Aptos"/>
              </w:rPr>
            </w:pPr>
          </w:p>
        </w:tc>
        <w:tc>
          <w:tcPr>
            <w:tcW w:w="4320" w:type="dxa"/>
            <w:tcMar>
              <w:left w:w="105" w:type="dxa"/>
              <w:right w:w="105" w:type="dxa"/>
            </w:tcMar>
          </w:tcPr>
          <w:p w:rsidR="000E21E0" w:rsidP="007F76E6" w:rsidRDefault="000E21E0" w14:paraId="3E9F18E0" w14:textId="77777777">
            <w:pPr>
              <w:rPr>
                <w:rFonts w:ascii="Aptos" w:hAnsi="Aptos" w:eastAsia="Aptos" w:cs="Aptos"/>
              </w:rPr>
            </w:pPr>
            <w:r>
              <w:rPr>
                <w:rFonts w:ascii="Aptos" w:hAnsi="Aptos" w:eastAsia="Aptos" w:cs="Aptos"/>
              </w:rPr>
              <w:t>Let’s pull up a list of unallocated shards using our handy API.</w:t>
            </w:r>
          </w:p>
          <w:p w:rsidR="00FD2E3F" w:rsidP="007F76E6" w:rsidRDefault="00FD2E3F" w14:paraId="639307E3" w14:textId="77777777">
            <w:pPr>
              <w:rPr>
                <w:rFonts w:ascii="Aptos" w:hAnsi="Aptos" w:eastAsia="Aptos" w:cs="Aptos"/>
              </w:rPr>
            </w:pPr>
          </w:p>
          <w:p w:rsidR="00FD2E3F" w:rsidP="007F76E6" w:rsidRDefault="00FD2E3F" w14:paraId="73578F2E" w14:textId="77777777">
            <w:pPr>
              <w:rPr>
                <w:rFonts w:ascii="Aptos" w:hAnsi="Aptos" w:eastAsia="Aptos" w:cs="Aptos"/>
              </w:rPr>
            </w:pPr>
            <w:r>
              <w:rPr>
                <w:rFonts w:ascii="Aptos" w:hAnsi="Aptos" w:eastAsia="Aptos" w:cs="Aptos"/>
              </w:rPr>
              <w:t>This tells us</w:t>
            </w:r>
            <w:r w:rsidR="00BF59B6">
              <w:rPr>
                <w:rFonts w:ascii="Aptos" w:hAnsi="Aptos" w:eastAsia="Aptos" w:cs="Aptos"/>
              </w:rPr>
              <w:t xml:space="preserve">…something but not much. </w:t>
            </w:r>
            <w:r w:rsidR="00B44D22">
              <w:rPr>
                <w:rFonts w:ascii="Aptos" w:hAnsi="Aptos" w:eastAsia="Aptos" w:cs="Aptos"/>
              </w:rPr>
              <w:t xml:space="preserve">While we’re making API calls, there’s another we can use: the allocation explain API. </w:t>
            </w:r>
          </w:p>
          <w:p w:rsidR="00B44D22" w:rsidP="007F76E6" w:rsidRDefault="00B44D22" w14:paraId="5F5E4C6B" w14:textId="7F30E14F">
            <w:pPr>
              <w:rPr>
                <w:rFonts w:ascii="Aptos" w:hAnsi="Aptos" w:eastAsia="Aptos" w:cs="Aptos"/>
              </w:rPr>
            </w:pPr>
          </w:p>
        </w:tc>
        <w:tc>
          <w:tcPr>
            <w:tcW w:w="5472" w:type="dxa"/>
            <w:tcMar>
              <w:left w:w="105" w:type="dxa"/>
              <w:right w:w="105" w:type="dxa"/>
            </w:tcMar>
          </w:tcPr>
          <w:p w:rsidR="00FD2E3F" w:rsidP="00A61142" w:rsidRDefault="00FD2E3F" w14:paraId="6DCDD93F" w14:textId="77777777">
            <w:pPr>
              <w:ind w:right="3733"/>
            </w:pPr>
            <w:r>
              <w:t>GET /_cat/shards?v&amp;h=index,shard,prirep,state,node,unassigned.reason</w:t>
            </w:r>
          </w:p>
          <w:p w:rsidR="00FD2E3F" w:rsidP="00FD2E3F" w:rsidRDefault="00FD2E3F" w14:paraId="0D143263" w14:textId="77777777"/>
          <w:p w:rsidR="00FD2E3F" w:rsidP="00FD2E3F" w:rsidRDefault="00FD2E3F" w14:paraId="5ADDB40A" w14:textId="77777777">
            <w:r>
              <w:t>Response:</w:t>
            </w:r>
          </w:p>
          <w:p w:rsidR="00FD2E3F" w:rsidP="00FD2E3F" w:rsidRDefault="00FD2E3F" w14:paraId="0650C6B1" w14:textId="77777777">
            <w:r>
              <w:t>index    shard prirep state      node   unassigned.reason</w:t>
            </w:r>
          </w:p>
          <w:p w:rsidR="00FD2E3F" w:rsidP="00FD2E3F" w:rsidRDefault="00FD2E3F" w14:paraId="63E32CB8" w14:textId="77777777">
            <w:r>
              <w:t>my-index 0     p      UNASSIGNED -      NODE_LEFT</w:t>
            </w:r>
          </w:p>
          <w:p w:rsidR="00FD2E3F" w:rsidP="00FD2E3F" w:rsidRDefault="00FD2E3F" w14:paraId="1D37866F" w14:textId="77777777">
            <w:r>
              <w:t>my-index 0     r      UNASSIGNED -      REPLICA_ADDED</w:t>
            </w:r>
          </w:p>
          <w:p w:rsidR="000E21E0" w:rsidP="00FD2E3F" w:rsidRDefault="00FD2E3F" w14:paraId="3FA69AE3" w14:textId="01BF2A1A">
            <w:r>
              <w:t>my-index 1     p      UNASSIGNED -      CLUSTER_RECOVERED</w:t>
            </w:r>
          </w:p>
        </w:tc>
      </w:tr>
      <w:tr w:rsidRPr="0035460B" w:rsidR="00B44D22" w:rsidTr="08388028" w14:paraId="4289162B" w14:textId="77777777">
        <w:trPr>
          <w:trHeight w:val="316"/>
        </w:trPr>
        <w:tc>
          <w:tcPr>
            <w:tcW w:w="1342" w:type="dxa"/>
          </w:tcPr>
          <w:p w:rsidR="00B44D22" w:rsidP="007F76E6" w:rsidRDefault="00B44D22" w14:paraId="36821B3C" w14:textId="77777777">
            <w:pPr>
              <w:rPr>
                <w:rFonts w:ascii="Aptos" w:hAnsi="Aptos" w:eastAsia="Aptos" w:cs="Aptos"/>
              </w:rPr>
            </w:pPr>
          </w:p>
        </w:tc>
        <w:tc>
          <w:tcPr>
            <w:tcW w:w="4320" w:type="dxa"/>
            <w:tcMar>
              <w:left w:w="105" w:type="dxa"/>
              <w:right w:w="105" w:type="dxa"/>
            </w:tcMar>
          </w:tcPr>
          <w:p w:rsidR="00B44D22" w:rsidP="007F76E6" w:rsidRDefault="00293DB9" w14:paraId="2B8835C1" w14:textId="6DBB9FC6">
            <w:pPr>
              <w:rPr>
                <w:rFonts w:ascii="Aptos" w:hAnsi="Aptos" w:eastAsia="Aptos" w:cs="Aptos"/>
              </w:rPr>
            </w:pPr>
            <w:r>
              <w:rPr>
                <w:rFonts w:ascii="Aptos" w:hAnsi="Aptos" w:eastAsia="Aptos" w:cs="Aptos"/>
              </w:rPr>
              <w:t xml:space="preserve">The allocation explanation API is a life saver; </w:t>
            </w:r>
            <w:r w:rsidR="000679EE">
              <w:rPr>
                <w:rFonts w:ascii="Aptos" w:hAnsi="Aptos" w:eastAsia="Aptos" w:cs="Aptos"/>
              </w:rPr>
              <w:t>you make a GET request with your shard identifiers and it returns, a lot, including plain-word explanations as to why the shards cannot be allocated: we’re out of disk!</w:t>
            </w:r>
          </w:p>
        </w:tc>
        <w:tc>
          <w:tcPr>
            <w:tcW w:w="5472" w:type="dxa"/>
            <w:tcMar>
              <w:left w:w="105" w:type="dxa"/>
              <w:right w:w="105" w:type="dxa"/>
            </w:tcMar>
          </w:tcPr>
          <w:p w:rsidRPr="00F94657" w:rsidR="00F94657" w:rsidP="00F94657" w:rsidRDefault="00F94657" w14:paraId="5E44E6C3" w14:textId="77777777">
            <w:r w:rsidRPr="00F94657">
              <w:t>GET /_cluster/allocation/explain</w:t>
            </w:r>
          </w:p>
          <w:p w:rsidRPr="00F94657" w:rsidR="00F94657" w:rsidP="00F94657" w:rsidRDefault="00F94657" w14:paraId="1455B044" w14:textId="77777777">
            <w:r w:rsidRPr="00F94657">
              <w:t>{</w:t>
            </w:r>
          </w:p>
          <w:p w:rsidRPr="00F94657" w:rsidR="00F94657" w:rsidP="00F94657" w:rsidRDefault="00F94657" w14:paraId="3657E9FC" w14:textId="77777777">
            <w:r w:rsidRPr="00F94657">
              <w:t xml:space="preserve">  "index": "logs-2026-02",</w:t>
            </w:r>
          </w:p>
          <w:p w:rsidRPr="00F94657" w:rsidR="00F94657" w:rsidP="00F94657" w:rsidRDefault="00F94657" w14:paraId="65B834BF" w14:textId="77777777">
            <w:r w:rsidRPr="00F94657">
              <w:t xml:space="preserve">  "shard": 0,</w:t>
            </w:r>
          </w:p>
          <w:p w:rsidRPr="00F94657" w:rsidR="00F94657" w:rsidP="00F94657" w:rsidRDefault="00F94657" w14:paraId="66CC792C" w14:textId="77777777">
            <w:r w:rsidRPr="00F94657">
              <w:t xml:space="preserve">  "primary": true</w:t>
            </w:r>
          </w:p>
          <w:p w:rsidR="00774CAF" w:rsidP="00F94657" w:rsidRDefault="00F94657" w14:paraId="607557EA" w14:textId="77777777">
            <w:r w:rsidRPr="00F94657">
              <w:t>}</w:t>
            </w:r>
          </w:p>
          <w:p w:rsidR="00293DB9" w:rsidP="00F94657" w:rsidRDefault="00774CAF" w14:paraId="5624E1FB" w14:textId="5FAFE6E9">
            <w:r>
              <w:t xml:space="preserve">Response: </w:t>
            </w:r>
            <w:r w:rsidR="00293DB9">
              <w:t>{</w:t>
            </w:r>
          </w:p>
          <w:p w:rsidR="00293DB9" w:rsidP="00A61142" w:rsidRDefault="00293DB9" w14:paraId="5FFE42B5" w14:textId="77777777">
            <w:pPr>
              <w:ind w:right="3553"/>
            </w:pPr>
            <w:r>
              <w:t xml:space="preserve">  "index": "logs-2026-02",</w:t>
            </w:r>
          </w:p>
          <w:p w:rsidR="00293DB9" w:rsidP="00293DB9" w:rsidRDefault="00293DB9" w14:paraId="38520281" w14:textId="77777777">
            <w:r>
              <w:t xml:space="preserve">  "shard": 0,</w:t>
            </w:r>
          </w:p>
          <w:p w:rsidR="00293DB9" w:rsidP="00293DB9" w:rsidRDefault="00293DB9" w14:paraId="3D36E628" w14:textId="77777777">
            <w:r>
              <w:t xml:space="preserve">  "primary": true,</w:t>
            </w:r>
          </w:p>
          <w:p w:rsidR="00293DB9" w:rsidP="00293DB9" w:rsidRDefault="00293DB9" w14:paraId="7E285775" w14:textId="77777777">
            <w:r>
              <w:t xml:space="preserve">  "current_state": "unassigned",</w:t>
            </w:r>
          </w:p>
          <w:p w:rsidR="00293DB9" w:rsidP="00293DB9" w:rsidRDefault="00293DB9" w14:paraId="6CB015EB" w14:textId="77777777">
            <w:r>
              <w:t xml:space="preserve">  "unassigned_info": {</w:t>
            </w:r>
          </w:p>
          <w:p w:rsidR="00293DB9" w:rsidP="00293DB9" w:rsidRDefault="00293DB9" w14:paraId="3A45C04C" w14:textId="77777777">
            <w:r>
              <w:t xml:space="preserve">    "reason": "INDEX_CREATED",</w:t>
            </w:r>
          </w:p>
          <w:p w:rsidR="00293DB9" w:rsidP="00293DB9" w:rsidRDefault="00293DB9" w14:paraId="20EEFB0E" w14:textId="77777777">
            <w:r>
              <w:t xml:space="preserve">    "at": "2026-02-18T14:30:15.234Z",</w:t>
            </w:r>
          </w:p>
          <w:p w:rsidR="00293DB9" w:rsidP="00293DB9" w:rsidRDefault="00293DB9" w14:paraId="0B21FA97" w14:textId="77777777">
            <w:r>
              <w:t xml:space="preserve">    "last_allocation_status": "no_valid_shard_copy"</w:t>
            </w:r>
          </w:p>
          <w:p w:rsidR="00293DB9" w:rsidP="00293DB9" w:rsidRDefault="00293DB9" w14:paraId="319736AB" w14:textId="77777777">
            <w:r>
              <w:t xml:space="preserve">  },</w:t>
            </w:r>
          </w:p>
          <w:p w:rsidR="00293DB9" w:rsidP="00293DB9" w:rsidRDefault="00293DB9" w14:paraId="1119005C" w14:textId="77777777">
            <w:r>
              <w:t xml:space="preserve">  "can_allocate": "no",</w:t>
            </w:r>
          </w:p>
          <w:p w:rsidR="00293DB9" w:rsidP="00A61142" w:rsidRDefault="00293DB9" w14:paraId="072F92C8" w14:textId="77777777">
            <w:pPr>
              <w:ind w:right="3733"/>
            </w:pPr>
            <w:r>
              <w:t xml:space="preserve">  "allocate_explanation": "cannot allocate because all nodes in the cluster have exceeded the high disk watermark threshold",</w:t>
            </w:r>
          </w:p>
          <w:p w:rsidR="00293DB9" w:rsidP="00293DB9" w:rsidRDefault="00293DB9" w14:paraId="471EAF77" w14:textId="77777777">
            <w:r>
              <w:t xml:space="preserve">  "node_allocation_decisions": [</w:t>
            </w:r>
          </w:p>
          <w:p w:rsidR="00293DB9" w:rsidP="00293DB9" w:rsidRDefault="00293DB9" w14:paraId="7F3E3388" w14:textId="77777777">
            <w:r>
              <w:t xml:space="preserve">    {</w:t>
            </w:r>
          </w:p>
          <w:p w:rsidR="00293DB9" w:rsidP="00293DB9" w:rsidRDefault="00293DB9" w14:paraId="104BD74E" w14:textId="77777777">
            <w:r>
              <w:t xml:space="preserve">      "node_id": "abc123",</w:t>
            </w:r>
          </w:p>
          <w:p w:rsidR="00293DB9" w:rsidP="00293DB9" w:rsidRDefault="00293DB9" w14:paraId="488F7838" w14:textId="77777777">
            <w:r>
              <w:t xml:space="preserve">      "node_name": "node-1",</w:t>
            </w:r>
          </w:p>
          <w:p w:rsidR="00293DB9" w:rsidP="00293DB9" w:rsidRDefault="00293DB9" w14:paraId="4303CE9D" w14:textId="77777777">
            <w:r>
              <w:t xml:space="preserve">      "transport_address": "10.0.0.1:9300",</w:t>
            </w:r>
          </w:p>
          <w:p w:rsidR="00293DB9" w:rsidP="00293DB9" w:rsidRDefault="00293DB9" w14:paraId="041A47D0" w14:textId="77777777">
            <w:r>
              <w:t xml:space="preserve">      "node_attributes": {</w:t>
            </w:r>
          </w:p>
          <w:p w:rsidR="00293DB9" w:rsidP="00293DB9" w:rsidRDefault="00293DB9" w14:paraId="7F41A3D1" w14:textId="77777777">
            <w:r>
              <w:t xml:space="preserve">        "zone": "us-east-1a"</w:t>
            </w:r>
          </w:p>
          <w:p w:rsidR="00293DB9" w:rsidP="00293DB9" w:rsidRDefault="00293DB9" w14:paraId="14367E0B" w14:textId="77777777">
            <w:r>
              <w:t xml:space="preserve">      },</w:t>
            </w:r>
          </w:p>
          <w:p w:rsidR="00293DB9" w:rsidP="00293DB9" w:rsidRDefault="00293DB9" w14:paraId="098E1BE1" w14:textId="77777777">
            <w:r>
              <w:t xml:space="preserve">      "node_decision": "no",</w:t>
            </w:r>
          </w:p>
          <w:p w:rsidR="00293DB9" w:rsidP="00293DB9" w:rsidRDefault="00293DB9" w14:paraId="2BD03CD7" w14:textId="77777777">
            <w:r>
              <w:t xml:space="preserve">      "weight_ranking": 1,</w:t>
            </w:r>
          </w:p>
          <w:p w:rsidR="00293DB9" w:rsidP="00293DB9" w:rsidRDefault="00293DB9" w14:paraId="6EBABD20" w14:textId="77777777">
            <w:r>
              <w:t xml:space="preserve">      "deciders": [</w:t>
            </w:r>
          </w:p>
          <w:p w:rsidR="00293DB9" w:rsidP="00293DB9" w:rsidRDefault="00293DB9" w14:paraId="0CF6573C" w14:textId="77777777">
            <w:r>
              <w:t xml:space="preserve">        {</w:t>
            </w:r>
          </w:p>
          <w:p w:rsidR="00293DB9" w:rsidP="00293DB9" w:rsidRDefault="00293DB9" w14:paraId="617D4DC5" w14:textId="77777777">
            <w:r>
              <w:t xml:space="preserve">          "decider": "disk_threshold",</w:t>
            </w:r>
          </w:p>
          <w:p w:rsidR="00293DB9" w:rsidP="00293DB9" w:rsidRDefault="00293DB9" w14:paraId="1F1D6884" w14:textId="77777777">
            <w:r>
              <w:t xml:space="preserve">          "decision": "NO",</w:t>
            </w:r>
          </w:p>
          <w:p w:rsidR="00293DB9" w:rsidP="00A61142" w:rsidRDefault="00293DB9" w14:paraId="463F63A6" w14:textId="77777777">
            <w:pPr>
              <w:ind w:right="3643"/>
            </w:pPr>
            <w:r>
              <w:t xml:space="preserve">          "explanation": "the node has exceeded the high watermark and is attempting to relocate shards away, but no shard can be allocated to this node because it has exceeded the high disk watermark threshold [90%] and has [92.3%] used disk space"</w:t>
            </w:r>
          </w:p>
          <w:p w:rsidR="00293DB9" w:rsidP="00293DB9" w:rsidRDefault="00293DB9" w14:paraId="08DEAD07" w14:textId="77777777">
            <w:r>
              <w:t xml:space="preserve">        },</w:t>
            </w:r>
          </w:p>
          <w:p w:rsidR="000679EE" w:rsidP="000679EE" w:rsidRDefault="00293DB9" w14:paraId="61A09139" w14:textId="43974789">
            <w:r>
              <w:t xml:space="preserve">  </w:t>
            </w:r>
            <w:r w:rsidR="000679EE">
              <w:t>…</w:t>
            </w:r>
          </w:p>
          <w:p w:rsidR="00B44D22" w:rsidP="00293DB9" w:rsidRDefault="00B44D22" w14:paraId="23830468" w14:textId="29D453B4"/>
        </w:tc>
      </w:tr>
      <w:tr w:rsidRPr="0035460B" w:rsidR="00B63964" w:rsidTr="08388028" w14:paraId="71C61970" w14:textId="77777777">
        <w:trPr>
          <w:trHeight w:val="316"/>
        </w:trPr>
        <w:tc>
          <w:tcPr>
            <w:tcW w:w="1342" w:type="dxa"/>
          </w:tcPr>
          <w:p w:rsidR="00B63964" w:rsidP="007F76E6" w:rsidRDefault="00B63964" w14:paraId="0D44CDA0" w14:textId="77777777">
            <w:pPr>
              <w:rPr>
                <w:rFonts w:ascii="Aptos" w:hAnsi="Aptos" w:eastAsia="Aptos" w:cs="Aptos"/>
              </w:rPr>
            </w:pPr>
          </w:p>
        </w:tc>
        <w:tc>
          <w:tcPr>
            <w:tcW w:w="4320" w:type="dxa"/>
            <w:tcMar>
              <w:left w:w="105" w:type="dxa"/>
              <w:right w:w="105" w:type="dxa"/>
            </w:tcMar>
          </w:tcPr>
          <w:p w:rsidR="00B63964" w:rsidP="007F76E6" w:rsidRDefault="00B44D22" w14:paraId="41E4C401" w14:textId="30AE53DF">
            <w:pPr>
              <w:rPr>
                <w:rFonts w:ascii="Aptos" w:hAnsi="Aptos" w:eastAsia="Aptos" w:cs="Aptos"/>
              </w:rPr>
            </w:pPr>
            <w:r>
              <w:rPr>
                <w:rFonts w:ascii="Aptos" w:hAnsi="Aptos" w:eastAsia="Aptos" w:cs="Aptos"/>
              </w:rPr>
              <w:t>Now</w:t>
            </w:r>
            <w:r w:rsidR="00297C0A">
              <w:rPr>
                <w:rFonts w:ascii="Aptos" w:hAnsi="Aptos" w:eastAsia="Aptos" w:cs="Aptos"/>
              </w:rPr>
              <w:t xml:space="preserve">, we’ll </w:t>
            </w:r>
            <w:r w:rsidR="000679EE">
              <w:rPr>
                <w:rFonts w:ascii="Aptos" w:hAnsi="Aptos" w:eastAsia="Aptos" w:cs="Aptos"/>
              </w:rPr>
              <w:t>double-</w:t>
            </w:r>
            <w:r w:rsidR="00297C0A">
              <w:rPr>
                <w:rFonts w:ascii="Aptos" w:hAnsi="Aptos" w:eastAsia="Aptos" w:cs="Aptos"/>
              </w:rPr>
              <w:t>check</w:t>
            </w:r>
            <w:r w:rsidR="000679EE">
              <w:rPr>
                <w:rFonts w:ascii="Aptos" w:hAnsi="Aptos" w:eastAsia="Aptos" w:cs="Aptos"/>
              </w:rPr>
              <w:t xml:space="preserve"> </w:t>
            </w:r>
            <w:r w:rsidR="00297C0A">
              <w:rPr>
                <w:rFonts w:ascii="Aptos" w:hAnsi="Aptos" w:eastAsia="Aptos" w:cs="Aptos"/>
              </w:rPr>
              <w:t>our disk usage using the API.</w:t>
            </w:r>
          </w:p>
          <w:p w:rsidR="00240E09" w:rsidP="007F76E6" w:rsidRDefault="00240E09" w14:paraId="3714839C" w14:textId="77777777">
            <w:pPr>
              <w:rPr>
                <w:rFonts w:ascii="Aptos" w:hAnsi="Aptos" w:eastAsia="Aptos" w:cs="Aptos"/>
              </w:rPr>
            </w:pPr>
          </w:p>
          <w:p w:rsidR="00240E09" w:rsidP="007F76E6" w:rsidRDefault="00E46CEE" w14:paraId="26A86D21" w14:textId="77777777">
            <w:pPr>
              <w:rPr>
                <w:rFonts w:ascii="Aptos" w:hAnsi="Aptos" w:eastAsia="Aptos" w:cs="Aptos"/>
              </w:rPr>
            </w:pPr>
            <w:r>
              <w:rPr>
                <w:rFonts w:ascii="Aptos" w:hAnsi="Aptos" w:eastAsia="Aptos" w:cs="Aptos"/>
              </w:rPr>
              <w:t>Indeed,</w:t>
            </w:r>
            <w:r w:rsidR="00240E09">
              <w:rPr>
                <w:rFonts w:ascii="Aptos" w:hAnsi="Aptos" w:eastAsia="Aptos" w:cs="Aptos"/>
              </w:rPr>
              <w:t xml:space="preserve"> all nodes are over the low water mark for disk, so there’s no storage left for new data.</w:t>
            </w:r>
          </w:p>
          <w:p w:rsidR="00A474AC" w:rsidP="007F76E6" w:rsidRDefault="00845973" w14:paraId="1A81AA6E" w14:textId="77777777">
            <w:pPr>
              <w:rPr>
                <w:rFonts w:ascii="Aptos" w:hAnsi="Aptos" w:eastAsia="Aptos" w:cs="Aptos"/>
              </w:rPr>
            </w:pPr>
            <w:commentRangeStart w:id="429"/>
            <w:commentRangeEnd w:id="429"/>
            <w:r>
              <w:rPr>
                <w:rStyle w:val="CommentReference"/>
                <w:rFonts w:ascii="Aptos" w:hAnsi="Aptos" w:eastAsia="Aptos" w:cs="Aptos"/>
                <w:sz w:val="24"/>
                <w:szCs w:val="24"/>
              </w:rPr>
              <w:commentReference w:id="429"/>
            </w:r>
          </w:p>
          <w:p w:rsidR="00A474AC" w:rsidP="007F76E6" w:rsidRDefault="00A474AC" w14:paraId="11C7DC07" w14:textId="2C5A9AB8">
            <w:pPr>
              <w:rPr>
                <w:rFonts w:ascii="Aptos" w:hAnsi="Aptos" w:eastAsia="Aptos" w:cs="Aptos"/>
              </w:rPr>
            </w:pPr>
            <w:r>
              <w:rPr>
                <w:rFonts w:ascii="Aptos" w:hAnsi="Aptos" w:eastAsia="Aptos" w:cs="Aptos"/>
              </w:rPr>
              <w:t>A fix here would be to add more nodes, add more disk to existing nodes, anything that gives the cluster more space!</w:t>
            </w:r>
            <w:r w:rsidR="0034219F">
              <w:rPr>
                <w:rFonts w:ascii="Aptos" w:hAnsi="Aptos" w:eastAsia="Aptos" w:cs="Aptos"/>
              </w:rPr>
              <w:t xml:space="preserve"> There is code in your course examples that does just that!</w:t>
            </w:r>
          </w:p>
        </w:tc>
        <w:tc>
          <w:tcPr>
            <w:tcW w:w="5472" w:type="dxa"/>
            <w:tcMar>
              <w:left w:w="105" w:type="dxa"/>
              <w:right w:w="105" w:type="dxa"/>
            </w:tcMar>
          </w:tcPr>
          <w:p w:rsidRPr="00297C0A" w:rsidR="00297C0A" w:rsidP="00297C0A" w:rsidRDefault="00297C0A" w14:paraId="07AE2F0C" w14:textId="77777777">
            <w:pPr>
              <w:rPr>
                <w:rFonts w:ascii="Aptos" w:hAnsi="Aptos" w:eastAsia="Aptos" w:cs="Aptos"/>
              </w:rPr>
            </w:pPr>
            <w:r w:rsidRPr="00297C0A">
              <w:rPr>
                <w:rFonts w:ascii="Aptos" w:hAnsi="Aptos" w:eastAsia="Aptos" w:cs="Aptos"/>
              </w:rPr>
              <w:t>GET /_cat/allocation?v&amp;h=node,disk.used_percent,disk.avail</w:t>
            </w:r>
          </w:p>
          <w:p w:rsidRPr="00297C0A" w:rsidR="00297C0A" w:rsidP="00297C0A" w:rsidRDefault="00297C0A" w14:paraId="404FA2B8" w14:textId="77777777">
            <w:pPr>
              <w:rPr>
                <w:rFonts w:ascii="Aptos" w:hAnsi="Aptos" w:eastAsia="Aptos" w:cs="Aptos"/>
              </w:rPr>
            </w:pPr>
          </w:p>
          <w:p w:rsidRPr="00297C0A" w:rsidR="00297C0A" w:rsidP="00297C0A" w:rsidRDefault="00297C0A" w14:paraId="4A2251FF" w14:textId="77777777">
            <w:pPr>
              <w:rPr>
                <w:rFonts w:ascii="Aptos" w:hAnsi="Aptos" w:eastAsia="Aptos" w:cs="Aptos"/>
              </w:rPr>
            </w:pPr>
            <w:r w:rsidRPr="00297C0A">
              <w:rPr>
                <w:rFonts w:ascii="Aptos" w:hAnsi="Aptos" w:eastAsia="Aptos" w:cs="Aptos"/>
              </w:rPr>
              <w:t>Response:</w:t>
            </w:r>
          </w:p>
          <w:p w:rsidRPr="00297C0A" w:rsidR="00297C0A" w:rsidP="00297C0A" w:rsidRDefault="00297C0A" w14:paraId="21B085B8" w14:textId="77777777">
            <w:pPr>
              <w:rPr>
                <w:rFonts w:ascii="Aptos" w:hAnsi="Aptos" w:eastAsia="Aptos" w:cs="Aptos"/>
              </w:rPr>
            </w:pPr>
            <w:r w:rsidRPr="00297C0A">
              <w:rPr>
                <w:rFonts w:ascii="Aptos" w:hAnsi="Aptos" w:eastAsia="Aptos" w:cs="Aptos"/>
              </w:rPr>
              <w:t>node   disk.used_percent disk.avail</w:t>
            </w:r>
          </w:p>
          <w:p w:rsidRPr="00297C0A" w:rsidR="00297C0A" w:rsidP="00297C0A" w:rsidRDefault="00297C0A" w14:paraId="0C06B4C5" w14:textId="77777777">
            <w:pPr>
              <w:rPr>
                <w:rFonts w:ascii="Aptos" w:hAnsi="Aptos" w:eastAsia="Aptos" w:cs="Aptos"/>
              </w:rPr>
            </w:pPr>
            <w:r w:rsidRPr="00297C0A">
              <w:rPr>
                <w:rFonts w:ascii="Aptos" w:hAnsi="Aptos" w:eastAsia="Aptos" w:cs="Aptos"/>
              </w:rPr>
              <w:t>node-1 92.3              50gb</w:t>
            </w:r>
          </w:p>
          <w:p w:rsidRPr="00297C0A" w:rsidR="00297C0A" w:rsidP="00297C0A" w:rsidRDefault="00297C0A" w14:paraId="7851A3A2" w14:textId="77777777">
            <w:pPr>
              <w:rPr>
                <w:rFonts w:ascii="Aptos" w:hAnsi="Aptos" w:eastAsia="Aptos" w:cs="Aptos"/>
              </w:rPr>
            </w:pPr>
            <w:r w:rsidRPr="00297C0A">
              <w:rPr>
                <w:rFonts w:ascii="Aptos" w:hAnsi="Aptos" w:eastAsia="Aptos" w:cs="Aptos"/>
              </w:rPr>
              <w:t>node-2 91.8              55gb</w:t>
            </w:r>
          </w:p>
          <w:p w:rsidR="00B63964" w:rsidP="00297C0A" w:rsidRDefault="00297C0A" w14:paraId="5C82934A" w14:textId="77777777">
            <w:pPr>
              <w:rPr>
                <w:rFonts w:ascii="Aptos" w:hAnsi="Aptos" w:eastAsia="Aptos" w:cs="Aptos"/>
              </w:rPr>
            </w:pPr>
            <w:r w:rsidRPr="00297C0A">
              <w:rPr>
                <w:rFonts w:ascii="Aptos" w:hAnsi="Aptos" w:eastAsia="Aptos" w:cs="Aptos"/>
              </w:rPr>
              <w:t>node-3 93.1              45gb</w:t>
            </w:r>
          </w:p>
          <w:p w:rsidR="00240E09" w:rsidP="00297C0A" w:rsidRDefault="00240E09" w14:paraId="39BA6106" w14:textId="77777777">
            <w:pPr>
              <w:rPr>
                <w:rFonts w:ascii="Aptos" w:hAnsi="Aptos" w:eastAsia="Aptos" w:cs="Aptos"/>
              </w:rPr>
            </w:pPr>
          </w:p>
          <w:p w:rsidRPr="00813A8B" w:rsidR="00240E09" w:rsidP="00297C0A" w:rsidRDefault="00240E09" w14:paraId="3B50AAE5" w14:textId="6EFF7549">
            <w:pPr>
              <w:rPr>
                <w:rFonts w:ascii="Aptos" w:hAnsi="Aptos" w:eastAsia="Aptos" w:cs="Aptos"/>
              </w:rPr>
            </w:pPr>
          </w:p>
        </w:tc>
      </w:tr>
      <w:tr w:rsidRPr="0035460B" w:rsidR="00A474AC" w:rsidTr="08388028" w14:paraId="054DDC1C" w14:textId="77777777">
        <w:trPr>
          <w:trHeight w:val="316"/>
        </w:trPr>
        <w:tc>
          <w:tcPr>
            <w:tcW w:w="1342" w:type="dxa"/>
          </w:tcPr>
          <w:p w:rsidR="00A474AC" w:rsidP="007F76E6" w:rsidRDefault="00A474AC" w14:paraId="60213E8F" w14:textId="77777777">
            <w:pPr>
              <w:rPr>
                <w:rFonts w:ascii="Aptos" w:hAnsi="Aptos" w:eastAsia="Aptos" w:cs="Aptos"/>
              </w:rPr>
            </w:pPr>
          </w:p>
        </w:tc>
        <w:tc>
          <w:tcPr>
            <w:tcW w:w="4320" w:type="dxa"/>
            <w:tcMar>
              <w:left w:w="105" w:type="dxa"/>
              <w:right w:w="105" w:type="dxa"/>
            </w:tcMar>
          </w:tcPr>
          <w:p w:rsidR="00A474AC" w:rsidP="007F76E6" w:rsidRDefault="00D87FC6" w14:paraId="5489EA3C" w14:textId="0BA9645E">
            <w:pPr>
              <w:rPr>
                <w:rFonts w:ascii="Aptos" w:hAnsi="Aptos" w:eastAsia="Aptos" w:cs="Aptos"/>
              </w:rPr>
            </w:pPr>
            <w:r>
              <w:rPr>
                <w:rFonts w:ascii="Aptos" w:hAnsi="Aptos" w:eastAsia="Aptos" w:cs="Aptos"/>
              </w:rPr>
              <w:t>You can also adjust the high water marks for your cluster using the API</w:t>
            </w:r>
            <w:r w:rsidR="00E658B0">
              <w:rPr>
                <w:rFonts w:ascii="Aptos" w:hAnsi="Aptos" w:eastAsia="Aptos" w:cs="Aptos"/>
              </w:rPr>
              <w:t xml:space="preserve">. The defaults are </w:t>
            </w:r>
            <w:r w:rsidR="00126514">
              <w:rPr>
                <w:rFonts w:ascii="Aptos" w:hAnsi="Aptos" w:eastAsia="Aptos" w:cs="Aptos"/>
              </w:rPr>
              <w:t>considered pretty good for most use cases, though.</w:t>
            </w:r>
          </w:p>
        </w:tc>
        <w:tc>
          <w:tcPr>
            <w:tcW w:w="5472" w:type="dxa"/>
            <w:tcMar>
              <w:left w:w="105" w:type="dxa"/>
              <w:right w:w="105" w:type="dxa"/>
            </w:tcMar>
          </w:tcPr>
          <w:p w:rsidRPr="00D87FC6" w:rsidR="00D87FC6" w:rsidP="00D87FC6" w:rsidRDefault="00D87FC6" w14:paraId="082A4CB2" w14:textId="77777777">
            <w:pPr>
              <w:rPr>
                <w:rFonts w:ascii="Aptos" w:hAnsi="Aptos" w:eastAsia="Aptos" w:cs="Aptos"/>
              </w:rPr>
            </w:pPr>
            <w:r w:rsidRPr="00D87FC6">
              <w:rPr>
                <w:rFonts w:ascii="Aptos" w:hAnsi="Aptos" w:eastAsia="Aptos" w:cs="Aptos"/>
              </w:rPr>
              <w:t>JSON</w:t>
            </w:r>
          </w:p>
          <w:p w:rsidRPr="00D87FC6" w:rsidR="00D87FC6" w:rsidP="00D87FC6" w:rsidRDefault="00D87FC6" w14:paraId="59CD01D5" w14:textId="77777777">
            <w:pPr>
              <w:rPr>
                <w:rFonts w:ascii="Aptos" w:hAnsi="Aptos" w:eastAsia="Aptos" w:cs="Aptos"/>
              </w:rPr>
            </w:pPr>
            <w:r w:rsidRPr="00D87FC6">
              <w:rPr>
                <w:rFonts w:ascii="Aptos" w:hAnsi="Aptos" w:eastAsia="Aptos" w:cs="Aptos"/>
              </w:rPr>
              <w:t>PUT /_cluster/settings</w:t>
            </w:r>
          </w:p>
          <w:p w:rsidRPr="00D87FC6" w:rsidR="00D87FC6" w:rsidP="00D87FC6" w:rsidRDefault="00D87FC6" w14:paraId="28CC38EC" w14:textId="77777777">
            <w:pPr>
              <w:rPr>
                <w:rFonts w:ascii="Aptos" w:hAnsi="Aptos" w:eastAsia="Aptos" w:cs="Aptos"/>
              </w:rPr>
            </w:pPr>
            <w:r w:rsidRPr="00D87FC6">
              <w:rPr>
                <w:rFonts w:ascii="Aptos" w:hAnsi="Aptos" w:eastAsia="Aptos" w:cs="Aptos"/>
              </w:rPr>
              <w:t>{</w:t>
            </w:r>
          </w:p>
          <w:p w:rsidRPr="00D87FC6" w:rsidR="00D87FC6" w:rsidP="00D87FC6" w:rsidRDefault="00D87FC6" w14:paraId="3DB088D5" w14:textId="77777777">
            <w:pPr>
              <w:rPr>
                <w:rFonts w:ascii="Aptos" w:hAnsi="Aptos" w:eastAsia="Aptos" w:cs="Aptos"/>
              </w:rPr>
            </w:pPr>
            <w:r w:rsidRPr="00D87FC6">
              <w:rPr>
                <w:rFonts w:ascii="Aptos" w:hAnsi="Aptos" w:eastAsia="Aptos" w:cs="Aptos"/>
              </w:rPr>
              <w:t xml:space="preserve">  "persistent": {</w:t>
            </w:r>
          </w:p>
          <w:p w:rsidRPr="00D87FC6" w:rsidR="00D87FC6" w:rsidP="00D87FC6" w:rsidRDefault="00D87FC6" w14:paraId="387E17B7" w14:textId="77777777">
            <w:pPr>
              <w:rPr>
                <w:rFonts w:ascii="Aptos" w:hAnsi="Aptos" w:eastAsia="Aptos" w:cs="Aptos"/>
              </w:rPr>
            </w:pPr>
            <w:r w:rsidRPr="00D87FC6">
              <w:rPr>
                <w:rFonts w:ascii="Aptos" w:hAnsi="Aptos" w:eastAsia="Aptos" w:cs="Aptos"/>
              </w:rPr>
              <w:t xml:space="preserve">    "cluster.routing.allocation.disk.watermark.low": "85%",</w:t>
            </w:r>
          </w:p>
          <w:p w:rsidRPr="00D87FC6" w:rsidR="00D87FC6" w:rsidP="00D87FC6" w:rsidRDefault="00D87FC6" w14:paraId="58609422" w14:textId="77777777">
            <w:pPr>
              <w:rPr>
                <w:rFonts w:ascii="Aptos" w:hAnsi="Aptos" w:eastAsia="Aptos" w:cs="Aptos"/>
              </w:rPr>
            </w:pPr>
            <w:r w:rsidRPr="00D87FC6">
              <w:rPr>
                <w:rFonts w:ascii="Aptos" w:hAnsi="Aptos" w:eastAsia="Aptos" w:cs="Aptos"/>
              </w:rPr>
              <w:t xml:space="preserve">    "cluster.routing.allocation.disk.watermark.high": "90%",</w:t>
            </w:r>
          </w:p>
          <w:p w:rsidRPr="00D87FC6" w:rsidR="00D87FC6" w:rsidP="00D87FC6" w:rsidRDefault="00D87FC6" w14:paraId="0C1FAF3A" w14:textId="77777777">
            <w:pPr>
              <w:rPr>
                <w:rFonts w:ascii="Aptos" w:hAnsi="Aptos" w:eastAsia="Aptos" w:cs="Aptos"/>
              </w:rPr>
            </w:pPr>
            <w:r w:rsidRPr="00D87FC6">
              <w:rPr>
                <w:rFonts w:ascii="Aptos" w:hAnsi="Aptos" w:eastAsia="Aptos" w:cs="Aptos"/>
              </w:rPr>
              <w:t xml:space="preserve">    "cluster.routing.allocation.disk.watermark.flood_stage": "95%"</w:t>
            </w:r>
          </w:p>
          <w:p w:rsidRPr="00D87FC6" w:rsidR="00D87FC6" w:rsidP="00D87FC6" w:rsidRDefault="00D87FC6" w14:paraId="3691F380" w14:textId="77777777">
            <w:pPr>
              <w:rPr>
                <w:rFonts w:ascii="Aptos" w:hAnsi="Aptos" w:eastAsia="Aptos" w:cs="Aptos"/>
              </w:rPr>
            </w:pPr>
            <w:r w:rsidRPr="00D87FC6">
              <w:rPr>
                <w:rFonts w:ascii="Aptos" w:hAnsi="Aptos" w:eastAsia="Aptos" w:cs="Aptos"/>
              </w:rPr>
              <w:t xml:space="preserve">  }</w:t>
            </w:r>
          </w:p>
          <w:p w:rsidRPr="00D87FC6" w:rsidR="00D87FC6" w:rsidP="00D87FC6" w:rsidRDefault="00D87FC6" w14:paraId="18374E84" w14:textId="77777777">
            <w:pPr>
              <w:rPr>
                <w:rFonts w:ascii="Aptos" w:hAnsi="Aptos" w:eastAsia="Aptos" w:cs="Aptos"/>
              </w:rPr>
            </w:pPr>
            <w:r w:rsidRPr="00D87FC6">
              <w:rPr>
                <w:rFonts w:ascii="Aptos" w:hAnsi="Aptos" w:eastAsia="Aptos" w:cs="Aptos"/>
              </w:rPr>
              <w:t>}</w:t>
            </w:r>
          </w:p>
          <w:p w:rsidRPr="00297C0A" w:rsidR="00A474AC" w:rsidP="00297C0A" w:rsidRDefault="00A474AC" w14:paraId="49EBDFA1" w14:textId="77777777">
            <w:pPr>
              <w:rPr>
                <w:rFonts w:ascii="Aptos" w:hAnsi="Aptos" w:eastAsia="Aptos" w:cs="Aptos"/>
              </w:rPr>
            </w:pPr>
          </w:p>
        </w:tc>
      </w:tr>
      <w:tr w:rsidRPr="0035460B" w:rsidR="00555E37" w:rsidTr="08388028" w14:paraId="1069ED4B" w14:textId="77777777">
        <w:trPr>
          <w:trHeight w:val="316"/>
        </w:trPr>
        <w:tc>
          <w:tcPr>
            <w:tcW w:w="1342" w:type="dxa"/>
          </w:tcPr>
          <w:p w:rsidR="00555E37" w:rsidP="007F76E6" w:rsidRDefault="00555E37" w14:paraId="39655E40" w14:textId="77777777">
            <w:pPr>
              <w:rPr>
                <w:rFonts w:ascii="Aptos" w:hAnsi="Aptos" w:eastAsia="Aptos" w:cs="Aptos"/>
              </w:rPr>
            </w:pPr>
          </w:p>
        </w:tc>
        <w:tc>
          <w:tcPr>
            <w:tcW w:w="4320" w:type="dxa"/>
            <w:tcMar>
              <w:left w:w="105" w:type="dxa"/>
              <w:right w:w="105" w:type="dxa"/>
            </w:tcMar>
          </w:tcPr>
          <w:p w:rsidRPr="00555E37" w:rsidR="00555E37" w:rsidP="00555E37" w:rsidRDefault="00555E37" w14:paraId="526C351A" w14:textId="77777777">
            <w:pPr>
              <w:rPr>
                <w:rFonts w:ascii="Aptos" w:hAnsi="Aptos" w:eastAsia="Aptos" w:cs="Aptos"/>
              </w:rPr>
            </w:pPr>
            <w:r w:rsidRPr="00555E37">
              <w:rPr>
                <w:rFonts w:ascii="Aptos" w:hAnsi="Aptos" w:eastAsia="Aptos" w:cs="Aptos"/>
              </w:rPr>
              <w:t>You now know how to calculate optimal shard sizes, distribute shards across availability zones, and troubleshoot those dreaded unallocated shard scenarios. These fundamentals will keep your OpenSearch clusters healthy and performant in production.</w:t>
            </w:r>
          </w:p>
          <w:p w:rsidR="00555E37" w:rsidP="00555E37" w:rsidRDefault="00555E37" w14:paraId="1C3E06CE" w14:textId="77777777">
            <w:pPr>
              <w:rPr>
                <w:rFonts w:ascii="Aptos" w:hAnsi="Aptos" w:eastAsia="Aptos" w:cs="Aptos"/>
              </w:rPr>
            </w:pPr>
            <w:r w:rsidRPr="00555E37">
              <w:rPr>
                <w:rFonts w:ascii="Aptos" w:hAnsi="Aptos" w:eastAsia="Aptos" w:cs="Aptos"/>
              </w:rPr>
              <w:t>But here's where things get really exciting: as AI and Retrieval-Augmented Generation—or RAG—applications become mainstream, OpenSearch isn't just storing logs anymore. It's powering intelligent search with vector embeddings, semantic search, and hybrid queries.</w:t>
            </w:r>
          </w:p>
          <w:p w:rsidRPr="00555E37" w:rsidR="0069313B" w:rsidP="00555E37" w:rsidRDefault="0069313B" w14:paraId="7BA5A940" w14:textId="77777777">
            <w:pPr>
              <w:rPr>
                <w:rFonts w:ascii="Aptos" w:hAnsi="Aptos" w:eastAsia="Aptos" w:cs="Aptos"/>
              </w:rPr>
            </w:pPr>
          </w:p>
          <w:p w:rsidRPr="00555E37" w:rsidR="00555E37" w:rsidP="00555E37" w:rsidRDefault="00555E37" w14:paraId="1297D6F1" w14:textId="77777777">
            <w:pPr>
              <w:rPr>
                <w:rFonts w:ascii="Aptos" w:hAnsi="Aptos" w:eastAsia="Aptos" w:cs="Aptos"/>
              </w:rPr>
            </w:pPr>
            <w:r w:rsidRPr="00555E37">
              <w:rPr>
                <w:rFonts w:ascii="Aptos" w:hAnsi="Aptos" w:eastAsia="Aptos" w:cs="Aptos"/>
              </w:rPr>
              <w:t>In our next lesson, we'll explore how to optimize your indexes specifically for AI workloads—covering k-NN indexes, vector search performance tuning, and best practices for building production-ready RAG pipelines.</w:t>
            </w:r>
          </w:p>
          <w:p w:rsidR="00555E37" w:rsidP="007F76E6" w:rsidRDefault="00555E37" w14:paraId="4C486993" w14:textId="77777777">
            <w:pPr>
              <w:rPr>
                <w:rFonts w:ascii="Aptos" w:hAnsi="Aptos" w:eastAsia="Aptos" w:cs="Aptos"/>
              </w:rPr>
            </w:pPr>
          </w:p>
        </w:tc>
        <w:tc>
          <w:tcPr>
            <w:tcW w:w="5472" w:type="dxa"/>
            <w:tcMar>
              <w:left w:w="105" w:type="dxa"/>
              <w:right w:w="105" w:type="dxa"/>
            </w:tcMar>
          </w:tcPr>
          <w:p w:rsidRPr="00D87FC6" w:rsidR="00555E37" w:rsidP="00D87FC6" w:rsidRDefault="00555E37" w14:paraId="110712E9" w14:textId="77777777">
            <w:pPr>
              <w:rPr>
                <w:rFonts w:ascii="Aptos" w:hAnsi="Aptos" w:eastAsia="Aptos" w:cs="Aptos"/>
              </w:rPr>
            </w:pPr>
          </w:p>
        </w:tc>
      </w:tr>
    </w:tbl>
    <w:p w:rsidRPr="0035460B" w:rsidR="005B62FD" w:rsidRDefault="005B62FD" w14:paraId="6442358D" w14:textId="77777777"/>
    <w:p w:rsidR="00DB3416" w:rsidP="00DB3416" w:rsidRDefault="00DB3416" w14:paraId="3EF8DDB5" w14:textId="041B1801">
      <w:pPr>
        <w:rPr>
          <w:rStyle w:val="Heading2Char"/>
        </w:rPr>
      </w:pPr>
      <w:bookmarkStart w:name="_Toc1725835231" w:id="430"/>
      <w:bookmarkStart w:name="_Toc1559949495" w:id="431"/>
      <w:bookmarkStart w:name="_Toc2097654" w:id="432"/>
      <w:r w:rsidRPr="1316214E">
        <w:rPr>
          <w:rStyle w:val="Heading2Char"/>
        </w:rPr>
        <w:t xml:space="preserve">Lesson </w:t>
      </w:r>
      <w:r>
        <w:rPr>
          <w:rStyle w:val="Heading2Char"/>
        </w:rPr>
        <w:t>5-2:</w:t>
      </w:r>
      <w:commentRangeStart w:id="433"/>
      <w:commentRangeStart w:id="434"/>
      <w:r w:rsidRPr="00323AB0">
        <w:rPr>
          <w:rStyle w:val="Heading2Char"/>
        </w:rPr>
        <w:t xml:space="preserve"> </w:t>
      </w:r>
      <w:r w:rsidR="00E84F30">
        <w:rPr>
          <w:rStyle w:val="Heading2Char"/>
        </w:rPr>
        <w:t xml:space="preserve"> Index optimization </w:t>
      </w:r>
      <w:r w:rsidR="00AF0BD4">
        <w:rPr>
          <w:rStyle w:val="Heading2Char"/>
        </w:rPr>
        <w:t xml:space="preserve">for </w:t>
      </w:r>
      <w:bookmarkEnd w:id="430"/>
      <w:del w:author="Yancey, Michelle" w:date="2026-03-04T21:53:00Z" w16du:dateUtc="2026-03-05T02:53:00Z" w:id="435">
        <w:commentRangeEnd w:id="433"/>
        <w:r w:rsidDel="00DB74F3">
          <w:rPr>
            <w:rStyle w:val="CommentReference"/>
            <w:rFonts w:asciiTheme="majorHAnsi" w:hAnsiTheme="majorHAnsi" w:eastAsiaTheme="majorEastAsia" w:cstheme="majorBidi"/>
            <w:color w:val="0F4761" w:themeColor="accent1" w:themeShade="BF"/>
            <w:sz w:val="32"/>
            <w:szCs w:val="32"/>
          </w:rPr>
          <w:commentReference w:id="433"/>
        </w:r>
        <w:commentRangeEnd w:id="434"/>
        <w:r>
          <w:rPr>
            <w:rStyle w:val="CommentReference"/>
          </w:rPr>
          <w:commentReference w:id="434"/>
        </w:r>
      </w:del>
      <w:r w:rsidR="00DB74F3">
        <w:rPr>
          <w:rStyle w:val="Heading2Char"/>
        </w:rPr>
        <w:t>performance and storage efficiency</w:t>
      </w:r>
      <w:bookmarkEnd w:id="431"/>
      <w:bookmarkEnd w:id="432"/>
    </w:p>
    <w:p w:rsidRPr="00DB22B6" w:rsidR="00DB22B6" w:rsidP="00DB22B6" w:rsidRDefault="00E84F30" w14:paraId="672854C9" w14:textId="77777777">
      <w:pPr>
        <w:rPr>
          <w:ins w:author="Yancey, Michelle" w:date="2026-04-03T17:27:00Z" w:id="437"/>
          <w:rFonts w:ascii="system-ui" w:hAnsi="system-ui" w:eastAsia="system-ui" w:cs="system-ui"/>
          <w:i/>
          <w:iCs/>
          <w:color w:val="333333"/>
          <w:sz w:val="19"/>
          <w:szCs w:val="19"/>
        </w:rPr>
      </w:pPr>
      <w:r>
        <w:t>D</w:t>
      </w:r>
      <w:r w:rsidR="00DB3416">
        <w:t>escription:</w:t>
      </w:r>
      <w:r w:rsidR="2C1E2C36">
        <w:t xml:space="preserve"> </w:t>
      </w:r>
      <w:r w:rsidRPr="186E01E4" w:rsidR="2C1E2C36">
        <w:rPr>
          <w:rFonts w:ascii="system-ui" w:hAnsi="system-ui" w:eastAsia="system-ui" w:cs="system-ui"/>
          <w:i/>
          <w:iCs/>
          <w:color w:val="333333"/>
          <w:sz w:val="19"/>
          <w:szCs w:val="19"/>
        </w:rPr>
        <w:t xml:space="preserve">Index design choices affect your cluster for its entire lifetime. This lesson covers the full lifecycle of a production index: </w:t>
      </w:r>
      <w:ins w:author="Yancey, Michelle" w:date="2026-04-03T17:27:00Z" w:id="438">
        <w:r w:rsidRPr="00DB22B6" w:rsidR="00DB22B6">
          <w:rPr>
            <w:rFonts w:ascii="system-ui" w:hAnsi="system-ui" w:eastAsia="system-ui" w:cs="system-ui"/>
            <w:i/>
            <w:iCs/>
            <w:color w:val="333333"/>
            <w:sz w:val="19"/>
            <w:szCs w:val="19"/>
          </w:rPr>
          <w:t>shard sizing, field mapping optimization, force merge and shrink operations, reindexing strategies, and index lifecycle management with ISM.</w:t>
        </w:r>
      </w:ins>
    </w:p>
    <w:p w:rsidR="00DB3416" w:rsidP="00DB3416" w:rsidRDefault="2C1E2C36" w14:paraId="6C5E4CC8" w14:textId="11499391">
      <w:del w:author="Yancey, Michelle" w:date="2026-04-03T17:26:00Z" w16du:dateUtc="2026-04-03T21:26:00Z" w:id="439">
        <w:r w:rsidRPr="186E01E4" w:rsidDel="00DB22B6">
          <w:rPr>
            <w:rFonts w:ascii="system-ui" w:hAnsi="system-ui" w:eastAsia="system-ui" w:cs="system-ui"/>
            <w:i/>
            <w:iCs/>
            <w:color w:val="333333"/>
            <w:sz w:val="19"/>
            <w:szCs w:val="19"/>
          </w:rPr>
          <w:delText>sizing shards for your workload type, optimizing field mappings to avoid indexing unnecessary data, managing existing indexes with shrink and force merge operations, and deciding when to re-index versus rolling into a new index. ISM policies for automating hot, warm, and cold data movement are also covered, with a practical bookstore example showing all four patterns working together.</w:delText>
        </w:r>
      </w:del>
    </w:p>
    <w:tbl>
      <w:tblPr>
        <w:tblStyle w:val="TableGrid"/>
        <w:tblW w:w="0" w:type="auto"/>
        <w:tblLook w:val="06A0" w:firstRow="1" w:lastRow="0" w:firstColumn="1" w:lastColumn="0" w:noHBand="1" w:noVBand="1"/>
      </w:tblPr>
      <w:tblGrid>
        <w:gridCol w:w="3116"/>
        <w:gridCol w:w="3117"/>
        <w:gridCol w:w="3117"/>
      </w:tblGrid>
      <w:tr w:rsidR="00402D98" w14:paraId="4715F2A0" w14:textId="77777777">
        <w:trPr>
          <w:trHeight w:val="300"/>
        </w:trPr>
        <w:tc>
          <w:tcPr>
            <w:tcW w:w="3120" w:type="dxa"/>
          </w:tcPr>
          <w:p w:rsidR="00DB3416" w:rsidRDefault="00DB3416" w14:paraId="78B4814D" w14:textId="77777777">
            <w:pPr>
              <w:rPr>
                <w:color w:val="EE0000"/>
              </w:rPr>
            </w:pPr>
            <w:r w:rsidRPr="7E660D2E">
              <w:rPr>
                <w:color w:val="EE0000"/>
              </w:rPr>
              <w:t>Reviewer</w:t>
            </w:r>
          </w:p>
        </w:tc>
        <w:tc>
          <w:tcPr>
            <w:tcW w:w="3120" w:type="dxa"/>
          </w:tcPr>
          <w:p w:rsidR="00DB3416" w:rsidRDefault="00DB3416" w14:paraId="3FD14F7F" w14:textId="77777777">
            <w:pPr>
              <w:rPr>
                <w:color w:val="EE0000"/>
              </w:rPr>
            </w:pPr>
            <w:r w:rsidRPr="7E660D2E">
              <w:rPr>
                <w:color w:val="EE0000"/>
              </w:rPr>
              <w:t>Approved? Date?</w:t>
            </w:r>
          </w:p>
        </w:tc>
        <w:tc>
          <w:tcPr>
            <w:tcW w:w="3120" w:type="dxa"/>
          </w:tcPr>
          <w:p w:rsidR="00DB3416" w:rsidRDefault="00DB3416" w14:paraId="5BE3A3F6" w14:textId="77777777">
            <w:pPr>
              <w:rPr>
                <w:color w:val="EE0000"/>
              </w:rPr>
            </w:pPr>
            <w:r w:rsidRPr="7E660D2E">
              <w:rPr>
                <w:color w:val="EE0000"/>
              </w:rPr>
              <w:t>Additional comments if any</w:t>
            </w:r>
          </w:p>
        </w:tc>
      </w:tr>
      <w:tr w:rsidR="00402D98" w14:paraId="5C44BDBD" w14:textId="77777777">
        <w:trPr>
          <w:trHeight w:val="300"/>
        </w:trPr>
        <w:tc>
          <w:tcPr>
            <w:tcW w:w="3120" w:type="dxa"/>
          </w:tcPr>
          <w:p w:rsidR="00DB3416" w:rsidRDefault="00DB3416" w14:paraId="3009D14C" w14:textId="77777777">
            <w:pPr>
              <w:rPr>
                <w:color w:val="EE0000"/>
              </w:rPr>
            </w:pPr>
            <w:r w:rsidRPr="7E660D2E">
              <w:rPr>
                <w:color w:val="EE0000"/>
              </w:rPr>
              <w:t>Brian</w:t>
            </w:r>
          </w:p>
        </w:tc>
        <w:tc>
          <w:tcPr>
            <w:tcW w:w="3120" w:type="dxa"/>
          </w:tcPr>
          <w:p w:rsidR="00DB3416" w:rsidRDefault="00DB3416" w14:paraId="307E3B53" w14:textId="31823A89">
            <w:r>
              <w:t xml:space="preserve"> </w:t>
            </w:r>
            <w:r w:rsidR="42B84971">
              <w:t>Reviewed 2/23</w:t>
            </w:r>
          </w:p>
          <w:p w:rsidR="00DB3416" w:rsidRDefault="42270F94" w14:paraId="03AF1D0A" w14:textId="3CF55CEB">
            <w:r>
              <w:t>Approved 2/25</w:t>
            </w:r>
          </w:p>
        </w:tc>
        <w:tc>
          <w:tcPr>
            <w:tcW w:w="3120" w:type="dxa"/>
          </w:tcPr>
          <w:p w:rsidR="00DB3416" w:rsidRDefault="42B84971" w14:paraId="6FF9C699" w14:textId="21BB1785">
            <w:pPr>
              <w:rPr>
                <w:color w:val="EE0000"/>
              </w:rPr>
            </w:pPr>
            <w:r w:rsidRPr="005A33F0">
              <w:rPr>
                <w:color w:val="EE0000"/>
              </w:rPr>
              <w:t>Sent back with comments</w:t>
            </w:r>
          </w:p>
        </w:tc>
      </w:tr>
      <w:tr w:rsidR="00402D98" w14:paraId="0340E23D" w14:textId="77777777">
        <w:trPr>
          <w:trHeight w:val="300"/>
        </w:trPr>
        <w:tc>
          <w:tcPr>
            <w:tcW w:w="3120" w:type="dxa"/>
          </w:tcPr>
          <w:p w:rsidR="00DB3416" w:rsidRDefault="00DB3416" w14:paraId="542FD3B3" w14:textId="77777777">
            <w:pPr>
              <w:rPr>
                <w:color w:val="EE0000"/>
              </w:rPr>
            </w:pPr>
            <w:r w:rsidRPr="7E660D2E">
              <w:rPr>
                <w:color w:val="EE0000"/>
              </w:rPr>
              <w:t>Alex or Muneer</w:t>
            </w:r>
          </w:p>
        </w:tc>
        <w:tc>
          <w:tcPr>
            <w:tcW w:w="3120" w:type="dxa"/>
          </w:tcPr>
          <w:p w:rsidR="00DB3416" w:rsidRDefault="4AA23362" w14:paraId="49D96446" w14:textId="52EAE944">
            <w:pPr>
              <w:rPr>
                <w:color w:val="EE0000"/>
              </w:rPr>
            </w:pPr>
            <w:r w:rsidRPr="11ED247F">
              <w:rPr>
                <w:color w:val="EE0000"/>
              </w:rPr>
              <w:t>Muneer - Approved 2/27</w:t>
            </w:r>
          </w:p>
        </w:tc>
        <w:tc>
          <w:tcPr>
            <w:tcW w:w="3120" w:type="dxa"/>
          </w:tcPr>
          <w:p w:rsidR="00DB3416" w:rsidRDefault="00DB3416" w14:paraId="33E8C100" w14:textId="77777777">
            <w:pPr>
              <w:rPr>
                <w:color w:val="EE0000"/>
              </w:rPr>
            </w:pPr>
          </w:p>
        </w:tc>
      </w:tr>
      <w:tr w:rsidR="00402D98" w14:paraId="3EBC52EB" w14:textId="77777777">
        <w:trPr>
          <w:trHeight w:val="300"/>
        </w:trPr>
        <w:tc>
          <w:tcPr>
            <w:tcW w:w="3120" w:type="dxa"/>
          </w:tcPr>
          <w:p w:rsidR="00DB3416" w:rsidRDefault="00DB3416" w14:paraId="6B33EB57" w14:textId="77777777">
            <w:pPr>
              <w:rPr>
                <w:color w:val="EE0000"/>
              </w:rPr>
            </w:pPr>
            <w:r w:rsidRPr="7E660D2E">
              <w:rPr>
                <w:color w:val="EE0000"/>
              </w:rPr>
              <w:t>Michelle</w:t>
            </w:r>
          </w:p>
        </w:tc>
        <w:tc>
          <w:tcPr>
            <w:tcW w:w="3120" w:type="dxa"/>
          </w:tcPr>
          <w:p w:rsidR="00DB3416" w:rsidRDefault="00DB74F3" w14:paraId="41D856C1" w14:textId="514C19B6">
            <w:pPr>
              <w:rPr>
                <w:color w:val="EE0000"/>
              </w:rPr>
            </w:pPr>
            <w:r>
              <w:rPr>
                <w:color w:val="EE0000"/>
              </w:rPr>
              <w:t>Approved 3/4</w:t>
            </w:r>
          </w:p>
        </w:tc>
        <w:tc>
          <w:tcPr>
            <w:tcW w:w="3120" w:type="dxa"/>
          </w:tcPr>
          <w:p w:rsidR="00DB3416" w:rsidRDefault="00DB3416" w14:paraId="2384F51E" w14:textId="77777777">
            <w:pPr>
              <w:rPr>
                <w:color w:val="EE0000"/>
              </w:rPr>
            </w:pPr>
          </w:p>
        </w:tc>
      </w:tr>
    </w:tbl>
    <w:p w:rsidR="00DB3416" w:rsidP="00DB3416" w:rsidRDefault="00DB3416" w14:paraId="59C5E519" w14:textId="77777777"/>
    <w:tbl>
      <w:tblPr>
        <w:tblStyle w:val="TableGrid"/>
        <w:tblW w:w="9360" w:type="dxa"/>
        <w:tblInd w:w="-8"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91"/>
        <w:gridCol w:w="4819"/>
        <w:gridCol w:w="3150"/>
      </w:tblGrid>
      <w:tr w:rsidRPr="4FEA59C1" w:rsidR="00DB3416" w:rsidTr="0014374A" w14:paraId="140264EA" w14:textId="77777777">
        <w:trPr>
          <w:trHeight w:val="316"/>
        </w:trPr>
        <w:tc>
          <w:tcPr>
            <w:tcW w:w="1391" w:type="dxa"/>
          </w:tcPr>
          <w:p w:rsidRPr="4FEA59C1" w:rsidR="00DB3416" w:rsidRDefault="00DB3416" w14:paraId="17F2E739" w14:textId="77777777">
            <w:pPr>
              <w:rPr>
                <w:rFonts w:ascii="Aptos" w:hAnsi="Aptos" w:eastAsia="Aptos" w:cs="Aptos"/>
                <w:b/>
                <w:bCs/>
              </w:rPr>
            </w:pPr>
            <w:r>
              <w:rPr>
                <w:rFonts w:ascii="Aptos" w:hAnsi="Aptos" w:eastAsia="Aptos" w:cs="Aptos"/>
                <w:b/>
                <w:bCs/>
              </w:rPr>
              <w:t>Chapter Title</w:t>
            </w:r>
          </w:p>
        </w:tc>
        <w:tc>
          <w:tcPr>
            <w:tcW w:w="4819" w:type="dxa"/>
            <w:tcMar>
              <w:left w:w="105" w:type="dxa"/>
              <w:right w:w="105" w:type="dxa"/>
            </w:tcMar>
          </w:tcPr>
          <w:p w:rsidR="00DB3416" w:rsidRDefault="00DB3416" w14:paraId="13280E6C" w14:textId="77777777">
            <w:pPr>
              <w:rPr>
                <w:rFonts w:ascii="Aptos" w:hAnsi="Aptos" w:eastAsia="Aptos" w:cs="Aptos"/>
              </w:rPr>
            </w:pPr>
            <w:r w:rsidRPr="4FEA59C1">
              <w:rPr>
                <w:rFonts w:ascii="Aptos" w:hAnsi="Aptos" w:eastAsia="Aptos" w:cs="Aptos"/>
                <w:b/>
                <w:bCs/>
              </w:rPr>
              <w:t>Voice Over</w:t>
            </w:r>
          </w:p>
        </w:tc>
        <w:tc>
          <w:tcPr>
            <w:tcW w:w="3150" w:type="dxa"/>
            <w:tcMar>
              <w:left w:w="105" w:type="dxa"/>
              <w:right w:w="105" w:type="dxa"/>
            </w:tcMar>
          </w:tcPr>
          <w:p w:rsidR="00DB3416" w:rsidRDefault="00DB3416" w14:paraId="02BE0C7F" w14:textId="77777777">
            <w:pPr>
              <w:rPr>
                <w:rFonts w:ascii="Aptos" w:hAnsi="Aptos" w:eastAsia="Aptos" w:cs="Aptos"/>
              </w:rPr>
            </w:pPr>
            <w:r w:rsidRPr="4FEA59C1">
              <w:rPr>
                <w:rFonts w:ascii="Aptos" w:hAnsi="Aptos" w:eastAsia="Aptos" w:cs="Aptos"/>
                <w:b/>
                <w:bCs/>
              </w:rPr>
              <w:t>Visuals</w:t>
            </w:r>
          </w:p>
        </w:tc>
      </w:tr>
      <w:tr w:rsidRPr="00B75064" w:rsidR="00FA6819" w:rsidTr="0014374A" w14:paraId="3B339304" w14:textId="77777777">
        <w:trPr>
          <w:trHeight w:val="316"/>
        </w:trPr>
        <w:tc>
          <w:tcPr>
            <w:tcW w:w="1391" w:type="dxa"/>
          </w:tcPr>
          <w:p w:rsidRPr="00B75064" w:rsidR="00FA6819" w:rsidRDefault="006B29DB" w14:paraId="1F1EE8DC" w14:textId="3043430A">
            <w:pPr>
              <w:rPr>
                <w:rFonts w:ascii="Aptos" w:hAnsi="Aptos" w:eastAsia="Aptos" w:cs="Aptos"/>
              </w:rPr>
            </w:pPr>
            <w:r>
              <w:rPr>
                <w:rFonts w:ascii="Aptos" w:hAnsi="Aptos" w:eastAsia="Aptos" w:cs="Aptos"/>
              </w:rPr>
              <w:t>Intro</w:t>
            </w:r>
          </w:p>
        </w:tc>
        <w:tc>
          <w:tcPr>
            <w:tcW w:w="4819" w:type="dxa"/>
            <w:tcMar>
              <w:left w:w="105" w:type="dxa"/>
              <w:right w:w="105" w:type="dxa"/>
            </w:tcMar>
          </w:tcPr>
          <w:p w:rsidR="009667AF" w:rsidRDefault="008328C3" w14:paraId="2DD961BC" w14:textId="39E4F479">
            <w:pPr>
              <w:rPr>
                <w:rFonts w:ascii="Aptos" w:hAnsi="Aptos" w:eastAsia="Aptos" w:cs="Aptos"/>
              </w:rPr>
            </w:pPr>
            <w:r w:rsidRPr="00B75064">
              <w:rPr>
                <w:rFonts w:ascii="Aptos" w:hAnsi="Aptos" w:eastAsia="Aptos" w:cs="Aptos"/>
              </w:rPr>
              <w:t xml:space="preserve">Welcome to Lesson 5-2: </w:t>
            </w:r>
            <w:r w:rsidR="00DB74F3">
              <w:rPr>
                <w:rFonts w:ascii="Aptos" w:hAnsi="Aptos" w:eastAsia="Aptos" w:cs="Aptos"/>
              </w:rPr>
              <w:t>Index optimization for performance and storage efficiency</w:t>
            </w:r>
          </w:p>
          <w:p w:rsidR="009667AF" w:rsidRDefault="009667AF" w14:paraId="2E444919" w14:textId="77777777">
            <w:pPr>
              <w:rPr>
                <w:rFonts w:ascii="Aptos" w:hAnsi="Aptos" w:eastAsia="Aptos" w:cs="Aptos"/>
              </w:rPr>
            </w:pPr>
          </w:p>
          <w:p w:rsidRPr="00B75064" w:rsidR="00FA6819" w:rsidRDefault="008328C3" w14:paraId="1FB78725" w14:textId="0BD966AA">
            <w:pPr>
              <w:rPr>
                <w:rFonts w:ascii="Aptos" w:hAnsi="Aptos" w:eastAsia="Aptos" w:cs="Aptos"/>
              </w:rPr>
            </w:pPr>
            <w:r w:rsidRPr="00B75064">
              <w:rPr>
                <w:rFonts w:ascii="Aptos" w:hAnsi="Aptos" w:eastAsia="Aptos" w:cs="Aptos"/>
              </w:rPr>
              <w:t>Today we're going to learn how to make your OpenSearch indexes faster, more efficient, and more cost-effectiv</w:t>
            </w:r>
            <w:r w:rsidR="00B75064">
              <w:rPr>
                <w:rFonts w:ascii="Aptos" w:hAnsi="Aptos" w:eastAsia="Aptos" w:cs="Aptos"/>
              </w:rPr>
              <w:t>e.</w:t>
            </w:r>
            <w:r w:rsidRPr="00B75064">
              <w:rPr>
                <w:rFonts w:ascii="Aptos" w:hAnsi="Aptos" w:eastAsia="Aptos" w:cs="Aptos"/>
              </w:rPr>
              <w:t xml:space="preserve"> By the end of this lesson, you'll understand the critical tradeoffs between performance, storage, and cost when designing your indexes."</w:t>
            </w:r>
          </w:p>
        </w:tc>
        <w:tc>
          <w:tcPr>
            <w:tcW w:w="3150" w:type="dxa"/>
            <w:tcMar>
              <w:left w:w="105" w:type="dxa"/>
              <w:right w:w="105" w:type="dxa"/>
            </w:tcMar>
          </w:tcPr>
          <w:p w:rsidRPr="00B75064" w:rsidR="00FA6819" w:rsidRDefault="00FA6819" w14:paraId="5EC85681" w14:textId="77777777">
            <w:pPr>
              <w:rPr>
                <w:rFonts w:ascii="Aptos" w:hAnsi="Aptos" w:eastAsia="Aptos" w:cs="Aptos"/>
              </w:rPr>
            </w:pPr>
          </w:p>
        </w:tc>
      </w:tr>
      <w:tr w:rsidRPr="00B75064" w:rsidR="000E1C69" w:rsidTr="0014374A" w14:paraId="74F43469" w14:textId="77777777">
        <w:trPr>
          <w:trHeight w:val="316"/>
        </w:trPr>
        <w:tc>
          <w:tcPr>
            <w:tcW w:w="1391" w:type="dxa"/>
          </w:tcPr>
          <w:p w:rsidRPr="00B75064" w:rsidR="000E1C69" w:rsidRDefault="006B29DB" w14:paraId="04219853" w14:textId="2E4DC430">
            <w:pPr>
              <w:rPr>
                <w:rFonts w:ascii="Aptos" w:hAnsi="Aptos" w:eastAsia="Aptos" w:cs="Aptos"/>
              </w:rPr>
            </w:pPr>
            <w:r>
              <w:rPr>
                <w:rFonts w:ascii="Aptos" w:hAnsi="Aptos" w:eastAsia="Aptos" w:cs="Aptos"/>
              </w:rPr>
              <w:t>Why index design is important</w:t>
            </w:r>
          </w:p>
        </w:tc>
        <w:tc>
          <w:tcPr>
            <w:tcW w:w="4819" w:type="dxa"/>
            <w:tcMar>
              <w:left w:w="105" w:type="dxa"/>
              <w:right w:w="105" w:type="dxa"/>
            </w:tcMar>
          </w:tcPr>
          <w:p w:rsidR="000E1C69" w:rsidRDefault="00DC57E5" w14:paraId="0EC602D7" w14:textId="58A13076">
            <w:pPr>
              <w:rPr>
                <w:rFonts w:ascii="Aptos" w:hAnsi="Aptos" w:eastAsia="Aptos" w:cs="Aptos"/>
              </w:rPr>
            </w:pPr>
            <w:r w:rsidRPr="00DC57E5">
              <w:rPr>
                <w:rFonts w:ascii="Aptos" w:hAnsi="Aptos" w:eastAsia="Aptos" w:cs="Aptos"/>
              </w:rPr>
              <w:t xml:space="preserve">We've talked about shards being the atomic element of OpenSearch clusters, but indexes are what contain those shards. And here's the thing: index optimization could be a </w:t>
            </w:r>
            <w:r w:rsidRPr="7B3B7AA1" w:rsidR="66BF0BCE">
              <w:rPr>
                <w:rFonts w:ascii="Aptos" w:hAnsi="Aptos" w:eastAsia="Aptos" w:cs="Aptos"/>
              </w:rPr>
              <w:t>full</w:t>
            </w:r>
            <w:r w:rsidRPr="4E67AE87" w:rsidR="034F3C0C">
              <w:rPr>
                <w:rFonts w:ascii="Aptos" w:hAnsi="Aptos" w:eastAsia="Aptos" w:cs="Aptos"/>
              </w:rPr>
              <w:t xml:space="preserve"> </w:t>
            </w:r>
            <w:r w:rsidRPr="00DC57E5">
              <w:rPr>
                <w:rFonts w:ascii="Aptos" w:hAnsi="Aptos" w:eastAsia="Aptos" w:cs="Aptos"/>
              </w:rPr>
              <w:t>chapter because the strategy depends heavily on YOUR use case.</w:t>
            </w:r>
          </w:p>
          <w:p w:rsidR="00783CF2" w:rsidRDefault="00783CF2" w14:paraId="6E647E7C" w14:textId="77777777">
            <w:pPr>
              <w:rPr>
                <w:rFonts w:ascii="Aptos" w:hAnsi="Aptos" w:eastAsia="Aptos" w:cs="Aptos"/>
              </w:rPr>
            </w:pPr>
          </w:p>
          <w:p w:rsidR="00783CF2" w:rsidRDefault="00783CF2" w14:paraId="724784BB" w14:textId="6F648163">
            <w:pPr>
              <w:rPr>
                <w:rFonts w:ascii="Aptos" w:hAnsi="Aptos" w:eastAsia="Aptos" w:cs="Aptos"/>
              </w:rPr>
            </w:pPr>
            <w:r w:rsidRPr="00783CF2">
              <w:rPr>
                <w:rFonts w:ascii="Aptos" w:hAnsi="Aptos" w:eastAsia="Aptos" w:cs="Aptos"/>
              </w:rPr>
              <w:t>For AI applications like semantic search or RAG systems, inefficient indexes mean slower vector similarity searches and higher inference costs.</w:t>
            </w:r>
            <w:r>
              <w:rPr>
                <w:rFonts w:ascii="Aptos" w:hAnsi="Aptos" w:eastAsia="Aptos" w:cs="Aptos"/>
              </w:rPr>
              <w:t xml:space="preserve"> </w:t>
            </w:r>
            <w:r w:rsidRPr="00063621" w:rsidR="00063621">
              <w:rPr>
                <w:rFonts w:ascii="Aptos" w:hAnsi="Aptos" w:eastAsia="Aptos" w:cs="Aptos"/>
              </w:rPr>
              <w:t xml:space="preserve">This is why index design and management </w:t>
            </w:r>
            <w:r w:rsidR="00235C83">
              <w:rPr>
                <w:rFonts w:ascii="Aptos" w:hAnsi="Aptos" w:eastAsia="Aptos" w:cs="Aptos"/>
              </w:rPr>
              <w:t>remains</w:t>
            </w:r>
            <w:r w:rsidRPr="00063621" w:rsidR="00063621">
              <w:rPr>
                <w:rFonts w:ascii="Aptos" w:hAnsi="Aptos" w:eastAsia="Aptos" w:cs="Aptos"/>
              </w:rPr>
              <w:t xml:space="preserve"> so important to overall OpenSearch performance</w:t>
            </w:r>
            <w:r w:rsidRPr="08388028" w:rsidR="4FAC9DFD">
              <w:rPr>
                <w:rFonts w:ascii="Aptos" w:hAnsi="Aptos" w:eastAsia="Aptos" w:cs="Aptos"/>
              </w:rPr>
              <w:t>.</w:t>
            </w:r>
          </w:p>
          <w:p w:rsidR="00DC57E5" w:rsidRDefault="00DC57E5" w14:paraId="0A34E47F" w14:textId="77777777">
            <w:pPr>
              <w:rPr>
                <w:rFonts w:ascii="Aptos" w:hAnsi="Aptos" w:eastAsia="Aptos" w:cs="Aptos"/>
              </w:rPr>
            </w:pPr>
          </w:p>
          <w:p w:rsidRPr="00B75064" w:rsidR="00DC57E5" w:rsidRDefault="00DC57E5" w14:paraId="1F36E203" w14:textId="01E2CA1A">
            <w:pPr>
              <w:rPr>
                <w:rFonts w:ascii="Aptos" w:hAnsi="Aptos" w:eastAsia="Aptos" w:cs="Aptos"/>
              </w:rPr>
            </w:pPr>
          </w:p>
        </w:tc>
        <w:tc>
          <w:tcPr>
            <w:tcW w:w="3150" w:type="dxa"/>
            <w:tcMar>
              <w:left w:w="105" w:type="dxa"/>
              <w:right w:w="105" w:type="dxa"/>
            </w:tcMar>
          </w:tcPr>
          <w:p w:rsidR="000E1C69" w:rsidRDefault="003819DE" w14:paraId="22EAC0D1" w14:textId="77777777">
            <w:pPr>
              <w:rPr>
                <w:rFonts w:ascii="Aptos" w:hAnsi="Aptos" w:eastAsia="Aptos" w:cs="Aptos"/>
              </w:rPr>
            </w:pPr>
            <w:r w:rsidRPr="003819DE">
              <w:rPr>
                <w:rFonts w:ascii="Aptos" w:hAnsi="Aptos" w:eastAsia="Aptos" w:cs="Aptos"/>
              </w:rPr>
              <w:t>Cluster → Indexes → Shards hierarchy diagram</w:t>
            </w:r>
          </w:p>
          <w:p w:rsidR="003819DE" w:rsidRDefault="003819DE" w14:paraId="7E2DA379" w14:textId="77777777">
            <w:pPr>
              <w:rPr>
                <w:rFonts w:ascii="Aptos" w:hAnsi="Aptos" w:eastAsia="Aptos" w:cs="Aptos"/>
              </w:rPr>
            </w:pPr>
          </w:p>
          <w:p w:rsidR="003819DE" w:rsidRDefault="00FC67D7" w14:paraId="68575537" w14:textId="0F29E5F8">
            <w:pPr>
              <w:rPr>
                <w:rFonts w:ascii="Aptos" w:hAnsi="Aptos" w:eastAsia="Aptos" w:cs="Aptos"/>
              </w:rPr>
            </w:pPr>
            <w:r>
              <w:rPr>
                <w:rFonts w:ascii="Aptos" w:hAnsi="Aptos" w:eastAsia="Aptos" w:cs="Aptos"/>
              </w:rPr>
              <w:t xml:space="preserve">Inefficient indexes = </w:t>
            </w:r>
            <w:r w:rsidR="004D13EF">
              <w:rPr>
                <w:rFonts w:ascii="Aptos" w:hAnsi="Aptos" w:eastAsia="Aptos" w:cs="Aptos"/>
              </w:rPr>
              <w:t>Slower search &amp; higher resource cost</w:t>
            </w:r>
          </w:p>
          <w:p w:rsidRPr="00B75064" w:rsidR="000E1C69" w:rsidRDefault="000E1C69" w14:paraId="17894B0F" w14:textId="77777777">
            <w:pPr>
              <w:rPr>
                <w:rFonts w:ascii="Aptos" w:hAnsi="Aptos" w:eastAsia="Aptos" w:cs="Aptos"/>
              </w:rPr>
            </w:pPr>
          </w:p>
        </w:tc>
      </w:tr>
      <w:tr w:rsidRPr="00B75064" w:rsidR="006B29DB" w:rsidTr="0014374A" w14:paraId="0879639D" w14:textId="77777777">
        <w:trPr>
          <w:trHeight w:val="316"/>
        </w:trPr>
        <w:tc>
          <w:tcPr>
            <w:tcW w:w="1391" w:type="dxa"/>
          </w:tcPr>
          <w:p w:rsidR="006B29DB" w:rsidRDefault="006B29DB" w14:paraId="367A87DC" w14:textId="4AC5013A">
            <w:pPr>
              <w:rPr>
                <w:rFonts w:ascii="Aptos" w:hAnsi="Aptos" w:eastAsia="Aptos" w:cs="Aptos"/>
              </w:rPr>
            </w:pPr>
          </w:p>
        </w:tc>
        <w:tc>
          <w:tcPr>
            <w:tcW w:w="4819" w:type="dxa"/>
            <w:tcMar>
              <w:left w:w="105" w:type="dxa"/>
              <w:right w:w="105" w:type="dxa"/>
            </w:tcMar>
          </w:tcPr>
          <w:p w:rsidR="00231193" w:rsidP="00231193" w:rsidRDefault="00231193" w14:paraId="1D016FBB" w14:textId="30908F4F">
            <w:pPr>
              <w:rPr>
                <w:rFonts w:ascii="Aptos" w:hAnsi="Aptos" w:eastAsia="Aptos" w:cs="Aptos"/>
              </w:rPr>
            </w:pPr>
            <w:r w:rsidRPr="00231193">
              <w:rPr>
                <w:rFonts w:ascii="Aptos" w:hAnsi="Aptos" w:eastAsia="Aptos" w:cs="Aptos"/>
              </w:rPr>
              <w:t>Before we dive into optimization, let's recap what indexes in OpenSearch are.</w:t>
            </w:r>
            <w:r w:rsidR="008A440C">
              <w:rPr>
                <w:rFonts w:ascii="Aptos" w:hAnsi="Aptos" w:eastAsia="Aptos" w:cs="Aptos"/>
              </w:rPr>
              <w:t xml:space="preserve"> </w:t>
            </w:r>
            <w:r w:rsidR="00302FEA">
              <w:rPr>
                <w:rFonts w:ascii="Aptos" w:hAnsi="Aptos" w:eastAsia="Aptos" w:cs="Aptos"/>
              </w:rPr>
              <w:t xml:space="preserve">As covered in 4-2, </w:t>
            </w:r>
            <w:r w:rsidRPr="00231193">
              <w:rPr>
                <w:rFonts w:ascii="Aptos" w:hAnsi="Aptos" w:eastAsia="Aptos" w:cs="Aptos"/>
              </w:rPr>
              <w:t xml:space="preserve">Each shard in OpenSearch is a complete Lucene index. </w:t>
            </w:r>
            <w:commentRangeStart w:id="440"/>
            <w:r w:rsidRPr="00231193">
              <w:rPr>
                <w:rFonts w:ascii="Aptos" w:hAnsi="Aptos" w:eastAsia="Aptos" w:cs="Aptos"/>
              </w:rPr>
              <w:t>A Lucene index contains a list of segments—immutable chunks of data.</w:t>
            </w:r>
            <w:commentRangeEnd w:id="440"/>
            <w:r w:rsidR="0085631D">
              <w:rPr>
                <w:rStyle w:val="CommentReference"/>
                <w:rFonts w:ascii="Aptos" w:hAnsi="Aptos" w:eastAsia="Aptos" w:cs="Aptos"/>
                <w:sz w:val="24"/>
                <w:szCs w:val="24"/>
              </w:rPr>
              <w:commentReference w:id="440"/>
            </w:r>
            <w:r w:rsidR="0051715D">
              <w:rPr>
                <w:rFonts w:ascii="Aptos" w:hAnsi="Aptos" w:eastAsia="Aptos" w:cs="Aptos"/>
              </w:rPr>
              <w:t xml:space="preserve"> </w:t>
            </w:r>
            <w:r w:rsidRPr="00231193">
              <w:rPr>
                <w:rFonts w:ascii="Aptos" w:hAnsi="Aptos" w:eastAsia="Aptos" w:cs="Aptos"/>
              </w:rPr>
              <w:t>This becomes important in index optimization!</w:t>
            </w:r>
          </w:p>
          <w:p w:rsidR="00231193" w:rsidP="00231193" w:rsidRDefault="00231193" w14:paraId="2CDDCDE2" w14:textId="77777777">
            <w:pPr>
              <w:rPr>
                <w:rFonts w:ascii="Aptos" w:hAnsi="Aptos" w:eastAsia="Aptos" w:cs="Aptos"/>
              </w:rPr>
            </w:pPr>
          </w:p>
          <w:p w:rsidR="00231193" w:rsidP="00231193" w:rsidRDefault="00231193" w14:paraId="14E0AFDD" w14:textId="77777777">
            <w:pPr>
              <w:rPr>
                <w:rFonts w:ascii="Aptos" w:hAnsi="Aptos" w:eastAsia="Aptos" w:cs="Aptos"/>
              </w:rPr>
            </w:pPr>
            <w:r w:rsidRPr="00231193">
              <w:rPr>
                <w:rFonts w:ascii="Aptos" w:hAnsi="Aptos" w:eastAsia="Aptos" w:cs="Aptos"/>
              </w:rPr>
              <w:t>Each shard has a type: primary (handles reads and writes) or replica (handles reads and provides</w:t>
            </w:r>
            <w:r>
              <w:rPr>
                <w:rFonts w:ascii="Aptos" w:hAnsi="Aptos" w:eastAsia="Aptos" w:cs="Aptos"/>
              </w:rPr>
              <w:t xml:space="preserve"> </w:t>
            </w:r>
            <w:r w:rsidRPr="00231193">
              <w:rPr>
                <w:rFonts w:ascii="Aptos" w:hAnsi="Aptos" w:eastAsia="Aptos" w:cs="Aptos"/>
              </w:rPr>
              <w:t>redundancy).</w:t>
            </w:r>
          </w:p>
          <w:p w:rsidR="00231193" w:rsidP="00231193" w:rsidRDefault="00231193" w14:paraId="22960ECB" w14:textId="77777777">
            <w:pPr>
              <w:rPr>
                <w:rFonts w:ascii="Aptos" w:hAnsi="Aptos" w:eastAsia="Aptos" w:cs="Aptos"/>
              </w:rPr>
            </w:pPr>
          </w:p>
          <w:p w:rsidR="00231193" w:rsidP="00231193" w:rsidRDefault="00231193" w14:paraId="765E7621" w14:textId="77777777">
            <w:pPr>
              <w:rPr>
                <w:rFonts w:ascii="Aptos" w:hAnsi="Aptos" w:eastAsia="Aptos" w:cs="Aptos"/>
              </w:rPr>
            </w:pPr>
            <w:r w:rsidRPr="00231193">
              <w:rPr>
                <w:rFonts w:ascii="Aptos" w:hAnsi="Aptos" w:eastAsia="Aptos" w:cs="Aptos"/>
              </w:rPr>
              <w:t>Take note: all shards are queried in parallel during an OpenSearch search—this is key to performance.</w:t>
            </w:r>
          </w:p>
          <w:p w:rsidR="00231193" w:rsidP="00231193" w:rsidRDefault="00231193" w14:paraId="4FA8B22C" w14:textId="77777777">
            <w:pPr>
              <w:rPr>
                <w:rFonts w:ascii="Aptos" w:hAnsi="Aptos" w:eastAsia="Aptos" w:cs="Aptos"/>
              </w:rPr>
            </w:pPr>
          </w:p>
          <w:p w:rsidRPr="00231193" w:rsidR="00231193" w:rsidP="00231193" w:rsidRDefault="00231193" w14:paraId="3ABB27D8" w14:textId="542602D8">
            <w:pPr>
              <w:rPr>
                <w:rFonts w:ascii="Aptos" w:hAnsi="Aptos" w:eastAsia="Aptos" w:cs="Aptos"/>
              </w:rPr>
            </w:pPr>
            <w:commentRangeStart w:id="442"/>
            <w:r w:rsidRPr="00231193">
              <w:rPr>
                <w:rFonts w:ascii="Aptos" w:hAnsi="Aptos" w:eastAsia="Aptos" w:cs="Aptos"/>
              </w:rPr>
              <w:t>Knowing that, optimization techniques become clearer</w:t>
            </w:r>
            <w:r w:rsidR="00CD049B">
              <w:rPr>
                <w:rFonts w:ascii="Aptos" w:hAnsi="Aptos" w:eastAsia="Aptos" w:cs="Aptos"/>
              </w:rPr>
              <w:t>: each added shard adds overhead and parallelization power, and the trick is to balance them</w:t>
            </w:r>
            <w:r w:rsidRPr="00231193">
              <w:rPr>
                <w:rFonts w:ascii="Aptos" w:hAnsi="Aptos" w:eastAsia="Aptos" w:cs="Aptos"/>
              </w:rPr>
              <w:t>.</w:t>
            </w:r>
            <w:commentRangeEnd w:id="442"/>
            <w:r w:rsidRPr="00231193" w:rsidR="0085631D">
              <w:rPr>
                <w:rStyle w:val="CommentReference"/>
                <w:rFonts w:ascii="Aptos" w:hAnsi="Aptos" w:eastAsia="Aptos" w:cs="Aptos"/>
                <w:sz w:val="24"/>
                <w:szCs w:val="24"/>
              </w:rPr>
              <w:commentReference w:id="442"/>
            </w:r>
          </w:p>
          <w:p w:rsidRPr="00DC57E5" w:rsidR="00CE6735" w:rsidP="00231193" w:rsidRDefault="00CE6735" w14:paraId="3A32F35A" w14:textId="7DC0AC93">
            <w:pPr>
              <w:rPr>
                <w:rFonts w:ascii="Aptos" w:hAnsi="Aptos" w:eastAsia="Aptos" w:cs="Aptos"/>
              </w:rPr>
            </w:pPr>
          </w:p>
        </w:tc>
        <w:tc>
          <w:tcPr>
            <w:tcW w:w="3150" w:type="dxa"/>
            <w:tcMar>
              <w:left w:w="105" w:type="dxa"/>
              <w:right w:w="105" w:type="dxa"/>
            </w:tcMar>
          </w:tcPr>
          <w:p w:rsidRPr="00193B76" w:rsidR="00193B76" w:rsidP="00193B76" w:rsidRDefault="00193B76" w14:paraId="176E1EF2" w14:textId="77777777">
            <w:pPr>
              <w:numPr>
                <w:ilvl w:val="0"/>
                <w:numId w:val="46"/>
              </w:numPr>
              <w:rPr>
                <w:rFonts w:ascii="Aptos" w:hAnsi="Aptos" w:eastAsia="Aptos" w:cs="Aptos"/>
              </w:rPr>
            </w:pPr>
            <w:r w:rsidRPr="00193B76">
              <w:rPr>
                <w:rFonts w:ascii="Aptos" w:hAnsi="Aptos" w:eastAsia="Aptos" w:cs="Aptos"/>
                <w:b/>
                <w:bCs/>
              </w:rPr>
              <w:t>Animate:</w:t>
            </w:r>
            <w:r w:rsidRPr="00193B76">
              <w:rPr>
                <w:rFonts w:ascii="Aptos" w:hAnsi="Aptos" w:eastAsia="Aptos" w:cs="Aptos"/>
              </w:rPr>
              <w:t> Primary shard box appears first</w:t>
            </w:r>
          </w:p>
          <w:p w:rsidRPr="00193B76" w:rsidR="00193B76" w:rsidP="00193B76" w:rsidRDefault="00193B76" w14:paraId="76A5EB79" w14:textId="3B86F309">
            <w:pPr>
              <w:numPr>
                <w:ilvl w:val="0"/>
                <w:numId w:val="46"/>
              </w:numPr>
              <w:rPr>
                <w:rFonts w:ascii="Aptos" w:hAnsi="Aptos" w:eastAsia="Aptos" w:cs="Aptos"/>
              </w:rPr>
            </w:pPr>
            <w:r w:rsidRPr="00193B76">
              <w:rPr>
                <w:rFonts w:ascii="Aptos" w:hAnsi="Aptos" w:eastAsia="Aptos" w:cs="Aptos"/>
              </w:rPr>
              <w:t>Lucene Index box inside it</w:t>
            </w:r>
          </w:p>
          <w:p w:rsidR="00CE6735" w:rsidP="00CE6735" w:rsidRDefault="00193B76" w14:paraId="7C553218" w14:textId="6B6FCFE2">
            <w:pPr>
              <w:numPr>
                <w:ilvl w:val="0"/>
                <w:numId w:val="46"/>
              </w:numPr>
              <w:rPr>
                <w:rFonts w:ascii="Aptos" w:hAnsi="Aptos" w:eastAsia="Aptos" w:cs="Aptos"/>
              </w:rPr>
            </w:pPr>
            <w:r w:rsidRPr="00193B76">
              <w:rPr>
                <w:rFonts w:ascii="Aptos" w:hAnsi="Aptos" w:eastAsia="Aptos" w:cs="Aptos"/>
              </w:rPr>
              <w:t>Segment boxes appear one by one with "pop" effect</w:t>
            </w:r>
          </w:p>
          <w:p w:rsidR="00CE6735" w:rsidP="00CE6735" w:rsidRDefault="00CE6735" w14:paraId="67C740C7" w14:textId="77777777">
            <w:pPr>
              <w:numPr>
                <w:ilvl w:val="0"/>
                <w:numId w:val="46"/>
              </w:numPr>
              <w:rPr>
                <w:rFonts w:ascii="Aptos" w:hAnsi="Aptos" w:eastAsia="Aptos" w:cs="Aptos"/>
              </w:rPr>
            </w:pPr>
            <w:r>
              <w:rPr>
                <w:rFonts w:ascii="Aptos" w:hAnsi="Aptos" w:eastAsia="Aptos" w:cs="Aptos"/>
              </w:rPr>
              <w:t>Arrow to segments from a label “immutable”</w:t>
            </w:r>
          </w:p>
          <w:p w:rsidR="00CE6735" w:rsidP="00CE6735" w:rsidRDefault="00CE6735" w14:paraId="7AD97618" w14:textId="77777777">
            <w:pPr>
              <w:numPr>
                <w:ilvl w:val="0"/>
                <w:numId w:val="46"/>
              </w:numPr>
              <w:rPr>
                <w:rFonts w:ascii="Aptos" w:hAnsi="Aptos" w:eastAsia="Aptos" w:cs="Aptos"/>
              </w:rPr>
            </w:pPr>
            <w:r>
              <w:rPr>
                <w:rFonts w:ascii="Aptos" w:hAnsi="Aptos" w:eastAsia="Aptos" w:cs="Aptos"/>
              </w:rPr>
              <w:t>Label the shard as primary</w:t>
            </w:r>
          </w:p>
          <w:p w:rsidR="00CE6735" w:rsidP="00CE6735" w:rsidRDefault="00CE6735" w14:paraId="71836ED3" w14:textId="77777777">
            <w:pPr>
              <w:rPr>
                <w:rFonts w:ascii="Aptos" w:hAnsi="Aptos" w:eastAsia="Aptos" w:cs="Aptos"/>
              </w:rPr>
            </w:pPr>
          </w:p>
          <w:p w:rsidRPr="00CE6735" w:rsidR="00CE6735" w:rsidP="00CE6735" w:rsidRDefault="00CE6735" w14:paraId="4FAE9B5C" w14:textId="429FAAAF">
            <w:pPr>
              <w:rPr>
                <w:rFonts w:ascii="Aptos" w:hAnsi="Aptos" w:eastAsia="Aptos" w:cs="Aptos"/>
              </w:rPr>
            </w:pPr>
            <w:r>
              <w:rPr>
                <w:rFonts w:ascii="Aptos" w:hAnsi="Aptos" w:eastAsia="Aptos" w:cs="Aptos"/>
              </w:rPr>
              <w:t>Zoom out to multiple shards being queried in parallel.</w:t>
            </w:r>
          </w:p>
        </w:tc>
      </w:tr>
      <w:tr w:rsidRPr="00B75064" w:rsidR="00CE6735" w:rsidTr="0014374A" w14:paraId="24591935" w14:textId="77777777">
        <w:trPr>
          <w:trHeight w:val="316"/>
        </w:trPr>
        <w:tc>
          <w:tcPr>
            <w:tcW w:w="1391" w:type="dxa"/>
          </w:tcPr>
          <w:p w:rsidR="00CE6735" w:rsidRDefault="00574B94" w14:paraId="3F5AD23C" w14:textId="63ECB760">
            <w:pPr>
              <w:rPr>
                <w:rFonts w:ascii="Aptos" w:hAnsi="Aptos" w:eastAsia="Aptos" w:cs="Aptos"/>
              </w:rPr>
            </w:pPr>
            <w:r>
              <w:rPr>
                <w:rFonts w:ascii="Aptos" w:hAnsi="Aptos" w:eastAsia="Aptos" w:cs="Aptos"/>
              </w:rPr>
              <w:t>Why sharding matters for AI/RAG</w:t>
            </w:r>
          </w:p>
        </w:tc>
        <w:tc>
          <w:tcPr>
            <w:tcW w:w="4819" w:type="dxa"/>
            <w:tcMar>
              <w:left w:w="105" w:type="dxa"/>
              <w:right w:w="105" w:type="dxa"/>
            </w:tcMar>
          </w:tcPr>
          <w:p w:rsidR="008A440C" w:rsidP="008A440C" w:rsidRDefault="008A440C" w14:paraId="5FE8C16E" w14:textId="1B409ABE">
            <w:pPr>
              <w:rPr>
                <w:rFonts w:ascii="Aptos" w:hAnsi="Aptos" w:eastAsia="Aptos" w:cs="Aptos"/>
              </w:rPr>
            </w:pPr>
            <w:r w:rsidRPr="008A440C">
              <w:rPr>
                <w:rFonts w:ascii="Aptos" w:hAnsi="Aptos" w:eastAsia="Aptos" w:cs="Aptos"/>
              </w:rPr>
              <w:t>Now let's talk about why sharding matters for</w:t>
            </w:r>
            <w:r w:rsidR="00467D1D">
              <w:rPr>
                <w:rFonts w:ascii="Aptos" w:hAnsi="Aptos" w:eastAsia="Aptos" w:cs="Aptos"/>
              </w:rPr>
              <w:t xml:space="preserve"> index</w:t>
            </w:r>
            <w:r w:rsidRPr="008A440C">
              <w:rPr>
                <w:rFonts w:ascii="Aptos" w:hAnsi="Aptos" w:eastAsia="Aptos" w:cs="Aptos"/>
              </w:rPr>
              <w:t xml:space="preserve"> performance in both traditional and AI search. When a query comes in—whether it's a customer searching for 'science fiction novels' or your AI chatbot retrieving context documents—OpenSearch uses a scatter-gather pattern.</w:t>
            </w:r>
          </w:p>
          <w:p w:rsidR="008A440C" w:rsidP="008A440C" w:rsidRDefault="008A440C" w14:paraId="77739D2E" w14:textId="77777777">
            <w:pPr>
              <w:rPr>
                <w:rFonts w:ascii="Aptos" w:hAnsi="Aptos" w:eastAsia="Aptos" w:cs="Aptos"/>
              </w:rPr>
            </w:pPr>
          </w:p>
          <w:p w:rsidR="008A440C" w:rsidP="008A440C" w:rsidRDefault="008A440C" w14:paraId="4934DAE9" w14:textId="5AB77A26">
            <w:pPr>
              <w:rPr>
                <w:rFonts w:ascii="Aptos" w:hAnsi="Aptos" w:eastAsia="Aptos" w:cs="Aptos"/>
              </w:rPr>
            </w:pPr>
            <w:r w:rsidRPr="008A440C">
              <w:rPr>
                <w:rFonts w:ascii="Aptos" w:hAnsi="Aptos" w:eastAsia="Aptos" w:cs="Aptos"/>
              </w:rPr>
              <w:t>This means that when an OpenSearch query reaches a coordinator node, the coordinator broadcasts the search across all shards</w:t>
            </w:r>
            <w:r w:rsidR="00B63654">
              <w:rPr>
                <w:rFonts w:ascii="Aptos" w:hAnsi="Aptos" w:eastAsia="Aptos" w:cs="Aptos"/>
              </w:rPr>
              <w:t xml:space="preserve"> in the index</w:t>
            </w:r>
            <w:r w:rsidRPr="008A440C">
              <w:rPr>
                <w:rFonts w:ascii="Aptos" w:hAnsi="Aptos" w:eastAsia="Aptos" w:cs="Aptos"/>
              </w:rPr>
              <w:t>—querying either the primary or one of its replicas for each shard.</w:t>
            </w:r>
          </w:p>
          <w:p w:rsidR="008A440C" w:rsidP="008A440C" w:rsidRDefault="008A440C" w14:paraId="38927E41" w14:textId="77777777">
            <w:pPr>
              <w:rPr>
                <w:rFonts w:ascii="Aptos" w:hAnsi="Aptos" w:eastAsia="Aptos" w:cs="Aptos"/>
              </w:rPr>
            </w:pPr>
          </w:p>
          <w:p w:rsidRPr="008A440C" w:rsidR="008A440C" w:rsidP="008A440C" w:rsidRDefault="008A440C" w14:paraId="7ECFD6D4" w14:textId="6DF72D5D">
            <w:pPr>
              <w:rPr>
                <w:rFonts w:ascii="Aptos" w:hAnsi="Aptos" w:eastAsia="Aptos" w:cs="Aptos"/>
              </w:rPr>
            </w:pPr>
            <w:r w:rsidRPr="008A440C">
              <w:rPr>
                <w:rFonts w:ascii="Aptos" w:hAnsi="Aptos" w:eastAsia="Aptos" w:cs="Aptos"/>
              </w:rPr>
              <w:t>Each shard then searches for relevant data and returns it to the coordinator. The coordinator then merges and sorts the results from all shards, ranking them by relevance score to produce the final result set.</w:t>
            </w:r>
          </w:p>
          <w:p w:rsidR="00CE6735" w:rsidRDefault="00CE6735" w14:paraId="2AA1CD04" w14:textId="7AC1FB3A">
            <w:pPr>
              <w:rPr>
                <w:rFonts w:ascii="Aptos" w:hAnsi="Aptos" w:eastAsia="Aptos" w:cs="Aptos"/>
              </w:rPr>
            </w:pPr>
          </w:p>
        </w:tc>
        <w:tc>
          <w:tcPr>
            <w:tcW w:w="3150" w:type="dxa"/>
            <w:tcMar>
              <w:left w:w="105" w:type="dxa"/>
              <w:right w:w="105" w:type="dxa"/>
            </w:tcMar>
          </w:tcPr>
          <w:p w:rsidRPr="00F52454" w:rsidR="00CE6735" w:rsidP="009A5508" w:rsidRDefault="009A5508" w14:paraId="1C42DE48" w14:textId="0A2BC037">
            <w:pPr>
              <w:ind w:left="720"/>
              <w:rPr>
                <w:rFonts w:ascii="Aptos" w:hAnsi="Aptos" w:eastAsia="Aptos" w:cs="Aptos"/>
              </w:rPr>
            </w:pPr>
            <w:r w:rsidRPr="00F52454">
              <w:rPr>
                <w:rFonts w:ascii="Aptos" w:hAnsi="Aptos" w:eastAsia="Aptos" w:cs="Aptos"/>
              </w:rPr>
              <w:t>Parallel search diagram with coordinator broadcasting to shards, results flowing back, merge/sort visualization</w:t>
            </w:r>
          </w:p>
        </w:tc>
      </w:tr>
      <w:tr w:rsidRPr="00B75064" w:rsidR="00124878" w:rsidTr="0014374A" w14:paraId="499BF42F" w14:textId="77777777">
        <w:trPr>
          <w:trHeight w:val="316"/>
        </w:trPr>
        <w:tc>
          <w:tcPr>
            <w:tcW w:w="1391" w:type="dxa"/>
          </w:tcPr>
          <w:p w:rsidR="00124878" w:rsidRDefault="00574B94" w14:paraId="60C9850E" w14:textId="3AC6FFA4">
            <w:pPr>
              <w:rPr>
                <w:rFonts w:ascii="Aptos" w:hAnsi="Aptos" w:eastAsia="Aptos" w:cs="Aptos"/>
              </w:rPr>
            </w:pPr>
            <w:commentRangeStart w:id="444"/>
            <w:commentRangeStart w:id="445"/>
            <w:r>
              <w:rPr>
                <w:rFonts w:ascii="Aptos" w:hAnsi="Aptos" w:eastAsia="Aptos" w:cs="Aptos"/>
              </w:rPr>
              <w:t>Adding shards vs. overhead</w:t>
            </w:r>
            <w:commentRangeEnd w:id="444"/>
            <w:r w:rsidR="0085631D">
              <w:rPr>
                <w:rStyle w:val="CommentReference"/>
                <w:rFonts w:ascii="Aptos" w:hAnsi="Aptos" w:eastAsia="Aptos" w:cs="Aptos"/>
                <w:sz w:val="24"/>
                <w:szCs w:val="24"/>
              </w:rPr>
              <w:commentReference w:id="444"/>
            </w:r>
            <w:commentRangeEnd w:id="445"/>
            <w:r>
              <w:rPr>
                <w:rStyle w:val="CommentReference"/>
              </w:rPr>
              <w:commentReference w:id="445"/>
            </w:r>
          </w:p>
        </w:tc>
        <w:tc>
          <w:tcPr>
            <w:tcW w:w="4819" w:type="dxa"/>
            <w:tcMar>
              <w:left w:w="105" w:type="dxa"/>
              <w:right w:w="105" w:type="dxa"/>
            </w:tcMar>
          </w:tcPr>
          <w:p w:rsidR="00F14DAC" w:rsidP="00F14DAC" w:rsidRDefault="00A758FB" w14:paraId="3364CA78" w14:textId="0B7AD6E2">
            <w:pPr>
              <w:rPr>
                <w:rFonts w:ascii="Aptos" w:hAnsi="Aptos" w:eastAsia="Aptos" w:cs="Aptos"/>
              </w:rPr>
            </w:pPr>
            <w:r>
              <w:rPr>
                <w:rFonts w:ascii="Aptos" w:hAnsi="Aptos" w:eastAsia="Aptos" w:cs="Aptos"/>
              </w:rPr>
              <w:t>At first glance, a</w:t>
            </w:r>
            <w:r w:rsidRPr="00F14DAC" w:rsidR="00F14DAC">
              <w:rPr>
                <w:rFonts w:ascii="Aptos" w:hAnsi="Aptos" w:eastAsia="Aptos" w:cs="Aptos"/>
              </w:rPr>
              <w:t xml:space="preserve">dding more shards can greatly improve search time at first, but you will suffer diminishing or vanished returns if you spin up too many shards; this is because of the overhead </w:t>
            </w:r>
            <w:r w:rsidR="00E11B07">
              <w:rPr>
                <w:rFonts w:ascii="Aptos" w:hAnsi="Aptos" w:eastAsia="Aptos" w:cs="Aptos"/>
              </w:rPr>
              <w:t xml:space="preserve">of </w:t>
            </w:r>
            <w:r w:rsidRPr="00F14DAC" w:rsidR="00F14DAC">
              <w:rPr>
                <w:rFonts w:ascii="Aptos" w:hAnsi="Aptos" w:eastAsia="Aptos" w:cs="Aptos"/>
              </w:rPr>
              <w:t>the coordinator node</w:t>
            </w:r>
            <w:r w:rsidR="00E11B07">
              <w:rPr>
                <w:rFonts w:ascii="Aptos" w:hAnsi="Aptos" w:eastAsia="Aptos" w:cs="Aptos"/>
              </w:rPr>
              <w:t xml:space="preserve"> when it </w:t>
            </w:r>
            <w:r w:rsidRPr="00F14DAC" w:rsidR="00F14DAC">
              <w:rPr>
                <w:rFonts w:ascii="Aptos" w:hAnsi="Aptos" w:eastAsia="Aptos" w:cs="Aptos"/>
              </w:rPr>
              <w:t>has to sort and merge results from every shard.</w:t>
            </w:r>
          </w:p>
          <w:p w:rsidR="00F14DAC" w:rsidP="00F14DAC" w:rsidRDefault="00F14DAC" w14:paraId="02530D94" w14:textId="77777777">
            <w:pPr>
              <w:rPr>
                <w:rFonts w:ascii="Aptos" w:hAnsi="Aptos" w:eastAsia="Aptos" w:cs="Aptos"/>
              </w:rPr>
            </w:pPr>
          </w:p>
          <w:p w:rsidR="00F14DAC" w:rsidP="00F14DAC" w:rsidRDefault="00F14DAC" w14:paraId="27509162" w14:textId="77777777">
            <w:pPr>
              <w:rPr>
                <w:rFonts w:ascii="Aptos" w:hAnsi="Aptos" w:eastAsia="Aptos" w:cs="Aptos"/>
              </w:rPr>
            </w:pPr>
            <w:r w:rsidRPr="00F14DAC">
              <w:rPr>
                <w:rFonts w:ascii="Aptos" w:hAnsi="Aptos" w:eastAsia="Aptos" w:cs="Aptos"/>
              </w:rPr>
              <w:t>There's a sweet spot for sharding; your shards should fall in the 10-50GB range. While the exact optimal size depends on your use case, many practitioners target 20-30GB for general-purpose indexes.</w:t>
            </w:r>
          </w:p>
          <w:p w:rsidR="00F14DAC" w:rsidP="00F14DAC" w:rsidRDefault="00F14DAC" w14:paraId="0FDDC018" w14:textId="77777777">
            <w:pPr>
              <w:rPr>
                <w:rFonts w:ascii="Aptos" w:hAnsi="Aptos" w:eastAsia="Aptos" w:cs="Aptos"/>
              </w:rPr>
            </w:pPr>
          </w:p>
          <w:p w:rsidR="00124878" w:rsidRDefault="00F14DAC" w14:paraId="2B3C1E03" w14:textId="438CC262">
            <w:pPr>
              <w:rPr>
                <w:rFonts w:ascii="Aptos" w:hAnsi="Aptos" w:eastAsia="Aptos" w:cs="Aptos"/>
              </w:rPr>
            </w:pPr>
            <w:r w:rsidRPr="00F14DAC">
              <w:rPr>
                <w:rFonts w:ascii="Aptos" w:hAnsi="Aptos" w:eastAsia="Aptos" w:cs="Aptos"/>
              </w:rPr>
              <w:t>Next, we're going to talk about managing and optimizing indexes, including when to re-index and when to create new indexes</w:t>
            </w:r>
            <w:r w:rsidRPr="08388028" w:rsidR="48EC490E">
              <w:rPr>
                <w:rFonts w:ascii="Aptos" w:hAnsi="Aptos" w:eastAsia="Aptos" w:cs="Aptos"/>
              </w:rPr>
              <w:t>.</w:t>
            </w:r>
          </w:p>
        </w:tc>
        <w:tc>
          <w:tcPr>
            <w:tcW w:w="3150" w:type="dxa"/>
            <w:tcMar>
              <w:left w:w="105" w:type="dxa"/>
              <w:right w:w="105" w:type="dxa"/>
            </w:tcMar>
          </w:tcPr>
          <w:p w:rsidR="00124878" w:rsidP="00A30B8A" w:rsidRDefault="00321194" w14:paraId="67A9F6BD" w14:textId="77777777">
            <w:pPr>
              <w:ind w:left="720"/>
              <w:rPr>
                <w:rFonts w:ascii="Aptos" w:hAnsi="Aptos" w:eastAsia="Aptos" w:cs="Aptos"/>
              </w:rPr>
            </w:pPr>
            <w:r w:rsidRPr="00321194">
              <w:rPr>
                <w:rFonts w:ascii="Aptos" w:hAnsi="Aptos" w:eastAsia="Aptos" w:cs="Aptos"/>
              </w:rPr>
              <w:t>Performance graph showing optimal shard size with bell curve peaking at 20-30GB, with range labeled 10-50GB</w:t>
            </w:r>
          </w:p>
          <w:p w:rsidR="00321194" w:rsidP="00A30B8A" w:rsidRDefault="00321194" w14:paraId="02F730C6" w14:textId="77777777">
            <w:pPr>
              <w:ind w:left="720"/>
              <w:rPr>
                <w:rFonts w:ascii="Aptos" w:hAnsi="Aptos" w:eastAsia="Aptos" w:cs="Aptos"/>
              </w:rPr>
            </w:pPr>
          </w:p>
          <w:p w:rsidR="00321194" w:rsidP="00A30B8A" w:rsidRDefault="00321194" w14:paraId="1E0FFD00" w14:textId="77777777">
            <w:pPr>
              <w:ind w:left="720"/>
              <w:rPr>
                <w:rFonts w:ascii="Aptos" w:hAnsi="Aptos" w:eastAsia="Aptos" w:cs="Aptos"/>
              </w:rPr>
            </w:pPr>
            <w:r>
              <w:rPr>
                <w:rFonts w:ascii="Aptos" w:hAnsi="Aptos" w:eastAsia="Aptos" w:cs="Aptos"/>
              </w:rPr>
              <w:t>Arrows point out the peak area and the range</w:t>
            </w:r>
            <w:r w:rsidR="00077C2F">
              <w:rPr>
                <w:rFonts w:ascii="Aptos" w:hAnsi="Aptos" w:eastAsia="Aptos" w:cs="Aptos"/>
              </w:rPr>
              <w:t>.</w:t>
            </w:r>
          </w:p>
          <w:p w:rsidR="00077C2F" w:rsidP="00A30B8A" w:rsidRDefault="00077C2F" w14:paraId="00B2774F" w14:textId="77777777">
            <w:pPr>
              <w:ind w:left="720"/>
              <w:rPr>
                <w:rFonts w:ascii="Aptos" w:hAnsi="Aptos" w:eastAsia="Aptos" w:cs="Aptos"/>
              </w:rPr>
            </w:pPr>
          </w:p>
          <w:p w:rsidRPr="00321194" w:rsidR="00077C2F" w:rsidP="00A30B8A" w:rsidRDefault="00077C2F" w14:paraId="3C581B54" w14:textId="7119C409">
            <w:pPr>
              <w:ind w:left="720"/>
              <w:rPr>
                <w:rFonts w:ascii="Aptos" w:hAnsi="Aptos" w:eastAsia="Aptos" w:cs="Aptos"/>
              </w:rPr>
            </w:pPr>
          </w:p>
        </w:tc>
      </w:tr>
      <w:tr w:rsidRPr="00B75064" w:rsidR="00124878" w:rsidTr="0014374A" w14:paraId="599D5777" w14:textId="77777777">
        <w:trPr>
          <w:trHeight w:val="316"/>
        </w:trPr>
        <w:tc>
          <w:tcPr>
            <w:tcW w:w="1391" w:type="dxa"/>
          </w:tcPr>
          <w:p w:rsidR="00124878" w:rsidRDefault="005E45D4" w14:paraId="32DAF96E" w14:textId="32DE322C">
            <w:pPr>
              <w:rPr>
                <w:rFonts w:ascii="Aptos" w:hAnsi="Aptos" w:eastAsia="Aptos" w:cs="Aptos"/>
              </w:rPr>
            </w:pPr>
            <w:r>
              <w:rPr>
                <w:rFonts w:ascii="Aptos" w:hAnsi="Aptos" w:eastAsia="Aptos" w:cs="Aptos"/>
              </w:rPr>
              <w:t>Managing Index design for production</w:t>
            </w:r>
          </w:p>
        </w:tc>
        <w:tc>
          <w:tcPr>
            <w:tcW w:w="4819" w:type="dxa"/>
            <w:tcMar>
              <w:left w:w="105" w:type="dxa"/>
              <w:right w:w="105" w:type="dxa"/>
            </w:tcMar>
          </w:tcPr>
          <w:p w:rsidR="005E45D4" w:rsidRDefault="005E45D4" w14:paraId="2B7A6C62" w14:textId="77777777">
            <w:pPr>
              <w:rPr>
                <w:rFonts w:ascii="Aptos" w:hAnsi="Aptos" w:eastAsia="Aptos" w:cs="Aptos"/>
              </w:rPr>
            </w:pPr>
            <w:r w:rsidRPr="005E45D4">
              <w:rPr>
                <w:rFonts w:ascii="Aptos" w:hAnsi="Aptos" w:eastAsia="Aptos" w:cs="Aptos"/>
              </w:rPr>
              <w:t>When designing indexes for production, you need to think ahead about three key areas: shard sizing, mapping optimization, and lifecycle management</w:t>
            </w:r>
          </w:p>
          <w:p w:rsidRPr="00EE4EC6" w:rsidR="005E45D4" w:rsidRDefault="005E45D4" w14:paraId="20DCADEB" w14:textId="77777777">
            <w:pPr>
              <w:rPr>
                <w:rFonts w:ascii="Aptos" w:hAnsi="Aptos" w:eastAsia="Aptos" w:cs="Aptos"/>
              </w:rPr>
            </w:pPr>
          </w:p>
          <w:p w:rsidRPr="003505E0" w:rsidR="003505E0" w:rsidP="0039250E" w:rsidRDefault="00EE4EC6" w14:paraId="7E1A5082" w14:textId="21A18360">
            <w:pPr>
              <w:rPr>
                <w:rFonts w:ascii="Aptos" w:hAnsi="Aptos" w:eastAsia="Aptos" w:cs="Aptos"/>
              </w:rPr>
            </w:pPr>
            <w:r w:rsidRPr="00EE4EC6">
              <w:rPr>
                <w:rFonts w:ascii="Aptos" w:hAnsi="Aptos" w:eastAsia="Aptos" w:cs="Aptos"/>
              </w:rPr>
              <w:t xml:space="preserve">First, shard sizing. Calculate your expected data volume and divide it to keep shards in that 10-50GB range. If you expect 500GB of data, plan for 10-25 shards. </w:t>
            </w:r>
            <w:commentRangeStart w:id="447"/>
            <w:commentRangeStart w:id="448"/>
            <w:r w:rsidRPr="00EE4EC6">
              <w:rPr>
                <w:rFonts w:ascii="Aptos" w:hAnsi="Aptos" w:eastAsia="Aptos" w:cs="Aptos"/>
              </w:rPr>
              <w:t>That's 50GB per shard at the low end, or 20GB per shard at the optimal end</w:t>
            </w:r>
            <w:commentRangeEnd w:id="447"/>
            <w:r w:rsidRPr="00EE4EC6" w:rsidR="0085631D">
              <w:rPr>
                <w:rStyle w:val="CommentReference"/>
                <w:rFonts w:ascii="Aptos" w:hAnsi="Aptos" w:eastAsia="Aptos" w:cs="Aptos"/>
                <w:sz w:val="24"/>
                <w:szCs w:val="24"/>
              </w:rPr>
              <w:commentReference w:id="447"/>
            </w:r>
            <w:commentRangeEnd w:id="448"/>
            <w:r>
              <w:rPr>
                <w:rStyle w:val="CommentReference"/>
              </w:rPr>
              <w:commentReference w:id="448"/>
            </w:r>
            <w:r w:rsidRPr="00EE4EC6">
              <w:rPr>
                <w:rFonts w:ascii="Aptos" w:hAnsi="Aptos" w:eastAsia="Aptos" w:cs="Aptos"/>
              </w:rPr>
              <w:t>, depending on your query patterns and update frequency</w:t>
            </w:r>
            <w:r w:rsidR="003505E0">
              <w:rPr>
                <w:rFonts w:ascii="Aptos" w:hAnsi="Aptos" w:eastAsia="Aptos" w:cs="Aptos"/>
              </w:rPr>
              <w:t>:</w:t>
            </w:r>
            <w:r w:rsidR="002A11C3">
              <w:rPr>
                <w:rFonts w:ascii="Aptos" w:hAnsi="Aptos" w:eastAsia="Aptos" w:cs="Aptos"/>
              </w:rPr>
              <w:t xml:space="preserve"> </w:t>
            </w:r>
            <w:r w:rsidRPr="0039250E" w:rsidR="002A11C3">
              <w:rPr>
                <w:rFonts w:ascii="Aptos" w:hAnsi="Aptos" w:eastAsia="Aptos" w:cs="Aptos"/>
              </w:rPr>
              <w:t>c</w:t>
            </w:r>
            <w:r w:rsidRPr="0039250E" w:rsidR="003505E0">
              <w:rPr>
                <w:rFonts w:ascii="Aptos" w:hAnsi="Aptos" w:eastAsia="Aptos" w:cs="Aptos"/>
              </w:rPr>
              <w:t>hoose fewer shards if you have</w:t>
            </w:r>
            <w:r w:rsidR="0039250E">
              <w:rPr>
                <w:rFonts w:ascii="Aptos" w:hAnsi="Aptos" w:eastAsia="Aptos" w:cs="Aptos"/>
              </w:rPr>
              <w:t xml:space="preserve"> m</w:t>
            </w:r>
            <w:r w:rsidRPr="003505E0" w:rsidR="003505E0">
              <w:rPr>
                <w:rFonts w:ascii="Aptos" w:hAnsi="Aptos" w:eastAsia="Aptos" w:cs="Aptos"/>
              </w:rPr>
              <w:t>ostly read-only data</w:t>
            </w:r>
            <w:r w:rsidR="0039250E">
              <w:rPr>
                <w:rFonts w:ascii="Aptos" w:hAnsi="Aptos" w:eastAsia="Aptos" w:cs="Aptos"/>
              </w:rPr>
              <w:t>, or make i</w:t>
            </w:r>
            <w:r w:rsidRPr="003505E0" w:rsidR="003505E0">
              <w:rPr>
                <w:rFonts w:ascii="Aptos" w:hAnsi="Aptos" w:eastAsia="Aptos" w:cs="Aptos"/>
              </w:rPr>
              <w:t>nfrequent updates</w:t>
            </w:r>
            <w:r w:rsidR="0039250E">
              <w:rPr>
                <w:rFonts w:ascii="Aptos" w:hAnsi="Aptos" w:eastAsia="Aptos" w:cs="Aptos"/>
              </w:rPr>
              <w:t xml:space="preserve"> to your data, </w:t>
            </w:r>
            <w:r w:rsidR="00FD306F">
              <w:rPr>
                <w:rFonts w:ascii="Aptos" w:hAnsi="Aptos" w:eastAsia="Aptos" w:cs="Aptos"/>
              </w:rPr>
              <w:t>or</w:t>
            </w:r>
            <w:r w:rsidR="0039250E">
              <w:rPr>
                <w:rFonts w:ascii="Aptos" w:hAnsi="Aptos" w:eastAsia="Aptos" w:cs="Aptos"/>
              </w:rPr>
              <w:t xml:space="preserve"> you n</w:t>
            </w:r>
            <w:r w:rsidRPr="003505E0" w:rsidR="003505E0">
              <w:rPr>
                <w:rFonts w:ascii="Aptos" w:hAnsi="Aptos" w:eastAsia="Aptos" w:cs="Aptos"/>
              </w:rPr>
              <w:t>eed faster recovery times</w:t>
            </w:r>
            <w:r w:rsidR="0039250E">
              <w:rPr>
                <w:rFonts w:ascii="Aptos" w:hAnsi="Aptos" w:eastAsia="Aptos" w:cs="Aptos"/>
              </w:rPr>
              <w:t>.</w:t>
            </w:r>
          </w:p>
          <w:p w:rsidRPr="003505E0" w:rsidR="003505E0" w:rsidP="00FD306F" w:rsidRDefault="003505E0" w14:paraId="69C2241F" w14:textId="17346755">
            <w:pPr>
              <w:rPr>
                <w:rFonts w:ascii="Aptos" w:hAnsi="Aptos" w:eastAsia="Aptos" w:cs="Aptos"/>
              </w:rPr>
            </w:pPr>
            <w:r w:rsidRPr="003505E0">
              <w:rPr>
                <w:rFonts w:ascii="Aptos" w:hAnsi="Aptos" w:eastAsia="Aptos" w:cs="Aptos"/>
              </w:rPr>
              <w:t>Choose more shards if you have</w:t>
            </w:r>
            <w:r w:rsidR="00FD306F">
              <w:rPr>
                <w:rFonts w:ascii="Aptos" w:hAnsi="Aptos" w:eastAsia="Aptos" w:cs="Aptos"/>
              </w:rPr>
              <w:t xml:space="preserve"> h</w:t>
            </w:r>
            <w:r w:rsidRPr="003505E0">
              <w:rPr>
                <w:rFonts w:ascii="Aptos" w:hAnsi="Aptos" w:eastAsia="Aptos" w:cs="Aptos"/>
              </w:rPr>
              <w:t>igh write volume</w:t>
            </w:r>
            <w:r w:rsidR="00FD306F">
              <w:rPr>
                <w:rFonts w:ascii="Aptos" w:hAnsi="Aptos" w:eastAsia="Aptos" w:cs="Aptos"/>
              </w:rPr>
              <w:t>, f</w:t>
            </w:r>
            <w:r w:rsidRPr="003505E0">
              <w:rPr>
                <w:rFonts w:ascii="Aptos" w:hAnsi="Aptos" w:eastAsia="Aptos" w:cs="Aptos"/>
              </w:rPr>
              <w:t>requent updates</w:t>
            </w:r>
            <w:r w:rsidR="00FD306F">
              <w:rPr>
                <w:rFonts w:ascii="Aptos" w:hAnsi="Aptos" w:eastAsia="Aptos" w:cs="Aptos"/>
              </w:rPr>
              <w:t xml:space="preserve"> to data, you n</w:t>
            </w:r>
            <w:r w:rsidRPr="003505E0">
              <w:rPr>
                <w:rFonts w:ascii="Aptos" w:hAnsi="Aptos" w:eastAsia="Aptos" w:cs="Aptos"/>
              </w:rPr>
              <w:t>eed maximum query parallelization</w:t>
            </w:r>
            <w:r w:rsidR="00FD306F">
              <w:rPr>
                <w:rFonts w:ascii="Aptos" w:hAnsi="Aptos" w:eastAsia="Aptos" w:cs="Aptos"/>
              </w:rPr>
              <w:t xml:space="preserve">, </w:t>
            </w:r>
            <w:r w:rsidR="001D3324">
              <w:rPr>
                <w:rFonts w:ascii="Aptos" w:hAnsi="Aptos" w:eastAsia="Aptos" w:cs="Aptos"/>
              </w:rPr>
              <w:t>or for l</w:t>
            </w:r>
            <w:r w:rsidRPr="003505E0">
              <w:rPr>
                <w:rFonts w:ascii="Aptos" w:hAnsi="Aptos" w:eastAsia="Aptos" w:cs="Aptos"/>
              </w:rPr>
              <w:t>arge cluster</w:t>
            </w:r>
            <w:r w:rsidR="001D3324">
              <w:rPr>
                <w:rFonts w:ascii="Aptos" w:hAnsi="Aptos" w:eastAsia="Aptos" w:cs="Aptos"/>
              </w:rPr>
              <w:t>s</w:t>
            </w:r>
            <w:r w:rsidRPr="003505E0">
              <w:rPr>
                <w:rFonts w:ascii="Aptos" w:hAnsi="Aptos" w:eastAsia="Aptos" w:cs="Aptos"/>
              </w:rPr>
              <w:t xml:space="preserve"> with many nodes"</w:t>
            </w:r>
          </w:p>
          <w:p w:rsidR="005E45D4" w:rsidRDefault="005E45D4" w14:paraId="3F6A9083" w14:textId="57F0B45E">
            <w:pPr>
              <w:rPr>
                <w:rFonts w:ascii="Aptos" w:hAnsi="Aptos" w:eastAsia="Aptos" w:cs="Aptos"/>
              </w:rPr>
            </w:pPr>
          </w:p>
          <w:p w:rsidR="005E45D4" w:rsidRDefault="005E45D4" w14:paraId="2D977E9C" w14:textId="77777777">
            <w:pPr>
              <w:rPr>
                <w:rFonts w:ascii="Aptos" w:hAnsi="Aptos" w:eastAsia="Aptos" w:cs="Aptos"/>
              </w:rPr>
            </w:pPr>
          </w:p>
          <w:p w:rsidR="005E45D4" w:rsidRDefault="005E45D4" w14:paraId="72050E1F" w14:textId="09BCE621">
            <w:pPr>
              <w:rPr>
                <w:rFonts w:ascii="Aptos" w:hAnsi="Aptos" w:eastAsia="Aptos" w:cs="Aptos"/>
              </w:rPr>
            </w:pPr>
            <w:r w:rsidRPr="005E45D4">
              <w:rPr>
                <w:rFonts w:ascii="Aptos" w:hAnsi="Aptos" w:eastAsia="Aptos" w:cs="Aptos"/>
              </w:rPr>
              <w:t xml:space="preserve">Second, mapping optimization. Only index fields you'll </w:t>
            </w:r>
            <w:r w:rsidRPr="005E45D4" w:rsidR="003F4B3A">
              <w:rPr>
                <w:rFonts w:ascii="Aptos" w:hAnsi="Aptos" w:eastAsia="Aptos" w:cs="Aptos"/>
              </w:rPr>
              <w:t>search</w:t>
            </w:r>
            <w:r w:rsidR="000369EE">
              <w:rPr>
                <w:rFonts w:ascii="Aptos" w:hAnsi="Aptos" w:eastAsia="Aptos" w:cs="Aptos"/>
              </w:rPr>
              <w:t xml:space="preserve"> on</w:t>
            </w:r>
            <w:r w:rsidRPr="005E45D4">
              <w:rPr>
                <w:rFonts w:ascii="Aptos" w:hAnsi="Aptos" w:eastAsia="Aptos" w:cs="Aptos"/>
              </w:rPr>
              <w:t>. Use the 'index: false' setting for fields you only need to retrieve, not search. For AI applications, consider storing embeddings in separate fields or even separate indexes from your text data.</w:t>
            </w:r>
          </w:p>
          <w:p w:rsidR="00A40FD7" w:rsidRDefault="00A40FD7" w14:paraId="716DCBAC" w14:textId="77777777">
            <w:pPr>
              <w:rPr>
                <w:rFonts w:ascii="Aptos" w:hAnsi="Aptos" w:eastAsia="Aptos" w:cs="Aptos"/>
              </w:rPr>
            </w:pPr>
          </w:p>
          <w:p w:rsidR="007B1DE7" w:rsidRDefault="00A40FD7" w14:paraId="315D021C" w14:textId="629F1482">
            <w:pPr>
              <w:rPr>
                <w:rFonts w:ascii="Aptos" w:hAnsi="Aptos" w:eastAsia="Aptos" w:cs="Aptos"/>
              </w:rPr>
            </w:pPr>
            <w:commentRangeStart w:id="450"/>
            <w:r>
              <w:rPr>
                <w:rFonts w:ascii="Aptos" w:hAnsi="Aptos" w:eastAsia="Aptos" w:cs="Aptos"/>
              </w:rPr>
              <w:t xml:space="preserve">Let’s </w:t>
            </w:r>
            <w:r w:rsidR="006B56EC">
              <w:rPr>
                <w:rFonts w:ascii="Aptos" w:hAnsi="Aptos" w:eastAsia="Aptos" w:cs="Aptos"/>
              </w:rPr>
              <w:t xml:space="preserve">look at how your bookstore’s </w:t>
            </w:r>
            <w:r w:rsidR="007A3505">
              <w:rPr>
                <w:rFonts w:ascii="Aptos" w:hAnsi="Aptos" w:eastAsia="Aptos" w:cs="Aptos"/>
              </w:rPr>
              <w:t xml:space="preserve">Index for books is optimized: you can check using the API. </w:t>
            </w:r>
            <w:commentRangeEnd w:id="450"/>
            <w:r w:rsidR="0085631D">
              <w:rPr>
                <w:rStyle w:val="CommentReference"/>
                <w:rFonts w:ascii="Aptos" w:hAnsi="Aptos" w:eastAsia="Aptos" w:cs="Aptos"/>
                <w:sz w:val="24"/>
                <w:szCs w:val="24"/>
              </w:rPr>
              <w:commentReference w:id="450"/>
            </w:r>
            <w:r w:rsidR="007B1DE7">
              <w:rPr>
                <w:rFonts w:ascii="Aptos" w:hAnsi="Aptos" w:eastAsia="Aptos" w:cs="Aptos"/>
              </w:rPr>
              <w:t xml:space="preserve">You can get information </w:t>
            </w:r>
            <w:r w:rsidR="0066145F">
              <w:rPr>
                <w:rFonts w:ascii="Aptos" w:hAnsi="Aptos" w:eastAsia="Aptos" w:cs="Aptos"/>
              </w:rPr>
              <w:t xml:space="preserve">about mappings, for instance, from the index </w:t>
            </w:r>
            <w:r w:rsidR="00EC7A06">
              <w:rPr>
                <w:rFonts w:ascii="Aptos" w:hAnsi="Aptos" w:eastAsia="Aptos" w:cs="Aptos"/>
              </w:rPr>
              <w:t xml:space="preserve">mapping API. </w:t>
            </w:r>
          </w:p>
          <w:p w:rsidR="00EC7A06" w:rsidRDefault="00EC7A06" w14:paraId="43C58EE5" w14:textId="77777777">
            <w:pPr>
              <w:rPr>
                <w:rFonts w:ascii="Aptos" w:hAnsi="Aptos" w:eastAsia="Aptos" w:cs="Aptos"/>
              </w:rPr>
            </w:pPr>
          </w:p>
          <w:p w:rsidR="00EC7A06" w:rsidRDefault="00EC7A06" w14:paraId="7BD3151A" w14:textId="0E630522">
            <w:pPr>
              <w:rPr>
                <w:rFonts w:ascii="Aptos" w:hAnsi="Aptos" w:eastAsia="Aptos" w:cs="Aptos"/>
              </w:rPr>
            </w:pPr>
            <w:r>
              <w:rPr>
                <w:rFonts w:ascii="Aptos" w:hAnsi="Aptos" w:eastAsia="Aptos" w:cs="Aptos"/>
              </w:rPr>
              <w:t xml:space="preserve">In the response you’ll see each field on your index’s documents, whether it’s indexed for search, what type it is, </w:t>
            </w:r>
            <w:r w:rsidR="00C20DCF">
              <w:rPr>
                <w:rFonts w:ascii="Aptos" w:hAnsi="Aptos" w:eastAsia="Aptos" w:cs="Aptos"/>
              </w:rPr>
              <w:t>and other information.</w:t>
            </w:r>
          </w:p>
          <w:p w:rsidR="00C20DCF" w:rsidRDefault="00C20DCF" w14:paraId="37B6715C" w14:textId="77777777">
            <w:pPr>
              <w:rPr>
                <w:rFonts w:ascii="Aptos" w:hAnsi="Aptos" w:eastAsia="Aptos" w:cs="Aptos"/>
              </w:rPr>
            </w:pPr>
          </w:p>
          <w:p w:rsidR="00C20DCF" w:rsidRDefault="00C20DCF" w14:paraId="244BE6EA" w14:textId="04FD785B">
            <w:pPr>
              <w:rPr>
                <w:rFonts w:ascii="Aptos" w:hAnsi="Aptos" w:eastAsia="Aptos" w:cs="Aptos"/>
              </w:rPr>
            </w:pPr>
            <w:r>
              <w:rPr>
                <w:rFonts w:ascii="Aptos" w:hAnsi="Aptos" w:eastAsia="Aptos" w:cs="Aptos"/>
              </w:rPr>
              <w:t>Use these to make future design decisions and keep your indexes optimized.</w:t>
            </w:r>
          </w:p>
          <w:p w:rsidR="005E45D4" w:rsidRDefault="005E45D4" w14:paraId="3F6277DC" w14:textId="77777777">
            <w:pPr>
              <w:rPr>
                <w:rFonts w:ascii="Aptos" w:hAnsi="Aptos" w:eastAsia="Aptos" w:cs="Aptos"/>
              </w:rPr>
            </w:pPr>
          </w:p>
          <w:p w:rsidR="005E45D4" w:rsidRDefault="005E45D4" w14:paraId="1A1FE017" w14:textId="699E3D1C">
            <w:pPr>
              <w:rPr>
                <w:rFonts w:ascii="Aptos" w:hAnsi="Aptos" w:eastAsia="Aptos" w:cs="Aptos"/>
              </w:rPr>
            </w:pPr>
            <w:r w:rsidRPr="005E45D4">
              <w:rPr>
                <w:rFonts w:ascii="Aptos" w:hAnsi="Aptos" w:eastAsia="Aptos" w:cs="Aptos"/>
              </w:rPr>
              <w:t xml:space="preserve">Third, lifecycle management. Plan from day one how data will age. Will you need to delete old data? Move it to cheaper storage? Force merge read-only indexes? </w:t>
            </w:r>
            <w:commentRangeStart w:id="452"/>
            <w:r w:rsidRPr="005E45D4">
              <w:rPr>
                <w:rFonts w:ascii="Aptos" w:hAnsi="Aptos" w:eastAsia="Aptos" w:cs="Aptos"/>
              </w:rPr>
              <w:t>Use Index State Management policies to automate th</w:t>
            </w:r>
            <w:r w:rsidR="004A00DA">
              <w:rPr>
                <w:rFonts w:ascii="Aptos" w:hAnsi="Aptos" w:eastAsia="Aptos" w:cs="Aptos"/>
              </w:rPr>
              <w:t>ese data maintenance tasks</w:t>
            </w:r>
            <w:r w:rsidRPr="005E45D4">
              <w:rPr>
                <w:rFonts w:ascii="Aptos" w:hAnsi="Aptos" w:eastAsia="Aptos" w:cs="Aptos"/>
              </w:rPr>
              <w:t>.</w:t>
            </w:r>
            <w:commentRangeEnd w:id="452"/>
            <w:r w:rsidR="0085631D">
              <w:rPr>
                <w:rStyle w:val="CommentReference"/>
                <w:rFonts w:ascii="Aptos" w:hAnsi="Aptos" w:eastAsia="Aptos" w:cs="Aptos"/>
                <w:sz w:val="24"/>
                <w:szCs w:val="24"/>
              </w:rPr>
              <w:commentReference w:id="452"/>
            </w:r>
            <w:r w:rsidR="00C20DCF">
              <w:rPr>
                <w:rFonts w:ascii="Aptos" w:hAnsi="Aptos" w:eastAsia="Aptos" w:cs="Aptos"/>
              </w:rPr>
              <w:br/>
            </w:r>
            <w:r w:rsidR="00C20DCF">
              <w:rPr>
                <w:rFonts w:ascii="Aptos" w:hAnsi="Aptos" w:eastAsia="Aptos" w:cs="Aptos"/>
              </w:rPr>
              <w:br/>
            </w:r>
            <w:r w:rsidR="00C20DCF">
              <w:rPr>
                <w:rFonts w:ascii="Aptos" w:hAnsi="Aptos" w:eastAsia="Aptos" w:cs="Aptos"/>
              </w:rPr>
              <w:t>You could, for instance, store your current site operation logs in hot storage, earlier this week’s in warm, and anything beyond that has lost priority and can be placed in cold storage: all automated through setting ISM policies based on document age.</w:t>
            </w:r>
          </w:p>
          <w:p w:rsidR="005E45D4" w:rsidRDefault="005E45D4" w14:paraId="0330D40F" w14:textId="77777777">
            <w:pPr>
              <w:rPr>
                <w:rFonts w:ascii="Aptos" w:hAnsi="Aptos" w:eastAsia="Aptos" w:cs="Aptos"/>
              </w:rPr>
            </w:pPr>
          </w:p>
          <w:p w:rsidR="00124878" w:rsidRDefault="005E45D4" w14:paraId="2B1AA6D8" w14:textId="347791D1">
            <w:pPr>
              <w:rPr>
                <w:rFonts w:ascii="Aptos" w:hAnsi="Aptos" w:eastAsia="Aptos" w:cs="Aptos"/>
              </w:rPr>
            </w:pPr>
            <w:r w:rsidRPr="005E45D4">
              <w:rPr>
                <w:rFonts w:ascii="Aptos" w:hAnsi="Aptos" w:eastAsia="Aptos" w:cs="Aptos"/>
              </w:rPr>
              <w:t>The key</w:t>
            </w:r>
            <w:r w:rsidR="00FC469A">
              <w:rPr>
                <w:rFonts w:ascii="Aptos" w:hAnsi="Aptos" w:eastAsia="Aptos" w:cs="Aptos"/>
              </w:rPr>
              <w:t xml:space="preserve"> here</w:t>
            </w:r>
            <w:r w:rsidRPr="005E45D4">
              <w:rPr>
                <w:rFonts w:ascii="Aptos" w:hAnsi="Aptos" w:eastAsia="Aptos" w:cs="Aptos"/>
              </w:rPr>
              <w:t xml:space="preserve"> is: design for your data's entire lifecycle, not just day one.</w:t>
            </w:r>
          </w:p>
        </w:tc>
        <w:tc>
          <w:tcPr>
            <w:tcW w:w="3150" w:type="dxa"/>
            <w:tcMar>
              <w:left w:w="105" w:type="dxa"/>
              <w:right w:w="105" w:type="dxa"/>
            </w:tcMar>
          </w:tcPr>
          <w:p w:rsidR="007F1161" w:rsidP="00077C2F" w:rsidRDefault="007F1161" w14:paraId="129EFF83" w14:textId="3B952ADB">
            <w:pPr>
              <w:pStyle w:val="ListParagraph"/>
              <w:numPr>
                <w:ilvl w:val="0"/>
                <w:numId w:val="34"/>
              </w:numPr>
              <w:rPr>
                <w:rFonts w:ascii="Aptos" w:hAnsi="Aptos" w:eastAsia="Aptos" w:cs="Aptos"/>
                <w:b/>
                <w:bCs/>
              </w:rPr>
            </w:pPr>
            <w:r w:rsidRPr="007F1161">
              <w:rPr>
                <w:rFonts w:ascii="Aptos" w:hAnsi="Aptos" w:eastAsia="Aptos" w:cs="Aptos"/>
                <w:b/>
                <w:bCs/>
              </w:rPr>
              <w:t>Split screen showing three design pillars</w:t>
            </w:r>
          </w:p>
          <w:p w:rsidR="00E50FDF" w:rsidP="00E50FDF" w:rsidRDefault="00E50FDF" w14:paraId="7366AACF" w14:textId="77777777">
            <w:pPr>
              <w:rPr>
                <w:rFonts w:ascii="Aptos" w:hAnsi="Aptos" w:eastAsia="Aptos" w:cs="Aptos"/>
                <w:b/>
                <w:bCs/>
              </w:rPr>
            </w:pPr>
          </w:p>
          <w:p w:rsidR="00E50FDF" w:rsidP="00E50FDF" w:rsidRDefault="00E50FDF" w14:paraId="2938328F" w14:textId="04F7D628">
            <w:pPr>
              <w:rPr>
                <w:rFonts w:ascii="Aptos" w:hAnsi="Aptos" w:eastAsia="Aptos" w:cs="Aptos"/>
                <w:b/>
                <w:bCs/>
              </w:rPr>
            </w:pPr>
          </w:p>
          <w:p w:rsidR="00BC2AE5" w:rsidP="00E50FDF" w:rsidRDefault="00BC2AE5" w14:paraId="48C6C26C" w14:textId="77777777">
            <w:pPr>
              <w:rPr>
                <w:rFonts w:ascii="Aptos" w:hAnsi="Aptos" w:eastAsia="Aptos" w:cs="Aptos"/>
                <w:b/>
                <w:bCs/>
              </w:rPr>
            </w:pPr>
          </w:p>
          <w:p w:rsidR="00BC2AE5" w:rsidP="00E50FDF" w:rsidRDefault="00BC2AE5" w14:paraId="610C9AA9" w14:textId="77777777">
            <w:pPr>
              <w:rPr>
                <w:rFonts w:ascii="Aptos" w:hAnsi="Aptos" w:eastAsia="Aptos" w:cs="Aptos"/>
                <w:b/>
                <w:bCs/>
              </w:rPr>
            </w:pPr>
          </w:p>
          <w:p w:rsidR="003620F9" w:rsidP="005A324E" w:rsidRDefault="005A324E" w14:paraId="29E40127" w14:textId="4A196D9E">
            <w:pPr>
              <w:pStyle w:val="ListParagraph"/>
              <w:numPr>
                <w:ilvl w:val="0"/>
                <w:numId w:val="34"/>
              </w:numPr>
              <w:rPr>
                <w:rFonts w:ascii="Aptos" w:hAnsi="Aptos" w:eastAsia="Aptos" w:cs="Aptos"/>
                <w:b/>
                <w:bCs/>
              </w:rPr>
            </w:pPr>
            <w:r>
              <w:rPr>
                <w:rFonts w:ascii="Aptos" w:hAnsi="Aptos" w:eastAsia="Aptos" w:cs="Aptos"/>
                <w:b/>
                <w:bCs/>
              </w:rPr>
              <w:t xml:space="preserve">Bell curve of shard count x versus </w:t>
            </w:r>
            <w:r w:rsidR="00D65F20">
              <w:rPr>
                <w:rFonts w:ascii="Aptos" w:hAnsi="Aptos" w:eastAsia="Aptos" w:cs="Aptos"/>
                <w:b/>
                <w:bCs/>
              </w:rPr>
              <w:t>query speed y</w:t>
            </w:r>
          </w:p>
          <w:p w:rsidRPr="005A324E" w:rsidR="00D65F20" w:rsidP="005A324E" w:rsidRDefault="00D65F20" w14:paraId="2CD1336F" w14:textId="46342457">
            <w:pPr>
              <w:pStyle w:val="ListParagraph"/>
              <w:numPr>
                <w:ilvl w:val="0"/>
                <w:numId w:val="34"/>
              </w:numPr>
              <w:rPr>
                <w:rFonts w:ascii="Aptos" w:hAnsi="Aptos" w:eastAsia="Aptos" w:cs="Aptos"/>
                <w:b/>
                <w:bCs/>
              </w:rPr>
            </w:pPr>
            <w:r>
              <w:rPr>
                <w:rFonts w:ascii="Aptos" w:hAnsi="Aptos" w:eastAsia="Aptos" w:cs="Aptos"/>
                <w:b/>
                <w:bCs/>
              </w:rPr>
              <w:t>High range at 10-50</w:t>
            </w:r>
            <w:r w:rsidR="000B4B56">
              <w:rPr>
                <w:rFonts w:ascii="Aptos" w:hAnsi="Aptos" w:eastAsia="Aptos" w:cs="Aptos"/>
                <w:b/>
                <w:bCs/>
              </w:rPr>
              <w:t>GB with peak at 20-30GB</w:t>
            </w:r>
          </w:p>
          <w:p w:rsidR="003620F9" w:rsidP="00077C2F" w:rsidRDefault="003620F9" w14:paraId="2DC95FA0" w14:textId="77777777">
            <w:pPr>
              <w:rPr>
                <w:rFonts w:ascii="Aptos" w:hAnsi="Aptos" w:eastAsia="Aptos" w:cs="Aptos"/>
                <w:b/>
                <w:bCs/>
              </w:rPr>
            </w:pPr>
          </w:p>
          <w:p w:rsidR="003620F9" w:rsidP="00077C2F" w:rsidRDefault="003620F9" w14:paraId="6D03A055" w14:textId="77777777">
            <w:pPr>
              <w:rPr>
                <w:rFonts w:ascii="Aptos" w:hAnsi="Aptos" w:eastAsia="Aptos" w:cs="Aptos"/>
                <w:b/>
                <w:bCs/>
              </w:rPr>
            </w:pPr>
          </w:p>
          <w:p w:rsidR="000B4B56" w:rsidP="00077C2F" w:rsidRDefault="000B4B56" w14:paraId="452BBD0B" w14:textId="77777777">
            <w:pPr>
              <w:rPr>
                <w:rFonts w:ascii="Aptos" w:hAnsi="Aptos" w:eastAsia="Aptos" w:cs="Aptos"/>
                <w:b/>
                <w:bCs/>
              </w:rPr>
            </w:pPr>
          </w:p>
          <w:p w:rsidR="000B4B56" w:rsidP="00077C2F" w:rsidRDefault="000B4B56" w14:paraId="320358BC" w14:textId="77777777">
            <w:pPr>
              <w:rPr>
                <w:rFonts w:ascii="Aptos" w:hAnsi="Aptos" w:eastAsia="Aptos" w:cs="Aptos"/>
                <w:b/>
                <w:bCs/>
              </w:rPr>
            </w:pPr>
          </w:p>
          <w:p w:rsidR="000B4B56" w:rsidP="00077C2F" w:rsidRDefault="000B4B56" w14:paraId="74C2F2E4" w14:textId="77777777">
            <w:pPr>
              <w:rPr>
                <w:rFonts w:ascii="Aptos" w:hAnsi="Aptos" w:eastAsia="Aptos" w:cs="Aptos"/>
                <w:b/>
                <w:bCs/>
              </w:rPr>
            </w:pPr>
          </w:p>
          <w:p w:rsidR="000B4B56" w:rsidP="00077C2F" w:rsidRDefault="000B4B56" w14:paraId="23CDFFC3" w14:textId="77777777">
            <w:pPr>
              <w:rPr>
                <w:rFonts w:ascii="Aptos" w:hAnsi="Aptos" w:eastAsia="Aptos" w:cs="Aptos"/>
                <w:b/>
                <w:bCs/>
              </w:rPr>
            </w:pPr>
          </w:p>
          <w:p w:rsidR="000B4B56" w:rsidP="00077C2F" w:rsidRDefault="000B4B56" w14:paraId="2641DDC1" w14:textId="77777777">
            <w:pPr>
              <w:rPr>
                <w:rFonts w:ascii="Aptos" w:hAnsi="Aptos" w:eastAsia="Aptos" w:cs="Aptos"/>
                <w:b/>
                <w:bCs/>
              </w:rPr>
            </w:pPr>
          </w:p>
          <w:p w:rsidR="000B4B56" w:rsidP="00077C2F" w:rsidRDefault="000B4B56" w14:paraId="36006068" w14:textId="77777777">
            <w:pPr>
              <w:rPr>
                <w:rFonts w:ascii="Aptos" w:hAnsi="Aptos" w:eastAsia="Aptos" w:cs="Aptos"/>
                <w:b/>
                <w:bCs/>
              </w:rPr>
            </w:pPr>
          </w:p>
          <w:p w:rsidR="000B4B56" w:rsidP="00922ACB" w:rsidRDefault="00922ACB" w14:paraId="76080781" w14:textId="3C695498">
            <w:pPr>
              <w:pStyle w:val="ListParagraph"/>
              <w:numPr>
                <w:ilvl w:val="0"/>
                <w:numId w:val="34"/>
              </w:numPr>
              <w:rPr>
                <w:rFonts w:ascii="Aptos" w:hAnsi="Aptos" w:eastAsia="Aptos" w:cs="Aptos"/>
                <w:b/>
                <w:bCs/>
              </w:rPr>
            </w:pPr>
            <w:r>
              <w:rPr>
                <w:rFonts w:ascii="Aptos" w:hAnsi="Aptos" w:eastAsia="Aptos" w:cs="Aptos"/>
                <w:b/>
                <w:bCs/>
              </w:rPr>
              <w:t>Double-ended arrow left-to right labeled shard count</w:t>
            </w:r>
          </w:p>
          <w:p w:rsidR="00922ACB" w:rsidP="00922ACB" w:rsidRDefault="00922ACB" w14:paraId="1C10FF7B" w14:textId="3581B8A0">
            <w:pPr>
              <w:pStyle w:val="ListParagraph"/>
              <w:numPr>
                <w:ilvl w:val="0"/>
                <w:numId w:val="34"/>
              </w:numPr>
              <w:rPr>
                <w:rFonts w:ascii="Aptos" w:hAnsi="Aptos" w:eastAsia="Aptos" w:cs="Aptos"/>
                <w:b/>
                <w:bCs/>
              </w:rPr>
            </w:pPr>
            <w:r>
              <w:rPr>
                <w:rFonts w:ascii="Aptos" w:hAnsi="Aptos" w:eastAsia="Aptos" w:cs="Aptos"/>
                <w:b/>
                <w:bCs/>
              </w:rPr>
              <w:t xml:space="preserve">On low end: </w:t>
            </w:r>
            <w:r w:rsidR="00073B3F">
              <w:rPr>
                <w:rFonts w:ascii="Aptos" w:hAnsi="Aptos" w:eastAsia="Aptos" w:cs="Aptos"/>
                <w:b/>
                <w:bCs/>
              </w:rPr>
              <w:t xml:space="preserve">read-only, infrequent updates, </w:t>
            </w:r>
            <w:r w:rsidR="001548B7">
              <w:rPr>
                <w:rFonts w:ascii="Aptos" w:hAnsi="Aptos" w:eastAsia="Aptos" w:cs="Aptos"/>
                <w:b/>
                <w:bCs/>
              </w:rPr>
              <w:t>need faster recovery times</w:t>
            </w:r>
          </w:p>
          <w:p w:rsidRPr="00922ACB" w:rsidR="001548B7" w:rsidP="00922ACB" w:rsidRDefault="001548B7" w14:paraId="7F92E905" w14:textId="54A0C5E8">
            <w:pPr>
              <w:pStyle w:val="ListParagraph"/>
              <w:numPr>
                <w:ilvl w:val="0"/>
                <w:numId w:val="34"/>
              </w:numPr>
              <w:rPr>
                <w:rFonts w:ascii="Aptos" w:hAnsi="Aptos" w:eastAsia="Aptos" w:cs="Aptos"/>
                <w:b/>
                <w:bCs/>
              </w:rPr>
            </w:pPr>
            <w:r>
              <w:rPr>
                <w:rFonts w:ascii="Aptos" w:hAnsi="Aptos" w:eastAsia="Aptos" w:cs="Aptos"/>
                <w:b/>
                <w:bCs/>
              </w:rPr>
              <w:t xml:space="preserve">On high end: write-intensive, regular updates to data, </w:t>
            </w:r>
            <w:r w:rsidR="009E34EC">
              <w:rPr>
                <w:rFonts w:ascii="Aptos" w:hAnsi="Aptos" w:eastAsia="Aptos" w:cs="Aptos"/>
                <w:b/>
                <w:bCs/>
              </w:rPr>
              <w:t>large clusters</w:t>
            </w:r>
          </w:p>
          <w:p w:rsidR="000B4B56" w:rsidP="00077C2F" w:rsidRDefault="000B4B56" w14:paraId="1568F7FA" w14:textId="77777777">
            <w:pPr>
              <w:rPr>
                <w:rFonts w:ascii="Aptos" w:hAnsi="Aptos" w:eastAsia="Aptos" w:cs="Aptos"/>
                <w:b/>
                <w:bCs/>
              </w:rPr>
            </w:pPr>
          </w:p>
          <w:p w:rsidR="000B4B56" w:rsidP="00077C2F" w:rsidRDefault="000B4B56" w14:paraId="06A2B727" w14:textId="77777777">
            <w:pPr>
              <w:rPr>
                <w:rFonts w:ascii="Aptos" w:hAnsi="Aptos" w:eastAsia="Aptos" w:cs="Aptos"/>
                <w:b/>
                <w:bCs/>
              </w:rPr>
            </w:pPr>
          </w:p>
          <w:p w:rsidR="000B4B56" w:rsidP="00077C2F" w:rsidRDefault="000B4B56" w14:paraId="13CD9DAF" w14:textId="77777777">
            <w:pPr>
              <w:rPr>
                <w:rFonts w:ascii="Aptos" w:hAnsi="Aptos" w:eastAsia="Aptos" w:cs="Aptos"/>
                <w:b/>
                <w:bCs/>
              </w:rPr>
            </w:pPr>
          </w:p>
          <w:p w:rsidR="000B4B56" w:rsidP="00077C2F" w:rsidRDefault="000B4B56" w14:paraId="3A7DF09F" w14:textId="77777777">
            <w:pPr>
              <w:rPr>
                <w:rFonts w:ascii="Aptos" w:hAnsi="Aptos" w:eastAsia="Aptos" w:cs="Aptos"/>
                <w:b/>
                <w:bCs/>
              </w:rPr>
            </w:pPr>
          </w:p>
          <w:p w:rsidR="000B4B56" w:rsidP="00077C2F" w:rsidRDefault="000B4B56" w14:paraId="5F16BB8C" w14:textId="77777777">
            <w:pPr>
              <w:rPr>
                <w:rFonts w:ascii="Aptos" w:hAnsi="Aptos" w:eastAsia="Aptos" w:cs="Aptos"/>
                <w:b/>
                <w:bCs/>
              </w:rPr>
            </w:pPr>
          </w:p>
          <w:p w:rsidR="000B4B56" w:rsidP="00077C2F" w:rsidRDefault="000B4B56" w14:paraId="3694506B" w14:textId="77777777">
            <w:pPr>
              <w:rPr>
                <w:rFonts w:ascii="Aptos" w:hAnsi="Aptos" w:eastAsia="Aptos" w:cs="Aptos"/>
                <w:b/>
                <w:bCs/>
              </w:rPr>
            </w:pPr>
          </w:p>
          <w:p w:rsidR="007F1161" w:rsidP="00077C2F" w:rsidRDefault="007F1161" w14:paraId="145E342C" w14:textId="77777777">
            <w:pPr>
              <w:rPr>
                <w:rFonts w:ascii="Aptos" w:hAnsi="Aptos" w:eastAsia="Aptos" w:cs="Aptos"/>
                <w:b/>
                <w:bCs/>
              </w:rPr>
            </w:pPr>
            <w:r w:rsidRPr="007F1161">
              <w:rPr>
                <w:rFonts w:ascii="Aptos" w:hAnsi="Aptos" w:eastAsia="Aptos" w:cs="Aptos"/>
                <w:b/>
                <w:bCs/>
              </w:rPr>
              <w:t>• Mapping JSON with 'index: false' highlighted</w:t>
            </w:r>
          </w:p>
          <w:p w:rsidR="009E34EC" w:rsidP="00077C2F" w:rsidRDefault="009E34EC" w14:paraId="4A069D3F" w14:textId="77777777">
            <w:pPr>
              <w:rPr>
                <w:rFonts w:ascii="Aptos" w:hAnsi="Aptos" w:eastAsia="Aptos" w:cs="Aptos"/>
                <w:b/>
                <w:bCs/>
              </w:rPr>
            </w:pPr>
          </w:p>
          <w:p w:rsidRPr="002A2EE6" w:rsidR="007A3505" w:rsidP="002A2EE6" w:rsidRDefault="00BF261A" w14:paraId="70C389B8" w14:textId="467B47E6">
            <w:pPr>
              <w:rPr>
                <w:rFonts w:ascii="Aptos" w:hAnsi="Aptos" w:eastAsia="Aptos" w:cs="Aptos"/>
                <w:b/>
                <w:bCs/>
              </w:rPr>
            </w:pPr>
            <w:r w:rsidRPr="002A2EE6">
              <w:rPr>
                <w:rFonts w:ascii="Aptos" w:hAnsi="Aptos" w:eastAsia="Aptos" w:cs="Aptos"/>
                <w:b/>
                <w:bCs/>
              </w:rPr>
              <w:t>Screencap:</w:t>
            </w:r>
            <w:r w:rsidRPr="002A2EE6" w:rsidR="00E11DFB">
              <w:rPr>
                <w:rFonts w:ascii="Aptos" w:hAnsi="Aptos" w:eastAsia="Aptos" w:cs="Aptos"/>
                <w:b/>
                <w:bCs/>
              </w:rPr>
              <w:t xml:space="preserve"> GET /</w:t>
            </w:r>
            <w:r w:rsidRPr="002A2EE6" w:rsidR="00C16960">
              <w:rPr>
                <w:rFonts w:ascii="Aptos" w:hAnsi="Aptos" w:eastAsia="Aptos" w:cs="Aptos"/>
                <w:b/>
                <w:bCs/>
              </w:rPr>
              <w:t>books</w:t>
            </w:r>
            <w:r w:rsidRPr="002A2EE6" w:rsidR="00E11DFB">
              <w:rPr>
                <w:rFonts w:ascii="Aptos" w:hAnsi="Aptos" w:eastAsia="Aptos" w:cs="Aptos"/>
                <w:b/>
                <w:bCs/>
              </w:rPr>
              <w:t>/_mapping</w:t>
            </w:r>
          </w:p>
          <w:p w:rsidRPr="002A2EE6" w:rsidR="002A2EE6" w:rsidP="002A2EE6" w:rsidRDefault="002A2EE6" w14:paraId="4023805B" w14:textId="77777777">
            <w:pPr>
              <w:rPr>
                <w:rFonts w:ascii="Aptos" w:hAnsi="Aptos" w:eastAsia="Aptos" w:cs="Aptos"/>
                <w:b/>
                <w:bCs/>
              </w:rPr>
            </w:pPr>
            <w:r>
              <w:rPr>
                <w:rFonts w:ascii="Aptos" w:hAnsi="Aptos" w:eastAsia="Aptos" w:cs="Aptos"/>
                <w:b/>
                <w:bCs/>
              </w:rPr>
              <w:t>Sample response:</w:t>
            </w:r>
            <w:r>
              <w:rPr>
                <w:rFonts w:ascii="Aptos" w:hAnsi="Aptos" w:eastAsia="Aptos" w:cs="Aptos"/>
                <w:b/>
                <w:bCs/>
              </w:rPr>
              <w:br/>
            </w:r>
            <w:r w:rsidRPr="002A2EE6">
              <w:rPr>
                <w:rFonts w:ascii="Aptos" w:hAnsi="Aptos" w:eastAsia="Aptos" w:cs="Aptos"/>
                <w:b/>
                <w:bCs/>
              </w:rPr>
              <w:t>{</w:t>
            </w:r>
          </w:p>
          <w:p w:rsidRPr="002A2EE6" w:rsidR="002A2EE6" w:rsidP="002A2EE6" w:rsidRDefault="002A2EE6" w14:paraId="2D0009F0" w14:textId="006582F1">
            <w:pPr>
              <w:rPr>
                <w:rFonts w:ascii="Aptos" w:hAnsi="Aptos" w:eastAsia="Aptos" w:cs="Aptos"/>
                <w:b/>
                <w:bCs/>
              </w:rPr>
            </w:pPr>
            <w:r w:rsidRPr="002A2EE6">
              <w:rPr>
                <w:rFonts w:ascii="Aptos" w:hAnsi="Aptos" w:eastAsia="Aptos" w:cs="Aptos"/>
                <w:b/>
                <w:bCs/>
              </w:rPr>
              <w:t xml:space="preserve">  "</w:t>
            </w:r>
            <w:r w:rsidR="00E043FF">
              <w:rPr>
                <w:rFonts w:ascii="Aptos" w:hAnsi="Aptos" w:eastAsia="Aptos" w:cs="Aptos"/>
                <w:b/>
                <w:bCs/>
              </w:rPr>
              <w:t>book</w:t>
            </w:r>
            <w:r w:rsidRPr="002A2EE6">
              <w:rPr>
                <w:rFonts w:ascii="Aptos" w:hAnsi="Aptos" w:eastAsia="Aptos" w:cs="Aptos"/>
                <w:b/>
                <w:bCs/>
              </w:rPr>
              <w:t>s": {</w:t>
            </w:r>
          </w:p>
          <w:p w:rsidRPr="002A2EE6" w:rsidR="002A2EE6" w:rsidP="002A2EE6" w:rsidRDefault="002A2EE6" w14:paraId="7589FEB9" w14:textId="77777777">
            <w:pPr>
              <w:rPr>
                <w:rFonts w:ascii="Aptos" w:hAnsi="Aptos" w:eastAsia="Aptos" w:cs="Aptos"/>
                <w:b/>
                <w:bCs/>
              </w:rPr>
            </w:pPr>
            <w:r w:rsidRPr="002A2EE6">
              <w:rPr>
                <w:rFonts w:ascii="Aptos" w:hAnsi="Aptos" w:eastAsia="Aptos" w:cs="Aptos"/>
                <w:b/>
                <w:bCs/>
              </w:rPr>
              <w:t xml:space="preserve">    "mappings": {</w:t>
            </w:r>
          </w:p>
          <w:p w:rsidRPr="002A2EE6" w:rsidR="002A2EE6" w:rsidP="002A2EE6" w:rsidRDefault="002A2EE6" w14:paraId="49FDE46F" w14:textId="77777777">
            <w:pPr>
              <w:rPr>
                <w:rFonts w:ascii="Aptos" w:hAnsi="Aptos" w:eastAsia="Aptos" w:cs="Aptos"/>
                <w:b/>
                <w:bCs/>
              </w:rPr>
            </w:pPr>
            <w:r w:rsidRPr="002A2EE6">
              <w:rPr>
                <w:rFonts w:ascii="Aptos" w:hAnsi="Aptos" w:eastAsia="Aptos" w:cs="Aptos"/>
                <w:b/>
                <w:bCs/>
              </w:rPr>
              <w:t xml:space="preserve">      "properties": {</w:t>
            </w:r>
          </w:p>
          <w:p w:rsidRPr="002A2EE6" w:rsidR="002A2EE6" w:rsidP="002A2EE6" w:rsidRDefault="002A2EE6" w14:paraId="2C315F73" w14:textId="77777777">
            <w:pPr>
              <w:rPr>
                <w:rFonts w:ascii="Aptos" w:hAnsi="Aptos" w:eastAsia="Aptos" w:cs="Aptos"/>
                <w:b/>
                <w:bCs/>
              </w:rPr>
            </w:pPr>
            <w:r w:rsidRPr="002A2EE6">
              <w:rPr>
                <w:rFonts w:ascii="Aptos" w:hAnsi="Aptos" w:eastAsia="Aptos" w:cs="Aptos"/>
                <w:b/>
                <w:bCs/>
              </w:rPr>
              <w:t xml:space="preserve">        "product_name": {</w:t>
            </w:r>
          </w:p>
          <w:p w:rsidRPr="002A2EE6" w:rsidR="002A2EE6" w:rsidP="002A2EE6" w:rsidRDefault="002A2EE6" w14:paraId="7D27928B" w14:textId="77777777">
            <w:pPr>
              <w:rPr>
                <w:rFonts w:ascii="Aptos" w:hAnsi="Aptos" w:eastAsia="Aptos" w:cs="Aptos"/>
                <w:b/>
                <w:bCs/>
              </w:rPr>
            </w:pPr>
            <w:r w:rsidRPr="002A2EE6">
              <w:rPr>
                <w:rFonts w:ascii="Aptos" w:hAnsi="Aptos" w:eastAsia="Aptos" w:cs="Aptos"/>
                <w:b/>
                <w:bCs/>
              </w:rPr>
              <w:t xml:space="preserve">          "type": "text",</w:t>
            </w:r>
          </w:p>
          <w:p w:rsidRPr="002A2EE6" w:rsidR="002A2EE6" w:rsidP="002A2EE6" w:rsidRDefault="002A2EE6" w14:paraId="722DE18B" w14:textId="77777777">
            <w:pPr>
              <w:rPr>
                <w:rFonts w:ascii="Aptos" w:hAnsi="Aptos" w:eastAsia="Aptos" w:cs="Aptos"/>
                <w:b/>
                <w:bCs/>
              </w:rPr>
            </w:pPr>
            <w:r w:rsidRPr="002A2EE6">
              <w:rPr>
                <w:rFonts w:ascii="Aptos" w:hAnsi="Aptos" w:eastAsia="Aptos" w:cs="Aptos"/>
                <w:b/>
                <w:bCs/>
              </w:rPr>
              <w:t xml:space="preserve">          "fields": {</w:t>
            </w:r>
          </w:p>
          <w:p w:rsidRPr="002A2EE6" w:rsidR="002A2EE6" w:rsidP="002A2EE6" w:rsidRDefault="002A2EE6" w14:paraId="653285DC" w14:textId="77777777">
            <w:pPr>
              <w:rPr>
                <w:rFonts w:ascii="Aptos" w:hAnsi="Aptos" w:eastAsia="Aptos" w:cs="Aptos"/>
                <w:b/>
                <w:bCs/>
              </w:rPr>
            </w:pPr>
            <w:r w:rsidRPr="002A2EE6">
              <w:rPr>
                <w:rFonts w:ascii="Aptos" w:hAnsi="Aptos" w:eastAsia="Aptos" w:cs="Aptos"/>
                <w:b/>
                <w:bCs/>
              </w:rPr>
              <w:t xml:space="preserve">            "keyword": { "type": "keyword" }</w:t>
            </w:r>
          </w:p>
          <w:p w:rsidRPr="002A2EE6" w:rsidR="002A2EE6" w:rsidP="002A2EE6" w:rsidRDefault="002A2EE6" w14:paraId="5E462635"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44349E90"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31B3D5F3" w14:textId="77777777">
            <w:pPr>
              <w:rPr>
                <w:rFonts w:ascii="Aptos" w:hAnsi="Aptos" w:eastAsia="Aptos" w:cs="Aptos"/>
                <w:b/>
                <w:bCs/>
              </w:rPr>
            </w:pPr>
            <w:r w:rsidRPr="002A2EE6">
              <w:rPr>
                <w:rFonts w:ascii="Aptos" w:hAnsi="Aptos" w:eastAsia="Aptos" w:cs="Aptos"/>
                <w:b/>
                <w:bCs/>
              </w:rPr>
              <w:t xml:space="preserve">        "sku": {</w:t>
            </w:r>
          </w:p>
          <w:p w:rsidRPr="002A2EE6" w:rsidR="002A2EE6" w:rsidP="002A2EE6" w:rsidRDefault="002A2EE6" w14:paraId="5B23AABC" w14:textId="77777777">
            <w:pPr>
              <w:rPr>
                <w:rFonts w:ascii="Aptos" w:hAnsi="Aptos" w:eastAsia="Aptos" w:cs="Aptos"/>
                <w:b/>
                <w:bCs/>
              </w:rPr>
            </w:pPr>
            <w:r w:rsidRPr="002A2EE6">
              <w:rPr>
                <w:rFonts w:ascii="Aptos" w:hAnsi="Aptos" w:eastAsia="Aptos" w:cs="Aptos"/>
                <w:b/>
                <w:bCs/>
              </w:rPr>
              <w:t xml:space="preserve">          "type": "keyword"</w:t>
            </w:r>
          </w:p>
          <w:p w:rsidRPr="002A2EE6" w:rsidR="002A2EE6" w:rsidP="002A2EE6" w:rsidRDefault="002A2EE6" w14:paraId="0259D7E0"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4BBB5D3A" w14:textId="77777777">
            <w:pPr>
              <w:rPr>
                <w:rFonts w:ascii="Aptos" w:hAnsi="Aptos" w:eastAsia="Aptos" w:cs="Aptos"/>
                <w:b/>
                <w:bCs/>
              </w:rPr>
            </w:pPr>
            <w:r w:rsidRPr="002A2EE6">
              <w:rPr>
                <w:rFonts w:ascii="Aptos" w:hAnsi="Aptos" w:eastAsia="Aptos" w:cs="Aptos"/>
                <w:b/>
                <w:bCs/>
              </w:rPr>
              <w:t xml:space="preserve">        "description": {</w:t>
            </w:r>
          </w:p>
          <w:p w:rsidRPr="002A2EE6" w:rsidR="002A2EE6" w:rsidP="002A2EE6" w:rsidRDefault="002A2EE6" w14:paraId="6DF46465" w14:textId="77777777">
            <w:pPr>
              <w:rPr>
                <w:rFonts w:ascii="Aptos" w:hAnsi="Aptos" w:eastAsia="Aptos" w:cs="Aptos"/>
                <w:b/>
                <w:bCs/>
              </w:rPr>
            </w:pPr>
            <w:r w:rsidRPr="002A2EE6">
              <w:rPr>
                <w:rFonts w:ascii="Aptos" w:hAnsi="Aptos" w:eastAsia="Aptos" w:cs="Aptos"/>
                <w:b/>
                <w:bCs/>
              </w:rPr>
              <w:t xml:space="preserve">          "type": "text"</w:t>
            </w:r>
          </w:p>
          <w:p w:rsidRPr="002A2EE6" w:rsidR="002A2EE6" w:rsidP="002A2EE6" w:rsidRDefault="002A2EE6" w14:paraId="53BC5DDE"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7C69EC21" w14:textId="77777777">
            <w:pPr>
              <w:rPr>
                <w:rFonts w:ascii="Aptos" w:hAnsi="Aptos" w:eastAsia="Aptos" w:cs="Aptos"/>
                <w:b/>
                <w:bCs/>
              </w:rPr>
            </w:pPr>
            <w:r w:rsidRPr="002A2EE6">
              <w:rPr>
                <w:rFonts w:ascii="Aptos" w:hAnsi="Aptos" w:eastAsia="Aptos" w:cs="Aptos"/>
                <w:b/>
                <w:bCs/>
              </w:rPr>
              <w:t xml:space="preserve">        "price": {</w:t>
            </w:r>
          </w:p>
          <w:p w:rsidRPr="002A2EE6" w:rsidR="002A2EE6" w:rsidP="002A2EE6" w:rsidRDefault="002A2EE6" w14:paraId="0694B011" w14:textId="77777777">
            <w:pPr>
              <w:rPr>
                <w:rFonts w:ascii="Aptos" w:hAnsi="Aptos" w:eastAsia="Aptos" w:cs="Aptos"/>
                <w:b/>
                <w:bCs/>
              </w:rPr>
            </w:pPr>
            <w:r w:rsidRPr="002A2EE6">
              <w:rPr>
                <w:rFonts w:ascii="Aptos" w:hAnsi="Aptos" w:eastAsia="Aptos" w:cs="Aptos"/>
                <w:b/>
                <w:bCs/>
              </w:rPr>
              <w:t xml:space="preserve">          "type": "float"</w:t>
            </w:r>
          </w:p>
          <w:p w:rsidRPr="002A2EE6" w:rsidR="002A2EE6" w:rsidP="002A2EE6" w:rsidRDefault="002A2EE6" w14:paraId="11333C3E"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759AD59C" w14:textId="77777777">
            <w:pPr>
              <w:rPr>
                <w:rFonts w:ascii="Aptos" w:hAnsi="Aptos" w:eastAsia="Aptos" w:cs="Aptos"/>
                <w:b/>
                <w:bCs/>
              </w:rPr>
            </w:pPr>
            <w:r w:rsidRPr="002A2EE6">
              <w:rPr>
                <w:rFonts w:ascii="Aptos" w:hAnsi="Aptos" w:eastAsia="Aptos" w:cs="Aptos"/>
                <w:b/>
                <w:bCs/>
              </w:rPr>
              <w:t xml:space="preserve">        "internal_notes": {</w:t>
            </w:r>
          </w:p>
          <w:p w:rsidRPr="002A2EE6" w:rsidR="002A2EE6" w:rsidP="002A2EE6" w:rsidRDefault="002A2EE6" w14:paraId="5001BFA0" w14:textId="77777777">
            <w:pPr>
              <w:rPr>
                <w:rFonts w:ascii="Aptos" w:hAnsi="Aptos" w:eastAsia="Aptos" w:cs="Aptos"/>
                <w:b/>
                <w:bCs/>
              </w:rPr>
            </w:pPr>
            <w:r w:rsidRPr="002A2EE6">
              <w:rPr>
                <w:rFonts w:ascii="Aptos" w:hAnsi="Aptos" w:eastAsia="Aptos" w:cs="Aptos"/>
                <w:b/>
                <w:bCs/>
              </w:rPr>
              <w:t xml:space="preserve">          "type": "text",</w:t>
            </w:r>
          </w:p>
          <w:p w:rsidRPr="002A2EE6" w:rsidR="002A2EE6" w:rsidP="002A2EE6" w:rsidRDefault="002A2EE6" w14:paraId="6E214400" w14:textId="77777777">
            <w:pPr>
              <w:rPr>
                <w:rFonts w:ascii="Aptos" w:hAnsi="Aptos" w:eastAsia="Aptos" w:cs="Aptos"/>
                <w:b/>
                <w:bCs/>
              </w:rPr>
            </w:pPr>
            <w:r w:rsidRPr="002A2EE6">
              <w:rPr>
                <w:rFonts w:ascii="Aptos" w:hAnsi="Aptos" w:eastAsia="Aptos" w:cs="Aptos"/>
                <w:b/>
                <w:bCs/>
              </w:rPr>
              <w:t xml:space="preserve">          "index": false</w:t>
            </w:r>
          </w:p>
          <w:p w:rsidRPr="002A2EE6" w:rsidR="002A2EE6" w:rsidP="002A2EE6" w:rsidRDefault="002A2EE6" w14:paraId="0D3A9CE7"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1CA208C9" w14:textId="77777777">
            <w:pPr>
              <w:rPr>
                <w:rFonts w:ascii="Aptos" w:hAnsi="Aptos" w:eastAsia="Aptos" w:cs="Aptos"/>
                <w:b/>
                <w:bCs/>
              </w:rPr>
            </w:pPr>
            <w:r w:rsidRPr="002A2EE6">
              <w:rPr>
                <w:rFonts w:ascii="Aptos" w:hAnsi="Aptos" w:eastAsia="Aptos" w:cs="Aptos"/>
                <w:b/>
                <w:bCs/>
              </w:rPr>
              <w:t xml:space="preserve">        "inventory_metadata": {</w:t>
            </w:r>
          </w:p>
          <w:p w:rsidRPr="002A2EE6" w:rsidR="002A2EE6" w:rsidP="002A2EE6" w:rsidRDefault="002A2EE6" w14:paraId="0F37C9B6" w14:textId="77777777">
            <w:pPr>
              <w:rPr>
                <w:rFonts w:ascii="Aptos" w:hAnsi="Aptos" w:eastAsia="Aptos" w:cs="Aptos"/>
                <w:b/>
                <w:bCs/>
              </w:rPr>
            </w:pPr>
            <w:r w:rsidRPr="002A2EE6">
              <w:rPr>
                <w:rFonts w:ascii="Aptos" w:hAnsi="Aptos" w:eastAsia="Aptos" w:cs="Aptos"/>
                <w:b/>
                <w:bCs/>
              </w:rPr>
              <w:t xml:space="preserve">          "type": "object",</w:t>
            </w:r>
          </w:p>
          <w:p w:rsidRPr="002A2EE6" w:rsidR="002A2EE6" w:rsidP="002A2EE6" w:rsidRDefault="002A2EE6" w14:paraId="6A41F18E" w14:textId="77777777">
            <w:pPr>
              <w:rPr>
                <w:rFonts w:ascii="Aptos" w:hAnsi="Aptos" w:eastAsia="Aptos" w:cs="Aptos"/>
                <w:b/>
                <w:bCs/>
              </w:rPr>
            </w:pPr>
            <w:r w:rsidRPr="002A2EE6">
              <w:rPr>
                <w:rFonts w:ascii="Aptos" w:hAnsi="Aptos" w:eastAsia="Aptos" w:cs="Aptos"/>
                <w:b/>
                <w:bCs/>
              </w:rPr>
              <w:t xml:space="preserve">          "enabled": false</w:t>
            </w:r>
          </w:p>
          <w:p w:rsidRPr="002A2EE6" w:rsidR="002A2EE6" w:rsidP="002A2EE6" w:rsidRDefault="002A2EE6" w14:paraId="7EDCB564"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7427B13D"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31C7715D" w14:textId="77777777">
            <w:pPr>
              <w:rPr>
                <w:rFonts w:ascii="Aptos" w:hAnsi="Aptos" w:eastAsia="Aptos" w:cs="Aptos"/>
                <w:b/>
                <w:bCs/>
              </w:rPr>
            </w:pPr>
            <w:r w:rsidRPr="002A2EE6">
              <w:rPr>
                <w:rFonts w:ascii="Aptos" w:hAnsi="Aptos" w:eastAsia="Aptos" w:cs="Aptos"/>
                <w:b/>
                <w:bCs/>
              </w:rPr>
              <w:t xml:space="preserve">    }</w:t>
            </w:r>
          </w:p>
          <w:p w:rsidRPr="002A2EE6" w:rsidR="002A2EE6" w:rsidP="002A2EE6" w:rsidRDefault="002A2EE6" w14:paraId="4B54CE88" w14:textId="77777777">
            <w:pPr>
              <w:rPr>
                <w:rFonts w:ascii="Aptos" w:hAnsi="Aptos" w:eastAsia="Aptos" w:cs="Aptos"/>
                <w:b/>
                <w:bCs/>
              </w:rPr>
            </w:pPr>
            <w:r w:rsidRPr="002A2EE6">
              <w:rPr>
                <w:rFonts w:ascii="Aptos" w:hAnsi="Aptos" w:eastAsia="Aptos" w:cs="Aptos"/>
                <w:b/>
                <w:bCs/>
              </w:rPr>
              <w:t xml:space="preserve">  }</w:t>
            </w:r>
          </w:p>
          <w:p w:rsidRPr="00BF261A" w:rsidR="00BF261A" w:rsidP="002A2EE6" w:rsidRDefault="002A2EE6" w14:paraId="13B95E68" w14:textId="0F8417C4">
            <w:pPr>
              <w:rPr>
                <w:rFonts w:ascii="Aptos" w:hAnsi="Aptos" w:eastAsia="Aptos" w:cs="Aptos"/>
                <w:b/>
                <w:bCs/>
              </w:rPr>
            </w:pPr>
            <w:r w:rsidRPr="002A2EE6">
              <w:rPr>
                <w:rFonts w:ascii="Aptos" w:hAnsi="Aptos" w:eastAsia="Aptos" w:cs="Aptos"/>
                <w:b/>
                <w:bCs/>
              </w:rPr>
              <w:t>}</w:t>
            </w:r>
          </w:p>
          <w:p w:rsidR="009E34EC" w:rsidP="00077C2F" w:rsidRDefault="009E34EC" w14:paraId="0EC90F14" w14:textId="77777777">
            <w:pPr>
              <w:rPr>
                <w:rFonts w:ascii="Aptos" w:hAnsi="Aptos" w:eastAsia="Aptos" w:cs="Aptos"/>
                <w:b/>
                <w:bCs/>
              </w:rPr>
            </w:pPr>
          </w:p>
          <w:p w:rsidR="007F1161" w:rsidP="00077C2F" w:rsidRDefault="007F1161" w14:paraId="0B5D99AD" w14:textId="77777777">
            <w:pPr>
              <w:rPr>
                <w:rFonts w:ascii="Aptos" w:hAnsi="Aptos" w:eastAsia="Aptos" w:cs="Aptos"/>
                <w:b/>
                <w:bCs/>
              </w:rPr>
            </w:pPr>
            <w:r w:rsidRPr="007F1161">
              <w:rPr>
                <w:rFonts w:ascii="Aptos" w:hAnsi="Aptos" w:eastAsia="Aptos" w:cs="Aptos"/>
                <w:b/>
                <w:bCs/>
              </w:rPr>
              <w:t>• Lifecycle timeline showing hot→warm→cold→delete</w:t>
            </w:r>
          </w:p>
          <w:p w:rsidR="009E34EC" w:rsidP="00077C2F" w:rsidRDefault="009E34EC" w14:paraId="044C5844" w14:textId="77777777">
            <w:pPr>
              <w:rPr>
                <w:rFonts w:ascii="Aptos" w:hAnsi="Aptos" w:eastAsia="Aptos" w:cs="Aptos"/>
                <w:b/>
                <w:bCs/>
              </w:rPr>
            </w:pPr>
          </w:p>
          <w:p w:rsidR="009E34EC" w:rsidP="00077C2F" w:rsidRDefault="009E34EC" w14:paraId="3A963FDF" w14:textId="77777777">
            <w:pPr>
              <w:rPr>
                <w:rFonts w:ascii="Aptos" w:hAnsi="Aptos" w:eastAsia="Aptos" w:cs="Aptos"/>
                <w:b/>
                <w:bCs/>
              </w:rPr>
            </w:pPr>
          </w:p>
          <w:p w:rsidR="009E34EC" w:rsidP="00077C2F" w:rsidRDefault="009E34EC" w14:paraId="4397CA02" w14:textId="77777777">
            <w:pPr>
              <w:rPr>
                <w:rFonts w:ascii="Aptos" w:hAnsi="Aptos" w:eastAsia="Aptos" w:cs="Aptos"/>
                <w:b/>
                <w:bCs/>
              </w:rPr>
            </w:pPr>
          </w:p>
          <w:p w:rsidRPr="00193B76" w:rsidR="00124878" w:rsidP="00077C2F" w:rsidRDefault="007F1161" w14:paraId="387F6F4E" w14:textId="23AEFE46">
            <w:pPr>
              <w:rPr>
                <w:rFonts w:ascii="Aptos" w:hAnsi="Aptos" w:eastAsia="Aptos" w:cs="Aptos"/>
                <w:b/>
                <w:bCs/>
              </w:rPr>
            </w:pPr>
            <w:r w:rsidRPr="007F1161">
              <w:rPr>
                <w:rFonts w:ascii="Aptos" w:hAnsi="Aptos" w:eastAsia="Aptos" w:cs="Aptos"/>
                <w:b/>
                <w:bCs/>
              </w:rPr>
              <w:t>• ISM policy diagram</w:t>
            </w:r>
          </w:p>
        </w:tc>
      </w:tr>
    </w:tbl>
    <w:p w:rsidR="009E13B8" w:rsidP="009E13B8" w:rsidRDefault="009E13B8" w14:paraId="4D7E8EF4" w14:textId="5B7597D5">
      <w:pPr>
        <w:rPr>
          <w:rFonts w:ascii="Aptos Narrow" w:hAnsi="Aptos Narrow"/>
          <w:color w:val="000000"/>
          <w:sz w:val="22"/>
          <w:szCs w:val="22"/>
        </w:rPr>
      </w:pPr>
    </w:p>
    <w:tbl>
      <w:tblPr>
        <w:tblW w:w="88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58"/>
        <w:gridCol w:w="3857"/>
        <w:gridCol w:w="4135"/>
      </w:tblGrid>
      <w:tr w:rsidR="00061CFF" w:rsidTr="08388028" w14:paraId="11F47C65" w14:textId="77777777">
        <w:trPr>
          <w:trHeight w:val="290"/>
        </w:trPr>
        <w:tc>
          <w:tcPr>
            <w:tcW w:w="1422" w:type="dxa"/>
            <w:noWrap/>
            <w:vAlign w:val="bottom"/>
            <w:hideMark/>
          </w:tcPr>
          <w:p w:rsidR="007D3504" w:rsidRDefault="007D3504" w14:paraId="233D790F" w14:textId="77777777">
            <w:pPr>
              <w:rPr>
                <w:rFonts w:ascii="Aptos Narrow" w:hAnsi="Aptos Narrow"/>
                <w:color w:val="000000"/>
                <w:sz w:val="22"/>
                <w:szCs w:val="22"/>
              </w:rPr>
            </w:pPr>
            <w:r>
              <w:rPr>
                <w:rFonts w:ascii="Aptos Narrow" w:hAnsi="Aptos Narrow"/>
                <w:color w:val="000000"/>
                <w:sz w:val="22"/>
                <w:szCs w:val="22"/>
              </w:rPr>
              <w:t>Managing Existing Indexes</w:t>
            </w:r>
          </w:p>
        </w:tc>
        <w:tc>
          <w:tcPr>
            <w:tcW w:w="4063" w:type="dxa"/>
            <w:noWrap/>
            <w:vAlign w:val="bottom"/>
            <w:hideMark/>
          </w:tcPr>
          <w:p w:rsidR="00103198" w:rsidRDefault="007D3504" w14:paraId="5DC4E758" w14:textId="77777777">
            <w:pPr>
              <w:rPr>
                <w:rFonts w:ascii="Aptos Narrow" w:hAnsi="Aptos Narrow"/>
                <w:color w:val="000000"/>
                <w:sz w:val="22"/>
                <w:szCs w:val="22"/>
              </w:rPr>
            </w:pPr>
            <w:r>
              <w:rPr>
                <w:rFonts w:ascii="Aptos Narrow" w:hAnsi="Aptos Narrow"/>
                <w:color w:val="000000"/>
                <w:sz w:val="22"/>
                <w:szCs w:val="22"/>
              </w:rPr>
              <w:t>Once your indexes are in production, you need to monitor and optimize them continuously.</w:t>
            </w:r>
          </w:p>
          <w:p w:rsidR="00103198" w:rsidRDefault="00103198" w14:paraId="2AB37D00" w14:textId="77777777">
            <w:pPr>
              <w:rPr>
                <w:rFonts w:ascii="Aptos Narrow" w:hAnsi="Aptos Narrow"/>
                <w:color w:val="000000"/>
                <w:sz w:val="22"/>
                <w:szCs w:val="22"/>
              </w:rPr>
            </w:pPr>
          </w:p>
          <w:p w:rsidR="00103198" w:rsidRDefault="007D3504" w14:paraId="7C4FC28E" w14:textId="77777777">
            <w:pPr>
              <w:rPr>
                <w:rFonts w:ascii="Aptos Narrow" w:hAnsi="Aptos Narrow"/>
                <w:color w:val="000000"/>
                <w:sz w:val="22"/>
                <w:szCs w:val="22"/>
              </w:rPr>
            </w:pPr>
            <w:r>
              <w:rPr>
                <w:rFonts w:ascii="Aptos Narrow" w:hAnsi="Aptos Narrow"/>
                <w:color w:val="000000"/>
                <w:sz w:val="22"/>
                <w:szCs w:val="22"/>
              </w:rPr>
              <w:t>Watch key metrics: query latency, indexing throughput, shard size distribution, and heap usage. If query times are increasing, you might have too many segments and need a merge.</w:t>
            </w:r>
          </w:p>
          <w:p w:rsidR="00732218" w:rsidRDefault="00732218" w14:paraId="73824362" w14:textId="77777777">
            <w:pPr>
              <w:rPr>
                <w:rFonts w:ascii="Aptos Narrow" w:hAnsi="Aptos Narrow"/>
                <w:color w:val="000000"/>
                <w:sz w:val="22"/>
                <w:szCs w:val="22"/>
              </w:rPr>
            </w:pPr>
          </w:p>
          <w:p w:rsidR="00732218" w:rsidRDefault="007D3504" w14:paraId="094E3AB0" w14:textId="35B6F15F">
            <w:pPr>
              <w:rPr>
                <w:rFonts w:ascii="Aptos Narrow" w:hAnsi="Aptos Narrow"/>
                <w:color w:val="000000"/>
                <w:sz w:val="22"/>
                <w:szCs w:val="22"/>
              </w:rPr>
            </w:pPr>
            <w:commentRangeStart w:id="454"/>
            <w:r w:rsidRPr="7151D899">
              <w:rPr>
                <w:rFonts w:ascii="Aptos Narrow" w:hAnsi="Aptos Narrow"/>
                <w:color w:val="000000" w:themeColor="text1"/>
                <w:sz w:val="22"/>
                <w:szCs w:val="22"/>
              </w:rPr>
              <w:t>You can shrink indexes if you over-sharded initially</w:t>
            </w:r>
            <w:r w:rsidR="004169B3">
              <w:rPr>
                <w:rFonts w:ascii="Aptos Narrow" w:hAnsi="Aptos Narrow"/>
                <w:color w:val="000000" w:themeColor="text1"/>
                <w:sz w:val="22"/>
                <w:szCs w:val="22"/>
              </w:rPr>
              <w:t xml:space="preserve"> </w:t>
            </w:r>
            <w:r w:rsidR="007078B2">
              <w:rPr>
                <w:rFonts w:ascii="Aptos Narrow" w:hAnsi="Aptos Narrow"/>
                <w:color w:val="000000" w:themeColor="text1"/>
                <w:sz w:val="22"/>
                <w:szCs w:val="22"/>
              </w:rPr>
              <w:t>:</w:t>
            </w:r>
            <w:r w:rsidRPr="7151D899">
              <w:rPr>
                <w:rFonts w:ascii="Aptos Narrow" w:hAnsi="Aptos Narrow"/>
                <w:color w:val="000000" w:themeColor="text1"/>
                <w:sz w:val="22"/>
                <w:szCs w:val="22"/>
              </w:rPr>
              <w:t xml:space="preserve"> </w:t>
            </w:r>
            <w:r w:rsidR="007078B2">
              <w:rPr>
                <w:rFonts w:ascii="Aptos Narrow" w:hAnsi="Aptos Narrow"/>
                <w:color w:val="000000" w:themeColor="text1"/>
                <w:sz w:val="22"/>
                <w:szCs w:val="22"/>
              </w:rPr>
              <w:t>t</w:t>
            </w:r>
            <w:r w:rsidRPr="7151D899">
              <w:rPr>
                <w:rFonts w:ascii="Aptos Narrow" w:hAnsi="Aptos Narrow"/>
                <w:color w:val="000000" w:themeColor="text1"/>
                <w:sz w:val="22"/>
                <w:szCs w:val="22"/>
              </w:rPr>
              <w:t>he shrink API reduces shard count, but the index must be read-only first.</w:t>
            </w:r>
            <w:commentRangeEnd w:id="454"/>
            <w:r w:rsidR="00B14F05">
              <w:rPr>
                <w:rStyle w:val="CommentReference"/>
                <w:rFonts w:ascii="Aptos Narrow" w:hAnsi="Aptos Narrow"/>
                <w:color w:val="000000" w:themeColor="text1"/>
                <w:sz w:val="22"/>
                <w:szCs w:val="22"/>
              </w:rPr>
              <w:commentReference w:id="454"/>
            </w:r>
            <w:r w:rsidR="00776FB0">
              <w:rPr>
                <w:rFonts w:ascii="Aptos Narrow" w:hAnsi="Aptos Narrow"/>
                <w:color w:val="000000" w:themeColor="text1"/>
                <w:sz w:val="22"/>
                <w:szCs w:val="22"/>
              </w:rPr>
              <w:t xml:space="preserve"> You can configure your index to be read-only</w:t>
            </w:r>
            <w:r w:rsidR="007078B2">
              <w:rPr>
                <w:rFonts w:ascii="Aptos Narrow" w:hAnsi="Aptos Narrow"/>
                <w:color w:val="000000" w:themeColor="text1"/>
                <w:sz w:val="22"/>
                <w:szCs w:val="22"/>
              </w:rPr>
              <w:t xml:space="preserve"> via the settings API, </w:t>
            </w:r>
            <w:r w:rsidR="00DD297A">
              <w:rPr>
                <w:rFonts w:ascii="Aptos Narrow" w:hAnsi="Aptos Narrow"/>
                <w:color w:val="000000" w:themeColor="text1"/>
                <w:sz w:val="22"/>
                <w:szCs w:val="22"/>
              </w:rPr>
              <w:t>call the shrink API and replace the old index with the new, smaller one. Then, use the settings API to turn writes back on.</w:t>
            </w:r>
          </w:p>
          <w:p w:rsidR="00732218" w:rsidRDefault="00732218" w14:paraId="1A6F6468" w14:textId="77777777">
            <w:pPr>
              <w:rPr>
                <w:rFonts w:ascii="Aptos Narrow" w:hAnsi="Aptos Narrow"/>
                <w:color w:val="000000"/>
                <w:sz w:val="22"/>
                <w:szCs w:val="22"/>
              </w:rPr>
            </w:pPr>
          </w:p>
          <w:p w:rsidR="007D3504" w:rsidRDefault="007D3504" w14:paraId="7C31A01F" w14:textId="2314A017">
            <w:pPr>
              <w:rPr>
                <w:rFonts w:ascii="Aptos Narrow" w:hAnsi="Aptos Narrow"/>
                <w:color w:val="000000"/>
                <w:sz w:val="22"/>
                <w:szCs w:val="22"/>
              </w:rPr>
            </w:pPr>
            <w:commentRangeStart w:id="456"/>
            <w:commentRangeStart w:id="457"/>
            <w:r w:rsidRPr="1157C720">
              <w:rPr>
                <w:rFonts w:ascii="Aptos Narrow" w:hAnsi="Aptos Narrow"/>
                <w:color w:val="000000" w:themeColor="text1"/>
                <w:sz w:val="22"/>
                <w:szCs w:val="22"/>
              </w:rPr>
              <w:t>Finally, adjust</w:t>
            </w:r>
            <w:r w:rsidRPr="1157C720" w:rsidR="005E098A">
              <w:rPr>
                <w:rFonts w:ascii="Aptos Narrow" w:hAnsi="Aptos Narrow"/>
                <w:color w:val="000000" w:themeColor="text1"/>
                <w:sz w:val="22"/>
                <w:szCs w:val="22"/>
              </w:rPr>
              <w:t xml:space="preserve"> Index</w:t>
            </w:r>
            <w:r w:rsidRPr="1157C720">
              <w:rPr>
                <w:rFonts w:ascii="Aptos Narrow" w:hAnsi="Aptos Narrow"/>
                <w:color w:val="000000" w:themeColor="text1"/>
                <w:sz w:val="22"/>
                <w:szCs w:val="22"/>
              </w:rPr>
              <w:t xml:space="preserve"> settings as needed. You can change</w:t>
            </w:r>
            <w:r w:rsidRPr="1157C720" w:rsidR="005E098A">
              <w:rPr>
                <w:rFonts w:ascii="Aptos Narrow" w:hAnsi="Aptos Narrow"/>
                <w:color w:val="000000" w:themeColor="text1"/>
                <w:sz w:val="22"/>
                <w:szCs w:val="22"/>
              </w:rPr>
              <w:t xml:space="preserve"> some settings like</w:t>
            </w:r>
            <w:r w:rsidRPr="1157C720">
              <w:rPr>
                <w:rFonts w:ascii="Aptos Narrow" w:hAnsi="Aptos Narrow"/>
                <w:color w:val="000000" w:themeColor="text1"/>
                <w:sz w:val="22"/>
                <w:szCs w:val="22"/>
              </w:rPr>
              <w:t xml:space="preserve"> replica count and refresh intervals on live indexes without downtime.</w:t>
            </w:r>
            <w:commentRangeEnd w:id="456"/>
            <w:r w:rsidR="00B14F05">
              <w:rPr>
                <w:rStyle w:val="CommentReference"/>
                <w:rFonts w:ascii="Aptos Narrow" w:hAnsi="Aptos Narrow"/>
                <w:color w:val="000000"/>
                <w:sz w:val="22"/>
                <w:szCs w:val="22"/>
              </w:rPr>
              <w:commentReference w:id="456"/>
            </w:r>
            <w:commentRangeEnd w:id="457"/>
            <w:r>
              <w:rPr>
                <w:rStyle w:val="CommentReference"/>
              </w:rPr>
              <w:commentReference w:id="457"/>
            </w:r>
          </w:p>
        </w:tc>
        <w:tc>
          <w:tcPr>
            <w:tcW w:w="3321" w:type="dxa"/>
            <w:noWrap/>
            <w:vAlign w:val="bottom"/>
            <w:hideMark/>
          </w:tcPr>
          <w:p w:rsidR="007078B2" w:rsidP="00C32450" w:rsidRDefault="007D3504" w14:paraId="4B70ED80" w14:textId="77777777">
            <w:pPr>
              <w:rPr>
                <w:rFonts w:ascii="Aptos Narrow" w:hAnsi="Aptos Narrow"/>
                <w:color w:val="000000"/>
                <w:sz w:val="22"/>
                <w:szCs w:val="22"/>
              </w:rPr>
            </w:pPr>
            <w:r>
              <w:rPr>
                <w:rFonts w:ascii="Aptos Narrow" w:hAnsi="Aptos Narrow"/>
                <w:color w:val="000000"/>
                <w:sz w:val="22"/>
                <w:szCs w:val="22"/>
              </w:rPr>
              <w:t>Dashboard showing metrics graphs</w:t>
            </w:r>
            <w:r w:rsidR="00AC3A6F">
              <w:rPr>
                <w:rFonts w:ascii="Aptos Narrow" w:hAnsi="Aptos Narrow"/>
                <w:color w:val="000000"/>
                <w:sz w:val="22"/>
                <w:szCs w:val="22"/>
              </w:rPr>
              <w:br/>
            </w:r>
            <w:r w:rsidR="00AC3A6F">
              <w:rPr>
                <w:rFonts w:ascii="Aptos Narrow" w:hAnsi="Aptos Narrow"/>
                <w:color w:val="000000"/>
                <w:sz w:val="22"/>
                <w:szCs w:val="22"/>
              </w:rPr>
              <w:t xml:space="preserve">- </w:t>
            </w:r>
            <w:r>
              <w:rPr>
                <w:rFonts w:ascii="Aptos Narrow" w:hAnsi="Aptos Narrow"/>
                <w:color w:val="000000"/>
                <w:sz w:val="22"/>
                <w:szCs w:val="22"/>
              </w:rPr>
              <w:t>Force merge command appearing in terminal</w:t>
            </w:r>
          </w:p>
          <w:p w:rsidR="007078B2" w:rsidP="00C32450" w:rsidRDefault="007078B2" w14:paraId="22A16E86" w14:textId="77777777">
            <w:pPr>
              <w:rPr>
                <w:rFonts w:ascii="Aptos Narrow" w:hAnsi="Aptos Narrow"/>
                <w:color w:val="000000"/>
                <w:sz w:val="22"/>
                <w:szCs w:val="22"/>
              </w:rPr>
            </w:pPr>
          </w:p>
          <w:p w:rsidRPr="00BC39D8" w:rsidR="00BC39D8" w:rsidP="00BC39D8" w:rsidRDefault="00BC39D8" w14:paraId="53EF0041" w14:textId="77777777">
            <w:pPr>
              <w:rPr>
                <w:rFonts w:ascii="Aptos Narrow" w:hAnsi="Aptos Narrow"/>
                <w:color w:val="000000"/>
                <w:sz w:val="22"/>
                <w:szCs w:val="22"/>
              </w:rPr>
            </w:pPr>
            <w:r w:rsidRPr="00BC39D8">
              <w:rPr>
                <w:rFonts w:ascii="Aptos Narrow" w:hAnsi="Aptos Narrow"/>
                <w:color w:val="000000"/>
                <w:sz w:val="22"/>
                <w:szCs w:val="22"/>
              </w:rPr>
              <w:t># Step 1: Move all shards to a single node and block writes</w:t>
            </w:r>
          </w:p>
          <w:p w:rsidRPr="00C32450" w:rsidR="00C32450" w:rsidP="00C32450" w:rsidRDefault="00C32450" w14:paraId="12E9A6AA" w14:textId="77777777">
            <w:pPr>
              <w:rPr>
                <w:rFonts w:ascii="Aptos Narrow" w:hAnsi="Aptos Narrow"/>
                <w:color w:val="000000"/>
                <w:sz w:val="22"/>
                <w:szCs w:val="22"/>
              </w:rPr>
            </w:pPr>
            <w:r w:rsidRPr="00C32450">
              <w:rPr>
                <w:rFonts w:ascii="Aptos Narrow" w:hAnsi="Aptos Narrow"/>
                <w:color w:val="000000"/>
                <w:sz w:val="22"/>
                <w:szCs w:val="22"/>
              </w:rPr>
              <w:t>PUT /books-classics/_settings</w:t>
            </w:r>
          </w:p>
          <w:p w:rsidRPr="00C32450" w:rsidR="00C32450" w:rsidP="00C32450" w:rsidRDefault="00C32450" w14:paraId="28AB9490" w14:textId="77777777">
            <w:pPr>
              <w:rPr>
                <w:rFonts w:ascii="Aptos Narrow" w:hAnsi="Aptos Narrow"/>
                <w:color w:val="000000"/>
                <w:sz w:val="22"/>
                <w:szCs w:val="22"/>
              </w:rPr>
            </w:pPr>
            <w:r w:rsidRPr="00C32450">
              <w:rPr>
                <w:rFonts w:ascii="Aptos Narrow" w:hAnsi="Aptos Narrow"/>
                <w:color w:val="000000"/>
                <w:sz w:val="22"/>
                <w:szCs w:val="22"/>
              </w:rPr>
              <w:t>{</w:t>
            </w:r>
          </w:p>
          <w:p w:rsidRPr="00C32450" w:rsidR="00C32450" w:rsidP="00C32450" w:rsidRDefault="00C32450" w14:paraId="596F12C1" w14:textId="77777777">
            <w:pPr>
              <w:rPr>
                <w:rFonts w:ascii="Aptos Narrow" w:hAnsi="Aptos Narrow"/>
                <w:color w:val="000000"/>
                <w:sz w:val="22"/>
                <w:szCs w:val="22"/>
              </w:rPr>
            </w:pPr>
            <w:r w:rsidRPr="00C32450">
              <w:rPr>
                <w:rFonts w:ascii="Aptos Narrow" w:hAnsi="Aptos Narrow"/>
                <w:color w:val="000000"/>
                <w:sz w:val="22"/>
                <w:szCs w:val="22"/>
              </w:rPr>
              <w:t xml:space="preserve">  "settings": {</w:t>
            </w:r>
          </w:p>
          <w:p w:rsidRPr="00C32450" w:rsidR="00C32450" w:rsidP="00C32450" w:rsidRDefault="00C32450" w14:paraId="152F6A08" w14:textId="77777777">
            <w:pPr>
              <w:rPr>
                <w:rFonts w:ascii="Aptos Narrow" w:hAnsi="Aptos Narrow"/>
                <w:color w:val="000000"/>
                <w:sz w:val="22"/>
                <w:szCs w:val="22"/>
              </w:rPr>
            </w:pPr>
            <w:r w:rsidRPr="00C32450">
              <w:rPr>
                <w:rFonts w:ascii="Aptos Narrow" w:hAnsi="Aptos Narrow"/>
                <w:color w:val="000000"/>
                <w:sz w:val="22"/>
                <w:szCs w:val="22"/>
              </w:rPr>
              <w:t xml:space="preserve">    "index.routing.allocation.require._name": "node-1",</w:t>
            </w:r>
          </w:p>
          <w:p w:rsidRPr="00C32450" w:rsidR="00C32450" w:rsidP="00C32450" w:rsidRDefault="00C32450" w14:paraId="5703684E" w14:textId="77777777">
            <w:pPr>
              <w:rPr>
                <w:rFonts w:ascii="Aptos Narrow" w:hAnsi="Aptos Narrow"/>
                <w:color w:val="000000"/>
                <w:sz w:val="22"/>
                <w:szCs w:val="22"/>
              </w:rPr>
            </w:pPr>
            <w:r w:rsidRPr="00C32450">
              <w:rPr>
                <w:rFonts w:ascii="Aptos Narrow" w:hAnsi="Aptos Narrow"/>
                <w:color w:val="000000"/>
                <w:sz w:val="22"/>
                <w:szCs w:val="22"/>
              </w:rPr>
              <w:t xml:space="preserve">    "index.blocks.write": true</w:t>
            </w:r>
          </w:p>
          <w:p w:rsidRPr="00C32450" w:rsidR="00C32450" w:rsidP="00C32450" w:rsidRDefault="00C32450" w14:paraId="38C56967" w14:textId="77777777">
            <w:pPr>
              <w:rPr>
                <w:rFonts w:ascii="Aptos Narrow" w:hAnsi="Aptos Narrow"/>
                <w:color w:val="000000"/>
                <w:sz w:val="22"/>
                <w:szCs w:val="22"/>
              </w:rPr>
            </w:pPr>
            <w:r w:rsidRPr="00C32450">
              <w:rPr>
                <w:rFonts w:ascii="Aptos Narrow" w:hAnsi="Aptos Narrow"/>
                <w:color w:val="000000"/>
                <w:sz w:val="22"/>
                <w:szCs w:val="22"/>
              </w:rPr>
              <w:t xml:space="preserve">  }</w:t>
            </w:r>
          </w:p>
          <w:p w:rsidRPr="00C32450" w:rsidR="00C32450" w:rsidP="00C32450" w:rsidRDefault="00C32450" w14:paraId="086971EF" w14:textId="77777777">
            <w:pPr>
              <w:rPr>
                <w:rFonts w:ascii="Aptos Narrow" w:hAnsi="Aptos Narrow"/>
                <w:color w:val="000000"/>
                <w:sz w:val="22"/>
                <w:szCs w:val="22"/>
              </w:rPr>
            </w:pPr>
            <w:r w:rsidRPr="00C32450">
              <w:rPr>
                <w:rFonts w:ascii="Aptos Narrow" w:hAnsi="Aptos Narrow"/>
                <w:color w:val="000000"/>
                <w:sz w:val="22"/>
                <w:szCs w:val="22"/>
              </w:rPr>
              <w:t>}</w:t>
            </w:r>
          </w:p>
          <w:p w:rsidRPr="00C32450" w:rsidR="00C32450" w:rsidP="00C32450" w:rsidRDefault="00C32450" w14:paraId="50448550" w14:textId="77777777">
            <w:pPr>
              <w:rPr>
                <w:rFonts w:ascii="Aptos Narrow" w:hAnsi="Aptos Narrow"/>
                <w:color w:val="000000"/>
                <w:sz w:val="22"/>
                <w:szCs w:val="22"/>
              </w:rPr>
            </w:pPr>
          </w:p>
          <w:p w:rsidRPr="00BC39D8" w:rsidR="00BC39D8" w:rsidP="00BC39D8" w:rsidRDefault="00BC39D8" w14:paraId="6FBB1D56" w14:textId="77777777">
            <w:pPr>
              <w:rPr>
                <w:rFonts w:ascii="Aptos Narrow" w:hAnsi="Aptos Narrow"/>
                <w:color w:val="000000"/>
                <w:sz w:val="22"/>
                <w:szCs w:val="22"/>
              </w:rPr>
            </w:pPr>
            <w:r w:rsidRPr="00BC39D8">
              <w:rPr>
                <w:rFonts w:ascii="Aptos Narrow" w:hAnsi="Aptos Narrow"/>
                <w:color w:val="000000"/>
                <w:sz w:val="22"/>
                <w:szCs w:val="22"/>
              </w:rPr>
              <w:t># Step 2:</w:t>
            </w:r>
            <w:r w:rsidR="00AC3A6F">
              <w:rPr>
                <w:rFonts w:ascii="Aptos Narrow" w:hAnsi="Aptos Narrow"/>
                <w:color w:val="000000"/>
                <w:sz w:val="22"/>
                <w:szCs w:val="22"/>
              </w:rPr>
              <w:t xml:space="preserve"> </w:t>
            </w:r>
            <w:r w:rsidR="007D3504">
              <w:rPr>
                <w:rFonts w:ascii="Aptos Narrow" w:hAnsi="Aptos Narrow"/>
                <w:color w:val="000000"/>
                <w:sz w:val="22"/>
                <w:szCs w:val="22"/>
              </w:rPr>
              <w:t xml:space="preserve">Shrink </w:t>
            </w:r>
            <w:r w:rsidRPr="00BC39D8">
              <w:rPr>
                <w:rFonts w:ascii="Aptos Narrow" w:hAnsi="Aptos Narrow"/>
                <w:color w:val="000000"/>
                <w:sz w:val="22"/>
                <w:szCs w:val="22"/>
              </w:rPr>
              <w:t>to fewer shards</w:t>
            </w:r>
          </w:p>
          <w:p w:rsidRPr="00C32450" w:rsidR="00C32450" w:rsidP="00C32450" w:rsidRDefault="00C32450" w14:paraId="78614CD2" w14:textId="77777777">
            <w:pPr>
              <w:rPr>
                <w:rFonts w:ascii="Aptos Narrow" w:hAnsi="Aptos Narrow"/>
                <w:color w:val="000000"/>
                <w:sz w:val="22"/>
                <w:szCs w:val="22"/>
              </w:rPr>
            </w:pPr>
            <w:r w:rsidRPr="00C32450">
              <w:rPr>
                <w:rFonts w:ascii="Aptos Narrow" w:hAnsi="Aptos Narrow"/>
                <w:color w:val="000000"/>
                <w:sz w:val="22"/>
                <w:szCs w:val="22"/>
              </w:rPr>
              <w:t>POST /books-classics/_shrink/books-classics-shrunk</w:t>
            </w:r>
          </w:p>
          <w:p w:rsidRPr="00C32450" w:rsidR="00C32450" w:rsidP="00C32450" w:rsidRDefault="00C32450" w14:paraId="47CD19BC" w14:textId="77777777">
            <w:pPr>
              <w:rPr>
                <w:rFonts w:ascii="Aptos Narrow" w:hAnsi="Aptos Narrow"/>
                <w:color w:val="000000"/>
                <w:sz w:val="22"/>
                <w:szCs w:val="22"/>
              </w:rPr>
            </w:pPr>
            <w:r w:rsidRPr="00C32450">
              <w:rPr>
                <w:rFonts w:ascii="Aptos Narrow" w:hAnsi="Aptos Narrow"/>
                <w:color w:val="000000"/>
                <w:sz w:val="22"/>
                <w:szCs w:val="22"/>
              </w:rPr>
              <w:t>{</w:t>
            </w:r>
          </w:p>
          <w:p w:rsidRPr="00C32450" w:rsidR="00C32450" w:rsidP="00C32450" w:rsidRDefault="00C32450" w14:paraId="22612E78" w14:textId="77777777">
            <w:pPr>
              <w:rPr>
                <w:rFonts w:ascii="Aptos Narrow" w:hAnsi="Aptos Narrow"/>
                <w:color w:val="000000"/>
                <w:sz w:val="22"/>
                <w:szCs w:val="22"/>
              </w:rPr>
            </w:pPr>
            <w:r w:rsidRPr="00C32450">
              <w:rPr>
                <w:rFonts w:ascii="Aptos Narrow" w:hAnsi="Aptos Narrow"/>
                <w:color w:val="000000"/>
                <w:sz w:val="22"/>
                <w:szCs w:val="22"/>
              </w:rPr>
              <w:t xml:space="preserve">  "settings": {</w:t>
            </w:r>
          </w:p>
          <w:p w:rsidRPr="00C32450" w:rsidR="00C32450" w:rsidP="00C32450" w:rsidRDefault="00C32450" w14:paraId="05407E06" w14:textId="77777777">
            <w:pPr>
              <w:rPr>
                <w:rFonts w:ascii="Aptos Narrow" w:hAnsi="Aptos Narrow"/>
                <w:color w:val="000000"/>
                <w:sz w:val="22"/>
                <w:szCs w:val="22"/>
              </w:rPr>
            </w:pPr>
            <w:r w:rsidRPr="00C32450">
              <w:rPr>
                <w:rFonts w:ascii="Aptos Narrow" w:hAnsi="Aptos Narrow"/>
                <w:color w:val="000000"/>
                <w:sz w:val="22"/>
                <w:szCs w:val="22"/>
              </w:rPr>
              <w:t xml:space="preserve">    "index.number_of_shards": </w:t>
            </w:r>
            <w:r w:rsidRPr="00BC39D8" w:rsidR="00BC39D8">
              <w:rPr>
                <w:rFonts w:ascii="Aptos Narrow" w:hAnsi="Aptos Narrow"/>
                <w:color w:val="000000"/>
                <w:sz w:val="22"/>
                <w:szCs w:val="22"/>
              </w:rPr>
              <w:t>1</w:t>
            </w:r>
            <w:r w:rsidRPr="00C32450">
              <w:rPr>
                <w:rFonts w:ascii="Aptos Narrow" w:hAnsi="Aptos Narrow"/>
                <w:color w:val="000000"/>
                <w:sz w:val="22"/>
                <w:szCs w:val="22"/>
              </w:rPr>
              <w:t>,</w:t>
            </w:r>
          </w:p>
          <w:p w:rsidRPr="00C32450" w:rsidR="00C32450" w:rsidP="00C32450" w:rsidRDefault="00C32450" w14:paraId="162F6A26" w14:textId="77777777">
            <w:pPr>
              <w:rPr>
                <w:rFonts w:ascii="Aptos Narrow" w:hAnsi="Aptos Narrow"/>
                <w:color w:val="000000"/>
                <w:sz w:val="22"/>
                <w:szCs w:val="22"/>
              </w:rPr>
            </w:pPr>
            <w:r w:rsidRPr="00C32450">
              <w:rPr>
                <w:rFonts w:ascii="Aptos Narrow" w:hAnsi="Aptos Narrow"/>
                <w:color w:val="000000"/>
                <w:sz w:val="22"/>
                <w:szCs w:val="22"/>
              </w:rPr>
              <w:t xml:space="preserve">    "index.number_of_replicas": 1,</w:t>
            </w:r>
          </w:p>
          <w:p w:rsidRPr="00BC39D8" w:rsidR="00BC39D8" w:rsidP="00BC39D8" w:rsidRDefault="00C32450" w14:paraId="3407EF99" w14:textId="77777777">
            <w:pPr>
              <w:rPr>
                <w:rFonts w:ascii="Aptos Narrow" w:hAnsi="Aptos Narrow"/>
                <w:color w:val="000000"/>
                <w:sz w:val="22"/>
                <w:szCs w:val="22"/>
              </w:rPr>
            </w:pPr>
            <w:r w:rsidRPr="00C32450">
              <w:rPr>
                <w:rFonts w:ascii="Aptos Narrow" w:hAnsi="Aptos Narrow"/>
                <w:color w:val="000000"/>
                <w:sz w:val="22"/>
                <w:szCs w:val="22"/>
              </w:rPr>
              <w:t xml:space="preserve">    "index.</w:t>
            </w:r>
            <w:r w:rsidRPr="00BC39D8" w:rsidR="00BC39D8">
              <w:rPr>
                <w:rFonts w:ascii="Aptos Narrow" w:hAnsi="Aptos Narrow"/>
                <w:color w:val="000000"/>
                <w:sz w:val="22"/>
                <w:szCs w:val="22"/>
              </w:rPr>
              <w:t>codec": "best_compression"</w:t>
            </w:r>
          </w:p>
          <w:p w:rsidRPr="00BC39D8" w:rsidR="00BC39D8" w:rsidP="00BC39D8" w:rsidRDefault="00BC39D8" w14:paraId="2F7F9879" w14:textId="77777777">
            <w:pPr>
              <w:rPr>
                <w:rFonts w:ascii="Aptos Narrow" w:hAnsi="Aptos Narrow"/>
                <w:color w:val="000000"/>
                <w:sz w:val="22"/>
                <w:szCs w:val="22"/>
              </w:rPr>
            </w:pPr>
            <w:r w:rsidRPr="00BC39D8">
              <w:rPr>
                <w:rFonts w:ascii="Aptos Narrow" w:hAnsi="Aptos Narrow"/>
                <w:color w:val="000000"/>
                <w:sz w:val="22"/>
                <w:szCs w:val="22"/>
              </w:rPr>
              <w:t xml:space="preserve">  }</w:t>
            </w:r>
          </w:p>
          <w:p w:rsidRPr="00BC39D8" w:rsidR="00BC39D8" w:rsidP="00BC39D8" w:rsidRDefault="00BC39D8" w14:paraId="4D093645" w14:textId="77777777">
            <w:pPr>
              <w:rPr>
                <w:rFonts w:ascii="Aptos Narrow" w:hAnsi="Aptos Narrow"/>
                <w:color w:val="000000"/>
                <w:sz w:val="22"/>
                <w:szCs w:val="22"/>
              </w:rPr>
            </w:pPr>
            <w:r w:rsidRPr="00BC39D8">
              <w:rPr>
                <w:rFonts w:ascii="Aptos Narrow" w:hAnsi="Aptos Narrow"/>
                <w:color w:val="000000"/>
                <w:sz w:val="22"/>
                <w:szCs w:val="22"/>
              </w:rPr>
              <w:t>}</w:t>
            </w:r>
          </w:p>
          <w:p w:rsidRPr="00BC39D8" w:rsidR="00BC39D8" w:rsidP="00BC39D8" w:rsidRDefault="00BC39D8" w14:paraId="7573C683" w14:textId="77777777">
            <w:pPr>
              <w:rPr>
                <w:rFonts w:ascii="Aptos Narrow" w:hAnsi="Aptos Narrow"/>
                <w:color w:val="000000"/>
                <w:sz w:val="22"/>
                <w:szCs w:val="22"/>
              </w:rPr>
            </w:pPr>
          </w:p>
          <w:p w:rsidRPr="00BC39D8" w:rsidR="00BC39D8" w:rsidP="00BC39D8" w:rsidRDefault="00BC39D8" w14:paraId="75937A6F" w14:textId="77777777">
            <w:pPr>
              <w:rPr>
                <w:rFonts w:ascii="Aptos Narrow" w:hAnsi="Aptos Narrow"/>
                <w:color w:val="000000"/>
                <w:sz w:val="22"/>
                <w:szCs w:val="22"/>
              </w:rPr>
            </w:pPr>
            <w:r w:rsidRPr="00BC39D8">
              <w:rPr>
                <w:rFonts w:ascii="Aptos Narrow" w:hAnsi="Aptos Narrow"/>
                <w:color w:val="000000"/>
                <w:sz w:val="22"/>
                <w:szCs w:val="22"/>
              </w:rPr>
              <w:t># Step 3: Remove the routing restriction so the shrunk index rebalances</w:t>
            </w:r>
          </w:p>
          <w:p w:rsidRPr="00BC39D8" w:rsidR="00BC39D8" w:rsidP="00BC39D8" w:rsidRDefault="00BC39D8" w14:paraId="35CCF547" w14:textId="77777777">
            <w:pPr>
              <w:rPr>
                <w:rFonts w:ascii="Aptos Narrow" w:hAnsi="Aptos Narrow"/>
                <w:color w:val="000000"/>
                <w:sz w:val="22"/>
                <w:szCs w:val="22"/>
              </w:rPr>
            </w:pPr>
            <w:r w:rsidRPr="00BC39D8">
              <w:rPr>
                <w:rFonts w:ascii="Aptos Narrow" w:hAnsi="Aptos Narrow"/>
                <w:color w:val="000000"/>
                <w:sz w:val="22"/>
                <w:szCs w:val="22"/>
              </w:rPr>
              <w:t>PUT /books-classics-shrunk/_settings</w:t>
            </w:r>
          </w:p>
          <w:p w:rsidRPr="00BC39D8" w:rsidR="00BC39D8" w:rsidP="00BC39D8" w:rsidRDefault="00BC39D8" w14:paraId="12EA6F80" w14:textId="77777777">
            <w:pPr>
              <w:rPr>
                <w:rFonts w:ascii="Aptos Narrow" w:hAnsi="Aptos Narrow"/>
                <w:color w:val="000000"/>
                <w:sz w:val="22"/>
                <w:szCs w:val="22"/>
              </w:rPr>
            </w:pPr>
            <w:r w:rsidRPr="00BC39D8">
              <w:rPr>
                <w:rFonts w:ascii="Aptos Narrow" w:hAnsi="Aptos Narrow"/>
                <w:color w:val="000000"/>
                <w:sz w:val="22"/>
                <w:szCs w:val="22"/>
              </w:rPr>
              <w:t>{</w:t>
            </w:r>
          </w:p>
          <w:p w:rsidRPr="00C32450" w:rsidR="00C32450" w:rsidP="00C32450" w:rsidRDefault="00BC39D8" w14:paraId="46C438A6" w14:textId="77777777">
            <w:pPr>
              <w:rPr>
                <w:rFonts w:ascii="Aptos Narrow" w:hAnsi="Aptos Narrow"/>
                <w:color w:val="000000"/>
                <w:sz w:val="22"/>
                <w:szCs w:val="22"/>
              </w:rPr>
            </w:pPr>
            <w:r w:rsidRPr="00BC39D8">
              <w:rPr>
                <w:rFonts w:ascii="Aptos Narrow" w:hAnsi="Aptos Narrow"/>
                <w:color w:val="000000"/>
                <w:sz w:val="22"/>
                <w:szCs w:val="22"/>
              </w:rPr>
              <w:t xml:space="preserve">  "index.</w:t>
            </w:r>
            <w:r w:rsidRPr="00C32450" w:rsidR="00C32450">
              <w:rPr>
                <w:rFonts w:ascii="Aptos Narrow" w:hAnsi="Aptos Narrow"/>
                <w:color w:val="000000"/>
                <w:sz w:val="22"/>
                <w:szCs w:val="22"/>
              </w:rPr>
              <w:t>routing.allocation.require._name": null</w:t>
            </w:r>
          </w:p>
          <w:p w:rsidRPr="00BC39D8" w:rsidR="00BC39D8" w:rsidP="00BC39D8" w:rsidRDefault="00BC39D8" w14:paraId="70BE0627" w14:textId="77777777">
            <w:pPr>
              <w:rPr>
                <w:rFonts w:ascii="Aptos Narrow" w:hAnsi="Aptos Narrow"/>
                <w:color w:val="000000"/>
                <w:sz w:val="22"/>
                <w:szCs w:val="22"/>
              </w:rPr>
            </w:pPr>
            <w:r w:rsidRPr="00BC39D8">
              <w:rPr>
                <w:rFonts w:ascii="Aptos Narrow" w:hAnsi="Aptos Narrow"/>
                <w:color w:val="000000"/>
                <w:sz w:val="22"/>
                <w:szCs w:val="22"/>
              </w:rPr>
              <w:t>}</w:t>
            </w:r>
          </w:p>
          <w:p w:rsidRPr="00BC39D8" w:rsidR="00BC39D8" w:rsidP="00BC39D8" w:rsidRDefault="00BC39D8" w14:paraId="44FEFBCE" w14:textId="77777777">
            <w:pPr>
              <w:rPr>
                <w:rFonts w:ascii="Aptos Narrow" w:hAnsi="Aptos Narrow"/>
                <w:color w:val="000000"/>
                <w:sz w:val="22"/>
                <w:szCs w:val="22"/>
              </w:rPr>
            </w:pPr>
          </w:p>
          <w:p w:rsidRPr="00BC39D8" w:rsidR="00BC39D8" w:rsidP="00BC39D8" w:rsidRDefault="00BC39D8" w14:paraId="050EEE6C" w14:textId="77777777">
            <w:pPr>
              <w:rPr>
                <w:rFonts w:ascii="Aptos Narrow" w:hAnsi="Aptos Narrow"/>
                <w:color w:val="000000"/>
                <w:sz w:val="22"/>
                <w:szCs w:val="22"/>
              </w:rPr>
            </w:pPr>
            <w:r w:rsidRPr="00BC39D8">
              <w:rPr>
                <w:rFonts w:ascii="Aptos Narrow" w:hAnsi="Aptos Narrow"/>
                <w:color w:val="000000"/>
                <w:sz w:val="22"/>
                <w:szCs w:val="22"/>
              </w:rPr>
              <w:t># Step 4: Force merge for maximum query performance</w:t>
            </w:r>
          </w:p>
          <w:p w:rsidRPr="00C32450" w:rsidR="00C32450" w:rsidP="00C32450" w:rsidRDefault="00C32450" w14:paraId="28DD5DE2" w14:textId="77777777">
            <w:pPr>
              <w:rPr>
                <w:rFonts w:ascii="Aptos Narrow" w:hAnsi="Aptos Narrow"/>
                <w:color w:val="000000"/>
                <w:sz w:val="22"/>
                <w:szCs w:val="22"/>
              </w:rPr>
            </w:pPr>
            <w:r w:rsidRPr="00C32450">
              <w:rPr>
                <w:rFonts w:ascii="Aptos Narrow" w:hAnsi="Aptos Narrow"/>
                <w:color w:val="000000"/>
                <w:sz w:val="22"/>
                <w:szCs w:val="22"/>
              </w:rPr>
              <w:t>POST /books-classics-shrunk/_forcemerge?max_num_segments=1</w:t>
            </w:r>
          </w:p>
          <w:p w:rsidRPr="00C32450" w:rsidR="00C32450" w:rsidP="00C32450" w:rsidRDefault="00C32450" w14:paraId="4F6766DD" w14:textId="77777777">
            <w:pPr>
              <w:rPr>
                <w:rFonts w:ascii="Aptos Narrow" w:hAnsi="Aptos Narrow"/>
                <w:color w:val="000000"/>
                <w:sz w:val="22"/>
                <w:szCs w:val="22"/>
              </w:rPr>
            </w:pPr>
          </w:p>
          <w:p w:rsidRPr="00BC39D8" w:rsidR="00BC39D8" w:rsidP="00BC39D8" w:rsidRDefault="00BC39D8" w14:paraId="4CE21C3A" w14:textId="77777777">
            <w:pPr>
              <w:rPr>
                <w:rFonts w:ascii="Aptos Narrow" w:hAnsi="Aptos Narrow"/>
                <w:color w:val="000000"/>
                <w:sz w:val="22"/>
                <w:szCs w:val="22"/>
              </w:rPr>
            </w:pPr>
            <w:r w:rsidRPr="00BC39D8">
              <w:rPr>
                <w:rFonts w:ascii="Aptos Narrow" w:hAnsi="Aptos Narrow"/>
                <w:color w:val="000000"/>
                <w:sz w:val="22"/>
                <w:szCs w:val="22"/>
              </w:rPr>
              <w:t># Step 5: Swap alias atomically</w:t>
            </w:r>
          </w:p>
          <w:p w:rsidRPr="00C32450" w:rsidR="00C32450" w:rsidP="00C32450" w:rsidRDefault="00C32450" w14:paraId="1961C526" w14:textId="77777777">
            <w:pPr>
              <w:rPr>
                <w:rFonts w:ascii="Aptos Narrow" w:hAnsi="Aptos Narrow"/>
                <w:color w:val="000000"/>
                <w:sz w:val="22"/>
                <w:szCs w:val="22"/>
              </w:rPr>
            </w:pPr>
            <w:r w:rsidRPr="00C32450">
              <w:rPr>
                <w:rFonts w:ascii="Aptos Narrow" w:hAnsi="Aptos Narrow"/>
                <w:color w:val="000000"/>
                <w:sz w:val="22"/>
                <w:szCs w:val="22"/>
              </w:rPr>
              <w:t>POST /_aliases</w:t>
            </w:r>
          </w:p>
          <w:p w:rsidRPr="00C32450" w:rsidR="00C32450" w:rsidP="00C32450" w:rsidRDefault="00C32450" w14:paraId="56D501BE" w14:textId="77777777">
            <w:pPr>
              <w:rPr>
                <w:rFonts w:ascii="Aptos Narrow" w:hAnsi="Aptos Narrow"/>
                <w:color w:val="000000"/>
                <w:sz w:val="22"/>
                <w:szCs w:val="22"/>
              </w:rPr>
            </w:pPr>
            <w:r w:rsidRPr="00C32450">
              <w:rPr>
                <w:rFonts w:ascii="Aptos Narrow" w:hAnsi="Aptos Narrow"/>
                <w:color w:val="000000"/>
                <w:sz w:val="22"/>
                <w:szCs w:val="22"/>
              </w:rPr>
              <w:t>{</w:t>
            </w:r>
          </w:p>
          <w:p w:rsidRPr="00C32450" w:rsidR="00C32450" w:rsidP="00C32450" w:rsidRDefault="00C32450" w14:paraId="44B0C60B" w14:textId="77777777">
            <w:pPr>
              <w:rPr>
                <w:rFonts w:ascii="Aptos Narrow" w:hAnsi="Aptos Narrow"/>
                <w:color w:val="000000"/>
                <w:sz w:val="22"/>
                <w:szCs w:val="22"/>
              </w:rPr>
            </w:pPr>
            <w:r w:rsidRPr="00C32450">
              <w:rPr>
                <w:rFonts w:ascii="Aptos Narrow" w:hAnsi="Aptos Narrow"/>
                <w:color w:val="000000"/>
                <w:sz w:val="22"/>
                <w:szCs w:val="22"/>
              </w:rPr>
              <w:t xml:space="preserve">  "actions": [</w:t>
            </w:r>
          </w:p>
          <w:p w:rsidRPr="00C32450" w:rsidR="00C32450" w:rsidP="00C32450" w:rsidRDefault="00C32450" w14:paraId="4CAA5CAD" w14:textId="77777777">
            <w:pPr>
              <w:rPr>
                <w:rFonts w:ascii="Aptos Narrow" w:hAnsi="Aptos Narrow"/>
                <w:color w:val="000000"/>
                <w:sz w:val="22"/>
                <w:szCs w:val="22"/>
              </w:rPr>
            </w:pPr>
            <w:r w:rsidRPr="00C32450">
              <w:rPr>
                <w:rFonts w:ascii="Aptos Narrow" w:hAnsi="Aptos Narrow"/>
                <w:color w:val="000000"/>
                <w:sz w:val="22"/>
                <w:szCs w:val="22"/>
              </w:rPr>
              <w:t xml:space="preserve">    { "remove": { "index": "books-classics", "alias": "classics" }},</w:t>
            </w:r>
          </w:p>
          <w:p w:rsidRPr="00C32450" w:rsidR="00C32450" w:rsidP="00C32450" w:rsidRDefault="00C32450" w14:paraId="3EB23A08" w14:textId="77777777">
            <w:pPr>
              <w:rPr>
                <w:rFonts w:ascii="Aptos Narrow" w:hAnsi="Aptos Narrow"/>
                <w:color w:val="000000"/>
                <w:sz w:val="22"/>
                <w:szCs w:val="22"/>
              </w:rPr>
            </w:pPr>
            <w:r w:rsidRPr="00C32450">
              <w:rPr>
                <w:rFonts w:ascii="Aptos Narrow" w:hAnsi="Aptos Narrow"/>
                <w:color w:val="000000"/>
                <w:sz w:val="22"/>
                <w:szCs w:val="22"/>
              </w:rPr>
              <w:t xml:space="preserve">    { "add": { "index": "books-classics-shrunk", "alias": "classics" }}</w:t>
            </w:r>
          </w:p>
          <w:p w:rsidRPr="00C32450" w:rsidR="00C32450" w:rsidP="00C32450" w:rsidRDefault="00C32450" w14:paraId="56690EEF" w14:textId="77777777">
            <w:pPr>
              <w:rPr>
                <w:rFonts w:ascii="Aptos Narrow" w:hAnsi="Aptos Narrow"/>
                <w:color w:val="000000"/>
                <w:sz w:val="22"/>
                <w:szCs w:val="22"/>
              </w:rPr>
            </w:pPr>
            <w:r w:rsidRPr="00C32450">
              <w:rPr>
                <w:rFonts w:ascii="Aptos Narrow" w:hAnsi="Aptos Narrow"/>
                <w:color w:val="000000"/>
                <w:sz w:val="22"/>
                <w:szCs w:val="22"/>
              </w:rPr>
              <w:t xml:space="preserve">  ]</w:t>
            </w:r>
          </w:p>
          <w:p w:rsidRPr="00C32450" w:rsidR="00C32450" w:rsidP="00C32450" w:rsidRDefault="00C32450" w14:paraId="176ED259" w14:textId="77777777">
            <w:pPr>
              <w:rPr>
                <w:rFonts w:ascii="Aptos Narrow" w:hAnsi="Aptos Narrow"/>
                <w:color w:val="000000"/>
                <w:sz w:val="22"/>
                <w:szCs w:val="22"/>
              </w:rPr>
            </w:pPr>
            <w:r w:rsidRPr="00C32450">
              <w:rPr>
                <w:rFonts w:ascii="Aptos Narrow" w:hAnsi="Aptos Narrow"/>
                <w:color w:val="000000"/>
                <w:sz w:val="22"/>
                <w:szCs w:val="22"/>
              </w:rPr>
              <w:t>}</w:t>
            </w:r>
          </w:p>
          <w:p w:rsidRPr="00C32450" w:rsidR="00C32450" w:rsidP="00C32450" w:rsidRDefault="00C32450" w14:paraId="11886CE9" w14:textId="77777777">
            <w:pPr>
              <w:rPr>
                <w:rFonts w:ascii="Aptos Narrow" w:hAnsi="Aptos Narrow"/>
                <w:color w:val="000000"/>
                <w:sz w:val="22"/>
                <w:szCs w:val="22"/>
              </w:rPr>
            </w:pPr>
          </w:p>
          <w:p w:rsidRPr="00BC39D8" w:rsidR="00BC39D8" w:rsidP="00BC39D8" w:rsidRDefault="00BC39D8" w14:paraId="39C6F28C" w14:textId="77777777">
            <w:pPr>
              <w:rPr>
                <w:rFonts w:ascii="Aptos Narrow" w:hAnsi="Aptos Narrow"/>
                <w:color w:val="000000"/>
                <w:sz w:val="22"/>
                <w:szCs w:val="22"/>
              </w:rPr>
            </w:pPr>
            <w:r w:rsidRPr="00BC39D8">
              <w:rPr>
                <w:rFonts w:ascii="Aptos Narrow" w:hAnsi="Aptos Narrow"/>
                <w:color w:val="000000"/>
                <w:sz w:val="22"/>
                <w:szCs w:val="22"/>
              </w:rPr>
              <w:t># Step 6: Delete old index after verification</w:t>
            </w:r>
          </w:p>
          <w:p w:rsidRPr="00C32450" w:rsidR="00C32450" w:rsidP="00C32450" w:rsidRDefault="00C32450" w14:paraId="5CF866B3" w14:textId="35B82649">
            <w:pPr>
              <w:rPr>
                <w:rFonts w:ascii="Aptos Narrow" w:hAnsi="Aptos Narrow"/>
                <w:color w:val="000000"/>
                <w:sz w:val="22"/>
                <w:szCs w:val="22"/>
              </w:rPr>
            </w:pPr>
            <w:r w:rsidRPr="08388028">
              <w:rPr>
                <w:rFonts w:ascii="Aptos Narrow" w:hAnsi="Aptos Narrow"/>
                <w:color w:val="000000" w:themeColor="text1"/>
                <w:sz w:val="22"/>
                <w:szCs w:val="22"/>
              </w:rPr>
              <w:t>DELETE /books-classics</w:t>
            </w:r>
          </w:p>
          <w:p w:rsidRPr="00C32450" w:rsidR="00C32450" w:rsidP="00C32450" w:rsidRDefault="00C32450" w14:paraId="5ABD0B3E" w14:textId="77777777">
            <w:pPr>
              <w:rPr>
                <w:rFonts w:ascii="Aptos Narrow" w:hAnsi="Aptos Narrow"/>
                <w:color w:val="000000"/>
                <w:sz w:val="22"/>
                <w:szCs w:val="22"/>
              </w:rPr>
            </w:pPr>
          </w:p>
          <w:p w:rsidRPr="00C32450" w:rsidR="00C32450" w:rsidP="00C32450" w:rsidRDefault="00C32450" w14:paraId="2165387F" w14:textId="77777777">
            <w:pPr>
              <w:rPr>
                <w:rFonts w:ascii="Aptos Narrow" w:hAnsi="Aptos Narrow"/>
                <w:color w:val="000000"/>
                <w:sz w:val="22"/>
                <w:szCs w:val="22"/>
              </w:rPr>
            </w:pPr>
            <w:r w:rsidRPr="00C32450">
              <w:rPr>
                <w:rFonts w:ascii="Aptos Narrow" w:hAnsi="Aptos Narrow"/>
                <w:color w:val="000000"/>
                <w:sz w:val="22"/>
                <w:szCs w:val="22"/>
              </w:rPr>
              <w:t># Check shard count before/after</w:t>
            </w:r>
          </w:p>
          <w:p w:rsidRPr="00C32450" w:rsidR="00C32450" w:rsidP="00C32450" w:rsidRDefault="00C32450" w14:paraId="433513FD" w14:textId="77777777">
            <w:pPr>
              <w:rPr>
                <w:rFonts w:ascii="Aptos Narrow" w:hAnsi="Aptos Narrow"/>
                <w:color w:val="000000"/>
                <w:sz w:val="22"/>
                <w:szCs w:val="22"/>
              </w:rPr>
            </w:pPr>
            <w:r w:rsidRPr="00C32450">
              <w:rPr>
                <w:rFonts w:ascii="Aptos Narrow" w:hAnsi="Aptos Narrow"/>
                <w:color w:val="000000"/>
                <w:sz w:val="22"/>
                <w:szCs w:val="22"/>
              </w:rPr>
              <w:t>GET /_cat/shards/books-classics?v</w:t>
            </w:r>
          </w:p>
          <w:p w:rsidRPr="005E098A" w:rsidR="005E098A" w:rsidP="00C32450" w:rsidRDefault="00C32450" w14:paraId="37D71B7C" w14:textId="664C9F0F">
            <w:pPr>
              <w:rPr>
                <w:rFonts w:ascii="Aptos Narrow" w:hAnsi="Aptos Narrow"/>
                <w:color w:val="000000"/>
                <w:sz w:val="22"/>
                <w:szCs w:val="22"/>
              </w:rPr>
            </w:pPr>
            <w:r w:rsidRPr="00C32450">
              <w:rPr>
                <w:rFonts w:ascii="Aptos Narrow" w:hAnsi="Aptos Narrow"/>
                <w:color w:val="000000"/>
                <w:sz w:val="22"/>
                <w:szCs w:val="22"/>
              </w:rPr>
              <w:t>GET /_cat/shards/books-classics-shrunk?v</w:t>
            </w:r>
            <w:r w:rsidR="00AC3A6F">
              <w:rPr>
                <w:rFonts w:ascii="Aptos Narrow" w:hAnsi="Aptos Narrow"/>
                <w:color w:val="000000"/>
                <w:sz w:val="22"/>
                <w:szCs w:val="22"/>
              </w:rPr>
              <w:br/>
            </w:r>
            <w:r w:rsidR="00AC3A6F">
              <w:rPr>
                <w:rFonts w:ascii="Aptos Narrow" w:hAnsi="Aptos Narrow"/>
                <w:color w:val="000000"/>
                <w:sz w:val="22"/>
                <w:szCs w:val="22"/>
              </w:rPr>
              <w:t xml:space="preserve">- </w:t>
            </w:r>
            <w:r w:rsidR="0028516C">
              <w:rPr>
                <w:rFonts w:ascii="Aptos Narrow" w:hAnsi="Aptos Narrow"/>
                <w:color w:val="000000"/>
                <w:sz w:val="22"/>
                <w:szCs w:val="22"/>
              </w:rPr>
              <w:t xml:space="preserve">Screencap: </w:t>
            </w:r>
            <w:r w:rsidRPr="005E098A" w:rsidR="005E098A">
              <w:rPr>
                <w:rFonts w:ascii="Aptos Narrow" w:hAnsi="Aptos Narrow"/>
                <w:color w:val="000000"/>
                <w:sz w:val="22"/>
                <w:szCs w:val="22"/>
              </w:rPr>
              <w:t>PUT /my-index/_settings</w:t>
            </w:r>
          </w:p>
          <w:p w:rsidRPr="005E098A" w:rsidR="005E098A" w:rsidP="005E098A" w:rsidRDefault="005E098A" w14:paraId="5246320C" w14:textId="77777777">
            <w:pPr>
              <w:rPr>
                <w:rFonts w:ascii="Aptos Narrow" w:hAnsi="Aptos Narrow"/>
                <w:color w:val="000000"/>
                <w:sz w:val="22"/>
                <w:szCs w:val="22"/>
              </w:rPr>
            </w:pPr>
            <w:r w:rsidRPr="005E098A">
              <w:rPr>
                <w:rFonts w:ascii="Aptos Narrow" w:hAnsi="Aptos Narrow"/>
                <w:color w:val="000000"/>
                <w:sz w:val="22"/>
                <w:szCs w:val="22"/>
              </w:rPr>
              <w:t>{</w:t>
            </w:r>
          </w:p>
          <w:p w:rsidRPr="005E098A" w:rsidR="005E098A" w:rsidP="005E098A" w:rsidRDefault="005E098A" w14:paraId="69FAD391" w14:textId="77777777">
            <w:pPr>
              <w:rPr>
                <w:rFonts w:ascii="Aptos Narrow" w:hAnsi="Aptos Narrow"/>
                <w:color w:val="000000"/>
                <w:sz w:val="22"/>
                <w:szCs w:val="22"/>
              </w:rPr>
            </w:pPr>
            <w:r w:rsidRPr="005E098A">
              <w:rPr>
                <w:rFonts w:ascii="Aptos Narrow" w:hAnsi="Aptos Narrow"/>
                <w:color w:val="000000"/>
                <w:sz w:val="22"/>
                <w:szCs w:val="22"/>
              </w:rPr>
              <w:t xml:space="preserve">  "refresh_interval": "30s"</w:t>
            </w:r>
          </w:p>
          <w:p w:rsidR="007D3504" w:rsidP="005E098A" w:rsidRDefault="005E098A" w14:paraId="16D8B069" w14:textId="56936061">
            <w:pPr>
              <w:rPr>
                <w:rFonts w:ascii="Aptos Narrow" w:hAnsi="Aptos Narrow"/>
                <w:color w:val="000000"/>
                <w:sz w:val="22"/>
                <w:szCs w:val="22"/>
              </w:rPr>
            </w:pPr>
            <w:r w:rsidRPr="005E098A">
              <w:rPr>
                <w:rFonts w:ascii="Aptos Narrow" w:hAnsi="Aptos Narrow"/>
                <w:color w:val="000000"/>
                <w:sz w:val="22"/>
                <w:szCs w:val="22"/>
              </w:rPr>
              <w:t>}</w:t>
            </w:r>
          </w:p>
        </w:tc>
      </w:tr>
      <w:tr w:rsidR="00061CFF" w:rsidTr="08388028" w14:paraId="578E052B" w14:textId="77777777">
        <w:trPr>
          <w:trHeight w:val="290"/>
        </w:trPr>
        <w:tc>
          <w:tcPr>
            <w:tcW w:w="1422" w:type="dxa"/>
            <w:noWrap/>
            <w:vAlign w:val="bottom"/>
            <w:hideMark/>
          </w:tcPr>
          <w:p w:rsidR="007D3504" w:rsidRDefault="007D3504" w14:paraId="6B54F6C5" w14:textId="77777777">
            <w:pPr>
              <w:rPr>
                <w:rFonts w:ascii="Aptos Narrow" w:hAnsi="Aptos Narrow"/>
                <w:color w:val="000000"/>
                <w:sz w:val="22"/>
                <w:szCs w:val="22"/>
              </w:rPr>
            </w:pPr>
            <w:r>
              <w:rPr>
                <w:rFonts w:ascii="Aptos Narrow" w:hAnsi="Aptos Narrow"/>
                <w:color w:val="000000"/>
                <w:sz w:val="22"/>
                <w:szCs w:val="22"/>
              </w:rPr>
              <w:t>When to Re-index</w:t>
            </w:r>
          </w:p>
        </w:tc>
        <w:tc>
          <w:tcPr>
            <w:tcW w:w="4063" w:type="dxa"/>
            <w:noWrap/>
            <w:vAlign w:val="bottom"/>
            <w:hideMark/>
          </w:tcPr>
          <w:p w:rsidR="007D3504" w:rsidRDefault="007D3504" w14:paraId="512C9FA4" w14:textId="4F6E8B3A">
            <w:pPr>
              <w:rPr>
                <w:rFonts w:ascii="Aptos Narrow" w:hAnsi="Aptos Narrow"/>
                <w:color w:val="000000"/>
                <w:sz w:val="22"/>
                <w:szCs w:val="22"/>
              </w:rPr>
            </w:pPr>
            <w:r>
              <w:rPr>
                <w:rFonts w:ascii="Aptos Narrow" w:hAnsi="Aptos Narrow"/>
                <w:color w:val="000000"/>
                <w:sz w:val="22"/>
                <w:szCs w:val="22"/>
              </w:rPr>
              <w:t>Re-indexing is necessary when you need to make changes that can't be done in place. Remember, segments are immutable, and</w:t>
            </w:r>
            <w:r w:rsidR="00DE6C00">
              <w:rPr>
                <w:rFonts w:ascii="Aptos Narrow" w:hAnsi="Aptos Narrow"/>
                <w:color w:val="000000"/>
                <w:sz w:val="22"/>
                <w:szCs w:val="22"/>
              </w:rPr>
              <w:t xml:space="preserve"> now add to that the fact that</w:t>
            </w:r>
            <w:r>
              <w:rPr>
                <w:rFonts w:ascii="Aptos Narrow" w:hAnsi="Aptos Narrow"/>
                <w:color w:val="000000"/>
                <w:sz w:val="22"/>
                <w:szCs w:val="22"/>
              </w:rPr>
              <w:t xml:space="preserve"> some index settings can't be changed on existing indexes.</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You must re-index when changing field types</w:t>
            </w:r>
            <w:r w:rsidR="00DE6C00">
              <w:rPr>
                <w:rFonts w:ascii="Aptos Narrow" w:hAnsi="Aptos Narrow"/>
                <w:color w:val="000000"/>
                <w:sz w:val="22"/>
                <w:szCs w:val="22"/>
              </w:rPr>
              <w:t xml:space="preserve">: </w:t>
            </w:r>
            <w:r>
              <w:rPr>
                <w:rFonts w:ascii="Aptos Narrow" w:hAnsi="Aptos Narrow"/>
                <w:color w:val="000000"/>
                <w:sz w:val="22"/>
                <w:szCs w:val="22"/>
              </w:rPr>
              <w:t>like converting a text field to keyword, or upgrading embedding dimensions from 768 to 1024 for your AI models.</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You also re-index to add new analyzers to existing fields, change shard counts, or remove unnecessary fields to reduce storage.</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The re-index API copies documents from a source index to a destination index. You can transform data during the copy using Painless scripts, filter which documents to copy, and even re-index from remote clusters.</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For large indexes, use the slicing feature to parallelize the re-index across multiple workers. And always run re-indexing during off-peak hours</w:t>
            </w:r>
            <w:r w:rsidR="00816C96">
              <w:rPr>
                <w:rFonts w:ascii="Aptos Narrow" w:hAnsi="Aptos Narrow"/>
                <w:color w:val="000000"/>
                <w:sz w:val="22"/>
                <w:szCs w:val="22"/>
              </w:rPr>
              <w:t xml:space="preserve">, as </w:t>
            </w:r>
            <w:r>
              <w:rPr>
                <w:rFonts w:ascii="Aptos Narrow" w:hAnsi="Aptos Narrow"/>
                <w:color w:val="000000"/>
                <w:sz w:val="22"/>
                <w:szCs w:val="22"/>
              </w:rPr>
              <w:t>it's resource intensive.</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Create the destination index with optimized settings first, then re-index into it. Don't let OpenSearch auto-create it with default settings</w:t>
            </w:r>
            <w:r w:rsidR="002C73FC">
              <w:rPr>
                <w:rFonts w:ascii="Aptos Narrow" w:hAnsi="Aptos Narrow"/>
                <w:color w:val="000000"/>
                <w:sz w:val="22"/>
                <w:szCs w:val="22"/>
              </w:rPr>
              <w:t>: it may cause you to need another re-index sooner than you’d like</w:t>
            </w:r>
            <w:r>
              <w:rPr>
                <w:rFonts w:ascii="Aptos Narrow" w:hAnsi="Aptos Narrow"/>
                <w:color w:val="000000"/>
                <w:sz w:val="22"/>
                <w:szCs w:val="22"/>
              </w:rPr>
              <w:t>.</w:t>
            </w:r>
          </w:p>
        </w:tc>
        <w:tc>
          <w:tcPr>
            <w:tcW w:w="3321" w:type="dxa"/>
            <w:noWrap/>
            <w:vAlign w:val="bottom"/>
            <w:hideMark/>
          </w:tcPr>
          <w:p w:rsidRPr="002F67D3" w:rsidR="002F67D3" w:rsidP="002F67D3" w:rsidRDefault="00AC3A6F" w14:paraId="6425AA25" w14:textId="1E28F94E">
            <w:pPr>
              <w:rPr>
                <w:rFonts w:ascii="Aptos Narrow" w:hAnsi="Aptos Narrow"/>
                <w:color w:val="000000"/>
                <w:sz w:val="22"/>
                <w:szCs w:val="22"/>
              </w:rPr>
            </w:pPr>
            <w:r>
              <w:rPr>
                <w:rFonts w:ascii="Aptos Narrow" w:hAnsi="Aptos Narrow"/>
                <w:color w:val="000000"/>
                <w:sz w:val="22"/>
                <w:szCs w:val="22"/>
              </w:rPr>
              <w:t xml:space="preserve">- </w:t>
            </w:r>
            <w:r w:rsidR="007D3504">
              <w:rPr>
                <w:rFonts w:ascii="Aptos Narrow" w:hAnsi="Aptos Narrow"/>
                <w:color w:val="000000"/>
                <w:sz w:val="22"/>
                <w:szCs w:val="22"/>
              </w:rPr>
              <w:t>Checklist of "Must Re-index" scenarios</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Code example:</w:t>
            </w:r>
            <w:r w:rsidR="004E7AAC">
              <w:rPr>
                <w:rFonts w:ascii="Aptos Narrow" w:hAnsi="Aptos Narrow"/>
                <w:color w:val="000000"/>
                <w:sz w:val="22"/>
                <w:szCs w:val="22"/>
              </w:rPr>
              <w:t xml:space="preserve"> </w:t>
            </w:r>
            <w:r w:rsidRPr="002F67D3" w:rsidR="002F67D3">
              <w:rPr>
                <w:rFonts w:ascii="Aptos Narrow" w:hAnsi="Aptos Narrow"/>
                <w:color w:val="000000"/>
                <w:sz w:val="22"/>
                <w:szCs w:val="22"/>
              </w:rPr>
              <w:t>POST _reindex?slices=5&amp;wait_for_completion=false</w:t>
            </w:r>
          </w:p>
          <w:p w:rsidR="004E7AAC" w:rsidP="002F67D3" w:rsidRDefault="002F67D3" w14:paraId="46AEF5C0" w14:textId="77777777">
            <w:pPr>
              <w:rPr>
                <w:rFonts w:ascii="Aptos Narrow" w:hAnsi="Aptos Narrow"/>
                <w:color w:val="000000"/>
                <w:sz w:val="22"/>
                <w:szCs w:val="22"/>
              </w:rPr>
            </w:pPr>
            <w:r w:rsidRPr="002F67D3">
              <w:rPr>
                <w:rFonts w:ascii="Aptos Narrow" w:hAnsi="Aptos Narrow"/>
                <w:color w:val="000000"/>
                <w:sz w:val="22"/>
                <w:szCs w:val="22"/>
              </w:rPr>
              <w:t>{</w:t>
            </w:r>
          </w:p>
          <w:p w:rsidRPr="004E7AAC" w:rsidR="004E7AAC" w:rsidP="004E7AAC" w:rsidRDefault="004E7AAC" w14:paraId="2C7E8EA6" w14:textId="77777777">
            <w:pPr>
              <w:rPr>
                <w:rFonts w:ascii="Aptos Narrow" w:hAnsi="Aptos Narrow"/>
                <w:color w:val="000000"/>
                <w:sz w:val="22"/>
                <w:szCs w:val="22"/>
              </w:rPr>
            </w:pPr>
            <w:r w:rsidRPr="004E7AAC">
              <w:rPr>
                <w:rFonts w:ascii="Aptos Narrow" w:hAnsi="Aptos Narrow"/>
                <w:color w:val="000000"/>
                <w:sz w:val="22"/>
                <w:szCs w:val="22"/>
              </w:rPr>
              <w:t>"source": {</w:t>
            </w:r>
          </w:p>
          <w:p w:rsidRPr="004E7AAC" w:rsidR="004E7AAC" w:rsidP="004E7AAC" w:rsidRDefault="004E7AAC" w14:paraId="0E3342E3" w14:textId="77777777">
            <w:pPr>
              <w:rPr>
                <w:rFonts w:ascii="Aptos Narrow" w:hAnsi="Aptos Narrow"/>
                <w:color w:val="000000"/>
                <w:sz w:val="22"/>
                <w:szCs w:val="22"/>
              </w:rPr>
            </w:pPr>
            <w:r w:rsidRPr="004E7AAC">
              <w:rPr>
                <w:rFonts w:ascii="Aptos Narrow" w:hAnsi="Aptos Narrow"/>
                <w:color w:val="000000"/>
                <w:sz w:val="22"/>
                <w:szCs w:val="22"/>
              </w:rPr>
              <w:t xml:space="preserve">    "index": "users-old"</w:t>
            </w:r>
          </w:p>
          <w:p w:rsidRPr="004E7AAC" w:rsidR="004E7AAC" w:rsidP="004E7AAC" w:rsidRDefault="004E7AAC" w14:paraId="5F99A401" w14:textId="77777777">
            <w:pPr>
              <w:rPr>
                <w:rFonts w:ascii="Aptos Narrow" w:hAnsi="Aptos Narrow"/>
                <w:color w:val="000000"/>
                <w:sz w:val="22"/>
                <w:szCs w:val="22"/>
              </w:rPr>
            </w:pPr>
            <w:r w:rsidRPr="004E7AAC">
              <w:rPr>
                <w:rFonts w:ascii="Aptos Narrow" w:hAnsi="Aptos Narrow"/>
                <w:color w:val="000000"/>
                <w:sz w:val="22"/>
                <w:szCs w:val="22"/>
              </w:rPr>
              <w:t xml:space="preserve">  },</w:t>
            </w:r>
          </w:p>
          <w:p w:rsidRPr="004E7AAC" w:rsidR="004E7AAC" w:rsidP="004E7AAC" w:rsidRDefault="004E7AAC" w14:paraId="24359447" w14:textId="77777777">
            <w:pPr>
              <w:rPr>
                <w:rFonts w:ascii="Aptos Narrow" w:hAnsi="Aptos Narrow"/>
                <w:color w:val="000000"/>
                <w:sz w:val="22"/>
                <w:szCs w:val="22"/>
              </w:rPr>
            </w:pPr>
            <w:r w:rsidRPr="004E7AAC">
              <w:rPr>
                <w:rFonts w:ascii="Aptos Narrow" w:hAnsi="Aptos Narrow"/>
                <w:color w:val="000000"/>
                <w:sz w:val="22"/>
                <w:szCs w:val="22"/>
              </w:rPr>
              <w:t xml:space="preserve">  "dest": {</w:t>
            </w:r>
          </w:p>
          <w:p w:rsidRPr="004E7AAC" w:rsidR="004E7AAC" w:rsidP="004E7AAC" w:rsidRDefault="004E7AAC" w14:paraId="3686406F" w14:textId="77777777">
            <w:pPr>
              <w:rPr>
                <w:rFonts w:ascii="Aptos Narrow" w:hAnsi="Aptos Narrow"/>
                <w:color w:val="000000"/>
                <w:sz w:val="22"/>
                <w:szCs w:val="22"/>
              </w:rPr>
            </w:pPr>
            <w:r w:rsidRPr="004E7AAC">
              <w:rPr>
                <w:rFonts w:ascii="Aptos Narrow" w:hAnsi="Aptos Narrow"/>
                <w:color w:val="000000"/>
                <w:sz w:val="22"/>
                <w:szCs w:val="22"/>
              </w:rPr>
              <w:t xml:space="preserve">    "index": "users-new"</w:t>
            </w:r>
          </w:p>
          <w:p w:rsidRPr="004E7AAC" w:rsidR="004E7AAC" w:rsidP="004E7AAC" w:rsidRDefault="004E7AAC" w14:paraId="5762B797" w14:textId="77777777">
            <w:pPr>
              <w:rPr>
                <w:rFonts w:ascii="Aptos Narrow" w:hAnsi="Aptos Narrow"/>
                <w:color w:val="000000"/>
                <w:sz w:val="22"/>
                <w:szCs w:val="22"/>
              </w:rPr>
            </w:pPr>
            <w:r w:rsidRPr="004E7AAC">
              <w:rPr>
                <w:rFonts w:ascii="Aptos Narrow" w:hAnsi="Aptos Narrow"/>
                <w:color w:val="000000"/>
                <w:sz w:val="22"/>
                <w:szCs w:val="22"/>
              </w:rPr>
              <w:t xml:space="preserve">  },</w:t>
            </w:r>
          </w:p>
          <w:p w:rsidRPr="004E7AAC" w:rsidR="004E7AAC" w:rsidP="004E7AAC" w:rsidRDefault="004E7AAC" w14:paraId="012A10D3" w14:textId="77777777">
            <w:pPr>
              <w:rPr>
                <w:rFonts w:ascii="Aptos Narrow" w:hAnsi="Aptos Narrow"/>
                <w:color w:val="000000"/>
                <w:sz w:val="22"/>
                <w:szCs w:val="22"/>
              </w:rPr>
            </w:pPr>
            <w:r w:rsidRPr="004E7AAC">
              <w:rPr>
                <w:rFonts w:ascii="Aptos Narrow" w:hAnsi="Aptos Narrow"/>
                <w:color w:val="000000"/>
                <w:sz w:val="22"/>
                <w:szCs w:val="22"/>
              </w:rPr>
              <w:t xml:space="preserve">  "script": {</w:t>
            </w:r>
          </w:p>
          <w:p w:rsidRPr="004E7AAC" w:rsidR="004E7AAC" w:rsidP="004E7AAC" w:rsidRDefault="004E7AAC" w14:paraId="45D41085" w14:textId="77777777">
            <w:pPr>
              <w:rPr>
                <w:rFonts w:ascii="Aptos Narrow" w:hAnsi="Aptos Narrow"/>
                <w:color w:val="000000"/>
                <w:sz w:val="22"/>
                <w:szCs w:val="22"/>
              </w:rPr>
            </w:pPr>
            <w:r w:rsidRPr="004E7AAC">
              <w:rPr>
                <w:rFonts w:ascii="Aptos Narrow" w:hAnsi="Aptos Narrow"/>
                <w:color w:val="000000"/>
                <w:sz w:val="22"/>
                <w:szCs w:val="22"/>
              </w:rPr>
              <w:t xml:space="preserve">    "source": """</w:t>
            </w:r>
          </w:p>
          <w:p w:rsidRPr="004E7AAC" w:rsidR="004E7AAC" w:rsidP="004E7AAC" w:rsidRDefault="004E7AAC" w14:paraId="738A9C0D" w14:textId="77777777">
            <w:pPr>
              <w:rPr>
                <w:rFonts w:ascii="Aptos Narrow" w:hAnsi="Aptos Narrow"/>
                <w:color w:val="000000"/>
                <w:sz w:val="22"/>
                <w:szCs w:val="22"/>
              </w:rPr>
            </w:pPr>
            <w:r w:rsidRPr="004E7AAC">
              <w:rPr>
                <w:rFonts w:ascii="Aptos Narrow" w:hAnsi="Aptos Narrow"/>
                <w:color w:val="000000"/>
                <w:sz w:val="22"/>
                <w:szCs w:val="22"/>
              </w:rPr>
              <w:t xml:space="preserve">      ctx._source.full_name = ctx._source.first_name + ' ' + ctx._source.last_name;</w:t>
            </w:r>
          </w:p>
          <w:p w:rsidRPr="004E7AAC" w:rsidR="004E7AAC" w:rsidP="004E7AAC" w:rsidRDefault="004E7AAC" w14:paraId="27918CF2" w14:textId="77777777">
            <w:pPr>
              <w:rPr>
                <w:rFonts w:ascii="Aptos Narrow" w:hAnsi="Aptos Narrow"/>
                <w:color w:val="000000"/>
                <w:sz w:val="22"/>
                <w:szCs w:val="22"/>
              </w:rPr>
            </w:pPr>
            <w:r w:rsidRPr="004E7AAC">
              <w:rPr>
                <w:rFonts w:ascii="Aptos Narrow" w:hAnsi="Aptos Narrow"/>
                <w:color w:val="000000"/>
                <w:sz w:val="22"/>
                <w:szCs w:val="22"/>
              </w:rPr>
              <w:t xml:space="preserve">      ctx._source.remove('first_name');</w:t>
            </w:r>
          </w:p>
          <w:p w:rsidRPr="004E7AAC" w:rsidR="004E7AAC" w:rsidP="004E7AAC" w:rsidRDefault="004E7AAC" w14:paraId="15D8DAE3" w14:textId="77777777">
            <w:pPr>
              <w:rPr>
                <w:rFonts w:ascii="Aptos Narrow" w:hAnsi="Aptos Narrow"/>
                <w:color w:val="000000"/>
                <w:sz w:val="22"/>
                <w:szCs w:val="22"/>
              </w:rPr>
            </w:pPr>
            <w:r w:rsidRPr="004E7AAC">
              <w:rPr>
                <w:rFonts w:ascii="Aptos Narrow" w:hAnsi="Aptos Narrow"/>
                <w:color w:val="000000"/>
                <w:sz w:val="22"/>
                <w:szCs w:val="22"/>
              </w:rPr>
              <w:t xml:space="preserve">      ctx._source.remove('last_name');</w:t>
            </w:r>
          </w:p>
          <w:p w:rsidRPr="004E7AAC" w:rsidR="004E7AAC" w:rsidP="004E7AAC" w:rsidRDefault="004E7AAC" w14:paraId="3B51E811" w14:textId="77777777">
            <w:pPr>
              <w:rPr>
                <w:rFonts w:ascii="Aptos Narrow" w:hAnsi="Aptos Narrow"/>
                <w:color w:val="000000"/>
                <w:sz w:val="22"/>
                <w:szCs w:val="22"/>
              </w:rPr>
            </w:pPr>
            <w:r w:rsidRPr="004E7AAC">
              <w:rPr>
                <w:rFonts w:ascii="Aptos Narrow" w:hAnsi="Aptos Narrow"/>
                <w:color w:val="000000"/>
                <w:sz w:val="22"/>
                <w:szCs w:val="22"/>
              </w:rPr>
              <w:t xml:space="preserve">    """,</w:t>
            </w:r>
          </w:p>
          <w:p w:rsidRPr="004E7AAC" w:rsidR="004E7AAC" w:rsidP="004E7AAC" w:rsidRDefault="004E7AAC" w14:paraId="5040B775" w14:textId="77777777">
            <w:pPr>
              <w:rPr>
                <w:rFonts w:ascii="Aptos Narrow" w:hAnsi="Aptos Narrow"/>
                <w:color w:val="000000"/>
                <w:sz w:val="22"/>
                <w:szCs w:val="22"/>
              </w:rPr>
            </w:pPr>
            <w:r w:rsidRPr="004E7AAC">
              <w:rPr>
                <w:rFonts w:ascii="Aptos Narrow" w:hAnsi="Aptos Narrow"/>
                <w:color w:val="000000"/>
                <w:sz w:val="22"/>
                <w:szCs w:val="22"/>
              </w:rPr>
              <w:t xml:space="preserve">    "lang": "painless"</w:t>
            </w:r>
          </w:p>
          <w:p w:rsidR="004E7AAC" w:rsidP="004E7AAC" w:rsidRDefault="004E7AAC" w14:paraId="1E82B6DB" w14:textId="5DCAD0D4">
            <w:pPr>
              <w:rPr>
                <w:rFonts w:ascii="Aptos Narrow" w:hAnsi="Aptos Narrow"/>
                <w:color w:val="000000"/>
                <w:sz w:val="22"/>
                <w:szCs w:val="22"/>
              </w:rPr>
            </w:pPr>
            <w:r w:rsidRPr="004E7AAC">
              <w:rPr>
                <w:rFonts w:ascii="Aptos Narrow" w:hAnsi="Aptos Narrow"/>
                <w:color w:val="000000"/>
                <w:sz w:val="22"/>
                <w:szCs w:val="22"/>
              </w:rPr>
              <w:t xml:space="preserve">  }</w:t>
            </w:r>
          </w:p>
          <w:p w:rsidR="007D3504" w:rsidP="002F67D3" w:rsidRDefault="004E7AAC" w14:paraId="2EF11719" w14:textId="6049734D">
            <w:pPr>
              <w:rPr>
                <w:rFonts w:ascii="Aptos Narrow" w:hAnsi="Aptos Narrow"/>
                <w:color w:val="000000"/>
                <w:sz w:val="22"/>
                <w:szCs w:val="22"/>
              </w:rPr>
            </w:pPr>
            <w:r>
              <w:rPr>
                <w:rFonts w:ascii="Aptos Narrow" w:hAnsi="Aptos Narrow"/>
                <w:color w:val="000000"/>
                <w:sz w:val="22"/>
                <w:szCs w:val="22"/>
              </w:rPr>
              <w:t>}</w:t>
            </w:r>
            <w:r w:rsidR="00AC3A6F">
              <w:rPr>
                <w:rFonts w:ascii="Aptos Narrow" w:hAnsi="Aptos Narrow"/>
                <w:color w:val="000000"/>
                <w:sz w:val="22"/>
                <w:szCs w:val="22"/>
              </w:rPr>
              <w:br/>
            </w:r>
            <w:r w:rsidR="00AC3A6F">
              <w:rPr>
                <w:rFonts w:ascii="Aptos Narrow" w:hAnsi="Aptos Narrow"/>
                <w:color w:val="000000"/>
                <w:sz w:val="22"/>
                <w:szCs w:val="22"/>
              </w:rPr>
              <w:t xml:space="preserve">- </w:t>
            </w:r>
            <w:r w:rsidR="007D3504">
              <w:rPr>
                <w:rFonts w:ascii="Aptos Narrow" w:hAnsi="Aptos Narrow"/>
                <w:color w:val="000000"/>
                <w:sz w:val="22"/>
                <w:szCs w:val="22"/>
              </w:rPr>
              <w:t xml:space="preserve">Slicing visualization: 1 task </w:t>
            </w:r>
            <w:r w:rsidR="009F3898">
              <w:rPr>
                <w:rFonts w:ascii="Aptos Narrow" w:hAnsi="Aptos Narrow"/>
                <w:color w:val="000000"/>
                <w:sz w:val="22"/>
                <w:szCs w:val="22"/>
              </w:rPr>
              <w:t>-&gt; 5</w:t>
            </w:r>
            <w:r w:rsidR="007D3504">
              <w:rPr>
                <w:rFonts w:ascii="Aptos Narrow" w:hAnsi="Aptos Narrow"/>
                <w:color w:val="000000"/>
                <w:sz w:val="22"/>
                <w:szCs w:val="22"/>
              </w:rPr>
              <w:t xml:space="preserve"> parallel tasks</w:t>
            </w:r>
            <w:r w:rsidR="00AC3A6F">
              <w:rPr>
                <w:rFonts w:ascii="Aptos Narrow" w:hAnsi="Aptos Narrow"/>
                <w:color w:val="000000"/>
                <w:sz w:val="22"/>
                <w:szCs w:val="22"/>
              </w:rPr>
              <w:br/>
            </w:r>
            <w:r w:rsidR="00AC3A6F">
              <w:rPr>
                <w:rFonts w:ascii="Aptos Narrow" w:hAnsi="Aptos Narrow"/>
                <w:color w:val="000000"/>
                <w:sz w:val="22"/>
                <w:szCs w:val="22"/>
              </w:rPr>
              <w:t xml:space="preserve">- </w:t>
            </w:r>
            <w:r w:rsidR="007D3504">
              <w:rPr>
                <w:rFonts w:ascii="Aptos Narrow" w:hAnsi="Aptos Narrow"/>
                <w:color w:val="000000"/>
                <w:sz w:val="22"/>
                <w:szCs w:val="22"/>
              </w:rPr>
              <w:t>Timeline showing "Off-peak"</w:t>
            </w:r>
            <w:r w:rsidR="00225E53">
              <w:rPr>
                <w:rFonts w:ascii="Aptos Narrow" w:hAnsi="Aptos Narrow"/>
                <w:color w:val="000000"/>
                <w:sz w:val="22"/>
                <w:szCs w:val="22"/>
              </w:rPr>
              <w:t xml:space="preserve"> hours highlighted</w:t>
            </w:r>
          </w:p>
          <w:p w:rsidR="00186979" w:rsidP="00186979" w:rsidRDefault="00186979" w14:paraId="421F4A9B" w14:textId="77777777">
            <w:pPr>
              <w:rPr>
                <w:rFonts w:ascii="Aptos Narrow" w:hAnsi="Aptos Narrow"/>
                <w:color w:val="000000"/>
                <w:sz w:val="22"/>
                <w:szCs w:val="22"/>
              </w:rPr>
            </w:pPr>
          </w:p>
          <w:p w:rsidRPr="00186979" w:rsidR="00225E53" w:rsidP="00186979" w:rsidRDefault="00186979" w14:paraId="2A736BA9" w14:textId="4C61E29B">
            <w:pPr>
              <w:rPr>
                <w:rFonts w:ascii="Aptos Narrow" w:hAnsi="Aptos Narrow"/>
                <w:color w:val="000000"/>
                <w:sz w:val="22"/>
                <w:szCs w:val="22"/>
              </w:rPr>
            </w:pPr>
            <w:r>
              <w:rPr>
                <w:rFonts w:ascii="Aptos Narrow" w:hAnsi="Aptos Narrow"/>
                <w:color w:val="000000"/>
                <w:sz w:val="22"/>
                <w:szCs w:val="22"/>
              </w:rPr>
              <w:t xml:space="preserve">- </w:t>
            </w:r>
            <w:r w:rsidRPr="00186979" w:rsidR="00D079AD">
              <w:rPr>
                <w:rFonts w:ascii="Aptos Narrow" w:hAnsi="Aptos Narrow"/>
                <w:color w:val="000000"/>
                <w:sz w:val="22"/>
                <w:szCs w:val="22"/>
              </w:rPr>
              <w:t>Design -&gt; Optimize -&gt; Create Index</w:t>
            </w:r>
          </w:p>
          <w:p w:rsidRPr="00186979" w:rsidR="00D079AD" w:rsidP="00186979" w:rsidRDefault="00186979" w14:paraId="37F54612" w14:textId="623F3749">
            <w:pPr>
              <w:rPr>
                <w:rFonts w:ascii="Aptos Narrow" w:hAnsi="Aptos Narrow"/>
                <w:color w:val="000000"/>
                <w:sz w:val="22"/>
                <w:szCs w:val="22"/>
              </w:rPr>
            </w:pPr>
            <w:r>
              <w:rPr>
                <w:rFonts w:ascii="Aptos Narrow" w:hAnsi="Aptos Narrow"/>
                <w:color w:val="000000"/>
                <w:sz w:val="22"/>
                <w:szCs w:val="22"/>
              </w:rPr>
              <w:t xml:space="preserve">- </w:t>
            </w:r>
            <w:r w:rsidRPr="00186979">
              <w:rPr>
                <w:rFonts w:ascii="Aptos Narrow" w:hAnsi="Aptos Narrow"/>
                <w:color w:val="000000"/>
                <w:sz w:val="22"/>
                <w:szCs w:val="22"/>
              </w:rPr>
              <w:t>Re-index into it</w:t>
            </w:r>
          </w:p>
        </w:tc>
      </w:tr>
      <w:tr w:rsidR="00061CFF" w:rsidTr="08388028" w14:paraId="2666093A" w14:textId="77777777">
        <w:trPr>
          <w:trHeight w:val="290"/>
        </w:trPr>
        <w:tc>
          <w:tcPr>
            <w:tcW w:w="1422" w:type="dxa"/>
            <w:noWrap/>
            <w:vAlign w:val="bottom"/>
            <w:hideMark/>
          </w:tcPr>
          <w:p w:rsidR="007D3504" w:rsidRDefault="007D3504" w14:paraId="7E691A49" w14:textId="77777777">
            <w:pPr>
              <w:rPr>
                <w:rFonts w:ascii="Aptos Narrow" w:hAnsi="Aptos Narrow"/>
                <w:color w:val="000000"/>
                <w:sz w:val="22"/>
                <w:szCs w:val="22"/>
              </w:rPr>
            </w:pPr>
            <w:r>
              <w:rPr>
                <w:rFonts w:ascii="Aptos Narrow" w:hAnsi="Aptos Narrow"/>
                <w:color w:val="000000"/>
                <w:sz w:val="22"/>
                <w:szCs w:val="22"/>
              </w:rPr>
              <w:t>When to Start a New Index</w:t>
            </w:r>
          </w:p>
        </w:tc>
        <w:tc>
          <w:tcPr>
            <w:tcW w:w="4063" w:type="dxa"/>
            <w:noWrap/>
            <w:vAlign w:val="bottom"/>
            <w:hideMark/>
          </w:tcPr>
          <w:p w:rsidR="007D3504" w:rsidRDefault="007D3504" w14:paraId="3C6F04C5" w14:textId="62F44C20">
            <w:pPr>
              <w:rPr>
                <w:rFonts w:ascii="Aptos Narrow" w:hAnsi="Aptos Narrow"/>
                <w:color w:val="000000"/>
                <w:sz w:val="22"/>
                <w:szCs w:val="22"/>
              </w:rPr>
            </w:pPr>
            <w:commentRangeStart w:id="459"/>
            <w:commentRangeStart w:id="460"/>
            <w:r w:rsidRPr="375BF09C">
              <w:rPr>
                <w:rFonts w:ascii="Aptos Narrow" w:hAnsi="Aptos Narrow"/>
                <w:color w:val="000000" w:themeColor="text1"/>
                <w:sz w:val="22"/>
                <w:szCs w:val="22"/>
              </w:rPr>
              <w:t>Creating new indexes</w:t>
            </w:r>
            <w:r w:rsidR="00DD297A">
              <w:rPr>
                <w:rFonts w:ascii="Aptos Narrow" w:hAnsi="Aptos Narrow"/>
                <w:color w:val="000000" w:themeColor="text1"/>
                <w:sz w:val="22"/>
                <w:szCs w:val="22"/>
              </w:rPr>
              <w:t xml:space="preserve"> and leaving old data behind in older indexes</w:t>
            </w:r>
            <w:r w:rsidRPr="375BF09C">
              <w:rPr>
                <w:rFonts w:ascii="Aptos Narrow" w:hAnsi="Aptos Narrow"/>
                <w:color w:val="000000" w:themeColor="text1"/>
                <w:sz w:val="22"/>
                <w:szCs w:val="22"/>
              </w:rPr>
              <w:t xml:space="preserve"> instead of re-indexing </w:t>
            </w:r>
            <w:r w:rsidRPr="375BF09C" w:rsidR="00AE6568">
              <w:rPr>
                <w:rFonts w:ascii="Aptos Narrow" w:hAnsi="Aptos Narrow"/>
                <w:color w:val="000000" w:themeColor="text1"/>
                <w:sz w:val="22"/>
                <w:szCs w:val="22"/>
              </w:rPr>
              <w:t>can be</w:t>
            </w:r>
            <w:r w:rsidRPr="375BF09C">
              <w:rPr>
                <w:rFonts w:ascii="Aptos Narrow" w:hAnsi="Aptos Narrow"/>
                <w:color w:val="000000" w:themeColor="text1"/>
                <w:sz w:val="22"/>
                <w:szCs w:val="22"/>
              </w:rPr>
              <w:t xml:space="preserve"> the better choice</w:t>
            </w:r>
            <w:commentRangeEnd w:id="459"/>
            <w:r w:rsidRPr="375BF09C" w:rsidR="00B14F05">
              <w:rPr>
                <w:rStyle w:val="CommentReference"/>
                <w:rFonts w:ascii="Aptos Narrow" w:hAnsi="Aptos Narrow"/>
                <w:color w:val="000000" w:themeColor="text1"/>
                <w:sz w:val="22"/>
                <w:szCs w:val="22"/>
              </w:rPr>
              <w:commentReference w:id="459"/>
            </w:r>
            <w:commentRangeEnd w:id="460"/>
            <w:r>
              <w:rPr>
                <w:rStyle w:val="CommentReference"/>
              </w:rPr>
              <w:commentReference w:id="460"/>
            </w:r>
            <w:r w:rsidRPr="375BF09C">
              <w:rPr>
                <w:rFonts w:ascii="Aptos Narrow" w:hAnsi="Aptos Narrow"/>
                <w:color w:val="000000" w:themeColor="text1"/>
                <w:sz w:val="22"/>
                <w:szCs w:val="22"/>
              </w:rPr>
              <w:t>, especially for time-series data and growing datasets.</w:t>
            </w:r>
            <w:r w:rsidR="00AC3A6F">
              <w:br/>
            </w:r>
            <w:r w:rsidR="00AC3A6F">
              <w:br/>
            </w:r>
            <w:r w:rsidRPr="375BF09C">
              <w:rPr>
                <w:rFonts w:ascii="Aptos Narrow" w:hAnsi="Aptos Narrow"/>
                <w:color w:val="000000" w:themeColor="text1"/>
                <w:sz w:val="22"/>
                <w:szCs w:val="22"/>
              </w:rPr>
              <w:t>Time-based indexing is a pattern you'll use constantly. For logs, metrics, or any time-series data, create daily or weekly indexes: logs-2026-02-18, logs-2026-02-19. This makes it trivial to delete</w:t>
            </w:r>
            <w:r w:rsidRPr="375BF09C" w:rsidR="00A75F25">
              <w:rPr>
                <w:rFonts w:ascii="Aptos Narrow" w:hAnsi="Aptos Narrow"/>
                <w:color w:val="000000" w:themeColor="text1"/>
                <w:sz w:val="22"/>
                <w:szCs w:val="22"/>
              </w:rPr>
              <w:t>, compact,</w:t>
            </w:r>
            <w:r w:rsidRPr="375BF09C" w:rsidR="00AE6568">
              <w:rPr>
                <w:rFonts w:ascii="Aptos Narrow" w:hAnsi="Aptos Narrow"/>
                <w:color w:val="000000" w:themeColor="text1"/>
                <w:sz w:val="22"/>
                <w:szCs w:val="22"/>
              </w:rPr>
              <w:t xml:space="preserve"> or move</w:t>
            </w:r>
            <w:r w:rsidRPr="375BF09C">
              <w:rPr>
                <w:rFonts w:ascii="Aptos Narrow" w:hAnsi="Aptos Narrow"/>
                <w:color w:val="000000" w:themeColor="text1"/>
                <w:sz w:val="22"/>
                <w:szCs w:val="22"/>
              </w:rPr>
              <w:t xml:space="preserve"> old data</w:t>
            </w:r>
            <w:r w:rsidRPr="375BF09C" w:rsidR="00AE6568">
              <w:rPr>
                <w:rFonts w:ascii="Aptos Narrow" w:hAnsi="Aptos Narrow"/>
                <w:color w:val="000000" w:themeColor="text1"/>
                <w:sz w:val="22"/>
                <w:szCs w:val="22"/>
              </w:rPr>
              <w:t xml:space="preserve">: </w:t>
            </w:r>
            <w:r w:rsidRPr="375BF09C">
              <w:rPr>
                <w:rFonts w:ascii="Aptos Narrow" w:hAnsi="Aptos Narrow"/>
                <w:color w:val="000000" w:themeColor="text1"/>
                <w:sz w:val="22"/>
                <w:szCs w:val="22"/>
              </w:rPr>
              <w:t xml:space="preserve">just </w:t>
            </w:r>
            <w:r w:rsidRPr="375BF09C" w:rsidR="00A75F25">
              <w:rPr>
                <w:rFonts w:ascii="Aptos Narrow" w:hAnsi="Aptos Narrow"/>
                <w:color w:val="000000" w:themeColor="text1"/>
                <w:sz w:val="22"/>
                <w:szCs w:val="22"/>
              </w:rPr>
              <w:t>handle</w:t>
            </w:r>
            <w:r w:rsidRPr="375BF09C">
              <w:rPr>
                <w:rFonts w:ascii="Aptos Narrow" w:hAnsi="Aptos Narrow"/>
                <w:color w:val="000000" w:themeColor="text1"/>
                <w:sz w:val="22"/>
                <w:szCs w:val="22"/>
              </w:rPr>
              <w:t xml:space="preserve"> the entire index. No expensive delete-by-query operations.</w:t>
            </w:r>
            <w:r w:rsidR="00AC3A6F">
              <w:br/>
            </w:r>
            <w:r w:rsidR="00AC3A6F">
              <w:br/>
            </w:r>
            <w:r w:rsidRPr="375BF09C">
              <w:rPr>
                <w:rFonts w:ascii="Aptos Narrow" w:hAnsi="Aptos Narrow"/>
                <w:color w:val="000000" w:themeColor="text1"/>
                <w:sz w:val="22"/>
                <w:szCs w:val="22"/>
              </w:rPr>
              <w:t>Use index aliases to make this seamless. Point a 'logs-current' alias to today's index for writes, and a 'logs-all' alias to all indexes for searches. Your application code never needs to know which physical index it's using.</w:t>
            </w:r>
            <w:r w:rsidR="00AC3A6F">
              <w:br/>
            </w:r>
            <w:r w:rsidR="00AC3A6F">
              <w:br/>
            </w:r>
            <w:r w:rsidRPr="375BF09C">
              <w:rPr>
                <w:rFonts w:ascii="Aptos Narrow" w:hAnsi="Aptos Narrow"/>
                <w:color w:val="000000" w:themeColor="text1"/>
                <w:sz w:val="22"/>
                <w:szCs w:val="22"/>
              </w:rPr>
              <w:t>For size-based rollover, use Index State Management to automatically create a new index when the current one reaches 50GB or 30 days old. This keeps your indexes in that optimal size range without manual intervention.</w:t>
            </w:r>
            <w:r w:rsidR="00AC3A6F">
              <w:br/>
            </w:r>
            <w:r w:rsidR="00AC3A6F">
              <w:br/>
            </w:r>
            <w:r w:rsidRPr="375BF09C">
              <w:rPr>
                <w:rFonts w:ascii="Aptos Narrow" w:hAnsi="Aptos Narrow"/>
                <w:color w:val="000000" w:themeColor="text1"/>
                <w:sz w:val="22"/>
                <w:szCs w:val="22"/>
              </w:rPr>
              <w:t>For our bookstore example: keep books-catalog-pre-2020 as a read-only, force-merged index. Create books-catalog-2025 for current inventory with frequent updates. Separate customer-searches by month for analytics. And maintain book-embeddings-v2 separately so you can upgrade your AI model without touching your product catalog.</w:t>
            </w:r>
            <w:r w:rsidR="00AC3A6F">
              <w:br/>
            </w:r>
            <w:r w:rsidR="00AC3A6F">
              <w:br/>
            </w:r>
            <w:r w:rsidRPr="375BF09C">
              <w:rPr>
                <w:rFonts w:ascii="Aptos Narrow" w:hAnsi="Aptos Narrow"/>
                <w:color w:val="000000" w:themeColor="text1"/>
                <w:sz w:val="22"/>
                <w:szCs w:val="22"/>
              </w:rPr>
              <w:t xml:space="preserve">The </w:t>
            </w:r>
            <w:r w:rsidRPr="375BF09C" w:rsidR="00D2623C">
              <w:rPr>
                <w:rFonts w:ascii="Aptos Narrow" w:hAnsi="Aptos Narrow"/>
                <w:color w:val="000000" w:themeColor="text1"/>
                <w:sz w:val="22"/>
                <w:szCs w:val="22"/>
              </w:rPr>
              <w:t xml:space="preserve">core index design </w:t>
            </w:r>
            <w:r w:rsidRPr="375BF09C">
              <w:rPr>
                <w:rFonts w:ascii="Aptos Narrow" w:hAnsi="Aptos Narrow"/>
                <w:color w:val="000000" w:themeColor="text1"/>
                <w:sz w:val="22"/>
                <w:szCs w:val="22"/>
              </w:rPr>
              <w:t xml:space="preserve">principle </w:t>
            </w:r>
            <w:r w:rsidRPr="375BF09C" w:rsidR="00D2623C">
              <w:rPr>
                <w:rFonts w:ascii="Aptos Narrow" w:hAnsi="Aptos Narrow"/>
                <w:color w:val="000000" w:themeColor="text1"/>
                <w:sz w:val="22"/>
                <w:szCs w:val="22"/>
              </w:rPr>
              <w:t xml:space="preserve">here </w:t>
            </w:r>
            <w:r w:rsidRPr="375BF09C">
              <w:rPr>
                <w:rFonts w:ascii="Aptos Narrow" w:hAnsi="Aptos Narrow"/>
                <w:color w:val="000000" w:themeColor="text1"/>
                <w:sz w:val="22"/>
                <w:szCs w:val="22"/>
              </w:rPr>
              <w:t xml:space="preserve">is: separate data by access pattern. </w:t>
            </w:r>
            <w:r w:rsidRPr="4EDF398D" w:rsidR="62805C34">
              <w:rPr>
                <w:rFonts w:ascii="Aptos Narrow" w:hAnsi="Aptos Narrow"/>
                <w:color w:val="000000" w:themeColor="text1"/>
                <w:sz w:val="22"/>
                <w:szCs w:val="22"/>
              </w:rPr>
              <w:t xml:space="preserve">Set </w:t>
            </w:r>
            <w:r w:rsidRPr="375BF09C">
              <w:rPr>
                <w:rFonts w:ascii="Aptos Narrow" w:hAnsi="Aptos Narrow"/>
                <w:color w:val="000000" w:themeColor="text1"/>
                <w:sz w:val="22"/>
                <w:szCs w:val="22"/>
              </w:rPr>
              <w:t xml:space="preserve"> historical data</w:t>
            </w:r>
            <w:r w:rsidRPr="639A8A32" w:rsidR="03E26EA0">
              <w:rPr>
                <w:rFonts w:ascii="Aptos Narrow" w:hAnsi="Aptos Narrow"/>
                <w:color w:val="000000" w:themeColor="text1"/>
                <w:sz w:val="22"/>
                <w:szCs w:val="22"/>
              </w:rPr>
              <w:t xml:space="preserve"> to read-only</w:t>
            </w:r>
            <w:r w:rsidRPr="4D1BD94D" w:rsidR="75763FB1">
              <w:rPr>
                <w:rFonts w:ascii="Aptos Narrow" w:hAnsi="Aptos Narrow"/>
                <w:color w:val="000000" w:themeColor="text1"/>
                <w:sz w:val="22"/>
                <w:szCs w:val="22"/>
              </w:rPr>
              <w:t xml:space="preserve">. </w:t>
            </w:r>
            <w:r w:rsidRPr="4D1BD94D" w:rsidR="5886D402">
              <w:rPr>
                <w:rFonts w:ascii="Aptos Narrow" w:hAnsi="Aptos Narrow"/>
                <w:color w:val="000000" w:themeColor="text1"/>
                <w:sz w:val="22"/>
                <w:szCs w:val="22"/>
              </w:rPr>
              <w:t xml:space="preserve"> </w:t>
            </w:r>
            <w:r w:rsidRPr="4D1BD94D">
              <w:rPr>
                <w:rFonts w:ascii="Aptos Narrow" w:hAnsi="Aptos Narrow"/>
                <w:color w:val="000000" w:themeColor="text1"/>
                <w:sz w:val="22"/>
                <w:szCs w:val="22"/>
              </w:rPr>
              <w:t>frequently</w:t>
            </w:r>
            <w:r w:rsidRPr="375BF09C">
              <w:rPr>
                <w:rFonts w:ascii="Aptos Narrow" w:hAnsi="Aptos Narrow"/>
                <w:color w:val="000000" w:themeColor="text1"/>
                <w:sz w:val="22"/>
                <w:szCs w:val="22"/>
              </w:rPr>
              <w:t xml:space="preserve"> updated current data, and time-series logs should </w:t>
            </w:r>
            <w:r w:rsidRPr="63A62087" w:rsidR="5AA27B28">
              <w:rPr>
                <w:rFonts w:ascii="Aptos Narrow" w:hAnsi="Aptos Narrow"/>
                <w:color w:val="000000" w:themeColor="text1"/>
                <w:sz w:val="22"/>
                <w:szCs w:val="22"/>
              </w:rPr>
              <w:t>both</w:t>
            </w:r>
            <w:r w:rsidRPr="375BF09C">
              <w:rPr>
                <w:rFonts w:ascii="Aptos Narrow" w:hAnsi="Aptos Narrow"/>
                <w:color w:val="000000" w:themeColor="text1"/>
                <w:sz w:val="22"/>
                <w:szCs w:val="22"/>
              </w:rPr>
              <w:t xml:space="preserve"> be in different indexes.</w:t>
            </w:r>
          </w:p>
        </w:tc>
        <w:tc>
          <w:tcPr>
            <w:tcW w:w="3321" w:type="dxa"/>
            <w:noWrap/>
            <w:vAlign w:val="bottom"/>
            <w:hideMark/>
          </w:tcPr>
          <w:p w:rsidR="007D3504" w:rsidRDefault="00AC3A6F" w14:paraId="0A16C3E6" w14:textId="6549E6FB">
            <w:pPr>
              <w:rPr>
                <w:rFonts w:ascii="Aptos Narrow" w:hAnsi="Aptos Narrow"/>
                <w:color w:val="000000"/>
                <w:sz w:val="22"/>
                <w:szCs w:val="22"/>
              </w:rPr>
            </w:pPr>
            <w:r>
              <w:rPr>
                <w:rFonts w:ascii="Aptos Narrow" w:hAnsi="Aptos Narrow"/>
                <w:color w:val="000000"/>
                <w:sz w:val="22"/>
                <w:szCs w:val="22"/>
              </w:rPr>
              <w:t xml:space="preserve">- </w:t>
            </w:r>
            <w:r w:rsidR="007D3504">
              <w:rPr>
                <w:rFonts w:ascii="Aptos Narrow" w:hAnsi="Aptos Narrow"/>
                <w:color w:val="000000"/>
                <w:sz w:val="22"/>
                <w:szCs w:val="22"/>
              </w:rPr>
              <w:t>Timeline showing daily indexes appearing</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Index naming pattern: logs-YYYY-MM-DD</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 xml:space="preserve">Alias diagram: write alias </w:t>
            </w:r>
            <w:r w:rsidR="00624298">
              <w:rPr>
                <w:rFonts w:ascii="Aptos Narrow" w:hAnsi="Aptos Narrow"/>
                <w:color w:val="000000"/>
                <w:sz w:val="22"/>
                <w:szCs w:val="22"/>
              </w:rPr>
              <w:t>-&gt;</w:t>
            </w:r>
            <w:r w:rsidR="007D3504">
              <w:rPr>
                <w:rFonts w:ascii="Aptos Narrow" w:hAnsi="Aptos Narrow"/>
                <w:color w:val="000000"/>
                <w:sz w:val="22"/>
                <w:szCs w:val="22"/>
              </w:rPr>
              <w:t xml:space="preserve"> current index, search alias </w:t>
            </w:r>
            <w:r w:rsidR="00624298">
              <w:rPr>
                <w:rFonts w:ascii="Aptos Narrow" w:hAnsi="Aptos Narrow"/>
                <w:color w:val="000000"/>
                <w:sz w:val="22"/>
                <w:szCs w:val="22"/>
              </w:rPr>
              <w:t>-&gt;</w:t>
            </w:r>
            <w:r w:rsidR="007D3504">
              <w:rPr>
                <w:rFonts w:ascii="Aptos Narrow" w:hAnsi="Aptos Narrow"/>
                <w:color w:val="000000"/>
                <w:sz w:val="22"/>
                <w:szCs w:val="22"/>
              </w:rPr>
              <w:t xml:space="preserve"> all indexes</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Rollover trigger visualization: 50GB or 30 days</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Bookstore index architecture diagram showing multiple indexes</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Decision matrix: "Same index" vs "New index"</w:t>
            </w:r>
          </w:p>
        </w:tc>
      </w:tr>
      <w:tr w:rsidR="00061CFF" w:rsidTr="08388028" w14:paraId="6312CD6D" w14:textId="77777777">
        <w:trPr>
          <w:trHeight w:val="290"/>
        </w:trPr>
        <w:tc>
          <w:tcPr>
            <w:tcW w:w="1422" w:type="dxa"/>
            <w:noWrap/>
            <w:vAlign w:val="bottom"/>
            <w:hideMark/>
          </w:tcPr>
          <w:p w:rsidR="007D3504" w:rsidRDefault="007D3504" w14:paraId="337CB22A" w14:textId="77777777">
            <w:pPr>
              <w:rPr>
                <w:rFonts w:ascii="Aptos Narrow" w:hAnsi="Aptos Narrow"/>
                <w:color w:val="000000"/>
                <w:sz w:val="22"/>
                <w:szCs w:val="22"/>
              </w:rPr>
            </w:pPr>
            <w:r>
              <w:rPr>
                <w:rFonts w:ascii="Aptos Narrow" w:hAnsi="Aptos Narrow"/>
                <w:color w:val="000000"/>
                <w:sz w:val="22"/>
                <w:szCs w:val="22"/>
              </w:rPr>
              <w:t>Practical Example: Bookstore</w:t>
            </w:r>
          </w:p>
        </w:tc>
        <w:tc>
          <w:tcPr>
            <w:tcW w:w="4063" w:type="dxa"/>
            <w:noWrap/>
            <w:vAlign w:val="bottom"/>
            <w:hideMark/>
          </w:tcPr>
          <w:p w:rsidR="007D3504" w:rsidRDefault="007D3504" w14:paraId="10F7993A" w14:textId="7D89598A">
            <w:pPr>
              <w:rPr>
                <w:rFonts w:ascii="Aptos Narrow" w:hAnsi="Aptos Narrow"/>
                <w:color w:val="000000"/>
                <w:sz w:val="22"/>
                <w:szCs w:val="22"/>
              </w:rPr>
            </w:pPr>
            <w:r w:rsidRPr="20DE3E5C">
              <w:rPr>
                <w:rFonts w:ascii="Aptos Narrow" w:hAnsi="Aptos Narrow"/>
                <w:color w:val="000000" w:themeColor="text1"/>
                <w:sz w:val="22"/>
                <w:szCs w:val="22"/>
              </w:rPr>
              <w:t>Let's bring this all together with our bookstore example.</w:t>
            </w:r>
            <w:r w:rsidR="00AC3A6F">
              <w:br/>
            </w:r>
            <w:r w:rsidR="00AC3A6F">
              <w:br/>
            </w:r>
            <w:r w:rsidRPr="20DE3E5C">
              <w:rPr>
                <w:rFonts w:ascii="Aptos Narrow" w:hAnsi="Aptos Narrow"/>
                <w:color w:val="000000" w:themeColor="text1"/>
                <w:sz w:val="22"/>
                <w:szCs w:val="22"/>
              </w:rPr>
              <w:t>You have 500,000 historical books from before 2020. This data never changes</w:t>
            </w:r>
            <w:r w:rsidRPr="20DE3E5C" w:rsidR="007F2123">
              <w:rPr>
                <w:rFonts w:ascii="Aptos Narrow" w:hAnsi="Aptos Narrow"/>
                <w:color w:val="000000" w:themeColor="text1"/>
                <w:sz w:val="22"/>
                <w:szCs w:val="22"/>
              </w:rPr>
              <w:t xml:space="preserve">: </w:t>
            </w:r>
            <w:r w:rsidRPr="20DE3E5C">
              <w:rPr>
                <w:rFonts w:ascii="Aptos Narrow" w:hAnsi="Aptos Narrow"/>
                <w:color w:val="000000" w:themeColor="text1"/>
                <w:sz w:val="22"/>
                <w:szCs w:val="22"/>
              </w:rPr>
              <w:t xml:space="preserve">perfect for force merge. You create books-catalog-pre-2020, load all the data, then run force merge to 1 segment. Query performance improves </w:t>
            </w:r>
            <w:r w:rsidRPr="20DE3E5C" w:rsidR="002357D9">
              <w:rPr>
                <w:rFonts w:ascii="Aptos Narrow" w:hAnsi="Aptos Narrow"/>
                <w:color w:val="000000" w:themeColor="text1"/>
                <w:sz w:val="22"/>
                <w:szCs w:val="22"/>
              </w:rPr>
              <w:t>dramatically</w:t>
            </w:r>
            <w:r w:rsidRPr="20DE3E5C">
              <w:rPr>
                <w:rFonts w:ascii="Aptos Narrow" w:hAnsi="Aptos Narrow"/>
                <w:color w:val="000000" w:themeColor="text1"/>
                <w:sz w:val="22"/>
                <w:szCs w:val="22"/>
              </w:rPr>
              <w:t>, and your AI semantic search gets faster because it's searching a single optimized HNSW graph instead of multiple fragmented ones.</w:t>
            </w:r>
            <w:r w:rsidR="00AC3A6F">
              <w:br/>
            </w:r>
            <w:r w:rsidR="00AC3A6F">
              <w:br/>
            </w:r>
            <w:r w:rsidRPr="20DE3E5C">
              <w:rPr>
                <w:rFonts w:ascii="Aptos Narrow" w:hAnsi="Aptos Narrow"/>
                <w:color w:val="000000" w:themeColor="text1"/>
                <w:sz w:val="22"/>
                <w:szCs w:val="22"/>
              </w:rPr>
              <w:t xml:space="preserve">For your current catalog, books-catalog-2025 handles frequent price updates and new inventory. You keep this </w:t>
            </w:r>
            <w:r w:rsidRPr="20DE3E5C" w:rsidR="002357D9">
              <w:rPr>
                <w:rFonts w:ascii="Aptos Narrow" w:hAnsi="Aptos Narrow"/>
                <w:color w:val="000000" w:themeColor="text1"/>
                <w:sz w:val="22"/>
                <w:szCs w:val="22"/>
              </w:rPr>
              <w:t>on more, smaller</w:t>
            </w:r>
            <w:r w:rsidRPr="20DE3E5C">
              <w:rPr>
                <w:rFonts w:ascii="Aptos Narrow" w:hAnsi="Aptos Narrow"/>
                <w:color w:val="000000" w:themeColor="text1"/>
                <w:sz w:val="22"/>
                <w:szCs w:val="22"/>
              </w:rPr>
              <w:t xml:space="preserve"> shards with normal segment merging. No force merge here</w:t>
            </w:r>
            <w:r w:rsidRPr="20DE3E5C" w:rsidR="007F2123">
              <w:rPr>
                <w:rFonts w:ascii="Aptos Narrow" w:hAnsi="Aptos Narrow"/>
                <w:color w:val="000000" w:themeColor="text1"/>
                <w:sz w:val="22"/>
                <w:szCs w:val="22"/>
              </w:rPr>
              <w:t xml:space="preserve">: </w:t>
            </w:r>
            <w:r w:rsidRPr="20DE3E5C">
              <w:rPr>
                <w:rFonts w:ascii="Aptos Narrow" w:hAnsi="Aptos Narrow"/>
                <w:color w:val="000000" w:themeColor="text1"/>
                <w:sz w:val="22"/>
                <w:szCs w:val="22"/>
              </w:rPr>
              <w:t>the data is too active.</w:t>
            </w:r>
            <w:r w:rsidR="00AC3A6F">
              <w:br/>
            </w:r>
            <w:r w:rsidR="00AC3A6F">
              <w:br/>
            </w:r>
            <w:r w:rsidRPr="20DE3E5C">
              <w:rPr>
                <w:rFonts w:ascii="Aptos Narrow" w:hAnsi="Aptos Narrow"/>
                <w:color w:val="000000" w:themeColor="text1"/>
                <w:sz w:val="22"/>
                <w:szCs w:val="22"/>
              </w:rPr>
              <w:t xml:space="preserve">Customer search logs go into time-based indexes: searches-2026-02-18, searches-2026-02-19. After 90 days, you delete them. Simple, efficient, </w:t>
            </w:r>
            <w:r w:rsidRPr="6017AFB2" w:rsidR="09B742EC">
              <w:rPr>
                <w:rFonts w:ascii="Aptos Narrow" w:hAnsi="Aptos Narrow"/>
                <w:color w:val="000000" w:themeColor="text1"/>
                <w:sz w:val="22"/>
                <w:szCs w:val="22"/>
              </w:rPr>
              <w:t xml:space="preserve">and </w:t>
            </w:r>
            <w:r w:rsidRPr="6017AFB2">
              <w:rPr>
                <w:rFonts w:ascii="Aptos Narrow" w:hAnsi="Aptos Narrow"/>
                <w:color w:val="000000" w:themeColor="text1"/>
                <w:sz w:val="22"/>
                <w:szCs w:val="22"/>
              </w:rPr>
              <w:t>no</w:t>
            </w:r>
            <w:r w:rsidRPr="20DE3E5C">
              <w:rPr>
                <w:rFonts w:ascii="Aptos Narrow" w:hAnsi="Aptos Narrow"/>
                <w:color w:val="000000" w:themeColor="text1"/>
                <w:sz w:val="22"/>
                <w:szCs w:val="22"/>
              </w:rPr>
              <w:t xml:space="preserve"> complex delete operations.</w:t>
            </w:r>
            <w:r w:rsidR="00AC3A6F">
              <w:br/>
            </w:r>
            <w:r w:rsidR="00AC3A6F">
              <w:br/>
            </w:r>
            <w:r w:rsidRPr="20DE3E5C">
              <w:rPr>
                <w:rFonts w:ascii="Aptos Narrow" w:hAnsi="Aptos Narrow"/>
                <w:color w:val="000000" w:themeColor="text1"/>
                <w:sz w:val="22"/>
                <w:szCs w:val="22"/>
              </w:rPr>
              <w:t>Your AI embeddings live in book-embeddings-v2. When you upgrade to a new embedding model, you create book-embeddings-v3 and gradually migrate. Your product catalog isn't affected.</w:t>
            </w:r>
            <w:r w:rsidR="00AC3A6F">
              <w:br/>
            </w:r>
            <w:r w:rsidR="00AC3A6F">
              <w:br/>
            </w:r>
            <w:r w:rsidRPr="20DE3E5C">
              <w:rPr>
                <w:rFonts w:ascii="Aptos Narrow" w:hAnsi="Aptos Narrow"/>
                <w:color w:val="000000" w:themeColor="text1"/>
                <w:sz w:val="22"/>
                <w:szCs w:val="22"/>
              </w:rPr>
              <w:t>This architecture gives you the best of everything: blazing fast searches on historical data, flexibility for current inventory, easy log management, and safe AI model upgrades.</w:t>
            </w:r>
            <w:r w:rsidR="00AC3A6F">
              <w:br/>
            </w:r>
            <w:r w:rsidR="00AC3A6F">
              <w:br/>
            </w:r>
            <w:r w:rsidRPr="20DE3E5C">
              <w:rPr>
                <w:rFonts w:ascii="Aptos Narrow" w:hAnsi="Aptos Narrow"/>
                <w:color w:val="000000" w:themeColor="text1"/>
                <w:sz w:val="22"/>
                <w:szCs w:val="22"/>
              </w:rPr>
              <w:t>The result? Customer searches return in under 100 milliseconds even during peak traffic. Your AI-powered recommendations are fast and cost-effective. And your infrastructure costs are optimized because you're not over-provisioning for data that doesn't need it.</w:t>
            </w:r>
          </w:p>
        </w:tc>
        <w:tc>
          <w:tcPr>
            <w:tcW w:w="3321" w:type="dxa"/>
            <w:noWrap/>
            <w:vAlign w:val="bottom"/>
            <w:hideMark/>
          </w:tcPr>
          <w:p w:rsidR="007D3504" w:rsidRDefault="00AC3A6F" w14:paraId="400B891F" w14:textId="77777777">
            <w:pPr>
              <w:rPr>
                <w:rFonts w:ascii="Aptos Narrow" w:hAnsi="Aptos Narrow"/>
                <w:color w:val="000000"/>
                <w:sz w:val="22"/>
                <w:szCs w:val="22"/>
              </w:rPr>
            </w:pPr>
            <w:r w:rsidRPr="08388028">
              <w:rPr>
                <w:rFonts w:ascii="Aptos Narrow" w:hAnsi="Aptos Narrow"/>
                <w:color w:val="000000" w:themeColor="text1"/>
                <w:sz w:val="22"/>
                <w:szCs w:val="22"/>
              </w:rPr>
              <w:t xml:space="preserve">- </w:t>
            </w:r>
            <w:r w:rsidRPr="08388028" w:rsidR="00940D27">
              <w:rPr>
                <w:rFonts w:ascii="Aptos Narrow" w:hAnsi="Aptos Narrow"/>
                <w:color w:val="000000" w:themeColor="text1"/>
                <w:sz w:val="22"/>
                <w:szCs w:val="22"/>
              </w:rPr>
              <w:t xml:space="preserve">Screencap: API call to force merge </w:t>
            </w:r>
            <w:r w:rsidRPr="08388028" w:rsidR="001C2590">
              <w:rPr>
                <w:rFonts w:ascii="Aptos Narrow" w:hAnsi="Aptos Narrow"/>
                <w:color w:val="000000" w:themeColor="text1"/>
                <w:sz w:val="22"/>
                <w:szCs w:val="22"/>
              </w:rPr>
              <w:t>books-catalog-pre-2020 into 1 segment</w:t>
            </w:r>
            <w:r>
              <w:br/>
            </w:r>
            <w:r w:rsidRPr="08388028">
              <w:rPr>
                <w:rFonts w:ascii="Aptos Narrow" w:hAnsi="Aptos Narrow"/>
                <w:color w:val="000000" w:themeColor="text1"/>
                <w:sz w:val="22"/>
                <w:szCs w:val="22"/>
              </w:rPr>
              <w:t xml:space="preserve">- </w:t>
            </w:r>
            <w:r w:rsidRPr="08388028" w:rsidR="007D3504">
              <w:rPr>
                <w:rFonts w:ascii="Aptos Narrow" w:hAnsi="Aptos Narrow"/>
                <w:color w:val="000000" w:themeColor="text1"/>
                <w:sz w:val="22"/>
                <w:szCs w:val="22"/>
              </w:rPr>
              <w:t>Current catalog: "Active writes,</w:t>
            </w:r>
            <w:r w:rsidRPr="08388028" w:rsidR="00125B1A">
              <w:rPr>
                <w:rFonts w:ascii="Aptos Narrow" w:hAnsi="Aptos Narrow"/>
                <w:color w:val="000000" w:themeColor="text1"/>
                <w:sz w:val="22"/>
                <w:szCs w:val="22"/>
              </w:rPr>
              <w:t xml:space="preserve"> frequent updates,</w:t>
            </w:r>
            <w:r w:rsidRPr="08388028" w:rsidR="007D3504">
              <w:rPr>
                <w:rFonts w:ascii="Aptos Narrow" w:hAnsi="Aptos Narrow"/>
                <w:color w:val="000000" w:themeColor="text1"/>
                <w:sz w:val="22"/>
                <w:szCs w:val="22"/>
              </w:rPr>
              <w:t xml:space="preserve"> </w:t>
            </w:r>
            <w:r w:rsidRPr="08388028" w:rsidR="00125B1A">
              <w:rPr>
                <w:rFonts w:ascii="Aptos Narrow" w:hAnsi="Aptos Narrow"/>
                <w:color w:val="000000" w:themeColor="text1"/>
                <w:sz w:val="22"/>
                <w:szCs w:val="22"/>
              </w:rPr>
              <w:t>more</w:t>
            </w:r>
            <w:r w:rsidRPr="08388028" w:rsidR="007D3504">
              <w:rPr>
                <w:rFonts w:ascii="Aptos Narrow" w:hAnsi="Aptos Narrow"/>
                <w:color w:val="000000" w:themeColor="text1"/>
                <w:sz w:val="22"/>
                <w:szCs w:val="22"/>
              </w:rPr>
              <w:t xml:space="preserve"> shards"</w:t>
            </w:r>
            <w:r>
              <w:br/>
            </w:r>
            <w:r w:rsidRPr="08388028">
              <w:rPr>
                <w:rFonts w:ascii="Aptos Narrow" w:hAnsi="Aptos Narrow"/>
                <w:color w:val="000000" w:themeColor="text1"/>
                <w:sz w:val="22"/>
                <w:szCs w:val="22"/>
              </w:rPr>
              <w:t xml:space="preserve">- </w:t>
            </w:r>
            <w:r w:rsidRPr="08388028" w:rsidR="007D3504">
              <w:rPr>
                <w:rFonts w:ascii="Aptos Narrow" w:hAnsi="Aptos Narrow"/>
                <w:color w:val="000000" w:themeColor="text1"/>
                <w:sz w:val="22"/>
                <w:szCs w:val="22"/>
              </w:rPr>
              <w:t>Search logs: Timeline with indexes appearing and disappearing</w:t>
            </w:r>
            <w:r>
              <w:br/>
            </w:r>
            <w:r w:rsidRPr="08388028">
              <w:rPr>
                <w:rFonts w:ascii="Aptos Narrow" w:hAnsi="Aptos Narrow"/>
                <w:color w:val="000000" w:themeColor="text1"/>
                <w:sz w:val="22"/>
                <w:szCs w:val="22"/>
              </w:rPr>
              <w:t xml:space="preserve">- </w:t>
            </w:r>
            <w:r w:rsidRPr="08388028" w:rsidR="007D3504">
              <w:rPr>
                <w:rFonts w:ascii="Aptos Narrow" w:hAnsi="Aptos Narrow"/>
                <w:color w:val="000000" w:themeColor="text1"/>
                <w:sz w:val="22"/>
                <w:szCs w:val="22"/>
              </w:rPr>
              <w:t>Embeddings: v2 and v3 side by side with migration arrow</w:t>
            </w:r>
            <w:r w:rsidRPr="08388028" w:rsidR="002C786C">
              <w:rPr>
                <w:rFonts w:ascii="Aptos Narrow" w:hAnsi="Aptos Narrow"/>
                <w:color w:val="000000" w:themeColor="text1"/>
                <w:sz w:val="22"/>
                <w:szCs w:val="22"/>
              </w:rPr>
              <w:t xml:space="preserve"> (see below table)</w:t>
            </w:r>
            <w:r>
              <w:br/>
            </w:r>
            <w:r w:rsidRPr="08388028">
              <w:rPr>
                <w:rFonts w:ascii="Aptos Narrow" w:hAnsi="Aptos Narrow"/>
                <w:color w:val="000000" w:themeColor="text1"/>
                <w:sz w:val="22"/>
                <w:szCs w:val="22"/>
              </w:rPr>
              <w:t xml:space="preserve">- </w:t>
            </w:r>
            <w:r w:rsidRPr="08388028" w:rsidR="007D3504">
              <w:rPr>
                <w:rFonts w:ascii="Aptos Narrow" w:hAnsi="Aptos Narrow"/>
                <w:color w:val="000000" w:themeColor="text1"/>
                <w:sz w:val="22"/>
                <w:szCs w:val="22"/>
              </w:rPr>
              <w:t>Performance: "Query time:</w:t>
            </w:r>
            <w:r w:rsidRPr="08388028" w:rsidR="00EE23A5">
              <w:rPr>
                <w:rFonts w:ascii="Aptos Narrow" w:hAnsi="Aptos Narrow"/>
                <w:color w:val="000000" w:themeColor="text1"/>
                <w:sz w:val="22"/>
                <w:szCs w:val="22"/>
              </w:rPr>
              <w:t xml:space="preserve"> reduced</w:t>
            </w:r>
            <w:r w:rsidRPr="08388028" w:rsidR="007D3504">
              <w:rPr>
                <w:rFonts w:ascii="Aptos Narrow" w:hAnsi="Aptos Narrow"/>
                <w:color w:val="000000" w:themeColor="text1"/>
                <w:sz w:val="22"/>
                <w:szCs w:val="22"/>
              </w:rPr>
              <w:t>“"</w:t>
            </w:r>
            <w:r>
              <w:br/>
            </w:r>
            <w:r w:rsidRPr="08388028">
              <w:rPr>
                <w:rFonts w:ascii="Aptos Narrow" w:hAnsi="Aptos Narrow"/>
                <w:color w:val="000000" w:themeColor="text1"/>
                <w:sz w:val="22"/>
                <w:szCs w:val="22"/>
              </w:rPr>
              <w:t xml:space="preserve">- </w:t>
            </w:r>
            <w:r w:rsidRPr="08388028" w:rsidR="007D3504">
              <w:rPr>
                <w:rFonts w:ascii="Aptos Narrow" w:hAnsi="Aptos Narrow"/>
                <w:color w:val="000000" w:themeColor="text1"/>
                <w:sz w:val="22"/>
                <w:szCs w:val="22"/>
              </w:rPr>
              <w:t>Cost savings visualization: "infrastructure</w:t>
            </w:r>
            <w:r w:rsidRPr="08388028" w:rsidR="00EE23A5">
              <w:rPr>
                <w:rFonts w:ascii="Aptos Narrow" w:hAnsi="Aptos Narrow"/>
                <w:color w:val="000000" w:themeColor="text1"/>
                <w:sz w:val="22"/>
                <w:szCs w:val="22"/>
              </w:rPr>
              <w:t xml:space="preserve"> cost</w:t>
            </w:r>
            <w:r w:rsidRPr="08388028" w:rsidR="007D3504">
              <w:rPr>
                <w:rFonts w:ascii="Aptos Narrow" w:hAnsi="Aptos Narrow"/>
                <w:color w:val="000000" w:themeColor="text1"/>
                <w:sz w:val="22"/>
                <w:szCs w:val="22"/>
              </w:rPr>
              <w:t xml:space="preserve"> reduction"</w:t>
            </w:r>
          </w:p>
          <w:p w:rsidR="00D57F6F" w:rsidP="00872A8F" w:rsidRDefault="00D57F6F" w14:paraId="15984F6B" w14:textId="77777777">
            <w:r>
              <w:t>PUT /book-embeddings-v2</w:t>
            </w:r>
          </w:p>
          <w:p w:rsidR="00D57F6F" w:rsidP="00872A8F" w:rsidRDefault="00D57F6F" w14:paraId="0F2B7798" w14:textId="77777777">
            <w:r>
              <w:t>{</w:t>
            </w:r>
          </w:p>
          <w:p w:rsidR="00D57F6F" w:rsidP="00872A8F" w:rsidRDefault="00D57F6F" w14:paraId="1197ACC8" w14:textId="77777777">
            <w:r>
              <w:t xml:space="preserve">  "settings": {</w:t>
            </w:r>
          </w:p>
          <w:p w:rsidR="00D57F6F" w:rsidP="00872A8F" w:rsidRDefault="00D57F6F" w14:paraId="02CC2EBB" w14:textId="77777777">
            <w:r>
              <w:t xml:space="preserve">    "number_of_shards": 3,</w:t>
            </w:r>
          </w:p>
          <w:p w:rsidR="00D57F6F" w:rsidP="00872A8F" w:rsidRDefault="00D57F6F" w14:paraId="6E2966A4" w14:textId="77777777">
            <w:r>
              <w:t xml:space="preserve">    "number_of_replicas": 1,</w:t>
            </w:r>
          </w:p>
          <w:p w:rsidR="00D57F6F" w:rsidP="00872A8F" w:rsidRDefault="00D57F6F" w14:paraId="45538FF3" w14:textId="77777777">
            <w:r>
              <w:t xml:space="preserve">    "index.knn": true</w:t>
            </w:r>
          </w:p>
          <w:p w:rsidR="00D57F6F" w:rsidP="00872A8F" w:rsidRDefault="00D57F6F" w14:paraId="31C63D1D" w14:textId="77777777">
            <w:r>
              <w:t xml:space="preserve">  },</w:t>
            </w:r>
          </w:p>
          <w:p w:rsidR="00D57F6F" w:rsidP="00872A8F" w:rsidRDefault="00D57F6F" w14:paraId="1D23413A" w14:textId="77777777">
            <w:r>
              <w:t xml:space="preserve">  "mappings": {</w:t>
            </w:r>
          </w:p>
          <w:p w:rsidR="00D57F6F" w:rsidP="00872A8F" w:rsidRDefault="00D57F6F" w14:paraId="6C8A10AE" w14:textId="77777777">
            <w:r>
              <w:t xml:space="preserve">    "properties": {</w:t>
            </w:r>
          </w:p>
          <w:p w:rsidR="00D57F6F" w:rsidP="00872A8F" w:rsidRDefault="00D57F6F" w14:paraId="07AECF69" w14:textId="77777777">
            <w:r>
              <w:t xml:space="preserve">      "book_id": {</w:t>
            </w:r>
          </w:p>
          <w:p w:rsidR="00D57F6F" w:rsidP="00872A8F" w:rsidRDefault="00D57F6F" w14:paraId="5857ADB5" w14:textId="77777777">
            <w:r>
              <w:t xml:space="preserve">        "type": "keyword"</w:t>
            </w:r>
          </w:p>
          <w:p w:rsidR="00D57F6F" w:rsidP="00872A8F" w:rsidRDefault="00D57F6F" w14:paraId="36AFEC4B" w14:textId="77777777">
            <w:r>
              <w:t xml:space="preserve">      },</w:t>
            </w:r>
          </w:p>
          <w:p w:rsidR="00D57F6F" w:rsidP="00872A8F" w:rsidRDefault="00D57F6F" w14:paraId="1608D689" w14:textId="77777777">
            <w:r>
              <w:t xml:space="preserve">      "title": {</w:t>
            </w:r>
          </w:p>
          <w:p w:rsidR="00D57F6F" w:rsidP="00872A8F" w:rsidRDefault="00D57F6F" w14:paraId="6C1AFEB6" w14:textId="77777777">
            <w:r>
              <w:t xml:space="preserve">        "type": "text"</w:t>
            </w:r>
          </w:p>
          <w:p w:rsidR="00D57F6F" w:rsidP="00872A8F" w:rsidRDefault="00D57F6F" w14:paraId="62AA8E1E" w14:textId="77777777">
            <w:r>
              <w:t xml:space="preserve">      },</w:t>
            </w:r>
          </w:p>
          <w:p w:rsidR="00D57F6F" w:rsidP="00872A8F" w:rsidRDefault="00D57F6F" w14:paraId="441AF46F" w14:textId="77777777">
            <w:r>
              <w:t xml:space="preserve">      "embedding": {</w:t>
            </w:r>
          </w:p>
          <w:p w:rsidR="00D57F6F" w:rsidP="00872A8F" w:rsidRDefault="00D57F6F" w14:paraId="59201081" w14:textId="77777777">
            <w:r>
              <w:t xml:space="preserve">        "type": "knn_vector",</w:t>
            </w:r>
          </w:p>
          <w:p w:rsidR="00D57F6F" w:rsidP="00872A8F" w:rsidRDefault="00D57F6F" w14:paraId="3E25F7F6" w14:textId="77777777">
            <w:r>
              <w:t xml:space="preserve">        "dimension": 768,</w:t>
            </w:r>
          </w:p>
          <w:p w:rsidR="00D57F6F" w:rsidP="00872A8F" w:rsidRDefault="00D57F6F" w14:paraId="51A65CB3" w14:textId="77777777">
            <w:r>
              <w:t xml:space="preserve">        "method": {</w:t>
            </w:r>
          </w:p>
          <w:p w:rsidR="00D57F6F" w:rsidP="00872A8F" w:rsidRDefault="00D57F6F" w14:paraId="763F320A" w14:textId="77777777">
            <w:r>
              <w:t xml:space="preserve">          "name": "hnsw",</w:t>
            </w:r>
          </w:p>
          <w:p w:rsidR="00D57F6F" w:rsidP="00872A8F" w:rsidRDefault="00D57F6F" w14:paraId="716FA2DD" w14:textId="77777777">
            <w:r>
              <w:t xml:space="preserve">          "space_type": "l2",</w:t>
            </w:r>
          </w:p>
          <w:p w:rsidR="00D57F6F" w:rsidP="00872A8F" w:rsidRDefault="00D57F6F" w14:paraId="62C7F471" w14:textId="77777777">
            <w:r>
              <w:t xml:space="preserve">          "engine": "faiss",</w:t>
            </w:r>
          </w:p>
          <w:p w:rsidR="00D57F6F" w:rsidP="00872A8F" w:rsidRDefault="00D57F6F" w14:paraId="2BF96C24" w14:textId="77777777">
            <w:r>
              <w:t xml:space="preserve">          "parameters": {</w:t>
            </w:r>
          </w:p>
          <w:p w:rsidR="00D57F6F" w:rsidP="00872A8F" w:rsidRDefault="00D57F6F" w14:paraId="1AB679CC" w14:textId="77777777">
            <w:r>
              <w:t xml:space="preserve">            "ef_construction": 128,</w:t>
            </w:r>
          </w:p>
          <w:p w:rsidR="00D57F6F" w:rsidP="00872A8F" w:rsidRDefault="00D57F6F" w14:paraId="656B3CFB" w14:textId="77777777">
            <w:r>
              <w:t xml:space="preserve">            "m": 16</w:t>
            </w:r>
          </w:p>
          <w:p w:rsidR="00D57F6F" w:rsidP="00872A8F" w:rsidRDefault="00D57F6F" w14:paraId="5E0F5A06" w14:textId="77777777">
            <w:r>
              <w:t xml:space="preserve">          }</w:t>
            </w:r>
          </w:p>
          <w:p w:rsidR="00D57F6F" w:rsidP="00872A8F" w:rsidRDefault="00D57F6F" w14:paraId="0DFD8727" w14:textId="77777777">
            <w:r>
              <w:t xml:space="preserve">        }</w:t>
            </w:r>
          </w:p>
          <w:p w:rsidR="00D57F6F" w:rsidP="00872A8F" w:rsidRDefault="00D57F6F" w14:paraId="52369704" w14:textId="77777777">
            <w:r>
              <w:t xml:space="preserve">      },</w:t>
            </w:r>
          </w:p>
          <w:p w:rsidR="00D57F6F" w:rsidP="00872A8F" w:rsidRDefault="00D57F6F" w14:paraId="134C68F8" w14:textId="77777777">
            <w:r>
              <w:t xml:space="preserve">      "model_version": {</w:t>
            </w:r>
          </w:p>
          <w:p w:rsidR="00D57F6F" w:rsidP="00872A8F" w:rsidRDefault="00D57F6F" w14:paraId="7563B6E0" w14:textId="77777777">
            <w:r>
              <w:t xml:space="preserve">        "type": "keyword"</w:t>
            </w:r>
          </w:p>
          <w:p w:rsidR="00D57F6F" w:rsidP="00872A8F" w:rsidRDefault="00D57F6F" w14:paraId="0D6BA5D7" w14:textId="77777777">
            <w:r>
              <w:t xml:space="preserve">      },</w:t>
            </w:r>
          </w:p>
          <w:p w:rsidR="00D57F6F" w:rsidP="00872A8F" w:rsidRDefault="00D57F6F" w14:paraId="75C5E352" w14:textId="77777777">
            <w:r>
              <w:t xml:space="preserve">      "created_at": {</w:t>
            </w:r>
          </w:p>
          <w:p w:rsidR="00D57F6F" w:rsidP="00872A8F" w:rsidRDefault="00D57F6F" w14:paraId="43AEC629" w14:textId="77777777">
            <w:r>
              <w:t xml:space="preserve">        "type": "date"</w:t>
            </w:r>
          </w:p>
          <w:p w:rsidR="00D57F6F" w:rsidP="00872A8F" w:rsidRDefault="00D57F6F" w14:paraId="22F4F906" w14:textId="77777777">
            <w:r>
              <w:t xml:space="preserve">      }</w:t>
            </w:r>
          </w:p>
          <w:p w:rsidR="00D57F6F" w:rsidP="00872A8F" w:rsidRDefault="00D57F6F" w14:paraId="2B0224C3" w14:textId="77777777">
            <w:r>
              <w:t xml:space="preserve">    }</w:t>
            </w:r>
          </w:p>
          <w:p w:rsidR="00D57F6F" w:rsidP="00872A8F" w:rsidRDefault="00D57F6F" w14:paraId="0C490E8E" w14:textId="77777777">
            <w:r>
              <w:t xml:space="preserve">  }</w:t>
            </w:r>
          </w:p>
          <w:p w:rsidR="00D57F6F" w:rsidP="00872A8F" w:rsidRDefault="00D57F6F" w14:paraId="69C01C86" w14:textId="77777777">
            <w:r>
              <w:t>}</w:t>
            </w:r>
          </w:p>
          <w:p w:rsidR="00D57F6F" w:rsidP="00872A8F" w:rsidRDefault="00D57F6F" w14:paraId="0A1330B3" w14:textId="77777777"/>
          <w:p w:rsidR="00D57F6F" w:rsidP="00872A8F" w:rsidRDefault="00D57F6F" w14:paraId="1D400BB6" w14:textId="77777777">
            <w:r>
              <w:t>PUT /book-embeddings-v3</w:t>
            </w:r>
          </w:p>
          <w:p w:rsidR="00D57F6F" w:rsidP="00872A8F" w:rsidRDefault="00D57F6F" w14:paraId="3D0DFFF0" w14:textId="77777777">
            <w:r>
              <w:t>{</w:t>
            </w:r>
          </w:p>
          <w:p w:rsidR="00D57F6F" w:rsidP="00872A8F" w:rsidRDefault="00D57F6F" w14:paraId="5D206437" w14:textId="77777777">
            <w:r>
              <w:t xml:space="preserve">  "settings": {</w:t>
            </w:r>
          </w:p>
          <w:p w:rsidR="00D57F6F" w:rsidP="00872A8F" w:rsidRDefault="00D57F6F" w14:paraId="3EB17D81" w14:textId="77777777">
            <w:r>
              <w:t xml:space="preserve">    "number_of_shards": 3,</w:t>
            </w:r>
          </w:p>
          <w:p w:rsidR="00D57F6F" w:rsidP="00872A8F" w:rsidRDefault="00D57F6F" w14:paraId="3A288A71" w14:textId="77777777">
            <w:r>
              <w:t xml:space="preserve">    "number_of_replicas": 1,</w:t>
            </w:r>
          </w:p>
          <w:p w:rsidR="00D57F6F" w:rsidP="00872A8F" w:rsidRDefault="00D57F6F" w14:paraId="4053DCF4" w14:textId="77777777">
            <w:r>
              <w:t xml:space="preserve">    "index.knn": true</w:t>
            </w:r>
          </w:p>
          <w:p w:rsidR="00D57F6F" w:rsidP="00872A8F" w:rsidRDefault="00D57F6F" w14:paraId="6C50568D" w14:textId="77777777">
            <w:r>
              <w:t xml:space="preserve">  },</w:t>
            </w:r>
          </w:p>
          <w:p w:rsidR="00D57F6F" w:rsidP="00872A8F" w:rsidRDefault="00D57F6F" w14:paraId="61155E39" w14:textId="77777777">
            <w:r>
              <w:t xml:space="preserve">  "mappings": {</w:t>
            </w:r>
          </w:p>
          <w:p w:rsidR="00D57F6F" w:rsidP="00872A8F" w:rsidRDefault="00D57F6F" w14:paraId="0BCCAC6B" w14:textId="77777777">
            <w:r>
              <w:t xml:space="preserve">    "properties": {</w:t>
            </w:r>
          </w:p>
          <w:p w:rsidR="00D57F6F" w:rsidP="00872A8F" w:rsidRDefault="00D57F6F" w14:paraId="45FF3413" w14:textId="77777777">
            <w:r>
              <w:t xml:space="preserve">      "book_id": {</w:t>
            </w:r>
          </w:p>
          <w:p w:rsidR="00D57F6F" w:rsidP="00872A8F" w:rsidRDefault="00D57F6F" w14:paraId="6A7DA760" w14:textId="77777777">
            <w:r>
              <w:t xml:space="preserve">        "type": "keyword"</w:t>
            </w:r>
          </w:p>
          <w:p w:rsidR="00D57F6F" w:rsidP="00872A8F" w:rsidRDefault="00D57F6F" w14:paraId="718AEBFB" w14:textId="77777777">
            <w:r>
              <w:t xml:space="preserve">      },</w:t>
            </w:r>
          </w:p>
          <w:p w:rsidR="00D57F6F" w:rsidP="00872A8F" w:rsidRDefault="00D57F6F" w14:paraId="798C01C7" w14:textId="77777777">
            <w:r>
              <w:t xml:space="preserve">      "title": {</w:t>
            </w:r>
          </w:p>
          <w:p w:rsidR="00D57F6F" w:rsidP="00872A8F" w:rsidRDefault="00D57F6F" w14:paraId="0B2D2A67" w14:textId="77777777">
            <w:r>
              <w:t xml:space="preserve">        "type": "text"</w:t>
            </w:r>
          </w:p>
          <w:p w:rsidR="00D57F6F" w:rsidP="00872A8F" w:rsidRDefault="00D57F6F" w14:paraId="5EC075AD" w14:textId="77777777">
            <w:r>
              <w:t xml:space="preserve">      },</w:t>
            </w:r>
          </w:p>
          <w:p w:rsidR="00D57F6F" w:rsidP="00872A8F" w:rsidRDefault="00D57F6F" w14:paraId="186F59E6" w14:textId="77777777">
            <w:r>
              <w:t xml:space="preserve">      "embedding": {</w:t>
            </w:r>
          </w:p>
          <w:p w:rsidR="00D57F6F" w:rsidP="00872A8F" w:rsidRDefault="00D57F6F" w14:paraId="02D87D30" w14:textId="77777777">
            <w:r>
              <w:t xml:space="preserve">        "type": "knn_vector",</w:t>
            </w:r>
          </w:p>
          <w:p w:rsidR="00D57F6F" w:rsidP="00872A8F" w:rsidRDefault="00D57F6F" w14:paraId="4647497E" w14:textId="77777777">
            <w:r>
              <w:t xml:space="preserve">        "dimension": 1024,</w:t>
            </w:r>
          </w:p>
          <w:p w:rsidR="00D57F6F" w:rsidP="00872A8F" w:rsidRDefault="00D57F6F" w14:paraId="37DB4350" w14:textId="77777777">
            <w:r>
              <w:t xml:space="preserve">        "method": {</w:t>
            </w:r>
          </w:p>
          <w:p w:rsidR="00D57F6F" w:rsidP="00872A8F" w:rsidRDefault="00D57F6F" w14:paraId="71B22B0D" w14:textId="77777777">
            <w:r>
              <w:t xml:space="preserve">          "name": "hnsw",</w:t>
            </w:r>
          </w:p>
          <w:p w:rsidR="00D57F6F" w:rsidP="00872A8F" w:rsidRDefault="00D57F6F" w14:paraId="5B2A8D81" w14:textId="77777777">
            <w:r>
              <w:t xml:space="preserve">          "space_type": "l2",</w:t>
            </w:r>
          </w:p>
          <w:p w:rsidR="00D57F6F" w:rsidP="00872A8F" w:rsidRDefault="00D57F6F" w14:paraId="0A836A67" w14:textId="77777777">
            <w:r>
              <w:t xml:space="preserve">          "engine": "faiss",</w:t>
            </w:r>
          </w:p>
          <w:p w:rsidR="00D57F6F" w:rsidP="00872A8F" w:rsidRDefault="00D57F6F" w14:paraId="6E95B167" w14:textId="77777777">
            <w:r>
              <w:t xml:space="preserve">          "parameters": {</w:t>
            </w:r>
          </w:p>
          <w:p w:rsidR="00D57F6F" w:rsidP="00872A8F" w:rsidRDefault="00D57F6F" w14:paraId="7FC3C143" w14:textId="77777777">
            <w:r>
              <w:t xml:space="preserve">            "ef_construction": 256,</w:t>
            </w:r>
          </w:p>
          <w:p w:rsidR="00D57F6F" w:rsidP="00872A8F" w:rsidRDefault="00D57F6F" w14:paraId="13DA297E" w14:textId="77777777">
            <w:r>
              <w:t xml:space="preserve">            "m": 32</w:t>
            </w:r>
          </w:p>
          <w:p w:rsidR="00D57F6F" w:rsidP="00872A8F" w:rsidRDefault="00D57F6F" w14:paraId="33768DE2" w14:textId="77777777">
            <w:r>
              <w:t xml:space="preserve">          }</w:t>
            </w:r>
          </w:p>
          <w:p w:rsidR="00D57F6F" w:rsidP="00872A8F" w:rsidRDefault="00D57F6F" w14:paraId="662DD909" w14:textId="77777777">
            <w:r>
              <w:t xml:space="preserve">        }</w:t>
            </w:r>
          </w:p>
          <w:p w:rsidR="00D57F6F" w:rsidP="00872A8F" w:rsidRDefault="00D57F6F" w14:paraId="07EC287B" w14:textId="77777777">
            <w:r>
              <w:t xml:space="preserve">      },</w:t>
            </w:r>
          </w:p>
          <w:p w:rsidR="00D57F6F" w:rsidP="00872A8F" w:rsidRDefault="00D57F6F" w14:paraId="09D9B3FB" w14:textId="77777777">
            <w:r>
              <w:t xml:space="preserve">      "model_version": {</w:t>
            </w:r>
          </w:p>
          <w:p w:rsidR="00D57F6F" w:rsidP="00872A8F" w:rsidRDefault="00D57F6F" w14:paraId="7FDA479F" w14:textId="77777777">
            <w:r>
              <w:t xml:space="preserve">        "type": "keyword"</w:t>
            </w:r>
          </w:p>
          <w:p w:rsidR="00D57F6F" w:rsidP="00872A8F" w:rsidRDefault="00D57F6F" w14:paraId="73FA9BBD" w14:textId="77777777">
            <w:r>
              <w:t xml:space="preserve">      },</w:t>
            </w:r>
          </w:p>
          <w:p w:rsidR="00D57F6F" w:rsidP="00872A8F" w:rsidRDefault="00D57F6F" w14:paraId="7035A0F6" w14:textId="77777777">
            <w:r>
              <w:t xml:space="preserve">      "model_name": {</w:t>
            </w:r>
          </w:p>
          <w:p w:rsidR="00D57F6F" w:rsidP="00872A8F" w:rsidRDefault="00D57F6F" w14:paraId="546CEE95" w14:textId="77777777">
            <w:r>
              <w:t xml:space="preserve">        "type": "keyword"</w:t>
            </w:r>
          </w:p>
          <w:p w:rsidR="00D57F6F" w:rsidP="00872A8F" w:rsidRDefault="00D57F6F" w14:paraId="7209B5A6" w14:textId="77777777">
            <w:r>
              <w:t xml:space="preserve">      },</w:t>
            </w:r>
          </w:p>
          <w:p w:rsidR="00D57F6F" w:rsidP="00872A8F" w:rsidRDefault="00D57F6F" w14:paraId="798A943E" w14:textId="77777777">
            <w:r>
              <w:t xml:space="preserve">      "created_at": {</w:t>
            </w:r>
          </w:p>
          <w:p w:rsidR="00D57F6F" w:rsidP="00872A8F" w:rsidRDefault="00D57F6F" w14:paraId="546600CA" w14:textId="77777777">
            <w:r>
              <w:t xml:space="preserve">        "type": "date"</w:t>
            </w:r>
          </w:p>
          <w:p w:rsidR="00D57F6F" w:rsidP="00872A8F" w:rsidRDefault="00D57F6F" w14:paraId="68391F5F" w14:textId="77777777">
            <w:r>
              <w:t xml:space="preserve">      }</w:t>
            </w:r>
          </w:p>
          <w:p w:rsidR="00D57F6F" w:rsidP="00872A8F" w:rsidRDefault="00D57F6F" w14:paraId="72755F1E" w14:textId="77777777">
            <w:r>
              <w:t xml:space="preserve">    }</w:t>
            </w:r>
          </w:p>
          <w:p w:rsidR="00D57F6F" w:rsidP="00872A8F" w:rsidRDefault="00D57F6F" w14:paraId="1BCEF969" w14:textId="77777777">
            <w:r>
              <w:t xml:space="preserve">  }</w:t>
            </w:r>
          </w:p>
          <w:p w:rsidR="00D57F6F" w:rsidP="00872A8F" w:rsidRDefault="00D57F6F" w14:paraId="6E430031" w14:textId="77777777">
            <w:r>
              <w:t>}</w:t>
            </w:r>
          </w:p>
          <w:p w:rsidR="007D3504" w:rsidRDefault="007D3504" w14:paraId="05BDF2A8" w14:textId="2E59F477">
            <w:pPr>
              <w:rPr>
                <w:rFonts w:ascii="Aptos Narrow" w:hAnsi="Aptos Narrow"/>
                <w:color w:val="000000"/>
                <w:sz w:val="22"/>
                <w:szCs w:val="22"/>
              </w:rPr>
            </w:pPr>
          </w:p>
        </w:tc>
      </w:tr>
      <w:tr w:rsidR="00061CFF" w:rsidTr="08388028" w14:paraId="106BF8A8" w14:textId="77777777">
        <w:trPr>
          <w:trHeight w:val="290"/>
        </w:trPr>
        <w:tc>
          <w:tcPr>
            <w:tcW w:w="1422" w:type="dxa"/>
            <w:noWrap/>
            <w:vAlign w:val="bottom"/>
            <w:hideMark/>
          </w:tcPr>
          <w:p w:rsidR="00F310C2" w:rsidRDefault="00F310C2" w14:paraId="3BD5B250" w14:textId="77777777">
            <w:pPr>
              <w:rPr>
                <w:rFonts w:ascii="Aptos Narrow" w:hAnsi="Aptos Narrow"/>
                <w:color w:val="000000"/>
                <w:sz w:val="22"/>
                <w:szCs w:val="22"/>
              </w:rPr>
            </w:pPr>
          </w:p>
          <w:p w:rsidR="007D3504" w:rsidRDefault="007D3504" w14:paraId="635FC9DA" w14:textId="25AEBEAD">
            <w:pPr>
              <w:rPr>
                <w:rFonts w:ascii="Aptos Narrow" w:hAnsi="Aptos Narrow"/>
                <w:color w:val="000000"/>
                <w:sz w:val="22"/>
                <w:szCs w:val="22"/>
              </w:rPr>
            </w:pPr>
            <w:r>
              <w:rPr>
                <w:rFonts w:ascii="Aptos Narrow" w:hAnsi="Aptos Narrow"/>
                <w:color w:val="000000"/>
                <w:sz w:val="22"/>
                <w:szCs w:val="22"/>
              </w:rPr>
              <w:t>Key Takeaways</w:t>
            </w:r>
          </w:p>
        </w:tc>
        <w:tc>
          <w:tcPr>
            <w:tcW w:w="4063" w:type="dxa"/>
            <w:noWrap/>
            <w:vAlign w:val="bottom"/>
            <w:hideMark/>
          </w:tcPr>
          <w:p w:rsidR="007D3504" w:rsidRDefault="007D3504" w14:paraId="7586F80B" w14:textId="7D73B165">
            <w:pPr>
              <w:rPr>
                <w:rFonts w:ascii="Aptos Narrow" w:hAnsi="Aptos Narrow"/>
                <w:color w:val="000000"/>
                <w:sz w:val="22"/>
                <w:szCs w:val="22"/>
              </w:rPr>
            </w:pPr>
            <w:r>
              <w:rPr>
                <w:rFonts w:ascii="Aptos Narrow" w:hAnsi="Aptos Narrow"/>
                <w:color w:val="000000"/>
                <w:sz w:val="22"/>
                <w:szCs w:val="22"/>
              </w:rPr>
              <w:t>Let's wrap up with the key takeaways.</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First: Design indexes for their entire lifecycle, not just creation. Think about how data will grow, age, and eventually be deleted.</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Second: Shard size matters. Keep shards in the 10-50GB range, targeting 20-30GB for most use cases. Too many small shards create overhead; too few large shards slow recovery.</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Third: Separate data by access pattern. Read-only historical data should be force-merged. Active data needs normal segment merging. Time-series data needs time-based indexes.</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Fourth: Re-index when you must change structure. Create new indexes when you need to partition or separate data.</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Fifth: Use Index State Management to automate lifecycle policies. Don't manage this manually</w:t>
            </w:r>
            <w:r w:rsidR="00477511">
              <w:rPr>
                <w:rFonts w:ascii="Aptos Narrow" w:hAnsi="Aptos Narrow"/>
                <w:color w:val="000000"/>
                <w:sz w:val="22"/>
                <w:szCs w:val="22"/>
              </w:rPr>
              <w:t xml:space="preserve">: </w:t>
            </w:r>
            <w:r>
              <w:rPr>
                <w:rFonts w:ascii="Aptos Narrow" w:hAnsi="Aptos Narrow"/>
                <w:color w:val="000000"/>
                <w:sz w:val="22"/>
                <w:szCs w:val="22"/>
              </w:rPr>
              <w:t>you'll forget.</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And finally: Monitor continuously. Query performance, shard sizes, and heap usage tell you when optimization is needed.</w:t>
            </w:r>
            <w:r w:rsidR="00AC3A6F">
              <w:rPr>
                <w:rFonts w:ascii="Aptos Narrow" w:hAnsi="Aptos Narrow"/>
                <w:color w:val="000000"/>
                <w:sz w:val="22"/>
                <w:szCs w:val="22"/>
              </w:rPr>
              <w:br/>
            </w:r>
            <w:r w:rsidR="00AC3A6F">
              <w:rPr>
                <w:rFonts w:ascii="Aptos Narrow" w:hAnsi="Aptos Narrow"/>
                <w:color w:val="000000"/>
                <w:sz w:val="22"/>
                <w:szCs w:val="22"/>
              </w:rPr>
              <w:br/>
            </w:r>
            <w:r>
              <w:rPr>
                <w:rFonts w:ascii="Aptos Narrow" w:hAnsi="Aptos Narrow"/>
                <w:color w:val="000000"/>
                <w:sz w:val="22"/>
                <w:szCs w:val="22"/>
              </w:rPr>
              <w:t>Remember: optimization is about tradeoffs. You're balancing performance, storage cost, and operational complexity. The right choice depends on your specific use case.</w:t>
            </w:r>
          </w:p>
        </w:tc>
        <w:tc>
          <w:tcPr>
            <w:tcW w:w="3321" w:type="dxa"/>
            <w:noWrap/>
            <w:vAlign w:val="bottom"/>
            <w:hideMark/>
          </w:tcPr>
          <w:p w:rsidR="007D3504" w:rsidRDefault="00AC3A6F" w14:paraId="55E6C04C" w14:textId="12926CAE">
            <w:pPr>
              <w:rPr>
                <w:rFonts w:ascii="Aptos Narrow" w:hAnsi="Aptos Narrow"/>
                <w:color w:val="000000"/>
                <w:sz w:val="22"/>
                <w:szCs w:val="22"/>
              </w:rPr>
            </w:pPr>
            <w:r>
              <w:rPr>
                <w:rFonts w:ascii="Aptos Narrow" w:hAnsi="Aptos Narrow"/>
                <w:color w:val="000000"/>
                <w:sz w:val="22"/>
                <w:szCs w:val="22"/>
              </w:rPr>
              <w:t xml:space="preserve">- </w:t>
            </w:r>
            <w:r w:rsidR="007D3504">
              <w:rPr>
                <w:rFonts w:ascii="Aptos Narrow" w:hAnsi="Aptos Narrow"/>
                <w:color w:val="000000"/>
                <w:sz w:val="22"/>
                <w:szCs w:val="22"/>
              </w:rPr>
              <w:t>Six key points appear as icons</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Lifecycle diagram</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Shard size sweet spot graphic</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Three-column comparison: Historical/Active/Time-series</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Re-index vs New Index decision tree</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ISM automation icon</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Monitoring dashboard</w:t>
            </w:r>
            <w:r>
              <w:rPr>
                <w:rFonts w:ascii="Aptos Narrow" w:hAnsi="Aptos Narrow"/>
                <w:color w:val="000000"/>
                <w:sz w:val="22"/>
                <w:szCs w:val="22"/>
              </w:rPr>
              <w:br/>
            </w:r>
            <w:r>
              <w:rPr>
                <w:rFonts w:ascii="Aptos Narrow" w:hAnsi="Aptos Narrow"/>
                <w:color w:val="000000"/>
                <w:sz w:val="22"/>
                <w:szCs w:val="22"/>
              </w:rPr>
              <w:t xml:space="preserve">- </w:t>
            </w:r>
            <w:r w:rsidR="007D3504">
              <w:rPr>
                <w:rFonts w:ascii="Aptos Narrow" w:hAnsi="Aptos Narrow"/>
                <w:color w:val="000000"/>
                <w:sz w:val="22"/>
                <w:szCs w:val="22"/>
              </w:rPr>
              <w:t xml:space="preserve">Balance scale: Performance </w:t>
            </w:r>
            <w:r w:rsidR="0004099D">
              <w:rPr>
                <w:rFonts w:ascii="Aptos Narrow" w:hAnsi="Aptos Narrow"/>
                <w:color w:val="000000"/>
                <w:sz w:val="22"/>
                <w:szCs w:val="22"/>
              </w:rPr>
              <w:t>/</w:t>
            </w:r>
            <w:r w:rsidR="007D3504">
              <w:rPr>
                <w:rFonts w:ascii="Aptos Narrow" w:hAnsi="Aptos Narrow"/>
                <w:color w:val="000000"/>
                <w:sz w:val="22"/>
                <w:szCs w:val="22"/>
              </w:rPr>
              <w:t xml:space="preserve"> Cost </w:t>
            </w:r>
            <w:r w:rsidR="0004099D">
              <w:rPr>
                <w:rFonts w:ascii="Aptos Narrow" w:hAnsi="Aptos Narrow"/>
                <w:color w:val="000000"/>
                <w:sz w:val="22"/>
                <w:szCs w:val="22"/>
              </w:rPr>
              <w:t>/</w:t>
            </w:r>
            <w:r w:rsidR="007D3504">
              <w:rPr>
                <w:rFonts w:ascii="Aptos Narrow" w:hAnsi="Aptos Narrow"/>
                <w:color w:val="000000"/>
                <w:sz w:val="22"/>
                <w:szCs w:val="22"/>
              </w:rPr>
              <w:t xml:space="preserve"> Complexity</w:t>
            </w:r>
          </w:p>
        </w:tc>
      </w:tr>
      <w:tr w:rsidR="00061CFF" w:rsidTr="08388028" w14:paraId="3BDE98C5" w14:textId="77777777">
        <w:trPr>
          <w:trHeight w:val="290"/>
        </w:trPr>
        <w:tc>
          <w:tcPr>
            <w:tcW w:w="1422" w:type="dxa"/>
            <w:noWrap/>
            <w:vAlign w:val="bottom"/>
            <w:hideMark/>
          </w:tcPr>
          <w:p w:rsidR="007D3504" w:rsidRDefault="007D3504" w14:paraId="0FDE0E78" w14:textId="77777777">
            <w:pPr>
              <w:rPr>
                <w:rFonts w:ascii="Aptos Narrow" w:hAnsi="Aptos Narrow"/>
                <w:color w:val="000000"/>
                <w:sz w:val="22"/>
                <w:szCs w:val="22"/>
              </w:rPr>
            </w:pPr>
            <w:r>
              <w:rPr>
                <w:rFonts w:ascii="Aptos Narrow" w:hAnsi="Aptos Narrow"/>
                <w:color w:val="000000"/>
                <w:sz w:val="22"/>
                <w:szCs w:val="22"/>
              </w:rPr>
              <w:t>Closing</w:t>
            </w:r>
          </w:p>
        </w:tc>
        <w:tc>
          <w:tcPr>
            <w:tcW w:w="4063" w:type="dxa"/>
            <w:noWrap/>
            <w:vAlign w:val="bottom"/>
            <w:hideMark/>
          </w:tcPr>
          <w:p w:rsidR="007D3504" w:rsidRDefault="007D3504" w14:paraId="594E8730" w14:textId="77777777">
            <w:pPr>
              <w:rPr>
                <w:rFonts w:ascii="Aptos Narrow" w:hAnsi="Aptos Narrow"/>
                <w:color w:val="000000"/>
                <w:sz w:val="22"/>
                <w:szCs w:val="22"/>
              </w:rPr>
            </w:pPr>
            <w:r>
              <w:rPr>
                <w:rFonts w:ascii="Aptos Narrow" w:hAnsi="Aptos Narrow"/>
                <w:color w:val="000000"/>
                <w:sz w:val="22"/>
                <w:szCs w:val="22"/>
              </w:rPr>
              <w:t>Thank you for watching Lesson 5-2. In our next lesson, we'll dive into advanced index management techniques and automation strategies.</w:t>
            </w:r>
          </w:p>
        </w:tc>
        <w:tc>
          <w:tcPr>
            <w:tcW w:w="3321" w:type="dxa"/>
            <w:noWrap/>
            <w:vAlign w:val="bottom"/>
            <w:hideMark/>
          </w:tcPr>
          <w:p w:rsidR="007D3504" w:rsidRDefault="007D3504" w14:paraId="34A51335" w14:textId="77777777">
            <w:pPr>
              <w:rPr>
                <w:rFonts w:ascii="Aptos Narrow" w:hAnsi="Aptos Narrow"/>
                <w:color w:val="000000"/>
                <w:sz w:val="22"/>
                <w:szCs w:val="22"/>
              </w:rPr>
            </w:pPr>
            <w:r>
              <w:rPr>
                <w:rFonts w:ascii="Aptos Narrow" w:hAnsi="Aptos Narrow"/>
                <w:color w:val="000000"/>
                <w:sz w:val="22"/>
                <w:szCs w:val="22"/>
              </w:rPr>
              <w:t>Closing card with "Next: Lesson 5-3"</w:t>
            </w:r>
          </w:p>
        </w:tc>
      </w:tr>
    </w:tbl>
    <w:p w:rsidR="009E13B8" w:rsidRDefault="009E13B8" w14:paraId="6EDB2BE6" w14:textId="77777777"/>
    <w:p w:rsidR="00614B7C" w:rsidRDefault="00614B7C" w14:paraId="541CBBFE" w14:textId="77777777"/>
    <w:p w:rsidR="007B1DE7" w:rsidP="007B1DE7" w:rsidRDefault="007B1DE7" w14:paraId="75C39D44" w14:textId="77777777"/>
    <w:p w:rsidR="00CE7E91" w:rsidP="00CE7E91" w:rsidRDefault="00CE7E91" w14:paraId="0D7A3716" w14:textId="387C7C3B">
      <w:pPr>
        <w:rPr>
          <w:rStyle w:val="Heading2Char"/>
        </w:rPr>
      </w:pPr>
      <w:bookmarkStart w:name="_Toc1972034732" w:id="462"/>
      <w:bookmarkStart w:name="_Toc1333412159" w:id="463"/>
      <w:bookmarkStart w:name="_Toc1307259260" w:id="464"/>
      <w:r w:rsidRPr="186E01E4">
        <w:rPr>
          <w:rStyle w:val="Heading2Char"/>
        </w:rPr>
        <w:t>Lesson 5-</w:t>
      </w:r>
      <w:r w:rsidRPr="186E01E4" w:rsidR="00B67142">
        <w:rPr>
          <w:rStyle w:val="Heading2Char"/>
        </w:rPr>
        <w:t>3</w:t>
      </w:r>
      <w:r w:rsidRPr="186E01E4">
        <w:rPr>
          <w:rStyle w:val="Heading2Char"/>
        </w:rPr>
        <w:t xml:space="preserve">: </w:t>
      </w:r>
      <w:r w:rsidRPr="186E01E4" w:rsidR="00377EA5">
        <w:rPr>
          <w:rStyle w:val="Heading2Char"/>
        </w:rPr>
        <w:t>Vector</w:t>
      </w:r>
      <w:r w:rsidRPr="186E01E4" w:rsidR="2F923560">
        <w:rPr>
          <w:rStyle w:val="Heading2Char"/>
        </w:rPr>
        <w:t xml:space="preserve"> Index Design and Memory Optimization</w:t>
      </w:r>
      <w:bookmarkEnd w:id="462"/>
      <w:bookmarkEnd w:id="463"/>
      <w:bookmarkEnd w:id="464"/>
    </w:p>
    <w:p w:rsidRPr="008B3FCA" w:rsidR="008B3FCA" w:rsidP="008B3FCA" w:rsidRDefault="00BB57B3" w14:paraId="42EA9433" w14:textId="48806455">
      <w:pPr>
        <w:rPr>
          <w:ins w:author="Yancey, Michelle" w:date="2026-04-03T17:28:00Z" w:id="465"/>
          <w:rFonts w:ascii="system-ui" w:hAnsi="system-ui" w:eastAsia="system-ui" w:cs="system-ui"/>
          <w:i/>
          <w:iCs/>
          <w:color w:val="333333"/>
          <w:sz w:val="19"/>
          <w:szCs w:val="19"/>
        </w:rPr>
      </w:pPr>
      <w:r>
        <w:t>D</w:t>
      </w:r>
      <w:r w:rsidR="00CE7E91">
        <w:t xml:space="preserve">escription: </w:t>
      </w:r>
      <w:r w:rsidRPr="186E01E4" w:rsidR="5A46EBB7">
        <w:rPr>
          <w:rFonts w:ascii="system-ui" w:hAnsi="system-ui" w:eastAsia="system-ui" w:cs="system-ui"/>
          <w:i/>
          <w:iCs/>
          <w:color w:val="333333"/>
          <w:sz w:val="19"/>
          <w:szCs w:val="19"/>
        </w:rPr>
        <w:t xml:space="preserve"> Vector indexes behave very differently from text indexes: they require significantly more memory, and the HNSW graph that powers fast search must live in RAM. </w:t>
      </w:r>
      <w:ins w:author="Yancey, Michelle" w:date="2026-04-03T17:28:00Z" w:id="466">
        <w:r w:rsidRPr="008B3FCA" w:rsidR="008B3FCA">
          <w:rPr>
            <w:rFonts w:ascii="system-ui" w:hAnsi="system-ui" w:eastAsia="system-ui" w:cs="system-ui"/>
            <w:i/>
            <w:iCs/>
            <w:color w:val="333333"/>
            <w:sz w:val="19"/>
            <w:szCs w:val="19"/>
          </w:rPr>
          <w:t>Learn how to run vector search efficiently at scale. This lesson shows how to optimize vector storage, choose the right search modes, and balance speed, accuracy, and infrastructure cost in production environments.</w:t>
        </w:r>
      </w:ins>
    </w:p>
    <w:p w:rsidR="00CE7E91" w:rsidP="00CE7E91" w:rsidRDefault="5A46EBB7" w14:paraId="24A0009D" w14:textId="3C4430D5">
      <w:del w:author="Yancey, Michelle" w:date="2026-04-03T17:28:00Z" w16du:dateUtc="2026-04-03T21:28:00Z" w:id="467">
        <w:r w:rsidRPr="186E01E4" w:rsidDel="008B3FCA">
          <w:rPr>
            <w:rFonts w:ascii="system-ui" w:hAnsi="system-ui" w:eastAsia="system-ui" w:cs="system-ui"/>
            <w:i/>
            <w:iCs/>
            <w:color w:val="333333"/>
            <w:sz w:val="19"/>
            <w:szCs w:val="19"/>
          </w:rPr>
          <w:delText>This lesson covers how to calculate vector memory footprints and size shards accordingly, weighs the tradeoffs between combined and separate index designs for evolving embedding models, and introduces two memory optimization strategies: on-disk mode for archive data and fp16 quantization, which cuts memory usage in half with little accuracy impact.</w:delText>
        </w:r>
      </w:del>
    </w:p>
    <w:tbl>
      <w:tblPr>
        <w:tblStyle w:val="TableGrid"/>
        <w:tblW w:w="0" w:type="auto"/>
        <w:tblLook w:val="06A0" w:firstRow="1" w:lastRow="0" w:firstColumn="1" w:lastColumn="0" w:noHBand="1" w:noVBand="1"/>
      </w:tblPr>
      <w:tblGrid>
        <w:gridCol w:w="3116"/>
        <w:gridCol w:w="3117"/>
        <w:gridCol w:w="3117"/>
      </w:tblGrid>
      <w:tr w:rsidR="00AB2A6E" w14:paraId="4F3B0EEC" w14:textId="77777777">
        <w:trPr>
          <w:trHeight w:val="300"/>
        </w:trPr>
        <w:tc>
          <w:tcPr>
            <w:tcW w:w="3120" w:type="dxa"/>
          </w:tcPr>
          <w:p w:rsidR="00CE7E91" w:rsidRDefault="00CE7E91" w14:paraId="294454AA" w14:textId="77777777">
            <w:pPr>
              <w:rPr>
                <w:color w:val="EE0000"/>
              </w:rPr>
            </w:pPr>
            <w:r w:rsidRPr="7E660D2E">
              <w:rPr>
                <w:color w:val="EE0000"/>
              </w:rPr>
              <w:t>Reviewer</w:t>
            </w:r>
          </w:p>
        </w:tc>
        <w:tc>
          <w:tcPr>
            <w:tcW w:w="3120" w:type="dxa"/>
          </w:tcPr>
          <w:p w:rsidR="00CE7E91" w:rsidRDefault="00CE7E91" w14:paraId="3D70B821" w14:textId="77777777">
            <w:pPr>
              <w:rPr>
                <w:color w:val="EE0000"/>
              </w:rPr>
            </w:pPr>
            <w:r w:rsidRPr="7E660D2E">
              <w:rPr>
                <w:color w:val="EE0000"/>
              </w:rPr>
              <w:t>Approved? Date?</w:t>
            </w:r>
          </w:p>
        </w:tc>
        <w:tc>
          <w:tcPr>
            <w:tcW w:w="3120" w:type="dxa"/>
          </w:tcPr>
          <w:p w:rsidR="00CE7E91" w:rsidRDefault="00CE7E91" w14:paraId="28549093" w14:textId="77777777">
            <w:pPr>
              <w:rPr>
                <w:color w:val="EE0000"/>
              </w:rPr>
            </w:pPr>
            <w:r w:rsidRPr="7E660D2E">
              <w:rPr>
                <w:color w:val="EE0000"/>
              </w:rPr>
              <w:t>Additional comments if any</w:t>
            </w:r>
          </w:p>
        </w:tc>
      </w:tr>
      <w:tr w:rsidR="00AB2A6E" w14:paraId="5B762550" w14:textId="77777777">
        <w:trPr>
          <w:trHeight w:val="300"/>
        </w:trPr>
        <w:tc>
          <w:tcPr>
            <w:tcW w:w="3120" w:type="dxa"/>
          </w:tcPr>
          <w:p w:rsidR="00CE7E91" w:rsidRDefault="00CE7E91" w14:paraId="27B8646E" w14:textId="77777777">
            <w:pPr>
              <w:rPr>
                <w:color w:val="EE0000"/>
              </w:rPr>
            </w:pPr>
            <w:r w:rsidRPr="7E660D2E">
              <w:rPr>
                <w:color w:val="EE0000"/>
              </w:rPr>
              <w:t>Brian</w:t>
            </w:r>
          </w:p>
        </w:tc>
        <w:tc>
          <w:tcPr>
            <w:tcW w:w="3120" w:type="dxa"/>
          </w:tcPr>
          <w:p w:rsidR="00CE7E91" w:rsidRDefault="00CE7E91" w14:paraId="184ECE57" w14:textId="2913E329">
            <w:r>
              <w:t xml:space="preserve"> </w:t>
            </w:r>
            <w:r w:rsidR="4DE8338B">
              <w:t>Reviewed 2/23</w:t>
            </w:r>
          </w:p>
          <w:p w:rsidR="00CE7E91" w:rsidRDefault="16B518EC" w14:paraId="67F18AA1" w14:textId="55B19965">
            <w:r>
              <w:t xml:space="preserve">Approved </w:t>
            </w:r>
            <w:r w:rsidR="2F084DA5">
              <w:t>3/3/26</w:t>
            </w:r>
          </w:p>
        </w:tc>
        <w:tc>
          <w:tcPr>
            <w:tcW w:w="3120" w:type="dxa"/>
          </w:tcPr>
          <w:p w:rsidR="00CE7E91" w:rsidRDefault="4DE8338B" w14:paraId="386024F2" w14:textId="7EFA1DE4">
            <w:pPr>
              <w:rPr>
                <w:strike/>
                <w:color w:val="EE0000"/>
              </w:rPr>
            </w:pPr>
            <w:r w:rsidRPr="07910F1C">
              <w:rPr>
                <w:strike/>
                <w:color w:val="EE0000"/>
              </w:rPr>
              <w:t>Sent back with comments</w:t>
            </w:r>
          </w:p>
        </w:tc>
      </w:tr>
      <w:tr w:rsidR="00AB2A6E" w14:paraId="3E2BED03" w14:textId="77777777">
        <w:trPr>
          <w:trHeight w:val="300"/>
        </w:trPr>
        <w:tc>
          <w:tcPr>
            <w:tcW w:w="3120" w:type="dxa"/>
          </w:tcPr>
          <w:p w:rsidR="00CE7E91" w:rsidRDefault="00CE7E91" w14:paraId="5E826040" w14:textId="77777777">
            <w:pPr>
              <w:rPr>
                <w:color w:val="EE0000"/>
              </w:rPr>
            </w:pPr>
            <w:r w:rsidRPr="7E660D2E">
              <w:rPr>
                <w:color w:val="EE0000"/>
              </w:rPr>
              <w:t>Alex or Muneer</w:t>
            </w:r>
          </w:p>
        </w:tc>
        <w:tc>
          <w:tcPr>
            <w:tcW w:w="3120" w:type="dxa"/>
          </w:tcPr>
          <w:p w:rsidR="00CE7E91" w:rsidRDefault="09776E88" w14:paraId="4AB3708F" w14:textId="19D8599C">
            <w:pPr>
              <w:rPr>
                <w:color w:val="EE0000"/>
              </w:rPr>
            </w:pPr>
            <w:r w:rsidRPr="5A445111">
              <w:rPr>
                <w:color w:val="EE0000"/>
              </w:rPr>
              <w:t>Approved 9/3/26</w:t>
            </w:r>
          </w:p>
        </w:tc>
        <w:tc>
          <w:tcPr>
            <w:tcW w:w="3120" w:type="dxa"/>
          </w:tcPr>
          <w:p w:rsidR="00CE7E91" w:rsidRDefault="00CE7E91" w14:paraId="60F1FAB5" w14:textId="77777777">
            <w:pPr>
              <w:rPr>
                <w:color w:val="EE0000"/>
              </w:rPr>
            </w:pPr>
          </w:p>
        </w:tc>
      </w:tr>
      <w:tr w:rsidR="00AB2A6E" w14:paraId="0C36E484" w14:textId="77777777">
        <w:trPr>
          <w:trHeight w:val="300"/>
        </w:trPr>
        <w:tc>
          <w:tcPr>
            <w:tcW w:w="3120" w:type="dxa"/>
          </w:tcPr>
          <w:p w:rsidR="00CE7E91" w:rsidRDefault="00CE7E91" w14:paraId="36305E36" w14:textId="77777777">
            <w:pPr>
              <w:rPr>
                <w:color w:val="EE0000"/>
              </w:rPr>
            </w:pPr>
            <w:r w:rsidRPr="7E660D2E">
              <w:rPr>
                <w:color w:val="EE0000"/>
              </w:rPr>
              <w:t>Michelle</w:t>
            </w:r>
          </w:p>
        </w:tc>
        <w:tc>
          <w:tcPr>
            <w:tcW w:w="3120" w:type="dxa"/>
          </w:tcPr>
          <w:p w:rsidR="00CE7E91" w:rsidRDefault="009D5DAC" w14:paraId="789B1A73" w14:textId="338A2845">
            <w:pPr>
              <w:rPr>
                <w:color w:val="EE0000"/>
              </w:rPr>
            </w:pPr>
            <w:r>
              <w:rPr>
                <w:color w:val="EE0000"/>
              </w:rPr>
              <w:t>Approved 3/5/26</w:t>
            </w:r>
          </w:p>
        </w:tc>
        <w:tc>
          <w:tcPr>
            <w:tcW w:w="3120" w:type="dxa"/>
          </w:tcPr>
          <w:p w:rsidR="00CE7E91" w:rsidRDefault="009D5DAC" w14:paraId="7152B000" w14:textId="744F1D2D">
            <w:pPr>
              <w:rPr>
                <w:color w:val="EE0000"/>
              </w:rPr>
            </w:pPr>
            <w:r>
              <w:rPr>
                <w:color w:val="EE0000"/>
              </w:rPr>
              <w:t>Tracked changes</w:t>
            </w:r>
            <w:r w:rsidR="00A40009">
              <w:rPr>
                <w:color w:val="EE0000"/>
              </w:rPr>
              <w:t xml:space="preserve"> for approval</w:t>
            </w:r>
          </w:p>
        </w:tc>
      </w:tr>
    </w:tbl>
    <w:p w:rsidR="00CE7E91" w:rsidP="002C786C" w:rsidRDefault="00CE7E91" w14:paraId="0570D175" w14:textId="77777777"/>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1894"/>
        <w:gridCol w:w="4325"/>
        <w:gridCol w:w="3150"/>
      </w:tblGrid>
      <w:tr w:rsidR="005A5C4D" w:rsidTr="07910F1C" w14:paraId="4097A063" w14:textId="77777777">
        <w:trPr>
          <w:trHeight w:val="290"/>
        </w:trPr>
        <w:tc>
          <w:tcPr>
            <w:tcW w:w="1880" w:type="dxa"/>
            <w:shd w:val="clear" w:color="auto" w:fill="FFFFFF" w:themeFill="background1"/>
            <w:noWrap/>
            <w:vAlign w:val="bottom"/>
            <w:hideMark/>
          </w:tcPr>
          <w:p w:rsidR="00641CA7" w:rsidRDefault="00641CA7" w14:paraId="62E3DA17" w14:textId="77777777">
            <w:pPr>
              <w:rPr>
                <w:rFonts w:ascii="Aptos Narrow" w:hAnsi="Aptos Narrow"/>
                <w:color w:val="000000"/>
                <w:sz w:val="22"/>
                <w:szCs w:val="22"/>
              </w:rPr>
            </w:pPr>
            <w:r>
              <w:rPr>
                <w:rFonts w:ascii="Aptos Narrow" w:hAnsi="Aptos Narrow"/>
                <w:color w:val="000000"/>
                <w:sz w:val="22"/>
                <w:szCs w:val="22"/>
              </w:rPr>
              <w:t>Chapter Title</w:t>
            </w:r>
          </w:p>
        </w:tc>
        <w:tc>
          <w:tcPr>
            <w:tcW w:w="4325" w:type="dxa"/>
            <w:shd w:val="clear" w:color="auto" w:fill="FFFFFF" w:themeFill="background1"/>
            <w:noWrap/>
            <w:vAlign w:val="bottom"/>
            <w:hideMark/>
          </w:tcPr>
          <w:p w:rsidR="00641CA7" w:rsidRDefault="00641CA7" w14:paraId="5E9BB046" w14:textId="77777777">
            <w:pPr>
              <w:rPr>
                <w:rFonts w:ascii="Aptos Narrow" w:hAnsi="Aptos Narrow"/>
                <w:color w:val="000000"/>
                <w:sz w:val="22"/>
                <w:szCs w:val="22"/>
              </w:rPr>
            </w:pPr>
            <w:r>
              <w:rPr>
                <w:rFonts w:ascii="Aptos Narrow" w:hAnsi="Aptos Narrow"/>
                <w:color w:val="000000"/>
                <w:sz w:val="22"/>
                <w:szCs w:val="22"/>
              </w:rPr>
              <w:t>Voice Over</w:t>
            </w:r>
          </w:p>
        </w:tc>
        <w:tc>
          <w:tcPr>
            <w:tcW w:w="3150" w:type="dxa"/>
            <w:shd w:val="clear" w:color="auto" w:fill="FFFFFF" w:themeFill="background1"/>
            <w:noWrap/>
            <w:vAlign w:val="bottom"/>
            <w:hideMark/>
          </w:tcPr>
          <w:p w:rsidR="00641CA7" w:rsidRDefault="00641CA7" w14:paraId="15C6556F" w14:textId="77777777">
            <w:pPr>
              <w:rPr>
                <w:rFonts w:ascii="Aptos Narrow" w:hAnsi="Aptos Narrow"/>
                <w:color w:val="000000"/>
                <w:sz w:val="22"/>
                <w:szCs w:val="22"/>
              </w:rPr>
            </w:pPr>
            <w:r w:rsidRPr="4C2F6D94">
              <w:rPr>
                <w:rFonts w:ascii="Aptos Narrow" w:hAnsi="Aptos Narrow"/>
                <w:color w:val="000000" w:themeColor="text1"/>
                <w:sz w:val="22"/>
                <w:szCs w:val="22"/>
              </w:rPr>
              <w:t>Visuals</w:t>
            </w:r>
          </w:p>
        </w:tc>
      </w:tr>
      <w:tr w:rsidR="00570722" w:rsidTr="07910F1C" w14:paraId="7A86AA44" w14:textId="77777777">
        <w:trPr>
          <w:trHeight w:val="290"/>
        </w:trPr>
        <w:tc>
          <w:tcPr>
            <w:tcW w:w="1880" w:type="dxa"/>
            <w:shd w:val="clear" w:color="auto" w:fill="FFFFFF" w:themeFill="background1"/>
            <w:noWrap/>
            <w:vAlign w:val="bottom"/>
            <w:hideMark/>
          </w:tcPr>
          <w:p w:rsidR="00081271" w:rsidP="00081271" w:rsidRDefault="00081271" w14:paraId="13F0BE6C" w14:textId="77777777">
            <w:pPr>
              <w:rPr>
                <w:rFonts w:ascii="Aptos Narrow" w:hAnsi="Aptos Narrow"/>
                <w:color w:val="000000"/>
                <w:sz w:val="22"/>
                <w:szCs w:val="22"/>
              </w:rPr>
            </w:pPr>
            <w:r>
              <w:rPr>
                <w:rFonts w:ascii="Aptos Narrow" w:hAnsi="Aptos Narrow"/>
                <w:color w:val="000000"/>
                <w:sz w:val="22"/>
                <w:szCs w:val="22"/>
              </w:rPr>
              <w:t>Intro</w:t>
            </w:r>
          </w:p>
        </w:tc>
        <w:tc>
          <w:tcPr>
            <w:tcW w:w="4325" w:type="dxa"/>
            <w:shd w:val="clear" w:color="auto" w:fill="FFFFFF" w:themeFill="background1"/>
            <w:noWrap/>
            <w:vAlign w:val="bottom"/>
            <w:hideMark/>
          </w:tcPr>
          <w:p w:rsidR="00A75346" w:rsidP="00081271" w:rsidRDefault="00081271" w14:paraId="0F1B603B" w14:textId="053FB3B0">
            <w:pPr>
              <w:rPr>
                <w:rFonts w:ascii="Aptos Narrow" w:hAnsi="Aptos Narrow"/>
                <w:color w:val="000000" w:themeColor="text1"/>
                <w:sz w:val="22"/>
                <w:szCs w:val="22"/>
              </w:rPr>
            </w:pPr>
            <w:commentRangeStart w:id="468"/>
            <w:r w:rsidRPr="07910F1C">
              <w:rPr>
                <w:rFonts w:ascii="Aptos Narrow" w:hAnsi="Aptos Narrow"/>
                <w:color w:val="000000" w:themeColor="text1"/>
                <w:sz w:val="22"/>
                <w:szCs w:val="22"/>
              </w:rPr>
              <w:t xml:space="preserve">Welcome to this lesson on vector storage in OpenSearch. </w:t>
            </w:r>
            <w:del w:author="Yancey, Michelle" w:date="2026-03-05T16:56:00Z" w16du:dateUtc="2026-03-05T21:56:00Z" w:id="469">
              <w:commentRangeEnd w:id="468"/>
              <w:r w:rsidDel="0065194B">
                <w:rPr>
                  <w:rStyle w:val="CommentReference"/>
                  <w:rFonts w:ascii="Aptos Narrow" w:hAnsi="Aptos Narrow"/>
                  <w:color w:val="000000" w:themeColor="text1"/>
                  <w:sz w:val="22"/>
                  <w:szCs w:val="22"/>
                </w:rPr>
                <w:commentReference w:id="468"/>
              </w:r>
            </w:del>
          </w:p>
          <w:p w:rsidR="00A75346" w:rsidP="00081271" w:rsidRDefault="00A75346" w14:paraId="62E5BDF4" w14:textId="77777777">
            <w:pPr>
              <w:rPr>
                <w:rFonts w:ascii="Aptos Narrow" w:hAnsi="Aptos Narrow"/>
                <w:color w:val="000000" w:themeColor="text1"/>
                <w:sz w:val="22"/>
                <w:szCs w:val="22"/>
              </w:rPr>
            </w:pPr>
          </w:p>
          <w:p w:rsidR="00A75346" w:rsidP="00081271" w:rsidRDefault="00A75346" w14:paraId="188DDDCA" w14:textId="689EF5F7">
            <w:pPr>
              <w:rPr>
                <w:rFonts w:ascii="Aptos Narrow" w:hAnsi="Aptos Narrow"/>
                <w:color w:val="000000" w:themeColor="text1"/>
                <w:sz w:val="22"/>
                <w:szCs w:val="22"/>
              </w:rPr>
            </w:pPr>
            <w:r w:rsidRPr="00A75346">
              <w:rPr>
                <w:rFonts w:ascii="Aptos Narrow" w:hAnsi="Aptos Narrow"/>
                <w:color w:val="000000" w:themeColor="text1"/>
                <w:sz w:val="22"/>
                <w:szCs w:val="22"/>
              </w:rPr>
              <w:t>Building AI-powered search</w:t>
            </w:r>
            <w:r w:rsidR="00422894">
              <w:rPr>
                <w:rFonts w:ascii="Aptos Narrow" w:hAnsi="Aptos Narrow"/>
                <w:color w:val="000000" w:themeColor="text1"/>
                <w:sz w:val="22"/>
                <w:szCs w:val="22"/>
              </w:rPr>
              <w:t>, RAG systems or recommendation engines</w:t>
            </w:r>
            <w:r w:rsidR="008B1DFC">
              <w:rPr>
                <w:rFonts w:ascii="Aptos Narrow" w:hAnsi="Aptos Narrow"/>
                <w:color w:val="000000" w:themeColor="text1"/>
                <w:sz w:val="22"/>
                <w:szCs w:val="22"/>
              </w:rPr>
              <w:t xml:space="preserve"> </w:t>
            </w:r>
            <w:r w:rsidRPr="00A75346">
              <w:rPr>
                <w:rFonts w:ascii="Aptos Narrow" w:hAnsi="Aptos Narrow"/>
                <w:color w:val="000000" w:themeColor="text1"/>
                <w:sz w:val="22"/>
                <w:szCs w:val="22"/>
              </w:rPr>
              <w:t>means dealing with vectors, and vectors are a whole different ballgame compared to standard text. Today, we look at how to size your shards and design your indexes to handle them. We will use our running bookstore example to keep things practical.</w:t>
            </w:r>
          </w:p>
          <w:p w:rsidR="00A75346" w:rsidP="00081271" w:rsidRDefault="00A75346" w14:paraId="6834D4FB" w14:textId="098A8473">
            <w:pPr>
              <w:rPr>
                <w:rFonts w:ascii="Aptos Narrow" w:hAnsi="Aptos Narrow"/>
                <w:color w:val="000000"/>
                <w:sz w:val="22"/>
                <w:szCs w:val="22"/>
              </w:rPr>
            </w:pPr>
          </w:p>
        </w:tc>
        <w:tc>
          <w:tcPr>
            <w:tcW w:w="3150" w:type="dxa"/>
            <w:shd w:val="clear" w:color="auto" w:fill="FFFFFF" w:themeFill="background1"/>
            <w:vAlign w:val="bottom"/>
          </w:tcPr>
          <w:p w:rsidR="00081271" w:rsidP="00081271" w:rsidRDefault="00081271" w14:paraId="67057DCB" w14:textId="2C9FBD76">
            <w:pPr>
              <w:rPr>
                <w:rFonts w:ascii="Aptos Narrow" w:hAnsi="Aptos Narrow"/>
                <w:color w:val="000000"/>
                <w:sz w:val="22"/>
                <w:szCs w:val="22"/>
              </w:rPr>
            </w:pPr>
            <w:r>
              <w:rPr>
                <w:rFonts w:ascii="Aptos Narrow" w:hAnsi="Aptos Narrow"/>
                <w:color w:val="000000"/>
                <w:sz w:val="22"/>
                <w:szCs w:val="22"/>
              </w:rPr>
              <w:t>Title card with vector/embedding visualization, transitioning to lesson objectives list. Bookstore logo appears in corner.</w:t>
            </w:r>
          </w:p>
        </w:tc>
      </w:tr>
      <w:tr w:rsidR="00212321" w:rsidTr="07910F1C" w14:paraId="4AB215A4" w14:textId="77777777">
        <w:trPr>
          <w:trHeight w:val="290"/>
        </w:trPr>
        <w:tc>
          <w:tcPr>
            <w:tcW w:w="1880" w:type="dxa"/>
            <w:shd w:val="clear" w:color="auto" w:fill="FFFFFF" w:themeFill="background1"/>
            <w:noWrap/>
            <w:vAlign w:val="bottom"/>
            <w:hideMark/>
          </w:tcPr>
          <w:p w:rsidR="00081271" w:rsidP="00081271" w:rsidRDefault="00081271" w14:paraId="1B3EFC6D" w14:textId="77777777">
            <w:pPr>
              <w:rPr>
                <w:rFonts w:ascii="Aptos Narrow" w:hAnsi="Aptos Narrow"/>
                <w:color w:val="000000"/>
                <w:sz w:val="22"/>
                <w:szCs w:val="22"/>
              </w:rPr>
            </w:pPr>
            <w:r>
              <w:rPr>
                <w:rFonts w:ascii="Aptos Narrow" w:hAnsi="Aptos Narrow"/>
                <w:color w:val="000000"/>
                <w:sz w:val="22"/>
                <w:szCs w:val="22"/>
              </w:rPr>
              <w:t>What's Different About Storing Vectors</w:t>
            </w:r>
          </w:p>
        </w:tc>
        <w:tc>
          <w:tcPr>
            <w:tcW w:w="4325" w:type="dxa"/>
            <w:shd w:val="clear" w:color="auto" w:fill="FFFFFF" w:themeFill="background1"/>
            <w:noWrap/>
            <w:vAlign w:val="bottom"/>
            <w:hideMark/>
          </w:tcPr>
          <w:p w:rsidR="005476FD" w:rsidP="00081271" w:rsidRDefault="00081271" w14:paraId="5041ED6C" w14:textId="17EFDCDC">
            <w:pPr>
              <w:rPr>
                <w:rFonts w:ascii="Aptos Narrow" w:hAnsi="Aptos Narrow"/>
                <w:color w:val="000000" w:themeColor="text1"/>
                <w:sz w:val="22"/>
                <w:szCs w:val="22"/>
              </w:rPr>
            </w:pPr>
            <w:r w:rsidRPr="682CCCB9">
              <w:rPr>
                <w:rFonts w:ascii="Aptos Narrow" w:hAnsi="Aptos Narrow"/>
                <w:color w:val="000000" w:themeColor="text1"/>
                <w:sz w:val="22"/>
                <w:szCs w:val="22"/>
              </w:rPr>
              <w:t xml:space="preserve">Let's start with what makes vectors fundamentally different from traditional search data. </w:t>
            </w:r>
          </w:p>
          <w:p w:rsidR="005476FD" w:rsidP="00081271" w:rsidRDefault="005476FD" w14:paraId="0A4F4094" w14:textId="77777777">
            <w:pPr>
              <w:rPr>
                <w:rFonts w:ascii="Aptos Narrow" w:hAnsi="Aptos Narrow"/>
                <w:color w:val="000000" w:themeColor="text1"/>
                <w:sz w:val="22"/>
                <w:szCs w:val="22"/>
              </w:rPr>
            </w:pPr>
          </w:p>
          <w:p w:rsidR="005476FD" w:rsidP="00081271" w:rsidRDefault="00081271" w14:paraId="44EA93D7" w14:textId="77E69847">
            <w:pPr>
              <w:rPr>
                <w:rFonts w:ascii="Aptos Narrow" w:hAnsi="Aptos Narrow"/>
                <w:color w:val="000000" w:themeColor="text1"/>
                <w:sz w:val="22"/>
                <w:szCs w:val="22"/>
              </w:rPr>
            </w:pPr>
            <w:r w:rsidRPr="682CCCB9">
              <w:rPr>
                <w:rFonts w:ascii="Aptos Narrow" w:hAnsi="Aptos Narrow"/>
                <w:color w:val="000000" w:themeColor="text1"/>
                <w:sz w:val="22"/>
                <w:szCs w:val="22"/>
              </w:rPr>
              <w:t>When you store a book's title, OpenSearch creates an inverted index</w:t>
            </w:r>
            <w:r w:rsidR="009D5E95">
              <w:rPr>
                <w:rFonts w:ascii="Aptos Narrow" w:hAnsi="Aptos Narrow"/>
                <w:color w:val="000000" w:themeColor="text1"/>
                <w:sz w:val="22"/>
                <w:szCs w:val="22"/>
              </w:rPr>
              <w:t xml:space="preserve">, which is </w:t>
            </w:r>
            <w:commentRangeStart w:id="471"/>
            <w:r w:rsidRPr="682CCCB9">
              <w:rPr>
                <w:rFonts w:ascii="Aptos Narrow" w:hAnsi="Aptos Narrow"/>
                <w:color w:val="000000" w:themeColor="text1"/>
                <w:sz w:val="22"/>
                <w:szCs w:val="22"/>
              </w:rPr>
              <w:t xml:space="preserve">a </w:t>
            </w:r>
            <w:commentRangeEnd w:id="471"/>
            <w:r w:rsidRPr="682CCCB9" w:rsidR="005A3254">
              <w:rPr>
                <w:rStyle w:val="CommentReference"/>
                <w:rFonts w:ascii="Aptos Narrow" w:hAnsi="Aptos Narrow"/>
                <w:color w:val="000000" w:themeColor="text1"/>
                <w:sz w:val="22"/>
                <w:szCs w:val="22"/>
              </w:rPr>
              <w:commentReference w:id="471"/>
            </w:r>
            <w:r w:rsidRPr="682CCCB9">
              <w:rPr>
                <w:rFonts w:ascii="Aptos Narrow" w:hAnsi="Aptos Narrow"/>
                <w:color w:val="000000" w:themeColor="text1"/>
                <w:sz w:val="22"/>
                <w:szCs w:val="22"/>
              </w:rPr>
              <w:t xml:space="preserve">compact lookup table mapping terms to documents. </w:t>
            </w:r>
            <w:r w:rsidRPr="00502CDD" w:rsidR="00502CDD">
              <w:rPr>
                <w:rFonts w:ascii="Aptos Narrow" w:hAnsi="Aptos Narrow"/>
                <w:color w:val="000000" w:themeColor="text1"/>
                <w:sz w:val="22"/>
                <w:szCs w:val="22"/>
              </w:rPr>
              <w:t>But when you store a book's semantic embedding, you're storing a massive list of numbers—768 or more floating-point numbers. For a 768-dimension vector, that’s 3KB per book. Our 500,000-book catalog needs 1.5GB of raw vector storage before we even add any index overhead.</w:t>
            </w:r>
          </w:p>
          <w:p w:rsidR="00502CDD" w:rsidP="00081271" w:rsidRDefault="00502CDD" w14:paraId="31D5164A" w14:textId="77777777">
            <w:pPr>
              <w:rPr>
                <w:rFonts w:ascii="Aptos Narrow" w:hAnsi="Aptos Narrow"/>
                <w:color w:val="000000" w:themeColor="text1"/>
                <w:sz w:val="22"/>
                <w:szCs w:val="22"/>
              </w:rPr>
            </w:pPr>
          </w:p>
          <w:p w:rsidR="008E593D" w:rsidP="00081271" w:rsidRDefault="00081271" w14:paraId="22C27230" w14:textId="77777777">
            <w:pPr>
              <w:rPr>
                <w:rFonts w:ascii="Aptos Narrow" w:hAnsi="Aptos Narrow"/>
                <w:color w:val="000000" w:themeColor="text1"/>
                <w:sz w:val="22"/>
                <w:szCs w:val="22"/>
              </w:rPr>
            </w:pPr>
            <w:commentRangeStart w:id="473"/>
            <w:r w:rsidRPr="682CCCB9">
              <w:rPr>
                <w:rFonts w:ascii="Aptos Narrow" w:hAnsi="Aptos Narrow"/>
                <w:color w:val="000000" w:themeColor="text1"/>
                <w:sz w:val="22"/>
                <w:szCs w:val="22"/>
              </w:rPr>
              <w:t>Let's look at the difference</w:t>
            </w:r>
            <w:r w:rsidRPr="07910F1C" w:rsidR="6CCC9DC3">
              <w:rPr>
                <w:rFonts w:ascii="Aptos Narrow" w:hAnsi="Aptos Narrow"/>
                <w:color w:val="000000" w:themeColor="text1"/>
                <w:sz w:val="22"/>
                <w:szCs w:val="22"/>
              </w:rPr>
              <w:t xml:space="preserve"> in index mappings</w:t>
            </w:r>
            <w:r w:rsidRPr="07910F1C" w:rsidR="0A87026A">
              <w:rPr>
                <w:rFonts w:ascii="Aptos Narrow" w:hAnsi="Aptos Narrow"/>
                <w:color w:val="000000" w:themeColor="text1"/>
                <w:sz w:val="22"/>
                <w:szCs w:val="22"/>
              </w:rPr>
              <w:t>.</w:t>
            </w:r>
            <w:commentRangeEnd w:id="473"/>
            <w:r w:rsidRPr="682CCCB9">
              <w:rPr>
                <w:rStyle w:val="CommentReference"/>
                <w:rFonts w:ascii="Aptos Narrow" w:hAnsi="Aptos Narrow"/>
                <w:color w:val="000000" w:themeColor="text1"/>
                <w:sz w:val="22"/>
                <w:szCs w:val="22"/>
              </w:rPr>
              <w:commentReference w:id="473"/>
            </w:r>
            <w:r w:rsidRPr="682CCCB9">
              <w:rPr>
                <w:rFonts w:ascii="Aptos Narrow" w:hAnsi="Aptos Narrow"/>
                <w:color w:val="000000" w:themeColor="text1"/>
                <w:sz w:val="22"/>
                <w:szCs w:val="22"/>
              </w:rPr>
              <w:t xml:space="preserve"> Here's our traditional books index mapping. The title and description fields create compact inverted indexes. Now compare that to our book-embeddings index. That single knn_vector field with 768 dimensions will consume far more memory than all the text fields combined. </w:t>
            </w:r>
          </w:p>
          <w:p w:rsidR="008E593D" w:rsidP="00081271" w:rsidRDefault="008E593D" w14:paraId="1F7112B5" w14:textId="77777777">
            <w:pPr>
              <w:rPr>
                <w:rFonts w:ascii="Aptos Narrow" w:hAnsi="Aptos Narrow"/>
                <w:color w:val="000000" w:themeColor="text1"/>
                <w:sz w:val="22"/>
                <w:szCs w:val="22"/>
              </w:rPr>
            </w:pPr>
          </w:p>
          <w:p w:rsidR="00F11A0B" w:rsidP="00081271" w:rsidRDefault="00081271" w14:paraId="19918C47" w14:textId="2F2095E5">
            <w:pPr>
              <w:rPr>
                <w:rFonts w:ascii="Aptos Narrow" w:hAnsi="Aptos Narrow"/>
                <w:color w:val="000000" w:themeColor="text1"/>
                <w:sz w:val="22"/>
                <w:szCs w:val="22"/>
              </w:rPr>
            </w:pPr>
            <w:r w:rsidRPr="682CCCB9">
              <w:rPr>
                <w:rFonts w:ascii="Aptos Narrow" w:hAnsi="Aptos Narrow"/>
                <w:color w:val="000000" w:themeColor="text1"/>
                <w:sz w:val="22"/>
                <w:szCs w:val="22"/>
              </w:rPr>
              <w:t xml:space="preserve">But </w:t>
            </w:r>
            <w:r w:rsidR="000129EA">
              <w:rPr>
                <w:rFonts w:ascii="Aptos Narrow" w:hAnsi="Aptos Narrow"/>
                <w:color w:val="000000" w:themeColor="text1"/>
                <w:sz w:val="22"/>
                <w:szCs w:val="22"/>
              </w:rPr>
              <w:t xml:space="preserve">it’s not just about </w:t>
            </w:r>
            <w:r w:rsidRPr="682CCCB9">
              <w:rPr>
                <w:rFonts w:ascii="Aptos Narrow" w:hAnsi="Aptos Narrow"/>
                <w:color w:val="000000" w:themeColor="text1"/>
                <w:sz w:val="22"/>
                <w:szCs w:val="22"/>
              </w:rPr>
              <w:t>storage size</w:t>
            </w:r>
            <w:r w:rsidR="000129EA">
              <w:rPr>
                <w:rFonts w:ascii="Aptos Narrow" w:hAnsi="Aptos Narrow"/>
                <w:color w:val="000000" w:themeColor="text1"/>
                <w:sz w:val="22"/>
                <w:szCs w:val="22"/>
              </w:rPr>
              <w:t>.</w:t>
            </w:r>
            <w:r w:rsidRPr="682CCCB9">
              <w:rPr>
                <w:rFonts w:ascii="Aptos Narrow" w:hAnsi="Aptos Narrow"/>
                <w:color w:val="000000" w:themeColor="text1"/>
                <w:sz w:val="22"/>
                <w:szCs w:val="22"/>
              </w:rPr>
              <w:t xml:space="preserve"> To make vector search fast, OpenSearch builds an HNSW graph</w:t>
            </w:r>
            <w:r w:rsidR="00184EC2">
              <w:rPr>
                <w:rFonts w:ascii="Aptos Narrow" w:hAnsi="Aptos Narrow"/>
                <w:color w:val="000000" w:themeColor="text1"/>
                <w:sz w:val="22"/>
                <w:szCs w:val="22"/>
              </w:rPr>
              <w:t xml:space="preserve">. </w:t>
            </w:r>
            <w:r w:rsidRPr="00694386" w:rsidR="00694386">
              <w:rPr>
                <w:rFonts w:ascii="Aptos Narrow" w:hAnsi="Aptos Narrow"/>
                <w:color w:val="000000" w:themeColor="text1"/>
                <w:sz w:val="22"/>
                <w:szCs w:val="22"/>
              </w:rPr>
              <w:t>Think of it as a high-speed map connecting similar book vectors. The catch? This entire map has to live in your system's memory. Unlike regular text indexes, vector indexes are memory hogs by design.</w:t>
            </w:r>
          </w:p>
          <w:p w:rsidR="00081271" w:rsidP="00081271" w:rsidRDefault="00081271" w14:paraId="2BA2D4E3" w14:textId="0FEDD348">
            <w:pPr>
              <w:rPr>
                <w:rFonts w:ascii="Aptos Narrow" w:hAnsi="Aptos Narrow"/>
                <w:color w:val="000000"/>
                <w:sz w:val="22"/>
                <w:szCs w:val="22"/>
              </w:rPr>
            </w:pPr>
          </w:p>
        </w:tc>
        <w:tc>
          <w:tcPr>
            <w:tcW w:w="3150" w:type="dxa"/>
            <w:shd w:val="clear" w:color="auto" w:fill="FFFFFF" w:themeFill="background1"/>
            <w:noWrap/>
            <w:vAlign w:val="bottom"/>
            <w:hideMark/>
          </w:tcPr>
          <w:p w:rsidR="00081271" w:rsidP="00081271" w:rsidRDefault="00081271" w14:paraId="20CDD7AB" w14:textId="31CF1952">
            <w:pPr>
              <w:rPr>
                <w:rFonts w:ascii="Aptos Narrow" w:hAnsi="Aptos Narrow"/>
                <w:color w:val="000000"/>
                <w:sz w:val="22"/>
                <w:szCs w:val="22"/>
              </w:rPr>
            </w:pPr>
            <w:r>
              <w:rPr>
                <w:rFonts w:ascii="Aptos Narrow" w:hAnsi="Aptos Narrow"/>
                <w:color w:val="000000"/>
                <w:sz w:val="22"/>
                <w:szCs w:val="22"/>
              </w:rPr>
              <w:t>- Side-b</w:t>
            </w:r>
            <w:r w:rsidR="00A04448">
              <w:rPr>
                <w:rFonts w:ascii="Aptos Narrow" w:hAnsi="Aptos Narrow"/>
                <w:color w:val="000000"/>
                <w:sz w:val="22"/>
                <w:szCs w:val="22"/>
              </w:rPr>
              <w:t>y</w:t>
            </w:r>
            <w:r>
              <w:rPr>
                <w:rFonts w:ascii="Aptos Narrow" w:hAnsi="Aptos Narrow"/>
                <w:color w:val="000000"/>
                <w:sz w:val="22"/>
                <w:szCs w:val="22"/>
              </w:rPr>
              <w:t>-side: Inverted index (compact tree) vs. Vector storage (dense matrix) - Animation: Single book expanding to show 768 floating point numbers - HNSW graph visualization with book covers as nodes - Memory comparison bar chart</w:t>
            </w:r>
          </w:p>
        </w:tc>
      </w:tr>
      <w:tr w:rsidR="00212321" w:rsidTr="07910F1C" w14:paraId="620E7030" w14:textId="77777777">
        <w:trPr>
          <w:trHeight w:val="290"/>
        </w:trPr>
        <w:tc>
          <w:tcPr>
            <w:tcW w:w="1880" w:type="dxa"/>
            <w:shd w:val="clear" w:color="auto" w:fill="FFFFFF" w:themeFill="background1"/>
            <w:noWrap/>
            <w:vAlign w:val="bottom"/>
            <w:hideMark/>
          </w:tcPr>
          <w:p w:rsidR="00081271" w:rsidP="00081271" w:rsidRDefault="00081271" w14:paraId="2CF51A55" w14:textId="13B3B5EC">
            <w:pPr>
              <w:rPr>
                <w:rFonts w:ascii="Aptos Narrow" w:hAnsi="Aptos Narrow"/>
                <w:color w:val="000000"/>
                <w:sz w:val="22"/>
                <w:szCs w:val="22"/>
              </w:rPr>
            </w:pPr>
            <w:commentRangeStart w:id="475"/>
            <w:r>
              <w:rPr>
                <w:rFonts w:ascii="Aptos Narrow" w:hAnsi="Aptos Narrow"/>
                <w:color w:val="000000"/>
                <w:sz w:val="22"/>
                <w:szCs w:val="22"/>
              </w:rPr>
              <w:t xml:space="preserve">Why </w:t>
            </w:r>
            <w:r w:rsidR="00B01A87">
              <w:rPr>
                <w:rFonts w:ascii="Aptos Narrow" w:hAnsi="Aptos Narrow"/>
                <w:color w:val="000000"/>
                <w:sz w:val="22"/>
                <w:szCs w:val="22"/>
              </w:rPr>
              <w:t>Index Design</w:t>
            </w:r>
            <w:r>
              <w:rPr>
                <w:rFonts w:ascii="Aptos Narrow" w:hAnsi="Aptos Narrow"/>
                <w:color w:val="000000"/>
                <w:sz w:val="22"/>
                <w:szCs w:val="22"/>
              </w:rPr>
              <w:t xml:space="preserve"> Matters in Sharding</w:t>
            </w:r>
            <w:commentRangeEnd w:id="475"/>
            <w:r w:rsidR="005A3254">
              <w:rPr>
                <w:rStyle w:val="CommentReference"/>
                <w:rFonts w:ascii="Aptos Narrow" w:hAnsi="Aptos Narrow"/>
                <w:color w:val="000000"/>
                <w:sz w:val="22"/>
                <w:szCs w:val="22"/>
              </w:rPr>
              <w:commentReference w:id="475"/>
            </w:r>
          </w:p>
        </w:tc>
        <w:tc>
          <w:tcPr>
            <w:tcW w:w="4325" w:type="dxa"/>
            <w:shd w:val="clear" w:color="auto" w:fill="FFFFFF" w:themeFill="background1"/>
            <w:noWrap/>
            <w:vAlign w:val="bottom"/>
            <w:hideMark/>
          </w:tcPr>
          <w:p w:rsidR="002718C2" w:rsidRDefault="0082775E" w14:paraId="48C1D1B3" w14:textId="609A7DAA">
            <w:pPr>
              <w:rPr>
                <w:rFonts w:ascii="Aptos Narrow" w:hAnsi="Aptos Narrow"/>
                <w:color w:val="000000" w:themeColor="text1"/>
                <w:sz w:val="22"/>
                <w:szCs w:val="22"/>
              </w:rPr>
            </w:pPr>
            <w:r>
              <w:rPr>
                <w:rFonts w:ascii="Aptos Narrow" w:hAnsi="Aptos Narrow"/>
                <w:color w:val="000000" w:themeColor="text1"/>
                <w:sz w:val="22"/>
                <w:szCs w:val="22"/>
              </w:rPr>
              <w:t>Because vectors live in RAM, your shar</w:t>
            </w:r>
            <w:r w:rsidR="00E011AA">
              <w:rPr>
                <w:rFonts w:ascii="Aptos Narrow" w:hAnsi="Aptos Narrow"/>
                <w:color w:val="000000" w:themeColor="text1"/>
                <w:sz w:val="22"/>
                <w:szCs w:val="22"/>
              </w:rPr>
              <w:t>d</w:t>
            </w:r>
            <w:r>
              <w:rPr>
                <w:rFonts w:ascii="Aptos Narrow" w:hAnsi="Aptos Narrow"/>
                <w:color w:val="000000" w:themeColor="text1"/>
                <w:sz w:val="22"/>
                <w:szCs w:val="22"/>
              </w:rPr>
              <w:t>ing st</w:t>
            </w:r>
            <w:r w:rsidR="002718C2">
              <w:rPr>
                <w:rFonts w:ascii="Aptos Narrow" w:hAnsi="Aptos Narrow"/>
                <w:color w:val="000000" w:themeColor="text1"/>
                <w:sz w:val="22"/>
                <w:szCs w:val="22"/>
              </w:rPr>
              <w:t xml:space="preserve">rategy has to change. </w:t>
            </w:r>
            <w:r w:rsidRPr="11ED247F" w:rsidR="00D8663C">
              <w:rPr>
                <w:rFonts w:ascii="Aptos Narrow" w:hAnsi="Aptos Narrow"/>
                <w:color w:val="000000" w:themeColor="text1"/>
                <w:sz w:val="22"/>
                <w:szCs w:val="22"/>
              </w:rPr>
              <w:t>Remember our 10-50GB shard sizing guideline</w:t>
            </w:r>
            <w:r w:rsidR="00D8663C">
              <w:rPr>
                <w:rFonts w:ascii="Aptos Narrow" w:hAnsi="Aptos Narrow"/>
                <w:color w:val="000000" w:themeColor="text1"/>
                <w:sz w:val="22"/>
                <w:szCs w:val="22"/>
              </w:rPr>
              <w:t xml:space="preserve"> from earlier</w:t>
            </w:r>
            <w:r w:rsidRPr="11ED247F" w:rsidR="00D8663C">
              <w:rPr>
                <w:rFonts w:ascii="Aptos Narrow" w:hAnsi="Aptos Narrow"/>
                <w:color w:val="000000" w:themeColor="text1"/>
                <w:sz w:val="22"/>
                <w:szCs w:val="22"/>
              </w:rPr>
              <w:t xml:space="preserve">? </w:t>
            </w:r>
            <w:r w:rsidR="00D8663C">
              <w:rPr>
                <w:rFonts w:ascii="Aptos Narrow" w:hAnsi="Aptos Narrow"/>
                <w:color w:val="000000" w:themeColor="text1"/>
                <w:sz w:val="22"/>
                <w:szCs w:val="22"/>
              </w:rPr>
              <w:t xml:space="preserve"> For vector indexes, y</w:t>
            </w:r>
            <w:r w:rsidR="002718C2">
              <w:rPr>
                <w:rFonts w:ascii="Aptos Narrow" w:hAnsi="Aptos Narrow"/>
                <w:color w:val="000000" w:themeColor="text1"/>
                <w:sz w:val="22"/>
                <w:szCs w:val="22"/>
              </w:rPr>
              <w:t xml:space="preserve">ou need to plan for memory, not just disk space. </w:t>
            </w:r>
          </w:p>
          <w:p w:rsidR="002718C2" w:rsidRDefault="002718C2" w14:paraId="7F4D330C" w14:textId="77777777">
            <w:pPr>
              <w:rPr>
                <w:rFonts w:ascii="Aptos Narrow" w:hAnsi="Aptos Narrow"/>
                <w:color w:val="000000" w:themeColor="text1"/>
                <w:sz w:val="22"/>
                <w:szCs w:val="22"/>
              </w:rPr>
            </w:pPr>
          </w:p>
          <w:p w:rsidR="00406FED" w:rsidRDefault="00406FED" w14:paraId="3D07EDB5" w14:textId="77777777">
            <w:pPr>
              <w:rPr>
                <w:rFonts w:ascii="Aptos Narrow" w:hAnsi="Aptos Narrow"/>
                <w:color w:val="000000" w:themeColor="text1"/>
                <w:sz w:val="22"/>
                <w:szCs w:val="22"/>
              </w:rPr>
            </w:pPr>
            <w:commentRangeStart w:id="477"/>
          </w:p>
          <w:p w:rsidR="00187B13" w:rsidRDefault="001E2880" w14:paraId="6BEE8715" w14:textId="314EF675">
            <w:pPr>
              <w:rPr>
                <w:rFonts w:ascii="Aptos Narrow" w:hAnsi="Aptos Narrow"/>
                <w:color w:val="000000" w:themeColor="text1"/>
                <w:sz w:val="22"/>
                <w:szCs w:val="22"/>
              </w:rPr>
            </w:pPr>
            <w:r>
              <w:rPr>
                <w:rFonts w:ascii="Aptos Narrow" w:hAnsi="Aptos Narrow"/>
                <w:color w:val="000000" w:themeColor="text1"/>
                <w:sz w:val="22"/>
                <w:szCs w:val="22"/>
              </w:rPr>
              <w:t>Now l</w:t>
            </w:r>
            <w:r w:rsidRPr="07910F1C" w:rsidR="0A87026A">
              <w:rPr>
                <w:rFonts w:ascii="Aptos Narrow" w:hAnsi="Aptos Narrow"/>
                <w:color w:val="000000" w:themeColor="text1"/>
                <w:sz w:val="22"/>
                <w:szCs w:val="22"/>
              </w:rPr>
              <w:t>et's</w:t>
            </w:r>
            <w:r w:rsidRPr="11ED247F" w:rsidR="1B288DA0">
              <w:rPr>
                <w:rFonts w:ascii="Aptos Narrow" w:hAnsi="Aptos Narrow"/>
                <w:color w:val="000000" w:themeColor="text1"/>
                <w:sz w:val="22"/>
                <w:szCs w:val="22"/>
              </w:rPr>
              <w:t xml:space="preserve"> do the math for our bookstore. 500,000 books times 768 dimensions times 4 bytes equals about 1.5GB of raw vector data. Add 50% overhead for the HNSW graph structure, and we're at roughly 2.25GB. That fits comfortably in memory with a single shard. But what </w:t>
            </w:r>
            <w:r w:rsidR="00807865">
              <w:rPr>
                <w:rFonts w:ascii="Aptos Narrow" w:hAnsi="Aptos Narrow"/>
                <w:color w:val="000000" w:themeColor="text1"/>
                <w:sz w:val="22"/>
                <w:szCs w:val="22"/>
              </w:rPr>
              <w:t>happe</w:t>
            </w:r>
            <w:r w:rsidR="002C3AE0">
              <w:rPr>
                <w:rFonts w:ascii="Aptos Narrow" w:hAnsi="Aptos Narrow"/>
                <w:color w:val="000000" w:themeColor="text1"/>
                <w:sz w:val="22"/>
                <w:szCs w:val="22"/>
              </w:rPr>
              <w:t>ns i</w:t>
            </w:r>
            <w:r w:rsidR="001D04D5">
              <w:rPr>
                <w:rFonts w:ascii="Aptos Narrow" w:hAnsi="Aptos Narrow"/>
                <w:color w:val="000000" w:themeColor="text1"/>
                <w:sz w:val="22"/>
                <w:szCs w:val="22"/>
              </w:rPr>
              <w:t>f the catalog</w:t>
            </w:r>
            <w:r w:rsidRPr="11ED247F" w:rsidR="1B288DA0">
              <w:rPr>
                <w:rFonts w:ascii="Aptos Narrow" w:hAnsi="Aptos Narrow"/>
                <w:color w:val="000000" w:themeColor="text1"/>
                <w:sz w:val="22"/>
                <w:szCs w:val="22"/>
              </w:rPr>
              <w:t xml:space="preserve"> grows to 10 million books? Now we're looking at 45GB of vector memory. If our nodes have 32GB heap each, we need to spread this across multiple shards and nodes. </w:t>
            </w:r>
          </w:p>
          <w:p w:rsidR="00187B13" w:rsidRDefault="00187B13" w14:paraId="65F185D3" w14:textId="77777777">
            <w:pPr>
              <w:rPr>
                <w:rFonts w:ascii="Aptos Narrow" w:hAnsi="Aptos Narrow"/>
                <w:color w:val="000000" w:themeColor="text1"/>
                <w:sz w:val="22"/>
                <w:szCs w:val="22"/>
              </w:rPr>
            </w:pPr>
          </w:p>
          <w:p w:rsidR="00406FED" w:rsidRDefault="1B288DA0" w14:paraId="2C2869EF" w14:textId="4796240B">
            <w:pPr>
              <w:rPr>
                <w:rFonts w:ascii="Aptos Narrow" w:hAnsi="Aptos Narrow"/>
                <w:color w:val="000000" w:themeColor="text1"/>
                <w:sz w:val="22"/>
                <w:szCs w:val="22"/>
              </w:rPr>
            </w:pPr>
            <w:r w:rsidRPr="11ED247F">
              <w:rPr>
                <w:rFonts w:ascii="Aptos Narrow" w:hAnsi="Aptos Narrow"/>
                <w:color w:val="000000" w:themeColor="text1"/>
                <w:sz w:val="22"/>
                <w:szCs w:val="22"/>
              </w:rPr>
              <w:t xml:space="preserve">Let's check our current shard configuration. For our 500,000 book catalog, we're using 2 shards with 1 replica. This gives us redundancy and distributes </w:t>
            </w:r>
            <w:commentRangeStart w:id="478"/>
            <w:r w:rsidRPr="11ED247F">
              <w:rPr>
                <w:rFonts w:ascii="Aptos Narrow" w:hAnsi="Aptos Narrow"/>
                <w:color w:val="000000" w:themeColor="text1"/>
                <w:sz w:val="22"/>
                <w:szCs w:val="22"/>
              </w:rPr>
              <w:t>the memory load</w:t>
            </w:r>
            <w:commentRangeEnd w:id="478"/>
            <w:r w:rsidRPr="07910F1C" w:rsidR="00081271">
              <w:rPr>
                <w:rStyle w:val="CommentReference"/>
                <w:rFonts w:ascii="Aptos Narrow" w:hAnsi="Aptos Narrow"/>
                <w:color w:val="000000" w:themeColor="text1"/>
                <w:sz w:val="22"/>
                <w:szCs w:val="22"/>
              </w:rPr>
              <w:commentReference w:id="478"/>
            </w:r>
            <w:r w:rsidRPr="07910F1C" w:rsidR="5FF78E45">
              <w:rPr>
                <w:rFonts w:ascii="Aptos Narrow" w:hAnsi="Aptos Narrow"/>
                <w:color w:val="000000" w:themeColor="text1"/>
                <w:sz w:val="22"/>
                <w:szCs w:val="22"/>
              </w:rPr>
              <w:t xml:space="preserve"> between nodes</w:t>
            </w:r>
            <w:r w:rsidRPr="07910F1C" w:rsidR="0A87026A">
              <w:rPr>
                <w:rFonts w:ascii="Aptos Narrow" w:hAnsi="Aptos Narrow"/>
                <w:color w:val="000000" w:themeColor="text1"/>
                <w:sz w:val="22"/>
                <w:szCs w:val="22"/>
              </w:rPr>
              <w:t xml:space="preserve">. </w:t>
            </w:r>
          </w:p>
          <w:p w:rsidR="00406FED" w:rsidRDefault="00406FED" w14:paraId="0DAE5A2A" w14:textId="77777777">
            <w:pPr>
              <w:rPr>
                <w:rFonts w:ascii="Aptos Narrow" w:hAnsi="Aptos Narrow"/>
                <w:color w:val="000000" w:themeColor="text1"/>
                <w:sz w:val="22"/>
                <w:szCs w:val="22"/>
              </w:rPr>
            </w:pPr>
          </w:p>
          <w:p w:rsidR="00BD4FF4" w:rsidRDefault="00BB3CD8" w14:paraId="11D05534" w14:textId="2ADAAE39">
            <w:pPr>
              <w:rPr>
                <w:rFonts w:ascii="Aptos Narrow" w:hAnsi="Aptos Narrow"/>
                <w:color w:val="000000" w:themeColor="text1"/>
                <w:sz w:val="22"/>
                <w:szCs w:val="22"/>
              </w:rPr>
            </w:pPr>
            <w:r>
              <w:rPr>
                <w:rFonts w:ascii="Aptos Narrow" w:hAnsi="Aptos Narrow"/>
                <w:color w:val="000000" w:themeColor="text1"/>
                <w:sz w:val="22"/>
                <w:szCs w:val="22"/>
              </w:rPr>
              <w:t>It’s important to know that each shard build</w:t>
            </w:r>
            <w:r w:rsidR="00EF4B6B">
              <w:rPr>
                <w:rFonts w:ascii="Aptos Narrow" w:hAnsi="Aptos Narrow"/>
                <w:color w:val="000000" w:themeColor="text1"/>
                <w:sz w:val="22"/>
                <w:szCs w:val="22"/>
              </w:rPr>
              <w:t xml:space="preserve">s its own </w:t>
            </w:r>
            <w:r w:rsidRPr="11ED247F" w:rsidR="1B288DA0">
              <w:rPr>
                <w:rFonts w:ascii="Aptos Narrow" w:hAnsi="Aptos Narrow"/>
                <w:color w:val="000000" w:themeColor="text1"/>
                <w:sz w:val="22"/>
                <w:szCs w:val="22"/>
              </w:rPr>
              <w:t>independent HNSW graph. When you search, OpenSearch queries</w:t>
            </w:r>
            <w:r w:rsidR="002A5ED8">
              <w:rPr>
                <w:rFonts w:ascii="Aptos Narrow" w:hAnsi="Aptos Narrow"/>
                <w:color w:val="000000" w:themeColor="text1"/>
                <w:sz w:val="22"/>
                <w:szCs w:val="22"/>
              </w:rPr>
              <w:t xml:space="preserve"> </w:t>
            </w:r>
            <w:r w:rsidR="00EB4D04">
              <w:rPr>
                <w:rFonts w:ascii="Aptos Narrow" w:hAnsi="Aptos Narrow"/>
                <w:color w:val="000000" w:themeColor="text1"/>
                <w:sz w:val="22"/>
                <w:szCs w:val="22"/>
              </w:rPr>
              <w:t>all</w:t>
            </w:r>
            <w:r w:rsidRPr="11ED247F" w:rsidR="1B288DA0">
              <w:rPr>
                <w:rFonts w:ascii="Aptos Narrow" w:hAnsi="Aptos Narrow"/>
                <w:color w:val="000000" w:themeColor="text1"/>
                <w:sz w:val="22"/>
                <w:szCs w:val="22"/>
              </w:rPr>
              <w:t xml:space="preserve"> shards in parallel, each finding its local nearest neighbors, then merges the results. For our bookstore, we could use custom routing to keep books in the same genre on the same shard. This can improve recall because similar books stay together in the same HNSW graph. </w:t>
            </w:r>
            <w:r w:rsidRPr="00BD4FF4" w:rsidR="00BD4FF4">
              <w:rPr>
                <w:rFonts w:ascii="Aptos Narrow" w:hAnsi="Aptos Narrow"/>
                <w:color w:val="000000" w:themeColor="text1"/>
                <w:sz w:val="22"/>
                <w:szCs w:val="22"/>
              </w:rPr>
              <w:t>The tradeoff is a potential hot spot if one genre gets all the search traffic. For most cases, random distribution is the safer bet.</w:t>
            </w:r>
          </w:p>
          <w:p w:rsidR="00BD4FF4" w:rsidRDefault="00BD4FF4" w14:paraId="23DFE6B5" w14:textId="77777777">
            <w:pPr>
              <w:rPr>
                <w:rFonts w:ascii="Aptos Narrow" w:hAnsi="Aptos Narrow"/>
                <w:color w:val="000000" w:themeColor="text1"/>
                <w:sz w:val="22"/>
                <w:szCs w:val="22"/>
              </w:rPr>
            </w:pPr>
          </w:p>
          <w:p w:rsidR="00081271" w:rsidP="00081271" w:rsidRDefault="005A3254" w14:paraId="6472A280" w14:textId="17181868">
            <w:pPr>
              <w:rPr>
                <w:rFonts w:ascii="Aptos Narrow" w:hAnsi="Aptos Narrow"/>
                <w:color w:val="000000"/>
                <w:sz w:val="22"/>
                <w:szCs w:val="22"/>
              </w:rPr>
            </w:pPr>
            <w:del w:author="Yancey, Michelle" w:date="2026-03-05T17:31:00Z" w16du:dateUtc="2026-03-05T22:31:00Z" w:id="480">
              <w:commentRangeEnd w:id="477"/>
              <w:r w:rsidDel="002A3CEB">
                <w:rPr>
                  <w:rStyle w:val="CommentReference"/>
                  <w:rFonts w:ascii="Aptos Narrow" w:hAnsi="Aptos Narrow"/>
                  <w:color w:val="000000"/>
                  <w:sz w:val="22"/>
                  <w:szCs w:val="22"/>
                </w:rPr>
                <w:commentReference w:id="477"/>
              </w:r>
            </w:del>
          </w:p>
        </w:tc>
        <w:tc>
          <w:tcPr>
            <w:tcW w:w="3150" w:type="dxa"/>
            <w:shd w:val="clear" w:color="auto" w:fill="FFFFFF" w:themeFill="background1"/>
            <w:noWrap/>
            <w:vAlign w:val="bottom"/>
            <w:hideMark/>
          </w:tcPr>
          <w:p w:rsidR="20C7ACAF" w:rsidP="20C7ACAF" w:rsidRDefault="20C7ACAF" w14:paraId="14645F13" w14:textId="5FF2D39C">
            <w:pPr>
              <w:rPr>
                <w:rFonts w:ascii="Aptos Narrow" w:hAnsi="Aptos Narrow"/>
                <w:color w:val="000000" w:themeColor="text1"/>
                <w:sz w:val="22"/>
                <w:szCs w:val="22"/>
              </w:rPr>
            </w:pPr>
          </w:p>
          <w:p w:rsidR="20C7ACAF" w:rsidP="20C7ACAF" w:rsidRDefault="20C7ACAF" w14:paraId="59D5CBD3" w14:textId="66A696B9">
            <w:pPr>
              <w:rPr>
                <w:rFonts w:ascii="Aptos Narrow" w:hAnsi="Aptos Narrow"/>
                <w:color w:val="000000" w:themeColor="text1"/>
                <w:sz w:val="22"/>
                <w:szCs w:val="22"/>
              </w:rPr>
            </w:pPr>
          </w:p>
          <w:p w:rsidR="20C7ACAF" w:rsidP="20C7ACAF" w:rsidRDefault="20C7ACAF" w14:paraId="146EE408" w14:textId="01C8C332">
            <w:pPr>
              <w:rPr>
                <w:rFonts w:ascii="Aptos Narrow" w:hAnsi="Aptos Narrow"/>
                <w:color w:val="000000" w:themeColor="text1"/>
                <w:sz w:val="22"/>
                <w:szCs w:val="22"/>
              </w:rPr>
            </w:pPr>
          </w:p>
          <w:p w:rsidR="00081271" w:rsidP="00081271" w:rsidRDefault="00081271" w14:paraId="1CD0EBEF" w14:textId="78014FF3">
            <w:pPr>
              <w:rPr>
                <w:rFonts w:ascii="Aptos Narrow" w:hAnsi="Aptos Narrow"/>
                <w:color w:val="000000"/>
                <w:sz w:val="22"/>
                <w:szCs w:val="22"/>
              </w:rPr>
            </w:pPr>
            <w:r w:rsidRPr="009C3309">
              <w:rPr>
                <w:rFonts w:ascii="Aptos Narrow" w:hAnsi="Aptos Narrow"/>
                <w:color w:val="000000"/>
                <w:sz w:val="22"/>
                <w:szCs w:val="22"/>
              </w:rPr>
              <w:t>Diagram: Memory calculation breakdown - Node Diagram showing JVM heap with Vector index consuming Memory - Animation: Vector index splitting across multiple nodes - Two HNSW graphs: one per shard with book covers - Custom routing visualization: genre</w:t>
            </w:r>
            <w:r>
              <w:rPr>
                <w:rFonts w:ascii="Aptos Narrow" w:hAnsi="Aptos Narrow"/>
                <w:color w:val="000000"/>
                <w:sz w:val="22"/>
                <w:szCs w:val="22"/>
              </w:rPr>
              <w:t xml:space="preserve"> -&gt;</w:t>
            </w:r>
            <w:r w:rsidRPr="009C3309">
              <w:rPr>
                <w:rFonts w:ascii="Aptos Narrow" w:hAnsi="Aptos Narrow"/>
                <w:color w:val="000000"/>
                <w:sz w:val="22"/>
                <w:szCs w:val="22"/>
              </w:rPr>
              <w:t xml:space="preserve"> shard</w:t>
            </w:r>
          </w:p>
        </w:tc>
      </w:tr>
      <w:tr w:rsidR="00212321" w:rsidTr="07910F1C" w14:paraId="34146B43" w14:textId="77777777">
        <w:trPr>
          <w:trHeight w:val="290"/>
        </w:trPr>
        <w:tc>
          <w:tcPr>
            <w:tcW w:w="1880" w:type="dxa"/>
            <w:shd w:val="clear" w:color="auto" w:fill="FFFFFF" w:themeFill="background1"/>
            <w:noWrap/>
            <w:vAlign w:val="bottom"/>
            <w:hideMark/>
          </w:tcPr>
          <w:p w:rsidR="00081271" w:rsidP="00081271" w:rsidRDefault="00081271" w14:paraId="5EF2B940" w14:textId="4BC18364">
            <w:pPr>
              <w:rPr>
                <w:rFonts w:ascii="Aptos Narrow" w:hAnsi="Aptos Narrow"/>
                <w:color w:val="000000"/>
                <w:sz w:val="22"/>
                <w:szCs w:val="22"/>
              </w:rPr>
            </w:pPr>
            <w:r>
              <w:rPr>
                <w:rFonts w:ascii="Aptos Narrow" w:hAnsi="Aptos Narrow"/>
                <w:color w:val="000000"/>
                <w:sz w:val="22"/>
                <w:szCs w:val="22"/>
              </w:rPr>
              <w:t xml:space="preserve">Why </w:t>
            </w:r>
            <w:r w:rsidR="00145013">
              <w:rPr>
                <w:rFonts w:ascii="Aptos Narrow" w:hAnsi="Aptos Narrow"/>
                <w:color w:val="000000"/>
                <w:sz w:val="22"/>
                <w:szCs w:val="22"/>
              </w:rPr>
              <w:t>t</w:t>
            </w:r>
            <w:r>
              <w:rPr>
                <w:rFonts w:ascii="Aptos Narrow" w:hAnsi="Aptos Narrow"/>
                <w:color w:val="000000"/>
                <w:sz w:val="22"/>
                <w:szCs w:val="22"/>
              </w:rPr>
              <w:t xml:space="preserve">hat </w:t>
            </w:r>
            <w:r w:rsidR="00145013">
              <w:rPr>
                <w:rFonts w:ascii="Aptos Narrow" w:hAnsi="Aptos Narrow"/>
                <w:color w:val="000000"/>
                <w:sz w:val="22"/>
                <w:szCs w:val="22"/>
              </w:rPr>
              <w:t>m</w:t>
            </w:r>
            <w:r>
              <w:rPr>
                <w:rFonts w:ascii="Aptos Narrow" w:hAnsi="Aptos Narrow"/>
                <w:color w:val="000000"/>
                <w:sz w:val="22"/>
                <w:szCs w:val="22"/>
              </w:rPr>
              <w:t xml:space="preserve">atters in </w:t>
            </w:r>
            <w:r w:rsidR="00145013">
              <w:rPr>
                <w:rFonts w:ascii="Aptos Narrow" w:hAnsi="Aptos Narrow"/>
                <w:color w:val="000000"/>
                <w:sz w:val="22"/>
                <w:szCs w:val="22"/>
              </w:rPr>
              <w:t>i</w:t>
            </w:r>
            <w:r>
              <w:rPr>
                <w:rFonts w:ascii="Aptos Narrow" w:hAnsi="Aptos Narrow"/>
                <w:color w:val="000000"/>
                <w:sz w:val="22"/>
                <w:szCs w:val="22"/>
              </w:rPr>
              <w:t xml:space="preserve">ndex </w:t>
            </w:r>
            <w:r w:rsidR="00145013">
              <w:rPr>
                <w:rFonts w:ascii="Aptos Narrow" w:hAnsi="Aptos Narrow"/>
                <w:color w:val="000000"/>
                <w:sz w:val="22"/>
                <w:szCs w:val="22"/>
              </w:rPr>
              <w:t>d</w:t>
            </w:r>
            <w:r>
              <w:rPr>
                <w:rFonts w:ascii="Aptos Narrow" w:hAnsi="Aptos Narrow"/>
                <w:color w:val="000000"/>
                <w:sz w:val="22"/>
                <w:szCs w:val="22"/>
              </w:rPr>
              <w:t>esign</w:t>
            </w:r>
          </w:p>
        </w:tc>
        <w:tc>
          <w:tcPr>
            <w:tcW w:w="4325" w:type="dxa"/>
            <w:shd w:val="clear" w:color="auto" w:fill="FFFFFF" w:themeFill="background1"/>
            <w:noWrap/>
            <w:vAlign w:val="bottom"/>
            <w:hideMark/>
          </w:tcPr>
          <w:p w:rsidR="00AA6E1E" w:rsidP="00081271" w:rsidRDefault="1B288DA0" w14:paraId="17BBF5AF" w14:textId="24A1F611">
            <w:pPr>
              <w:rPr>
                <w:rFonts w:ascii="Aptos Narrow" w:hAnsi="Aptos Narrow"/>
                <w:color w:val="000000" w:themeColor="text1"/>
                <w:sz w:val="22"/>
                <w:szCs w:val="22"/>
              </w:rPr>
            </w:pPr>
            <w:commentRangeStart w:id="481"/>
            <w:r w:rsidRPr="11ED247F">
              <w:rPr>
                <w:rFonts w:ascii="Aptos Narrow" w:hAnsi="Aptos Narrow"/>
                <w:color w:val="000000" w:themeColor="text1"/>
                <w:sz w:val="22"/>
                <w:szCs w:val="22"/>
              </w:rPr>
              <w:t xml:space="preserve">Now let's talk about </w:t>
            </w:r>
            <w:r w:rsidR="001626FB">
              <w:rPr>
                <w:rFonts w:ascii="Aptos Narrow" w:hAnsi="Aptos Narrow"/>
                <w:color w:val="000000" w:themeColor="text1"/>
                <w:sz w:val="22"/>
                <w:szCs w:val="22"/>
              </w:rPr>
              <w:t>how to design your indexes</w:t>
            </w:r>
            <w:r w:rsidRPr="11ED247F">
              <w:rPr>
                <w:rFonts w:ascii="Aptos Narrow" w:hAnsi="Aptos Narrow"/>
                <w:color w:val="000000" w:themeColor="text1"/>
                <w:sz w:val="22"/>
                <w:szCs w:val="22"/>
              </w:rPr>
              <w:t>. The big question</w:t>
            </w:r>
            <w:r w:rsidR="001626FB">
              <w:rPr>
                <w:rFonts w:ascii="Aptos Narrow" w:hAnsi="Aptos Narrow"/>
                <w:color w:val="000000" w:themeColor="text1"/>
                <w:sz w:val="22"/>
                <w:szCs w:val="22"/>
              </w:rPr>
              <w:t xml:space="preserve"> is</w:t>
            </w:r>
            <w:r w:rsidRPr="11ED247F" w:rsidDel="001626FB">
              <w:rPr>
                <w:rFonts w:ascii="Aptos Narrow" w:hAnsi="Aptos Narrow"/>
                <w:color w:val="000000" w:themeColor="text1"/>
                <w:sz w:val="22"/>
                <w:szCs w:val="22"/>
              </w:rPr>
              <w:t>:</w:t>
            </w:r>
            <w:r w:rsidRPr="11ED247F">
              <w:rPr>
                <w:rFonts w:ascii="Aptos Narrow" w:hAnsi="Aptos Narrow"/>
                <w:color w:val="000000" w:themeColor="text1"/>
                <w:sz w:val="22"/>
                <w:szCs w:val="22"/>
              </w:rPr>
              <w:t xml:space="preserve"> should your</w:t>
            </w:r>
            <w:r w:rsidRPr="11ED247F" w:rsidDel="001626FB">
              <w:rPr>
                <w:rFonts w:ascii="Aptos Narrow" w:hAnsi="Aptos Narrow"/>
                <w:color w:val="000000" w:themeColor="text1"/>
                <w:sz w:val="22"/>
                <w:szCs w:val="22"/>
              </w:rPr>
              <w:t xml:space="preserve"> </w:t>
            </w:r>
            <w:r w:rsidRPr="11ED247F">
              <w:rPr>
                <w:rFonts w:ascii="Aptos Narrow" w:hAnsi="Aptos Narrow"/>
                <w:color w:val="000000" w:themeColor="text1"/>
                <w:sz w:val="22"/>
                <w:szCs w:val="22"/>
              </w:rPr>
              <w:t xml:space="preserve">vectors live with your book data, or in a separate index? </w:t>
            </w:r>
          </w:p>
          <w:p w:rsidR="00AA6E1E" w:rsidP="00081271" w:rsidRDefault="00AA6E1E" w14:paraId="71F78D54" w14:textId="77777777">
            <w:pPr>
              <w:rPr>
                <w:rFonts w:ascii="Aptos Narrow" w:hAnsi="Aptos Narrow"/>
                <w:color w:val="000000" w:themeColor="text1"/>
                <w:sz w:val="22"/>
                <w:szCs w:val="22"/>
              </w:rPr>
            </w:pPr>
          </w:p>
          <w:p w:rsidR="006D791D" w:rsidP="00081271" w:rsidRDefault="1B288DA0" w14:paraId="11D9FD0C" w14:textId="75211B16">
            <w:pPr>
              <w:rPr>
                <w:rFonts w:ascii="Aptos Narrow" w:hAnsi="Aptos Narrow"/>
                <w:color w:val="000000" w:themeColor="text1"/>
                <w:sz w:val="22"/>
                <w:szCs w:val="22"/>
              </w:rPr>
            </w:pPr>
            <w:r w:rsidRPr="11ED247F">
              <w:rPr>
                <w:rFonts w:ascii="Aptos Narrow" w:hAnsi="Aptos Narrow"/>
                <w:color w:val="000000" w:themeColor="text1"/>
                <w:sz w:val="22"/>
                <w:szCs w:val="22"/>
              </w:rPr>
              <w:t>Option one</w:t>
            </w:r>
            <w:r w:rsidR="00AA6E1E">
              <w:rPr>
                <w:rFonts w:ascii="Aptos Narrow" w:hAnsi="Aptos Narrow"/>
                <w:color w:val="000000" w:themeColor="text1"/>
                <w:sz w:val="22"/>
                <w:szCs w:val="22"/>
              </w:rPr>
              <w:t xml:space="preserve"> is a</w:t>
            </w:r>
            <w:r w:rsidRPr="47F9D16C" w:rsidR="00081271">
              <w:rPr>
                <w:rFonts w:ascii="Aptos Narrow" w:hAnsi="Aptos Narrow"/>
                <w:color w:val="000000" w:themeColor="text1"/>
                <w:sz w:val="22"/>
                <w:szCs w:val="22"/>
              </w:rPr>
              <w:t xml:space="preserve"> </w:t>
            </w:r>
            <w:r w:rsidRPr="11ED247F">
              <w:rPr>
                <w:rFonts w:ascii="Aptos Narrow" w:hAnsi="Aptos Narrow"/>
                <w:color w:val="000000" w:themeColor="text1"/>
                <w:sz w:val="22"/>
                <w:szCs w:val="22"/>
              </w:rPr>
              <w:t>combined index. Everything about a book</w:t>
            </w:r>
            <w:r w:rsidRPr="11ED247F" w:rsidR="286A8F5D">
              <w:rPr>
                <w:rFonts w:ascii="Aptos Narrow" w:hAnsi="Aptos Narrow"/>
                <w:color w:val="000000" w:themeColor="text1"/>
                <w:sz w:val="22"/>
                <w:szCs w:val="22"/>
              </w:rPr>
              <w:t xml:space="preserve">: </w:t>
            </w:r>
            <w:r w:rsidRPr="11ED247F">
              <w:rPr>
                <w:rFonts w:ascii="Aptos Narrow" w:hAnsi="Aptos Narrow"/>
                <w:color w:val="000000" w:themeColor="text1"/>
                <w:sz w:val="22"/>
                <w:szCs w:val="22"/>
              </w:rPr>
              <w:t>title, author, price, AND its embedding</w:t>
            </w:r>
            <w:r w:rsidRPr="11ED247F" w:rsidR="286A8F5D">
              <w:rPr>
                <w:rFonts w:ascii="Aptos Narrow" w:hAnsi="Aptos Narrow"/>
                <w:color w:val="000000" w:themeColor="text1"/>
                <w:sz w:val="22"/>
                <w:szCs w:val="22"/>
              </w:rPr>
              <w:t xml:space="preserve">: </w:t>
            </w:r>
            <w:r w:rsidRPr="11ED247F">
              <w:rPr>
                <w:rFonts w:ascii="Aptos Narrow" w:hAnsi="Aptos Narrow"/>
                <w:color w:val="000000" w:themeColor="text1"/>
                <w:sz w:val="22"/>
                <w:szCs w:val="22"/>
              </w:rPr>
              <w:t xml:space="preserve">lives in one place. This is </w:t>
            </w:r>
            <w:r w:rsidR="001C3A42">
              <w:rPr>
                <w:rFonts w:ascii="Aptos Narrow" w:hAnsi="Aptos Narrow"/>
                <w:color w:val="000000" w:themeColor="text1"/>
                <w:sz w:val="22"/>
                <w:szCs w:val="22"/>
              </w:rPr>
              <w:t xml:space="preserve">also </w:t>
            </w:r>
            <w:r w:rsidRPr="11ED247F">
              <w:rPr>
                <w:rFonts w:ascii="Aptos Narrow" w:hAnsi="Aptos Narrow"/>
                <w:color w:val="000000" w:themeColor="text1"/>
                <w:sz w:val="22"/>
                <w:szCs w:val="22"/>
              </w:rPr>
              <w:t xml:space="preserve">simpler to manage. One index, one query. </w:t>
            </w:r>
          </w:p>
          <w:p w:rsidR="006D791D" w:rsidP="00081271" w:rsidRDefault="006D791D" w14:paraId="4D4FCA82" w14:textId="77777777">
            <w:pPr>
              <w:rPr>
                <w:rFonts w:ascii="Aptos Narrow" w:hAnsi="Aptos Narrow"/>
                <w:color w:val="000000" w:themeColor="text1"/>
                <w:sz w:val="22"/>
                <w:szCs w:val="22"/>
              </w:rPr>
            </w:pPr>
          </w:p>
          <w:p w:rsidR="00C703FA" w:rsidP="00081271" w:rsidRDefault="1B288DA0" w14:paraId="77733F35" w14:textId="6A1D2DD9">
            <w:pPr>
              <w:rPr>
                <w:rFonts w:ascii="Aptos Narrow" w:hAnsi="Aptos Narrow"/>
                <w:color w:val="000000" w:themeColor="text1"/>
                <w:sz w:val="22"/>
                <w:szCs w:val="22"/>
              </w:rPr>
            </w:pPr>
            <w:r w:rsidRPr="11ED247F">
              <w:rPr>
                <w:rFonts w:ascii="Aptos Narrow" w:hAnsi="Aptos Narrow"/>
                <w:color w:val="000000" w:themeColor="text1"/>
                <w:sz w:val="22"/>
                <w:szCs w:val="22"/>
              </w:rPr>
              <w:t xml:space="preserve">But there are downsides. Every time you update a book's price, you're </w:t>
            </w:r>
            <w:r w:rsidR="001B5996">
              <w:rPr>
                <w:rFonts w:ascii="Aptos Narrow" w:hAnsi="Aptos Narrow"/>
                <w:color w:val="000000" w:themeColor="text1"/>
                <w:sz w:val="22"/>
                <w:szCs w:val="22"/>
              </w:rPr>
              <w:t>writing to</w:t>
            </w:r>
            <w:r w:rsidRPr="47F9D16C" w:rsidR="00081271">
              <w:rPr>
                <w:rFonts w:ascii="Aptos Narrow" w:hAnsi="Aptos Narrow"/>
                <w:color w:val="000000" w:themeColor="text1"/>
                <w:sz w:val="22"/>
                <w:szCs w:val="22"/>
              </w:rPr>
              <w:t xml:space="preserve"> </w:t>
            </w:r>
            <w:r w:rsidRPr="11ED247F">
              <w:rPr>
                <w:rFonts w:ascii="Aptos Narrow" w:hAnsi="Aptos Narrow"/>
                <w:color w:val="000000" w:themeColor="text1"/>
                <w:sz w:val="22"/>
                <w:szCs w:val="22"/>
              </w:rPr>
              <w:t>an index with expensive</w:t>
            </w:r>
            <w:r w:rsidR="00BF0576">
              <w:rPr>
                <w:rFonts w:ascii="Aptos Narrow" w:hAnsi="Aptos Narrow"/>
                <w:color w:val="000000" w:themeColor="text1"/>
                <w:sz w:val="22"/>
                <w:szCs w:val="22"/>
              </w:rPr>
              <w:t>-to-manipulate</w:t>
            </w:r>
            <w:r w:rsidRPr="11ED247F">
              <w:rPr>
                <w:rFonts w:ascii="Aptos Narrow" w:hAnsi="Aptos Narrow"/>
                <w:color w:val="000000" w:themeColor="text1"/>
                <w:sz w:val="22"/>
                <w:szCs w:val="22"/>
              </w:rPr>
              <w:t xml:space="preserve"> vector data. And your vector settings are locked to your document settings. </w:t>
            </w:r>
          </w:p>
          <w:p w:rsidR="00C703FA" w:rsidP="00081271" w:rsidRDefault="00C703FA" w14:paraId="6DBE9B67" w14:textId="77777777">
            <w:pPr>
              <w:rPr>
                <w:rFonts w:ascii="Aptos Narrow" w:hAnsi="Aptos Narrow"/>
                <w:color w:val="000000" w:themeColor="text1"/>
                <w:sz w:val="22"/>
                <w:szCs w:val="22"/>
              </w:rPr>
            </w:pPr>
          </w:p>
          <w:p w:rsidR="00EA038B" w:rsidP="00081271" w:rsidRDefault="1B288DA0" w14:paraId="63109ABC" w14:textId="5A51CB9A">
            <w:pPr>
              <w:rPr>
                <w:rFonts w:ascii="Aptos Narrow" w:hAnsi="Aptos Narrow"/>
                <w:color w:val="000000" w:themeColor="text1"/>
                <w:sz w:val="22"/>
                <w:szCs w:val="22"/>
              </w:rPr>
            </w:pPr>
            <w:r w:rsidRPr="11ED247F">
              <w:rPr>
                <w:rFonts w:ascii="Aptos Narrow" w:hAnsi="Aptos Narrow"/>
                <w:color w:val="000000" w:themeColor="text1"/>
                <w:sz w:val="22"/>
                <w:szCs w:val="22"/>
              </w:rPr>
              <w:t>Option two</w:t>
            </w:r>
            <w:r w:rsidR="00EA038B">
              <w:rPr>
                <w:rFonts w:ascii="Aptos Narrow" w:hAnsi="Aptos Narrow"/>
                <w:color w:val="000000" w:themeColor="text1"/>
                <w:sz w:val="22"/>
                <w:szCs w:val="22"/>
              </w:rPr>
              <w:t xml:space="preserve"> is</w:t>
            </w:r>
            <w:r w:rsidRPr="11ED247F">
              <w:rPr>
                <w:rFonts w:ascii="Aptos Narrow" w:hAnsi="Aptos Narrow"/>
                <w:color w:val="000000" w:themeColor="text1"/>
                <w:sz w:val="22"/>
                <w:szCs w:val="22"/>
              </w:rPr>
              <w:t xml:space="preserve"> separate indexes</w:t>
            </w:r>
            <w:r w:rsidR="00C3288A">
              <w:rPr>
                <w:rFonts w:ascii="Aptos Narrow" w:hAnsi="Aptos Narrow"/>
                <w:color w:val="000000" w:themeColor="text1"/>
                <w:sz w:val="22"/>
                <w:szCs w:val="22"/>
              </w:rPr>
              <w:t>.</w:t>
            </w:r>
            <w:r w:rsidR="00CB24E7">
              <w:rPr>
                <w:rFonts w:ascii="Aptos Narrow" w:hAnsi="Aptos Narrow"/>
                <w:color w:val="000000" w:themeColor="text1"/>
                <w:sz w:val="22"/>
                <w:szCs w:val="22"/>
              </w:rPr>
              <w:t xml:space="preserve"> </w:t>
            </w:r>
            <w:r w:rsidRPr="00465920" w:rsidR="00465920">
              <w:rPr>
                <w:rFonts w:ascii="Aptos Narrow" w:hAnsi="Aptos Narrow"/>
                <w:color w:val="000000" w:themeColor="text1"/>
                <w:sz w:val="22"/>
                <w:szCs w:val="22"/>
              </w:rPr>
              <w:t>Create one index for your book metadata—title, author, price—and a separate index that just holds the book ID and its vector.</w:t>
            </w:r>
            <w:r w:rsidR="00A201AE">
              <w:rPr>
                <w:rFonts w:ascii="Aptos Narrow" w:hAnsi="Aptos Narrow"/>
                <w:color w:val="000000" w:themeColor="text1"/>
                <w:sz w:val="22"/>
                <w:szCs w:val="22"/>
              </w:rPr>
              <w:t xml:space="preserve"> </w:t>
            </w:r>
            <w:r w:rsidRPr="00A201AE" w:rsidR="00A201AE">
              <w:rPr>
                <w:rFonts w:ascii="Aptos Narrow" w:hAnsi="Aptos Narrow"/>
                <w:color w:val="000000" w:themeColor="text1"/>
                <w:sz w:val="22"/>
                <w:szCs w:val="22"/>
              </w:rPr>
              <w:t xml:space="preserve">This separation gives you real flexibility. You might update book prices daily, but you’ll probably only change your embedding model once a year. Keeping them apart lets you upgrade to a new model and create a book-embeddings-v2 index without ever touching your main catalog. You can migrate gradually or even A/B test the new embeddings. </w:t>
            </w:r>
          </w:p>
          <w:p w:rsidR="003E6837" w:rsidP="00081271" w:rsidRDefault="003E6837" w14:paraId="05132A99" w14:textId="77777777">
            <w:pPr>
              <w:rPr>
                <w:rFonts w:ascii="Aptos Narrow" w:hAnsi="Aptos Narrow"/>
                <w:color w:val="000000" w:themeColor="text1"/>
                <w:sz w:val="22"/>
                <w:szCs w:val="22"/>
              </w:rPr>
            </w:pPr>
          </w:p>
          <w:p w:rsidR="003E6837" w:rsidP="00081271" w:rsidRDefault="1B288DA0" w14:paraId="35705D8A" w14:textId="77777777">
            <w:pPr>
              <w:rPr>
                <w:rFonts w:ascii="Aptos Narrow" w:hAnsi="Aptos Narrow"/>
                <w:color w:val="000000" w:themeColor="text1"/>
                <w:sz w:val="22"/>
                <w:szCs w:val="22"/>
              </w:rPr>
            </w:pPr>
            <w:r w:rsidRPr="11ED247F">
              <w:rPr>
                <w:rFonts w:ascii="Aptos Narrow" w:hAnsi="Aptos Narrow"/>
                <w:color w:val="000000" w:themeColor="text1"/>
                <w:sz w:val="22"/>
                <w:szCs w:val="22"/>
              </w:rPr>
              <w:t xml:space="preserve">Let's look at creating that v2 index with improved HNSW parameters. Notice we increased ef_construction and m for better accuracy, and we're using the FAISS engine which performs better for larger datasets. </w:t>
            </w:r>
          </w:p>
          <w:p w:rsidR="003E6837" w:rsidP="00081271" w:rsidRDefault="003E6837" w14:paraId="3BC82397" w14:textId="77777777">
            <w:pPr>
              <w:rPr>
                <w:rFonts w:ascii="Aptos Narrow" w:hAnsi="Aptos Narrow"/>
                <w:color w:val="000000" w:themeColor="text1"/>
                <w:sz w:val="22"/>
                <w:szCs w:val="22"/>
              </w:rPr>
            </w:pPr>
          </w:p>
          <w:p w:rsidR="003E6837" w:rsidP="00081271" w:rsidRDefault="1B288DA0" w14:paraId="2DAE4711" w14:textId="77777777">
            <w:pPr>
              <w:rPr>
                <w:rFonts w:ascii="Aptos Narrow" w:hAnsi="Aptos Narrow"/>
                <w:color w:val="000000" w:themeColor="text1"/>
                <w:sz w:val="22"/>
                <w:szCs w:val="22"/>
              </w:rPr>
            </w:pPr>
            <w:r w:rsidRPr="11ED247F">
              <w:rPr>
                <w:rFonts w:ascii="Aptos Narrow" w:hAnsi="Aptos Narrow"/>
                <w:color w:val="000000" w:themeColor="text1"/>
                <w:sz w:val="22"/>
                <w:szCs w:val="22"/>
              </w:rPr>
              <w:t>We can also allocate this index to CPU SIMD</w:t>
            </w:r>
            <w:commentRangeStart w:id="482"/>
            <w:r w:rsidRPr="11ED247F">
              <w:rPr>
                <w:rFonts w:ascii="Aptos Narrow" w:hAnsi="Aptos Narrow"/>
                <w:color w:val="000000" w:themeColor="text1"/>
                <w:sz w:val="22"/>
                <w:szCs w:val="22"/>
              </w:rPr>
              <w:t>-accelerated nodes</w:t>
            </w:r>
            <w:commentRangeEnd w:id="482"/>
            <w:r w:rsidRPr="11ED247F" w:rsidR="005A3254">
              <w:rPr>
                <w:rStyle w:val="CommentReference"/>
                <w:rFonts w:ascii="Aptos Narrow" w:hAnsi="Aptos Narrow"/>
                <w:color w:val="000000" w:themeColor="text1"/>
                <w:sz w:val="22"/>
                <w:szCs w:val="22"/>
              </w:rPr>
              <w:commentReference w:id="482"/>
            </w:r>
            <w:r w:rsidRPr="11ED247F">
              <w:rPr>
                <w:rFonts w:ascii="Aptos Narrow" w:hAnsi="Aptos Narrow"/>
                <w:color w:val="000000" w:themeColor="text1"/>
                <w:sz w:val="22"/>
                <w:szCs w:val="22"/>
              </w:rPr>
              <w:t xml:space="preserve"> while keeping our text catalog on standard nodes. </w:t>
            </w:r>
          </w:p>
          <w:p w:rsidR="003E6837" w:rsidP="00081271" w:rsidRDefault="003E6837" w14:paraId="393B4170" w14:textId="77777777">
            <w:pPr>
              <w:rPr>
                <w:rFonts w:ascii="Aptos Narrow" w:hAnsi="Aptos Narrow"/>
                <w:color w:val="000000" w:themeColor="text1"/>
                <w:sz w:val="22"/>
                <w:szCs w:val="22"/>
              </w:rPr>
            </w:pPr>
          </w:p>
          <w:p w:rsidR="00081271" w:rsidP="00081271" w:rsidRDefault="1B288DA0" w14:paraId="1238D793" w14:textId="4E28D5E7">
            <w:pPr>
              <w:rPr>
                <w:rFonts w:ascii="Aptos Narrow" w:hAnsi="Aptos Narrow"/>
                <w:color w:val="000000"/>
                <w:sz w:val="22"/>
                <w:szCs w:val="22"/>
              </w:rPr>
            </w:pPr>
            <w:r w:rsidRPr="11ED247F">
              <w:rPr>
                <w:rFonts w:ascii="Aptos Narrow" w:hAnsi="Aptos Narrow"/>
                <w:color w:val="000000" w:themeColor="text1"/>
                <w:sz w:val="22"/>
                <w:szCs w:val="22"/>
              </w:rPr>
              <w:t>For our bookstore, we recommend the separated approach. Books get frequent price updates, new inventory arrives daily, but embedding models change maybe once a year. Separating them lets each evolve independently</w:t>
            </w:r>
            <w:r w:rsidRPr="47F9D16C" w:rsidR="00081271">
              <w:rPr>
                <w:rFonts w:ascii="Aptos Narrow" w:hAnsi="Aptos Narrow"/>
                <w:color w:val="000000" w:themeColor="text1"/>
                <w:sz w:val="22"/>
                <w:szCs w:val="22"/>
              </w:rPr>
              <w:t>.</w:t>
            </w:r>
            <w:commentRangeEnd w:id="481"/>
            <w:r w:rsidR="005A3254">
              <w:rPr>
                <w:rStyle w:val="CommentReference"/>
                <w:rFonts w:ascii="Aptos Narrow" w:hAnsi="Aptos Narrow"/>
                <w:color w:val="000000"/>
                <w:sz w:val="22"/>
                <w:szCs w:val="22"/>
              </w:rPr>
              <w:commentReference w:id="481"/>
            </w:r>
          </w:p>
        </w:tc>
        <w:tc>
          <w:tcPr>
            <w:tcW w:w="3150" w:type="dxa"/>
            <w:shd w:val="clear" w:color="auto" w:fill="FFFFFF" w:themeFill="background1"/>
            <w:noWrap/>
            <w:vAlign w:val="bottom"/>
            <w:hideMark/>
          </w:tcPr>
          <w:p w:rsidR="00081271" w:rsidP="00081271" w:rsidRDefault="00081271" w14:paraId="29B2E684" w14:textId="4B7E2864">
            <w:pPr>
              <w:rPr>
                <w:rFonts w:ascii="Aptos Narrow" w:hAnsi="Aptos Narrow"/>
                <w:color w:val="000000"/>
                <w:sz w:val="22"/>
                <w:szCs w:val="22"/>
              </w:rPr>
            </w:pPr>
            <w:r w:rsidRPr="002E173A">
              <w:rPr>
                <w:rFonts w:ascii="Aptos Narrow" w:hAnsi="Aptos Narrow"/>
                <w:color w:val="000000"/>
                <w:sz w:val="22"/>
                <w:szCs w:val="22"/>
              </w:rPr>
              <w:t>Split architecture Diagram: Combined vs. Separated indexes - Two-step search workflow Animation - Version migration: V1 â†’ V2 embeddings with catalog unchanged - Hardware allocation Diagram: GPU nodes for vectors, standard for text</w:t>
            </w:r>
          </w:p>
        </w:tc>
      </w:tr>
      <w:tr w:rsidR="00212321" w:rsidTr="07910F1C" w14:paraId="46C1660C" w14:textId="77777777">
        <w:trPr>
          <w:trHeight w:val="290"/>
        </w:trPr>
        <w:tc>
          <w:tcPr>
            <w:tcW w:w="1880" w:type="dxa"/>
            <w:shd w:val="clear" w:color="auto" w:fill="FFFFFF" w:themeFill="background1"/>
            <w:noWrap/>
            <w:vAlign w:val="bottom"/>
            <w:hideMark/>
          </w:tcPr>
          <w:p w:rsidR="00081271" w:rsidP="00081271" w:rsidRDefault="00081271" w14:paraId="0E63BE03" w14:textId="77777777">
            <w:pPr>
              <w:rPr>
                <w:rFonts w:ascii="Aptos Narrow" w:hAnsi="Aptos Narrow"/>
                <w:color w:val="000000"/>
                <w:sz w:val="22"/>
                <w:szCs w:val="22"/>
              </w:rPr>
            </w:pPr>
            <w:r>
              <w:rPr>
                <w:rFonts w:ascii="Aptos Narrow" w:hAnsi="Aptos Narrow"/>
                <w:color w:val="000000"/>
                <w:sz w:val="22"/>
                <w:szCs w:val="22"/>
              </w:rPr>
              <w:t>Practical Recommendations</w:t>
            </w:r>
          </w:p>
        </w:tc>
        <w:tc>
          <w:tcPr>
            <w:tcW w:w="4325" w:type="dxa"/>
            <w:shd w:val="clear" w:color="auto" w:fill="FFFFFF" w:themeFill="background1"/>
            <w:noWrap/>
            <w:vAlign w:val="bottom"/>
            <w:hideMark/>
          </w:tcPr>
          <w:p w:rsidR="00D2791E" w:rsidP="00081271" w:rsidRDefault="00D2791E" w14:paraId="4919C676" w14:textId="5B69AC8C">
            <w:pPr>
              <w:rPr>
                <w:rFonts w:ascii="Aptos Narrow" w:hAnsi="Aptos Narrow"/>
                <w:color w:val="000000" w:themeColor="text1"/>
                <w:sz w:val="22"/>
                <w:szCs w:val="22"/>
              </w:rPr>
            </w:pPr>
            <w:r>
              <w:rPr>
                <w:rFonts w:ascii="Aptos Narrow" w:hAnsi="Aptos Narrow"/>
                <w:color w:val="000000" w:themeColor="text1"/>
                <w:sz w:val="22"/>
                <w:szCs w:val="22"/>
              </w:rPr>
              <w:t>So l</w:t>
            </w:r>
            <w:r w:rsidRPr="06F8578B" w:rsidR="00081271">
              <w:rPr>
                <w:rFonts w:ascii="Aptos Narrow" w:hAnsi="Aptos Narrow"/>
                <w:color w:val="000000" w:themeColor="text1"/>
                <w:sz w:val="22"/>
                <w:szCs w:val="22"/>
              </w:rPr>
              <w:t xml:space="preserve">et's summarize with </w:t>
            </w:r>
            <w:r>
              <w:rPr>
                <w:rFonts w:ascii="Aptos Narrow" w:hAnsi="Aptos Narrow"/>
                <w:color w:val="000000" w:themeColor="text1"/>
                <w:sz w:val="22"/>
                <w:szCs w:val="22"/>
              </w:rPr>
              <w:t xml:space="preserve">some </w:t>
            </w:r>
            <w:r w:rsidRPr="06F8578B" w:rsidR="00081271">
              <w:rPr>
                <w:rFonts w:ascii="Aptos Narrow" w:hAnsi="Aptos Narrow"/>
                <w:color w:val="000000" w:themeColor="text1"/>
                <w:sz w:val="22"/>
                <w:szCs w:val="22"/>
              </w:rPr>
              <w:t>practical recommendations for our bookstore</w:t>
            </w:r>
            <w:r w:rsidR="00081271">
              <w:rPr>
                <w:rFonts w:ascii="Aptos Narrow" w:hAnsi="Aptos Narrow"/>
                <w:color w:val="000000" w:themeColor="text1"/>
                <w:sz w:val="22"/>
                <w:szCs w:val="22"/>
              </w:rPr>
              <w:t xml:space="preserve">. </w:t>
            </w:r>
          </w:p>
          <w:p w:rsidR="00D2791E" w:rsidP="00081271" w:rsidRDefault="00D2791E" w14:paraId="0EE09DD3" w14:textId="77777777">
            <w:pPr>
              <w:rPr>
                <w:rFonts w:ascii="Aptos Narrow" w:hAnsi="Aptos Narrow"/>
                <w:color w:val="000000" w:themeColor="text1"/>
                <w:sz w:val="22"/>
                <w:szCs w:val="22"/>
              </w:rPr>
            </w:pPr>
          </w:p>
          <w:p w:rsidR="00081271" w:rsidP="00081271" w:rsidRDefault="00D2791E" w14:paraId="0B24B3AE" w14:textId="45EE0CD6">
            <w:pPr>
              <w:rPr>
                <w:rFonts w:ascii="Aptos Narrow" w:hAnsi="Aptos Narrow"/>
                <w:color w:val="000000" w:themeColor="text1"/>
                <w:sz w:val="22"/>
                <w:szCs w:val="22"/>
              </w:rPr>
            </w:pPr>
            <w:r>
              <w:rPr>
                <w:rFonts w:ascii="Aptos Narrow" w:hAnsi="Aptos Narrow"/>
                <w:color w:val="000000" w:themeColor="text1"/>
                <w:sz w:val="22"/>
                <w:szCs w:val="22"/>
              </w:rPr>
              <w:t>First, f</w:t>
            </w:r>
            <w:r w:rsidRPr="06F8578B" w:rsidR="00081271">
              <w:rPr>
                <w:rFonts w:ascii="Aptos Narrow" w:hAnsi="Aptos Narrow"/>
                <w:color w:val="000000" w:themeColor="text1"/>
                <w:sz w:val="22"/>
                <w:szCs w:val="22"/>
              </w:rPr>
              <w:t>or shard sizing</w:t>
            </w:r>
            <w:r>
              <w:rPr>
                <w:rFonts w:ascii="Aptos Narrow" w:hAnsi="Aptos Narrow"/>
                <w:color w:val="000000" w:themeColor="text1"/>
                <w:sz w:val="22"/>
                <w:szCs w:val="22"/>
              </w:rPr>
              <w:t xml:space="preserve">, </w:t>
            </w:r>
            <w:r w:rsidRPr="06F8578B" w:rsidR="00081271">
              <w:rPr>
                <w:rFonts w:ascii="Aptos Narrow" w:hAnsi="Aptos Narrow"/>
                <w:color w:val="000000" w:themeColor="text1"/>
                <w:sz w:val="22"/>
                <w:szCs w:val="22"/>
              </w:rPr>
              <w:t>calculate your vector memory footprint. Our 500,000 books at 768 dimensions need</w:t>
            </w:r>
            <w:r w:rsidR="00BC2B37">
              <w:rPr>
                <w:rFonts w:ascii="Aptos Narrow" w:hAnsi="Aptos Narrow"/>
                <w:color w:val="000000" w:themeColor="text1"/>
                <w:sz w:val="22"/>
                <w:szCs w:val="22"/>
              </w:rPr>
              <w:t>s</w:t>
            </w:r>
            <w:r w:rsidRPr="06F8578B" w:rsidR="00081271">
              <w:rPr>
                <w:rFonts w:ascii="Aptos Narrow" w:hAnsi="Aptos Narrow"/>
                <w:color w:val="000000" w:themeColor="text1"/>
                <w:sz w:val="22"/>
                <w:szCs w:val="22"/>
              </w:rPr>
              <w:t xml:space="preserve"> about 2.25GB</w:t>
            </w:r>
            <w:r w:rsidR="00BC2B37">
              <w:rPr>
                <w:rFonts w:ascii="Aptos Narrow" w:hAnsi="Aptos Narrow"/>
                <w:color w:val="000000" w:themeColor="text1"/>
                <w:sz w:val="22"/>
                <w:szCs w:val="22"/>
              </w:rPr>
              <w:t xml:space="preserve"> and we’ll</w:t>
            </w:r>
            <w:r w:rsidRPr="06F8578B" w:rsidR="00081271">
              <w:rPr>
                <w:rFonts w:ascii="Aptos Narrow" w:hAnsi="Aptos Narrow"/>
                <w:color w:val="000000" w:themeColor="text1"/>
                <w:sz w:val="22"/>
                <w:szCs w:val="22"/>
              </w:rPr>
              <w:t xml:space="preserve"> use 2 shards, leaving plenty of headroom. If you grow to millions of books, add shards to distribute memory. </w:t>
            </w:r>
          </w:p>
          <w:p w:rsidR="00DD7CB9" w:rsidP="00081271" w:rsidRDefault="00DD7CB9" w14:paraId="55B74049" w14:textId="77777777">
            <w:pPr>
              <w:rPr>
                <w:rFonts w:ascii="Aptos Narrow" w:hAnsi="Aptos Narrow"/>
                <w:color w:val="000000" w:themeColor="text1"/>
                <w:sz w:val="22"/>
                <w:szCs w:val="22"/>
              </w:rPr>
            </w:pPr>
          </w:p>
          <w:p w:rsidR="00DD7CB9" w:rsidP="00081271" w:rsidRDefault="00DD7CB9" w14:paraId="276EBFFC" w14:textId="137BB0C5">
            <w:pPr>
              <w:rPr>
                <w:rFonts w:ascii="Aptos Narrow" w:hAnsi="Aptos Narrow"/>
                <w:color w:val="000000" w:themeColor="text1"/>
                <w:sz w:val="22"/>
                <w:szCs w:val="22"/>
              </w:rPr>
            </w:pPr>
            <w:r>
              <w:rPr>
                <w:rFonts w:ascii="Aptos Narrow" w:hAnsi="Aptos Narrow"/>
                <w:color w:val="000000" w:themeColor="text1"/>
                <w:sz w:val="22"/>
                <w:szCs w:val="22"/>
              </w:rPr>
              <w:t xml:space="preserve">Now, </w:t>
            </w:r>
            <w:r w:rsidRPr="1027F299">
              <w:rPr>
                <w:rFonts w:ascii="Aptos Narrow" w:hAnsi="Aptos Narrow" w:eastAsia="Aptos Narrow" w:cs="Aptos Narrow"/>
                <w:sz w:val="22"/>
                <w:szCs w:val="22"/>
              </w:rPr>
              <w:t xml:space="preserve">2.25GB might be manageable for 500,000 books, but </w:t>
            </w:r>
            <w:r w:rsidRPr="00383CBB">
              <w:rPr>
                <w:rFonts w:eastAsia="Aptos Narrow"/>
              </w:rPr>
              <w:t>what</w:t>
            </w:r>
            <w:r w:rsidRPr="1027F299">
              <w:rPr>
                <w:rFonts w:ascii="Aptos Narrow" w:hAnsi="Aptos Narrow" w:eastAsia="Aptos Narrow" w:cs="Aptos Narrow"/>
                <w:sz w:val="22"/>
                <w:szCs w:val="22"/>
              </w:rPr>
              <w:t xml:space="preserve"> if you're storing 5 million</w:t>
            </w:r>
            <w:r>
              <w:rPr>
                <w:rFonts w:ascii="Aptos Narrow" w:hAnsi="Aptos Narrow" w:eastAsia="Aptos Narrow" w:cs="Aptos Narrow"/>
                <w:sz w:val="22"/>
                <w:szCs w:val="22"/>
              </w:rPr>
              <w:t xml:space="preserve"> books</w:t>
            </w:r>
            <w:r w:rsidRPr="1027F299">
              <w:rPr>
                <w:rFonts w:ascii="Aptos Narrow" w:hAnsi="Aptos Narrow" w:eastAsia="Aptos Narrow" w:cs="Aptos Narrow"/>
                <w:sz w:val="22"/>
                <w:szCs w:val="22"/>
              </w:rPr>
              <w:t>? That's 22GB per shard just for vectors — and it has to live in RAM. If memory is the constraint, OpenSearch gives you an escape hatch: on_disk mode. Instead of loading the entire HNSW graph into memory, OpenSearch uses disk-based storage and loads vectors on demand. You trade some latency for a massive reduction in memory footprint. For our bookstore's archive index — older books that aren't searched as often — this is a great fit.</w:t>
            </w:r>
          </w:p>
          <w:p w:rsidR="00B50821" w:rsidP="00081271" w:rsidRDefault="00B50821" w14:paraId="11F91776" w14:textId="77777777">
            <w:pPr>
              <w:rPr>
                <w:rFonts w:ascii="Aptos Narrow" w:hAnsi="Aptos Narrow"/>
                <w:color w:val="000000" w:themeColor="text1"/>
                <w:sz w:val="22"/>
                <w:szCs w:val="22"/>
              </w:rPr>
            </w:pPr>
          </w:p>
          <w:p w:rsidR="0000237B" w:rsidP="00081271" w:rsidRDefault="0000237B" w14:paraId="187E2E50" w14:textId="77777777">
            <w:pPr>
              <w:rPr>
                <w:rFonts w:ascii="Aptos Narrow" w:hAnsi="Aptos Narrow"/>
                <w:color w:val="000000" w:themeColor="text1"/>
                <w:sz w:val="22"/>
                <w:szCs w:val="22"/>
              </w:rPr>
            </w:pPr>
          </w:p>
          <w:p w:rsidR="0000237B" w:rsidP="00081271" w:rsidRDefault="0000237B" w14:paraId="3B3CBCB9" w14:textId="77777777">
            <w:pPr>
              <w:rPr>
                <w:rFonts w:ascii="Aptos Narrow" w:hAnsi="Aptos Narrow"/>
                <w:color w:val="000000" w:themeColor="text1"/>
                <w:sz w:val="22"/>
                <w:szCs w:val="22"/>
              </w:rPr>
            </w:pPr>
          </w:p>
          <w:p w:rsidRPr="008047D5" w:rsidR="00B50821" w:rsidP="00081271" w:rsidRDefault="0000237B" w14:paraId="1599378A" w14:textId="601B99B3">
            <w:pPr>
              <w:rPr>
                <w:rFonts w:ascii="Aptos Narrow" w:hAnsi="Aptos Narrow"/>
                <w:color w:val="000000" w:themeColor="text1"/>
                <w:sz w:val="22"/>
                <w:szCs w:val="22"/>
              </w:rPr>
            </w:pPr>
            <w:r>
              <w:rPr>
                <w:rFonts w:ascii="Aptos Narrow" w:hAnsi="Aptos Narrow"/>
                <w:color w:val="000000" w:themeColor="text1"/>
                <w:sz w:val="22"/>
                <w:szCs w:val="22"/>
              </w:rPr>
              <w:t>Maybe</w:t>
            </w:r>
            <w:r w:rsidRPr="19BA637E">
              <w:rPr>
                <w:rFonts w:ascii="Aptos Narrow" w:hAnsi="Aptos Narrow" w:eastAsia="Aptos Narrow" w:cs="Aptos Narrow"/>
                <w:sz w:val="22"/>
                <w:szCs w:val="22"/>
              </w:rPr>
              <w:t xml:space="preserve"> on_disk is too much of a latency tradeoff for your use case. There's a middle ground: fp16 quantization. By default, OpenSearch stores each vector dimension as a 32-bit float — 4 bytes per number. With fp16, you're storing 16-bit floats instead, cutting memory in half with minimal impact on search quality. For our bookstore, that takes us from 2.25GB down to about 1.1GB per shard. That's real savings at scale, and most relevance benchmarks show less than 1% accuracy drop</w:t>
            </w:r>
            <w:r w:rsidRPr="63E34659">
              <w:rPr>
                <w:rFonts w:ascii="Aptos Narrow" w:hAnsi="Aptos Narrow" w:eastAsia="Aptos Narrow" w:cs="Aptos Narrow"/>
                <w:sz w:val="22"/>
                <w:szCs w:val="22"/>
              </w:rPr>
              <w:t>.</w:t>
            </w:r>
          </w:p>
        </w:tc>
        <w:tc>
          <w:tcPr>
            <w:tcW w:w="3150" w:type="dxa"/>
            <w:shd w:val="clear" w:color="auto" w:fill="FFFFFF" w:themeFill="background1"/>
            <w:noWrap/>
            <w:vAlign w:val="bottom"/>
            <w:hideMark/>
          </w:tcPr>
          <w:p w:rsidR="00081271" w:rsidP="00081271" w:rsidRDefault="00081271" w14:paraId="429FA5A0" w14:textId="77777777">
            <w:pPr>
              <w:rPr>
                <w:rFonts w:ascii="Aptos Narrow" w:hAnsi="Aptos Narrow"/>
                <w:color w:val="000000"/>
                <w:sz w:val="22"/>
                <w:szCs w:val="22"/>
              </w:rPr>
            </w:pPr>
            <w:r>
              <w:rPr>
                <w:rFonts w:ascii="Aptos Narrow" w:hAnsi="Aptos Narrow"/>
                <w:color w:val="000000"/>
                <w:sz w:val="22"/>
                <w:szCs w:val="22"/>
              </w:rPr>
              <w:t>- Checklist graphic with three sections - Memory calculation formula displayed - Parameter comparison: v1 vs v2 - "Test with your data" callout</w:t>
            </w:r>
          </w:p>
          <w:p w:rsidR="002D13AD" w:rsidP="00081271" w:rsidRDefault="002D13AD" w14:paraId="3755C620" w14:textId="77777777">
            <w:pPr>
              <w:rPr>
                <w:rFonts w:ascii="Aptos Narrow" w:hAnsi="Aptos Narrow"/>
                <w:color w:val="000000"/>
                <w:sz w:val="22"/>
                <w:szCs w:val="22"/>
              </w:rPr>
            </w:pPr>
          </w:p>
          <w:p w:rsidR="002D13AD" w:rsidP="00081271" w:rsidRDefault="002D13AD" w14:paraId="56C96F3A" w14:textId="77777777">
            <w:pPr>
              <w:rPr>
                <w:rFonts w:ascii="Aptos Narrow" w:hAnsi="Aptos Narrow"/>
                <w:color w:val="000000"/>
                <w:sz w:val="22"/>
                <w:szCs w:val="22"/>
              </w:rPr>
            </w:pPr>
          </w:p>
          <w:p w:rsidR="005B42A7" w:rsidP="005B42A7" w:rsidRDefault="005B42A7" w14:paraId="27AC7FB0" w14:textId="14906283">
            <w:r>
              <w:rPr>
                <w:rFonts w:ascii="Aptos Narrow" w:hAnsi="Aptos Narrow"/>
                <w:color w:val="000000"/>
                <w:sz w:val="22"/>
                <w:szCs w:val="22"/>
              </w:rPr>
              <w:t xml:space="preserve">Visual: </w:t>
            </w:r>
            <w:r w:rsidRPr="3444450E">
              <w:rPr>
                <w:rFonts w:ascii="Aptos Narrow" w:hAnsi="Aptos Narrow" w:eastAsia="Aptos Narrow" w:cs="Aptos Narrow"/>
                <w:sz w:val="22"/>
                <w:szCs w:val="22"/>
              </w:rPr>
              <w:t xml:space="preserve"> A simple two-row comparison table — in_memory (default) vs on_disk — with columns for memory usage, latency, and best use case. Learners can scan it instantly</w:t>
            </w:r>
          </w:p>
          <w:p w:rsidR="005B42A7" w:rsidP="005B42A7" w:rsidRDefault="005B42A7" w14:paraId="1FAB4255"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PUT /book-embeddings-archive</w:t>
            </w:r>
          </w:p>
          <w:p w:rsidR="005B42A7" w:rsidP="005B42A7" w:rsidRDefault="005B42A7" w14:paraId="081C74A0"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w:t>
            </w:r>
          </w:p>
          <w:p w:rsidR="005B42A7" w:rsidP="005B42A7" w:rsidRDefault="005B42A7" w14:paraId="46B2C503"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"settings": { "index.knn": true },</w:t>
            </w:r>
          </w:p>
          <w:p w:rsidR="005B42A7" w:rsidP="005B42A7" w:rsidRDefault="005B42A7" w14:paraId="533CE858"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"mappings": {</w:t>
            </w:r>
          </w:p>
          <w:p w:rsidR="005B42A7" w:rsidP="005B42A7" w:rsidRDefault="005B42A7" w14:paraId="62AA5328"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"properties": {</w:t>
            </w:r>
          </w:p>
          <w:p w:rsidR="005B42A7" w:rsidP="005B42A7" w:rsidRDefault="005B42A7" w14:paraId="3B45018B"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"embedding": {</w:t>
            </w:r>
          </w:p>
          <w:p w:rsidR="005B42A7" w:rsidP="005B42A7" w:rsidRDefault="005B42A7" w14:paraId="61590D6E"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"type": "knn_vector",</w:t>
            </w:r>
          </w:p>
          <w:p w:rsidR="005B42A7" w:rsidP="005B42A7" w:rsidRDefault="005B42A7" w14:paraId="3065304B"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"dimension": 768,</w:t>
            </w:r>
          </w:p>
          <w:p w:rsidR="005B42A7" w:rsidP="005B42A7" w:rsidRDefault="005B42A7" w14:paraId="34FA8656"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"mode": "on_disk"</w:t>
            </w:r>
          </w:p>
          <w:p w:rsidR="005B42A7" w:rsidP="005B42A7" w:rsidRDefault="005B42A7" w14:paraId="0A0069F6"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w:t>
            </w:r>
          </w:p>
          <w:p w:rsidR="005B42A7" w:rsidP="005B42A7" w:rsidRDefault="005B42A7" w14:paraId="4CEDB83D"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w:t>
            </w:r>
          </w:p>
          <w:p w:rsidR="005B42A7" w:rsidP="005B42A7" w:rsidRDefault="005B42A7" w14:paraId="56C1ED00" w14:textId="77777777">
            <w:pPr>
              <w:rPr>
                <w:rFonts w:ascii="Aptos Narrow" w:hAnsi="Aptos Narrow"/>
                <w:color w:val="000000" w:themeColor="text1"/>
                <w:sz w:val="22"/>
                <w:szCs w:val="22"/>
              </w:rPr>
            </w:pPr>
            <w:r w:rsidRPr="6FA26BDC">
              <w:rPr>
                <w:rFonts w:ascii="Aptos Narrow" w:hAnsi="Aptos Narrow"/>
                <w:color w:val="000000" w:themeColor="text1"/>
                <w:sz w:val="22"/>
                <w:szCs w:val="22"/>
              </w:rPr>
              <w:t xml:space="preserve">  }</w:t>
            </w:r>
          </w:p>
          <w:p w:rsidR="002D13AD" w:rsidP="005B42A7" w:rsidRDefault="005B42A7" w14:paraId="4FB40FA9" w14:textId="68AE07F7">
            <w:pPr>
              <w:rPr>
                <w:rFonts w:ascii="Aptos Narrow" w:hAnsi="Aptos Narrow"/>
                <w:color w:val="000000"/>
                <w:sz w:val="22"/>
                <w:szCs w:val="22"/>
              </w:rPr>
            </w:pPr>
            <w:r w:rsidRPr="6FA26BDC">
              <w:rPr>
                <w:rFonts w:ascii="Aptos Narrow" w:hAnsi="Aptos Narrow"/>
                <w:color w:val="000000" w:themeColor="text1"/>
                <w:sz w:val="22"/>
                <w:szCs w:val="22"/>
              </w:rPr>
              <w:t>}</w:t>
            </w:r>
          </w:p>
          <w:p w:rsidR="002D13AD" w:rsidP="00081271" w:rsidRDefault="002D13AD" w14:paraId="5A6D88EE" w14:textId="77777777">
            <w:pPr>
              <w:rPr>
                <w:rFonts w:ascii="Aptos Narrow" w:hAnsi="Aptos Narrow"/>
                <w:color w:val="000000"/>
                <w:sz w:val="22"/>
                <w:szCs w:val="22"/>
              </w:rPr>
            </w:pPr>
          </w:p>
          <w:p w:rsidR="0000237B" w:rsidP="0000237B" w:rsidRDefault="0000237B" w14:paraId="28FFCDC9"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PUT /book-embeddings-efficient</w:t>
            </w:r>
          </w:p>
          <w:p w:rsidR="0000237B" w:rsidP="0000237B" w:rsidRDefault="0000237B" w14:paraId="78866318"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w:t>
            </w:r>
          </w:p>
          <w:p w:rsidR="0000237B" w:rsidP="0000237B" w:rsidRDefault="0000237B" w14:paraId="56949012"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"settings": { "index.knn": true },</w:t>
            </w:r>
          </w:p>
          <w:p w:rsidR="0000237B" w:rsidP="0000237B" w:rsidRDefault="0000237B" w14:paraId="1C67E23A"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"mappings": {</w:t>
            </w:r>
          </w:p>
          <w:p w:rsidR="0000237B" w:rsidP="0000237B" w:rsidRDefault="0000237B" w14:paraId="585E7CD2"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"properties": {</w:t>
            </w:r>
          </w:p>
          <w:p w:rsidR="0000237B" w:rsidP="0000237B" w:rsidRDefault="0000237B" w14:paraId="3BE77582"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"embedding": {</w:t>
            </w:r>
          </w:p>
          <w:p w:rsidR="0000237B" w:rsidP="0000237B" w:rsidRDefault="0000237B" w14:paraId="3993C150"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"type": "knn_vector",</w:t>
            </w:r>
          </w:p>
          <w:p w:rsidR="0000237B" w:rsidP="0000237B" w:rsidRDefault="0000237B" w14:paraId="746BDFAB"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"dimension": 768,</w:t>
            </w:r>
          </w:p>
          <w:p w:rsidR="0000237B" w:rsidP="0000237B" w:rsidRDefault="0000237B" w14:paraId="69709981"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"mode": "in_memory",</w:t>
            </w:r>
          </w:p>
          <w:p w:rsidR="0000237B" w:rsidP="0000237B" w:rsidRDefault="0000237B" w14:paraId="1FBDE9C5"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"data_type": "float16"</w:t>
            </w:r>
          </w:p>
          <w:p w:rsidR="0000237B" w:rsidP="0000237B" w:rsidRDefault="0000237B" w14:paraId="53BDE05D"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w:t>
            </w:r>
          </w:p>
          <w:p w:rsidR="0000237B" w:rsidP="0000237B" w:rsidRDefault="0000237B" w14:paraId="365539A9"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w:t>
            </w:r>
          </w:p>
          <w:p w:rsidR="0000237B" w:rsidP="0000237B" w:rsidRDefault="0000237B" w14:paraId="7E91D51E" w14:textId="77777777">
            <w:pPr>
              <w:rPr>
                <w:rFonts w:ascii="Aptos Narrow" w:hAnsi="Aptos Narrow" w:eastAsia="Aptos Narrow" w:cs="Aptos Narrow"/>
                <w:b/>
                <w:bCs/>
                <w:sz w:val="22"/>
                <w:szCs w:val="22"/>
              </w:rPr>
            </w:pPr>
            <w:r w:rsidRPr="7997EAEE">
              <w:rPr>
                <w:rFonts w:ascii="Aptos Narrow" w:hAnsi="Aptos Narrow" w:eastAsia="Aptos Narrow" w:cs="Aptos Narrow"/>
                <w:b/>
                <w:bCs/>
                <w:sz w:val="22"/>
                <w:szCs w:val="22"/>
              </w:rPr>
              <w:t xml:space="preserve">  }</w:t>
            </w:r>
          </w:p>
          <w:p w:rsidR="002D13AD" w:rsidP="00081271" w:rsidRDefault="0000237B" w14:paraId="5CC1AA51" w14:textId="2D890BB6">
            <w:pPr>
              <w:rPr>
                <w:rFonts w:ascii="Aptos Narrow" w:hAnsi="Aptos Narrow"/>
                <w:color w:val="000000"/>
                <w:sz w:val="22"/>
                <w:szCs w:val="22"/>
              </w:rPr>
            </w:pPr>
            <w:r w:rsidRPr="7997EAEE">
              <w:rPr>
                <w:rFonts w:ascii="Aptos Narrow" w:hAnsi="Aptos Narrow" w:eastAsia="Aptos Narrow" w:cs="Aptos Narrow"/>
                <w:b/>
                <w:bCs/>
                <w:sz w:val="22"/>
                <w:szCs w:val="22"/>
              </w:rPr>
              <w:t>}</w:t>
            </w:r>
          </w:p>
          <w:p w:rsidR="002D13AD" w:rsidP="00081271" w:rsidRDefault="002D13AD" w14:paraId="31F45D82" w14:textId="6E93E73B">
            <w:pPr>
              <w:rPr>
                <w:rFonts w:ascii="Aptos Narrow" w:hAnsi="Aptos Narrow"/>
                <w:color w:val="000000"/>
                <w:sz w:val="22"/>
                <w:szCs w:val="22"/>
              </w:rPr>
            </w:pPr>
          </w:p>
        </w:tc>
      </w:tr>
      <w:tr w:rsidR="00212321" w:rsidTr="07910F1C" w14:paraId="5A4DB9F5" w14:textId="77777777">
        <w:trPr>
          <w:trHeight w:val="290"/>
        </w:trPr>
        <w:tc>
          <w:tcPr>
            <w:tcW w:w="1880" w:type="dxa"/>
            <w:shd w:val="clear" w:color="auto" w:fill="FFFFFF" w:themeFill="background1"/>
            <w:noWrap/>
            <w:vAlign w:val="bottom"/>
            <w:hideMark/>
          </w:tcPr>
          <w:p w:rsidR="00081271" w:rsidP="00081271" w:rsidRDefault="00081271" w14:paraId="519AFD91" w14:textId="59D99235">
            <w:pPr>
              <w:rPr>
                <w:rFonts w:ascii="Aptos Narrow" w:hAnsi="Aptos Narrow"/>
                <w:color w:val="000000" w:themeColor="text1"/>
                <w:sz w:val="22"/>
                <w:szCs w:val="22"/>
              </w:rPr>
            </w:pPr>
          </w:p>
        </w:tc>
        <w:tc>
          <w:tcPr>
            <w:tcW w:w="4325" w:type="dxa"/>
            <w:shd w:val="clear" w:color="auto" w:fill="FFFFFF" w:themeFill="background1"/>
            <w:noWrap/>
            <w:vAlign w:val="bottom"/>
            <w:hideMark/>
          </w:tcPr>
          <w:p w:rsidR="00081271" w:rsidP="00081271" w:rsidRDefault="00081271" w14:paraId="47A75117" w14:textId="0FA2EEDD">
            <w:pPr>
              <w:rPr>
                <w:rFonts w:ascii="Aptos Narrow" w:hAnsi="Aptos Narrow" w:eastAsia="Aptos Narrow"/>
                <w:color w:val="000000" w:themeColor="text1"/>
                <w:sz w:val="22"/>
                <w:szCs w:val="22"/>
              </w:rPr>
            </w:pPr>
            <w:r w:rsidRPr="06F8578B">
              <w:rPr>
                <w:rFonts w:ascii="Aptos Narrow" w:hAnsi="Aptos Narrow"/>
                <w:color w:val="000000" w:themeColor="text1"/>
                <w:sz w:val="22"/>
                <w:szCs w:val="22"/>
              </w:rPr>
              <w:t xml:space="preserve">For HNSW parameters: we started with ef_construction of 128 and m of 16. For our v2 index with the upgraded model, we increased to 256 and 32 for better accuracy since book recommendations are customer-facing. You can check your current settings anytime with the </w:t>
            </w:r>
            <w:commentRangeStart w:id="484"/>
            <w:r w:rsidRPr="06F8578B">
              <w:rPr>
                <w:rFonts w:ascii="Aptos Narrow" w:hAnsi="Aptos Narrow"/>
                <w:color w:val="000000" w:themeColor="text1"/>
                <w:sz w:val="22"/>
                <w:szCs w:val="22"/>
              </w:rPr>
              <w:t>stats API</w:t>
            </w:r>
            <w:commentRangeEnd w:id="484"/>
            <w:r w:rsidRPr="06F8578B" w:rsidR="00DD7CB9">
              <w:rPr>
                <w:rStyle w:val="CommentReference"/>
                <w:rFonts w:ascii="Aptos Narrow" w:hAnsi="Aptos Narrow"/>
                <w:color w:val="000000" w:themeColor="text1"/>
                <w:sz w:val="22"/>
                <w:szCs w:val="22"/>
              </w:rPr>
              <w:commentReference w:id="484"/>
            </w:r>
            <w:r w:rsidRPr="06F8578B">
              <w:rPr>
                <w:rFonts w:ascii="Aptos Narrow" w:hAnsi="Aptos Narrow"/>
                <w:color w:val="000000" w:themeColor="text1"/>
                <w:sz w:val="22"/>
                <w:szCs w:val="22"/>
              </w:rPr>
              <w:t>. And always test with your actual data. Vector search performance varies significantly based on your specific embeddings and query patterns.</w:t>
            </w:r>
          </w:p>
        </w:tc>
        <w:tc>
          <w:tcPr>
            <w:tcW w:w="3150" w:type="dxa"/>
            <w:shd w:val="clear" w:color="auto" w:fill="FFFFFF" w:themeFill="background1"/>
            <w:noWrap/>
            <w:vAlign w:val="bottom"/>
            <w:hideMark/>
          </w:tcPr>
          <w:p w:rsidR="00081271" w:rsidP="00081271" w:rsidRDefault="006E2D96" w14:paraId="12573547" w14:textId="17A98701">
            <w:pPr>
              <w:rPr>
                <w:rFonts w:ascii="Aptos Narrow" w:hAnsi="Aptos Narrow" w:eastAsia="Aptos Narrow" w:cs="Aptos Narrow"/>
                <w:b/>
                <w:bCs/>
                <w:sz w:val="22"/>
                <w:szCs w:val="22"/>
              </w:rPr>
            </w:pPr>
            <w:r>
              <w:rPr>
                <w:rFonts w:ascii="Aptos Narrow" w:hAnsi="Aptos Narrow" w:eastAsia="Aptos Narrow" w:cs="Aptos Narrow"/>
                <w:b/>
                <w:bCs/>
                <w:sz w:val="22"/>
                <w:szCs w:val="22"/>
              </w:rPr>
              <w:t>Stats API call</w:t>
            </w:r>
          </w:p>
          <w:p w:rsidR="00081271" w:rsidP="00081271" w:rsidRDefault="006E2D96" w14:paraId="324E97ED" w14:textId="46A045BB">
            <w:pPr>
              <w:rPr>
                <w:rFonts w:ascii="Aptos Narrow" w:hAnsi="Aptos Narrow" w:eastAsia="Aptos Narrow" w:cs="Aptos Narrow"/>
                <w:b/>
                <w:bCs/>
                <w:sz w:val="22"/>
                <w:szCs w:val="22"/>
              </w:rPr>
            </w:pPr>
            <w:r>
              <w:rPr>
                <w:rFonts w:ascii="Aptos Narrow" w:hAnsi="Aptos Narrow" w:eastAsia="Aptos Narrow" w:cs="Aptos Narrow"/>
                <w:b/>
                <w:bCs/>
                <w:sz w:val="22"/>
                <w:szCs w:val="22"/>
              </w:rPr>
              <w:t>GET /index-name/stats</w:t>
            </w:r>
          </w:p>
        </w:tc>
      </w:tr>
      <w:tr w:rsidR="00F01072" w:rsidTr="07910F1C" w14:paraId="2A4C0548" w14:textId="77777777">
        <w:trPr>
          <w:gridAfter w:val="1"/>
          <w:wAfter w:w="3150" w:type="dxa"/>
          <w:trHeight w:val="290"/>
        </w:trPr>
        <w:tc>
          <w:tcPr>
            <w:tcW w:w="1880" w:type="dxa"/>
            <w:shd w:val="clear" w:color="auto" w:fill="FFFFFF" w:themeFill="background1"/>
            <w:noWrap/>
            <w:vAlign w:val="bottom"/>
            <w:hideMark/>
          </w:tcPr>
          <w:p w:rsidR="00081271" w:rsidP="00081271" w:rsidRDefault="00081271" w14:paraId="0474AD16" w14:textId="77777777">
            <w:pPr>
              <w:rPr>
                <w:rFonts w:ascii="Aptos Narrow" w:hAnsi="Aptos Narrow"/>
                <w:color w:val="000000"/>
                <w:sz w:val="22"/>
                <w:szCs w:val="22"/>
              </w:rPr>
            </w:pPr>
            <w:r>
              <w:rPr>
                <w:rFonts w:ascii="Aptos Narrow" w:hAnsi="Aptos Narrow"/>
                <w:color w:val="000000"/>
                <w:sz w:val="22"/>
                <w:szCs w:val="22"/>
              </w:rPr>
              <w:t>Closing</w:t>
            </w:r>
          </w:p>
        </w:tc>
        <w:tc>
          <w:tcPr>
            <w:tcW w:w="4325" w:type="dxa"/>
            <w:shd w:val="clear" w:color="auto" w:fill="FFFFFF" w:themeFill="background1"/>
            <w:noWrap/>
            <w:vAlign w:val="bottom"/>
            <w:hideMark/>
          </w:tcPr>
          <w:p w:rsidR="0043570A" w:rsidP="00081271" w:rsidRDefault="00EF3592" w14:paraId="670683A3" w14:textId="14831978">
            <w:pPr>
              <w:rPr>
                <w:rFonts w:ascii="Aptos Narrow" w:hAnsi="Aptos Narrow"/>
                <w:color w:val="000000" w:themeColor="text1"/>
                <w:sz w:val="22"/>
                <w:szCs w:val="22"/>
              </w:rPr>
            </w:pPr>
            <w:r>
              <w:rPr>
                <w:rFonts w:ascii="Aptos Narrow" w:hAnsi="Aptos Narrow"/>
                <w:color w:val="000000" w:themeColor="text1"/>
                <w:sz w:val="22"/>
                <w:szCs w:val="22"/>
              </w:rPr>
              <w:t>That covers our look at</w:t>
            </w:r>
            <w:r w:rsidRPr="07910F1C" w:rsidR="77CC4928">
              <w:rPr>
                <w:rFonts w:ascii="Aptos Narrow" w:hAnsi="Aptos Narrow"/>
                <w:color w:val="000000" w:themeColor="text1"/>
                <w:sz w:val="22"/>
                <w:szCs w:val="22"/>
              </w:rPr>
              <w:t xml:space="preserve"> </w:t>
            </w:r>
            <w:r w:rsidRPr="07910F1C" w:rsidR="00081271">
              <w:rPr>
                <w:rFonts w:ascii="Aptos Narrow" w:hAnsi="Aptos Narrow"/>
                <w:color w:val="000000" w:themeColor="text1"/>
                <w:sz w:val="22"/>
                <w:szCs w:val="22"/>
              </w:rPr>
              <w:t xml:space="preserve"> vector storage</w:t>
            </w:r>
            <w:r w:rsidRPr="07910F1C" w:rsidDel="00EF3592" w:rsidR="00081271">
              <w:rPr>
                <w:rFonts w:ascii="Aptos Narrow" w:hAnsi="Aptos Narrow"/>
                <w:color w:val="000000" w:themeColor="text1"/>
                <w:sz w:val="22"/>
                <w:szCs w:val="22"/>
              </w:rPr>
              <w:t xml:space="preserve"> </w:t>
            </w:r>
            <w:r w:rsidRPr="07910F1C" w:rsidR="00081271">
              <w:rPr>
                <w:rFonts w:ascii="Aptos Narrow" w:hAnsi="Aptos Narrow"/>
                <w:color w:val="000000" w:themeColor="text1"/>
                <w:sz w:val="22"/>
                <w:szCs w:val="22"/>
              </w:rPr>
              <w:t xml:space="preserve">in OpenSearch. Remember: vectors are memory-intensive, </w:t>
            </w:r>
            <w:r w:rsidR="0043570A">
              <w:rPr>
                <w:rFonts w:ascii="Aptos Narrow" w:hAnsi="Aptos Narrow"/>
                <w:color w:val="000000" w:themeColor="text1"/>
                <w:sz w:val="22"/>
                <w:szCs w:val="22"/>
              </w:rPr>
              <w:t>so size your shards for memory and separate your indexes for flexibility.</w:t>
            </w:r>
            <w:r w:rsidRPr="07910F1C" w:rsidR="00081271">
              <w:rPr>
                <w:rFonts w:ascii="Aptos Narrow" w:hAnsi="Aptos Narrow"/>
                <w:color w:val="000000" w:themeColor="text1"/>
                <w:sz w:val="22"/>
                <w:szCs w:val="22"/>
              </w:rPr>
              <w:t xml:space="preserve"> </w:t>
            </w:r>
          </w:p>
          <w:p w:rsidR="0043570A" w:rsidP="00081271" w:rsidRDefault="0043570A" w14:paraId="7494FB9A" w14:textId="77777777">
            <w:pPr>
              <w:rPr>
                <w:rFonts w:ascii="Aptos Narrow" w:hAnsi="Aptos Narrow"/>
                <w:color w:val="000000" w:themeColor="text1"/>
                <w:sz w:val="22"/>
                <w:szCs w:val="22"/>
              </w:rPr>
            </w:pPr>
          </w:p>
          <w:p w:rsidR="00457E75" w:rsidP="00081271" w:rsidRDefault="007F057B" w14:paraId="291C8879" w14:textId="7E1A1A93">
            <w:pPr>
              <w:rPr>
                <w:rFonts w:ascii="Aptos Narrow" w:hAnsi="Aptos Narrow"/>
                <w:color w:val="000000" w:themeColor="text1"/>
                <w:sz w:val="22"/>
                <w:szCs w:val="22"/>
              </w:rPr>
            </w:pPr>
            <w:commentRangeStart w:id="486"/>
            <w:r w:rsidRPr="007F057B">
              <w:rPr>
                <w:rFonts w:ascii="Aptos Narrow" w:hAnsi="Aptos Narrow"/>
                <w:color w:val="000000" w:themeColor="text1"/>
                <w:sz w:val="22"/>
                <w:szCs w:val="22"/>
              </w:rPr>
              <w:t>Now it’s your turn. Open up your OpenSearch cluster and run the stats API on one of your indexes to see its current memory load. Then, try creating a test index with fp16 quantization to see the savings for yourself.</w:t>
            </w:r>
            <w:commentRangeEnd w:id="486"/>
            <w:r w:rsidR="00870B56">
              <w:rPr>
                <w:rStyle w:val="CommentReference"/>
                <w:rFonts w:ascii="Aptos Narrow" w:hAnsi="Aptos Narrow"/>
                <w:color w:val="000000" w:themeColor="text1"/>
                <w:sz w:val="22"/>
                <w:szCs w:val="22"/>
              </w:rPr>
              <w:commentReference w:id="486"/>
            </w:r>
          </w:p>
          <w:p w:rsidR="007F057B" w:rsidP="00081271" w:rsidRDefault="007F057B" w14:paraId="6935E47A" w14:textId="77777777">
            <w:pPr>
              <w:rPr>
                <w:rFonts w:ascii="Aptos Narrow" w:hAnsi="Aptos Narrow"/>
                <w:color w:val="000000" w:themeColor="text1"/>
                <w:sz w:val="22"/>
                <w:szCs w:val="22"/>
              </w:rPr>
            </w:pPr>
          </w:p>
          <w:p w:rsidR="00081271" w:rsidP="00081271" w:rsidRDefault="00081271" w14:paraId="036B644F" w14:textId="78B255FE">
            <w:pPr>
              <w:rPr>
                <w:rFonts w:ascii="Aptos Narrow" w:hAnsi="Aptos Narrow"/>
                <w:color w:val="000000"/>
                <w:sz w:val="22"/>
                <w:szCs w:val="22"/>
              </w:rPr>
            </w:pPr>
            <w:r w:rsidRPr="07910F1C">
              <w:rPr>
                <w:rFonts w:ascii="Aptos Narrow" w:hAnsi="Aptos Narrow"/>
                <w:color w:val="000000" w:themeColor="text1"/>
                <w:sz w:val="22"/>
                <w:szCs w:val="22"/>
              </w:rPr>
              <w:t>In our next lesson, we'll dive into hands-on vector search optimization techniques. Thanks for watching!"</w:t>
            </w:r>
          </w:p>
        </w:tc>
      </w:tr>
    </w:tbl>
    <w:p w:rsidR="006B73A8" w:rsidP="002C786C" w:rsidRDefault="006B73A8" w14:paraId="5F7DC418" w14:textId="77777777"/>
    <w:p w:rsidR="002F3707" w:rsidP="002F3707" w:rsidRDefault="002F3707" w14:paraId="1EFEE8B2" w14:textId="4BDC32F9">
      <w:pPr>
        <w:rPr>
          <w:rStyle w:val="Heading2Char"/>
        </w:rPr>
      </w:pPr>
      <w:bookmarkStart w:name="_Toc1581902361" w:id="489"/>
      <w:bookmarkStart w:name="_Toc683063376" w:id="490"/>
      <w:bookmarkStart w:name="_Toc484644852" w:id="491"/>
      <w:r w:rsidRPr="186E01E4">
        <w:rPr>
          <w:rStyle w:val="Heading2Char"/>
        </w:rPr>
        <w:t>Lesson 5-</w:t>
      </w:r>
      <w:r w:rsidRPr="186E01E4" w:rsidR="006E4CB0">
        <w:rPr>
          <w:rStyle w:val="Heading2Char"/>
        </w:rPr>
        <w:t>4</w:t>
      </w:r>
      <w:r w:rsidRPr="186E01E4">
        <w:rPr>
          <w:rStyle w:val="Heading2Char"/>
        </w:rPr>
        <w:t>:</w:t>
      </w:r>
      <w:r w:rsidRPr="186E01E4" w:rsidR="006E4CB0">
        <w:rPr>
          <w:rStyle w:val="Heading2Char"/>
        </w:rPr>
        <w:t xml:space="preserve"> </w:t>
      </w:r>
      <w:r w:rsidRPr="186E01E4" w:rsidR="05EBFBF3">
        <w:rPr>
          <w:rStyle w:val="Heading2Char"/>
        </w:rPr>
        <w:t>Security &amp; Resilience for Production OpenSearch Clusters</w:t>
      </w:r>
      <w:bookmarkEnd w:id="489"/>
      <w:bookmarkEnd w:id="490"/>
      <w:bookmarkEnd w:id="491"/>
      <w:r w:rsidRPr="186E01E4">
        <w:rPr>
          <w:rStyle w:val="Heading2Char"/>
        </w:rPr>
        <w:t xml:space="preserve"> </w:t>
      </w:r>
    </w:p>
    <w:p w:rsidRPr="00B45130" w:rsidR="00B45130" w:rsidP="00B45130" w:rsidRDefault="00B6209D" w14:paraId="707AD45D" w14:textId="236624F8">
      <w:pPr>
        <w:rPr>
          <w:ins w:author="Yancey, Michelle" w:date="2026-04-03T17:31:00Z" w:id="492"/>
          <w:rFonts w:ascii="system-ui" w:hAnsi="system-ui" w:eastAsia="system-ui" w:cs="system-ui"/>
          <w:i/>
          <w:iCs/>
          <w:color w:val="333333"/>
          <w:sz w:val="19"/>
          <w:szCs w:val="19"/>
          <w:shd w:val="clear" w:color="auto" w:fill="FFFFFF"/>
        </w:rPr>
      </w:pPr>
      <w:r>
        <w:t>D</w:t>
      </w:r>
      <w:r w:rsidR="002F3707">
        <w:t xml:space="preserve">escription: </w:t>
      </w:r>
      <w:r w:rsidRPr="186E01E4" w:rsidR="658A625D">
        <w:rPr>
          <w:rFonts w:ascii="system-ui" w:hAnsi="system-ui" w:eastAsia="system-ui" w:cs="system-ui"/>
          <w:i/>
          <w:iCs/>
          <w:color w:val="333333"/>
          <w:sz w:val="19"/>
          <w:szCs w:val="19"/>
          <w:shd w:val="clear" w:color="auto" w:fill="FFFFFF"/>
        </w:rPr>
        <w:t xml:space="preserve"> Production clusters need both resilience and security from day one. </w:t>
      </w:r>
      <w:ins w:author="Yancey, Michelle" w:date="2026-04-03T17:31:00Z" w:id="493">
        <w:r w:rsidRPr="00B45130" w:rsidR="00B45130">
          <w:rPr>
            <w:rFonts w:ascii="system-ui" w:hAnsi="system-ui" w:eastAsia="system-ui" w:cs="system-ui"/>
            <w:i/>
            <w:iCs/>
            <w:color w:val="333333"/>
            <w:sz w:val="19"/>
            <w:szCs w:val="19"/>
            <w:shd w:val="clear" w:color="auto" w:fill="FFFFFF"/>
          </w:rPr>
          <w:t>This lesson covers authentication and authorization, network security, fault tolerance, backup strategies, and protecting AI search workloads in production.</w:t>
        </w:r>
      </w:ins>
    </w:p>
    <w:p w:rsidR="002F3707" w:rsidP="002F3707" w:rsidRDefault="658A625D" w14:paraId="3431A572" w14:textId="3331EB26">
      <w:del w:author="Yancey, Michelle" w:date="2026-04-03T17:31:00Z" w16du:dateUtc="2026-04-03T21:31:00Z" w:id="494">
        <w:r w:rsidRPr="186E01E4" w:rsidDel="00B45130">
          <w:rPr>
            <w:rFonts w:ascii="system-ui" w:hAnsi="system-ui" w:eastAsia="system-ui" w:cs="system-ui"/>
            <w:i/>
            <w:iCs/>
            <w:color w:val="333333"/>
            <w:sz w:val="19"/>
            <w:szCs w:val="19"/>
            <w:shd w:val="clear" w:color="auto" w:fill="FFFFFF"/>
          </w:rPr>
          <w:delText xml:space="preserve">This lesson covers multi-zone and multi-region deployment strategies for high availability, how to monitor cluster health and diagnose common production issues like JVM heap pressure and split brain, and the full OpenSearch security toolkit including role-based access control, field and document-level security, audit logging, and anomaly detection. Seven common security mistakes are also called out </w:delText>
        </w:r>
        <w:r w:rsidRPr="186E01E4" w:rsidDel="00B45130">
          <w:rPr>
            <w:rFonts w:ascii="system-ui" w:hAnsi="system-ui" w:eastAsia="system-ui" w:cs="system-ui"/>
            <w:i/>
            <w:iCs/>
            <w:color w:val="333333"/>
            <w:sz w:val="19"/>
            <w:szCs w:val="19"/>
          </w:rPr>
          <w:delText>explicitly so you can avoid the most frequent and costly ones.</w:delText>
        </w:r>
      </w:del>
    </w:p>
    <w:tbl>
      <w:tblPr>
        <w:tblStyle w:val="TableGrid"/>
        <w:tblW w:w="0" w:type="auto"/>
        <w:tblLook w:val="06A0" w:firstRow="1" w:lastRow="0" w:firstColumn="1" w:lastColumn="0" w:noHBand="1" w:noVBand="1"/>
      </w:tblPr>
      <w:tblGrid>
        <w:gridCol w:w="3117"/>
        <w:gridCol w:w="3116"/>
        <w:gridCol w:w="3117"/>
      </w:tblGrid>
      <w:tr w:rsidR="00AB2A6E" w:rsidTr="11ED247F" w14:paraId="17AAAB95" w14:textId="77777777">
        <w:trPr>
          <w:trHeight w:val="300"/>
        </w:trPr>
        <w:tc>
          <w:tcPr>
            <w:tcW w:w="3120" w:type="dxa"/>
          </w:tcPr>
          <w:p w:rsidR="002F3707" w:rsidRDefault="002F3707" w14:paraId="6FA4D10A" w14:textId="77777777">
            <w:pPr>
              <w:rPr>
                <w:color w:val="EE0000"/>
              </w:rPr>
            </w:pPr>
            <w:r w:rsidRPr="7E660D2E">
              <w:rPr>
                <w:color w:val="EE0000"/>
              </w:rPr>
              <w:t>Reviewer</w:t>
            </w:r>
          </w:p>
        </w:tc>
        <w:tc>
          <w:tcPr>
            <w:tcW w:w="3120" w:type="dxa"/>
          </w:tcPr>
          <w:p w:rsidR="002F3707" w:rsidRDefault="002F3707" w14:paraId="20F4698A" w14:textId="77777777">
            <w:pPr>
              <w:rPr>
                <w:color w:val="EE0000"/>
              </w:rPr>
            </w:pPr>
            <w:r w:rsidRPr="7E660D2E">
              <w:rPr>
                <w:color w:val="EE0000"/>
              </w:rPr>
              <w:t>Approved? Date?</w:t>
            </w:r>
          </w:p>
        </w:tc>
        <w:tc>
          <w:tcPr>
            <w:tcW w:w="3120" w:type="dxa"/>
          </w:tcPr>
          <w:p w:rsidR="002F3707" w:rsidRDefault="002F3707" w14:paraId="5B81A52E" w14:textId="77777777">
            <w:pPr>
              <w:rPr>
                <w:color w:val="EE0000"/>
              </w:rPr>
            </w:pPr>
            <w:r w:rsidRPr="7E660D2E">
              <w:rPr>
                <w:color w:val="EE0000"/>
              </w:rPr>
              <w:t>Additional comments if any</w:t>
            </w:r>
          </w:p>
        </w:tc>
      </w:tr>
      <w:tr w:rsidR="00AB2A6E" w:rsidTr="11ED247F" w14:paraId="3022C541" w14:textId="77777777">
        <w:trPr>
          <w:trHeight w:val="300"/>
        </w:trPr>
        <w:tc>
          <w:tcPr>
            <w:tcW w:w="3120" w:type="dxa"/>
          </w:tcPr>
          <w:p w:rsidR="002F3707" w:rsidRDefault="002F3707" w14:paraId="09852CC1" w14:textId="77777777">
            <w:pPr>
              <w:rPr>
                <w:color w:val="EE0000"/>
              </w:rPr>
            </w:pPr>
            <w:r w:rsidRPr="7E660D2E">
              <w:rPr>
                <w:color w:val="EE0000"/>
              </w:rPr>
              <w:t>Brian</w:t>
            </w:r>
          </w:p>
        </w:tc>
        <w:tc>
          <w:tcPr>
            <w:tcW w:w="3120" w:type="dxa"/>
          </w:tcPr>
          <w:p w:rsidR="002F3707" w:rsidRDefault="002F3707" w14:paraId="55128F60" w14:textId="2DAF0519">
            <w:r>
              <w:t xml:space="preserve"> </w:t>
            </w:r>
            <w:r w:rsidR="5253BCD6">
              <w:t>Approved 2/25</w:t>
            </w:r>
          </w:p>
        </w:tc>
        <w:tc>
          <w:tcPr>
            <w:tcW w:w="3120" w:type="dxa"/>
          </w:tcPr>
          <w:p w:rsidR="002F3707" w:rsidRDefault="5253BCD6" w14:paraId="4413369C" w14:textId="4FA8D556">
            <w:pPr>
              <w:rPr>
                <w:color w:val="EE0000"/>
              </w:rPr>
            </w:pPr>
            <w:r w:rsidRPr="064C96F3">
              <w:rPr>
                <w:color w:val="EE0000"/>
              </w:rPr>
              <w:t xml:space="preserve">Approved once </w:t>
            </w:r>
            <w:r w:rsidR="002F3707">
              <w:fldChar w:fldCharType="begin"/>
            </w:r>
            <w:commentRangeStart w:id="495"/>
            <w:r w:rsidR="002F3707">
              <w:instrText xml:space="preserve"> HYPERLINK "mailto:Kassian.Wren@netapp.com"</w:instrText>
            </w:r>
            <w:bookmarkStart w:name="_@_C25D4C9E0D2041739105B9FDFA01DE1FZ" w:id="496"/>
            <w:r w:rsidR="002F3707">
              <w:fldChar w:fldCharType="separate"/>
            </w:r>
            <w:bookmarkEnd w:id="496"/>
            <w:r w:rsidRPr="064C96F3">
              <w:rPr>
                <w:rStyle w:val="Mention"/>
                <w:noProof/>
              </w:rPr>
              <w:t>@</w:t>
            </w:r>
            <w:r w:rsidRPr="064C96F3" w:rsidR="064C96F3">
              <w:rPr>
                <w:rStyle w:val="Mention"/>
                <w:noProof/>
              </w:rPr>
              <w:t>Wren, Kassian</w:t>
            </w:r>
            <w:commentRangeEnd w:id="495"/>
            <w:r w:rsidR="002F3707">
              <w:rPr>
                <w:rStyle w:val="CommentReference"/>
                <w:sz w:val="24"/>
                <w:szCs w:val="24"/>
              </w:rPr>
              <w:commentReference w:id="495"/>
            </w:r>
            <w:r w:rsidR="002F3707">
              <w:fldChar w:fldCharType="end"/>
            </w:r>
            <w:r w:rsidRPr="064C96F3" w:rsidR="064C96F3">
              <w:rPr>
                <w:color w:val="EE0000"/>
              </w:rPr>
              <w:t xml:space="preserve"> </w:t>
            </w:r>
            <w:r w:rsidRPr="064C96F3" w:rsidR="3189715F">
              <w:rPr>
                <w:color w:val="EE0000"/>
              </w:rPr>
              <w:t>fixes the visual cues and speaker notes column order</w:t>
            </w:r>
          </w:p>
        </w:tc>
      </w:tr>
      <w:tr w:rsidR="00AB2A6E" w:rsidTr="11ED247F" w14:paraId="644B90D0" w14:textId="77777777">
        <w:trPr>
          <w:trHeight w:val="300"/>
        </w:trPr>
        <w:tc>
          <w:tcPr>
            <w:tcW w:w="3120" w:type="dxa"/>
          </w:tcPr>
          <w:p w:rsidR="002F3707" w:rsidRDefault="002F3707" w14:paraId="40F62C80" w14:textId="77777777">
            <w:pPr>
              <w:rPr>
                <w:color w:val="EE0000"/>
              </w:rPr>
            </w:pPr>
            <w:r w:rsidRPr="7E660D2E">
              <w:rPr>
                <w:color w:val="EE0000"/>
              </w:rPr>
              <w:t>Alex or Muneer</w:t>
            </w:r>
          </w:p>
        </w:tc>
        <w:tc>
          <w:tcPr>
            <w:tcW w:w="3120" w:type="dxa"/>
          </w:tcPr>
          <w:p w:rsidR="002F3707" w:rsidRDefault="312523E6" w14:paraId="3F15F4D4" w14:textId="32948432">
            <w:pPr>
              <w:rPr>
                <w:color w:val="EE0000"/>
              </w:rPr>
            </w:pPr>
            <w:r w:rsidRPr="11ED247F">
              <w:rPr>
                <w:color w:val="EE0000"/>
              </w:rPr>
              <w:t>Muneer - Approved with comments 2/27</w:t>
            </w:r>
          </w:p>
        </w:tc>
        <w:tc>
          <w:tcPr>
            <w:tcW w:w="3120" w:type="dxa"/>
          </w:tcPr>
          <w:p w:rsidR="002F3707" w:rsidRDefault="002F3707" w14:paraId="485E4A0C" w14:textId="77777777">
            <w:pPr>
              <w:rPr>
                <w:color w:val="EE0000"/>
              </w:rPr>
            </w:pPr>
          </w:p>
        </w:tc>
      </w:tr>
      <w:tr w:rsidR="00AB2A6E" w:rsidTr="11ED247F" w14:paraId="47EBC4D8" w14:textId="77777777">
        <w:trPr>
          <w:trHeight w:val="300"/>
        </w:trPr>
        <w:tc>
          <w:tcPr>
            <w:tcW w:w="3120" w:type="dxa"/>
          </w:tcPr>
          <w:p w:rsidR="002F3707" w:rsidRDefault="002F3707" w14:paraId="41FF6F54" w14:textId="77777777">
            <w:pPr>
              <w:rPr>
                <w:color w:val="EE0000"/>
              </w:rPr>
            </w:pPr>
            <w:r w:rsidRPr="7E660D2E">
              <w:rPr>
                <w:color w:val="EE0000"/>
              </w:rPr>
              <w:t>Michelle</w:t>
            </w:r>
          </w:p>
        </w:tc>
        <w:tc>
          <w:tcPr>
            <w:tcW w:w="3120" w:type="dxa"/>
          </w:tcPr>
          <w:p w:rsidR="002F3707" w:rsidRDefault="00500303" w14:paraId="7F5EB557" w14:textId="01F8E5B4">
            <w:pPr>
              <w:rPr>
                <w:color w:val="EE0000"/>
              </w:rPr>
            </w:pPr>
            <w:r>
              <w:rPr>
                <w:color w:val="EE0000"/>
              </w:rPr>
              <w:t>Approved 3/5</w:t>
            </w:r>
          </w:p>
        </w:tc>
        <w:tc>
          <w:tcPr>
            <w:tcW w:w="3120" w:type="dxa"/>
          </w:tcPr>
          <w:p w:rsidR="002F3707" w:rsidRDefault="00500303" w14:paraId="6F5FC3E9" w14:textId="38CFC1D7">
            <w:pPr>
              <w:rPr>
                <w:color w:val="EE0000"/>
              </w:rPr>
            </w:pPr>
            <w:r>
              <w:rPr>
                <w:color w:val="EE0000"/>
              </w:rPr>
              <w:t>Tracked changes</w:t>
            </w:r>
          </w:p>
        </w:tc>
      </w:tr>
    </w:tbl>
    <w:p w:rsidR="00710218" w:rsidP="002C786C" w:rsidRDefault="00710218" w14:paraId="63DB4BB2" w14:textId="77777777"/>
    <w:tbl>
      <w:tblPr>
        <w:tblW w:w="86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51"/>
        <w:gridCol w:w="4456"/>
        <w:gridCol w:w="3543"/>
      </w:tblGrid>
      <w:tr w:rsidR="008948AE" w14:paraId="53465299" w14:textId="77777777">
        <w:trPr>
          <w:trHeight w:val="290"/>
        </w:trPr>
        <w:tc>
          <w:tcPr>
            <w:tcW w:w="1383" w:type="dxa"/>
            <w:noWrap/>
            <w:vAlign w:val="bottom"/>
            <w:hideMark/>
          </w:tcPr>
          <w:p w:rsidR="00FD1603" w:rsidRDefault="00FD1603" w14:paraId="77B7C865" w14:textId="77777777">
            <w:pPr>
              <w:rPr>
                <w:rFonts w:ascii="Aptos Narrow" w:hAnsi="Aptos Narrow"/>
                <w:color w:val="000000"/>
                <w:sz w:val="22"/>
                <w:szCs w:val="22"/>
              </w:rPr>
            </w:pPr>
            <w:r>
              <w:rPr>
                <w:rFonts w:ascii="Aptos Narrow" w:hAnsi="Aptos Narrow"/>
                <w:color w:val="000000"/>
                <w:sz w:val="22"/>
                <w:szCs w:val="22"/>
              </w:rPr>
              <w:t>Topic</w:t>
            </w:r>
          </w:p>
        </w:tc>
        <w:tc>
          <w:tcPr>
            <w:tcW w:w="3620" w:type="dxa"/>
            <w:vAlign w:val="bottom"/>
          </w:tcPr>
          <w:p w:rsidR="0010071A" w:rsidP="0010071A" w:rsidRDefault="0010071A" w14:paraId="6C3DB531" w14:textId="331B1A1A">
            <w:pPr>
              <w:rPr>
                <w:rFonts w:ascii="Aptos Narrow" w:hAnsi="Aptos Narrow"/>
                <w:color w:val="000000"/>
                <w:sz w:val="22"/>
                <w:szCs w:val="22"/>
              </w:rPr>
            </w:pPr>
            <w:r>
              <w:rPr>
                <w:rFonts w:ascii="Aptos Narrow" w:hAnsi="Aptos Narrow"/>
                <w:color w:val="000000"/>
                <w:sz w:val="22"/>
                <w:szCs w:val="22"/>
              </w:rPr>
              <w:t>Speaker Notes</w:t>
            </w:r>
          </w:p>
        </w:tc>
        <w:tc>
          <w:tcPr>
            <w:tcW w:w="3620" w:type="dxa"/>
            <w:noWrap/>
            <w:vAlign w:val="bottom"/>
            <w:hideMark/>
          </w:tcPr>
          <w:p w:rsidR="00FD1603" w:rsidRDefault="00FD1603" w14:paraId="608FB59D" w14:textId="77777777">
            <w:pPr>
              <w:rPr>
                <w:rFonts w:ascii="Aptos Narrow" w:hAnsi="Aptos Narrow"/>
                <w:color w:val="000000"/>
                <w:sz w:val="22"/>
                <w:szCs w:val="22"/>
              </w:rPr>
            </w:pPr>
            <w:r>
              <w:rPr>
                <w:rFonts w:ascii="Aptos Narrow" w:hAnsi="Aptos Narrow"/>
                <w:color w:val="000000"/>
                <w:sz w:val="22"/>
                <w:szCs w:val="22"/>
              </w:rPr>
              <w:t>Visual Cues</w:t>
            </w:r>
          </w:p>
        </w:tc>
      </w:tr>
      <w:tr w:rsidR="008948AE" w14:paraId="7A89672E" w14:textId="77777777">
        <w:trPr>
          <w:trHeight w:val="290"/>
        </w:trPr>
        <w:tc>
          <w:tcPr>
            <w:tcW w:w="1383" w:type="dxa"/>
            <w:noWrap/>
            <w:vAlign w:val="bottom"/>
            <w:hideMark/>
          </w:tcPr>
          <w:p w:rsidR="00FD1603" w:rsidRDefault="0010071A" w14:paraId="40587A10" w14:textId="6424621F">
            <w:pPr>
              <w:rPr>
                <w:rFonts w:ascii="Aptos Narrow" w:hAnsi="Aptos Narrow"/>
                <w:color w:val="000000"/>
                <w:sz w:val="22"/>
                <w:szCs w:val="22"/>
              </w:rPr>
            </w:pPr>
            <w:r>
              <w:rPr>
                <w:rFonts w:ascii="Aptos Narrow" w:hAnsi="Aptos Narrow"/>
                <w:color w:val="000000"/>
                <w:sz w:val="22"/>
                <w:szCs w:val="22"/>
              </w:rPr>
              <w:t xml:space="preserve">Introduction </w:t>
            </w:r>
          </w:p>
        </w:tc>
        <w:tc>
          <w:tcPr>
            <w:tcW w:w="3620" w:type="dxa"/>
            <w:vAlign w:val="bottom"/>
          </w:tcPr>
          <w:p w:rsidR="0010071A" w:rsidP="0010071A" w:rsidRDefault="0010071A" w14:paraId="52FE8E29" w14:textId="05D059C6">
            <w:pPr>
              <w:rPr>
                <w:rFonts w:ascii="Aptos Narrow" w:hAnsi="Aptos Narrow"/>
                <w:color w:val="000000"/>
                <w:sz w:val="22"/>
                <w:szCs w:val="22"/>
              </w:rPr>
            </w:pPr>
            <w:r>
              <w:rPr>
                <w:rFonts w:ascii="Aptos Narrow" w:hAnsi="Aptos Narrow"/>
                <w:color w:val="000000"/>
                <w:sz w:val="22"/>
                <w:szCs w:val="22"/>
              </w:rPr>
              <w:t>Welcome back! In this section, we</w:t>
            </w:r>
            <w:r w:rsidR="0001480B">
              <w:rPr>
                <w:rFonts w:ascii="Aptos Narrow" w:hAnsi="Aptos Narrow"/>
                <w:color w:val="000000"/>
                <w:sz w:val="22"/>
                <w:szCs w:val="22"/>
              </w:rPr>
              <w:t>’re</w:t>
            </w:r>
            <w:r>
              <w:rPr>
                <w:rFonts w:ascii="Aptos Narrow" w:hAnsi="Aptos Narrow"/>
                <w:color w:val="000000"/>
                <w:sz w:val="22"/>
                <w:szCs w:val="22"/>
              </w:rPr>
              <w:t xml:space="preserve"> div</w:t>
            </w:r>
            <w:r w:rsidR="0001480B">
              <w:rPr>
                <w:rFonts w:ascii="Aptos Narrow" w:hAnsi="Aptos Narrow"/>
                <w:color w:val="000000"/>
                <w:sz w:val="22"/>
                <w:szCs w:val="22"/>
              </w:rPr>
              <w:t>ing</w:t>
            </w:r>
            <w:r>
              <w:rPr>
                <w:rFonts w:ascii="Aptos Narrow" w:hAnsi="Aptos Narrow"/>
                <w:color w:val="000000"/>
                <w:sz w:val="22"/>
                <w:szCs w:val="22"/>
              </w:rPr>
              <w:t xml:space="preserve"> deep into two critical aspects of running OpenSearch in production: resiliency and security. Think of resiliency as your safety net: it ensures your bookstore's search functionality stays online even when things outside your cluster go wrong. Security, on the other hand, protects your customer data and prevents unauthorized access to sensitive information like purchase histories and payment details. For our online bookstore, these aren't just technical concerns: they directly impact customer trust and business continuity. Let's explore both essential topics together.</w:t>
            </w:r>
          </w:p>
        </w:tc>
        <w:tc>
          <w:tcPr>
            <w:tcW w:w="3620" w:type="dxa"/>
            <w:noWrap/>
            <w:vAlign w:val="bottom"/>
            <w:hideMark/>
          </w:tcPr>
          <w:p w:rsidR="00FD1603" w:rsidRDefault="00FD1603" w14:paraId="1D4F94F3" w14:textId="77777777">
            <w:pPr>
              <w:rPr>
                <w:rFonts w:ascii="Aptos Narrow" w:hAnsi="Aptos Narrow"/>
                <w:color w:val="000000"/>
                <w:sz w:val="22"/>
                <w:szCs w:val="22"/>
              </w:rPr>
            </w:pPr>
            <w:r>
              <w:rPr>
                <w:rFonts w:ascii="Aptos Narrow" w:hAnsi="Aptos Narrow"/>
                <w:color w:val="000000"/>
                <w:sz w:val="22"/>
                <w:szCs w:val="22"/>
              </w:rPr>
              <w:t>Title slide with OpenSearch logo, shield and cloud icons prominently displayed. Animated icons representing uptime and security.</w:t>
            </w:r>
          </w:p>
        </w:tc>
      </w:tr>
      <w:tr w:rsidR="008948AE" w14:paraId="6F20E036" w14:textId="77777777">
        <w:trPr>
          <w:trHeight w:val="290"/>
        </w:trPr>
        <w:tc>
          <w:tcPr>
            <w:tcW w:w="1383" w:type="dxa"/>
            <w:noWrap/>
            <w:vAlign w:val="bottom"/>
            <w:hideMark/>
          </w:tcPr>
          <w:p w:rsidR="00FD1603" w:rsidRDefault="00FD1603" w14:paraId="65E96D45" w14:textId="68AA4176">
            <w:pPr>
              <w:rPr>
                <w:rFonts w:ascii="Aptos Narrow" w:hAnsi="Aptos Narrow"/>
                <w:color w:val="000000"/>
                <w:sz w:val="22"/>
                <w:szCs w:val="22"/>
              </w:rPr>
            </w:pPr>
            <w:r>
              <w:rPr>
                <w:rFonts w:ascii="Aptos Narrow" w:hAnsi="Aptos Narrow"/>
                <w:color w:val="000000"/>
                <w:sz w:val="22"/>
                <w:szCs w:val="22"/>
              </w:rPr>
              <w:t xml:space="preserve">Resiliency: Deploying to </w:t>
            </w:r>
            <w:r w:rsidR="009505E7">
              <w:rPr>
                <w:rFonts w:ascii="Aptos Narrow" w:hAnsi="Aptos Narrow"/>
                <w:color w:val="000000"/>
                <w:sz w:val="22"/>
                <w:szCs w:val="22"/>
              </w:rPr>
              <w:t>m</w:t>
            </w:r>
            <w:r>
              <w:rPr>
                <w:rFonts w:ascii="Aptos Narrow" w:hAnsi="Aptos Narrow"/>
                <w:color w:val="000000"/>
                <w:sz w:val="22"/>
                <w:szCs w:val="22"/>
              </w:rPr>
              <w:t xml:space="preserve">ultiple </w:t>
            </w:r>
            <w:r w:rsidR="009505E7">
              <w:rPr>
                <w:rFonts w:ascii="Aptos Narrow" w:hAnsi="Aptos Narrow"/>
                <w:color w:val="000000"/>
                <w:sz w:val="22"/>
                <w:szCs w:val="22"/>
              </w:rPr>
              <w:t>c</w:t>
            </w:r>
            <w:r w:rsidR="0010071A">
              <w:rPr>
                <w:rFonts w:ascii="Aptos Narrow" w:hAnsi="Aptos Narrow"/>
                <w:color w:val="000000"/>
                <w:sz w:val="22"/>
                <w:szCs w:val="22"/>
              </w:rPr>
              <w:t>louds</w:t>
            </w:r>
            <w:r>
              <w:rPr>
                <w:rFonts w:ascii="Aptos Narrow" w:hAnsi="Aptos Narrow"/>
                <w:color w:val="000000"/>
                <w:sz w:val="22"/>
                <w:szCs w:val="22"/>
              </w:rPr>
              <w:t xml:space="preserve"> or </w:t>
            </w:r>
            <w:r w:rsidR="009505E7">
              <w:rPr>
                <w:rFonts w:ascii="Aptos Narrow" w:hAnsi="Aptos Narrow"/>
                <w:color w:val="000000"/>
                <w:sz w:val="22"/>
                <w:szCs w:val="22"/>
              </w:rPr>
              <w:t>a</w:t>
            </w:r>
            <w:r>
              <w:rPr>
                <w:rFonts w:ascii="Aptos Narrow" w:hAnsi="Aptos Narrow"/>
                <w:color w:val="000000"/>
                <w:sz w:val="22"/>
                <w:szCs w:val="22"/>
              </w:rPr>
              <w:t xml:space="preserve">vailability </w:t>
            </w:r>
            <w:r w:rsidR="009505E7">
              <w:rPr>
                <w:rFonts w:ascii="Aptos Narrow" w:hAnsi="Aptos Narrow"/>
                <w:color w:val="000000"/>
                <w:sz w:val="22"/>
                <w:szCs w:val="22"/>
              </w:rPr>
              <w:t>z</w:t>
            </w:r>
            <w:r w:rsidR="0010071A">
              <w:rPr>
                <w:rFonts w:ascii="Aptos Narrow" w:hAnsi="Aptos Narrow"/>
                <w:color w:val="000000"/>
                <w:sz w:val="22"/>
                <w:szCs w:val="22"/>
              </w:rPr>
              <w:t>ones</w:t>
            </w:r>
          </w:p>
        </w:tc>
        <w:tc>
          <w:tcPr>
            <w:tcW w:w="3620" w:type="dxa"/>
            <w:vAlign w:val="bottom"/>
          </w:tcPr>
          <w:p w:rsidR="0010071A" w:rsidP="0010071A" w:rsidRDefault="004E6768" w14:paraId="1BDBA8D9" w14:textId="669E4938">
            <w:pPr>
              <w:rPr>
                <w:rFonts w:ascii="Aptos Narrow" w:hAnsi="Aptos Narrow"/>
                <w:color w:val="000000"/>
                <w:sz w:val="22"/>
                <w:szCs w:val="22"/>
              </w:rPr>
            </w:pPr>
            <w:r>
              <w:rPr>
                <w:rFonts w:ascii="Aptos Narrow" w:hAnsi="Aptos Narrow"/>
                <w:color w:val="000000" w:themeColor="text1"/>
                <w:sz w:val="22"/>
                <w:szCs w:val="22"/>
              </w:rPr>
              <w:t>For</w:t>
            </w:r>
            <w:r w:rsidRPr="08E64D8C" w:rsidR="0010071A">
              <w:rPr>
                <w:rFonts w:ascii="Aptos Narrow" w:hAnsi="Aptos Narrow"/>
                <w:color w:val="000000" w:themeColor="text1"/>
                <w:sz w:val="22"/>
                <w:szCs w:val="22"/>
              </w:rPr>
              <w:t xml:space="preserve"> high availability, you should always deploy your OpenSearch cluster across multiple Availability Zones, or even multiple cloud providers. </w:t>
            </w:r>
          </w:p>
          <w:p w:rsidR="0010071A" w:rsidP="0010071A" w:rsidRDefault="0010071A" w14:paraId="54E958E2" w14:textId="77777777">
            <w:pPr>
              <w:rPr>
                <w:rFonts w:ascii="Aptos Narrow" w:hAnsi="Aptos Narrow"/>
                <w:color w:val="000000"/>
                <w:sz w:val="22"/>
                <w:szCs w:val="22"/>
              </w:rPr>
            </w:pPr>
          </w:p>
          <w:p w:rsidR="0010071A" w:rsidP="0010071A" w:rsidRDefault="0010071A" w14:paraId="1703BDF4" w14:textId="63ACB82F">
            <w:pPr>
              <w:rPr>
                <w:rFonts w:ascii="Aptos Narrow" w:hAnsi="Aptos Narrow"/>
                <w:color w:val="000000"/>
                <w:sz w:val="22"/>
                <w:szCs w:val="22"/>
              </w:rPr>
            </w:pPr>
            <w:r w:rsidRPr="08E64D8C">
              <w:rPr>
                <w:rFonts w:ascii="Aptos Narrow" w:hAnsi="Aptos Narrow"/>
                <w:color w:val="000000" w:themeColor="text1"/>
                <w:sz w:val="22"/>
                <w:szCs w:val="22"/>
              </w:rPr>
              <w:t xml:space="preserve">Imagine </w:t>
            </w:r>
            <w:r w:rsidR="00454E60">
              <w:rPr>
                <w:rFonts w:ascii="Aptos Narrow" w:hAnsi="Aptos Narrow"/>
                <w:color w:val="000000" w:themeColor="text1"/>
                <w:sz w:val="22"/>
                <w:szCs w:val="22"/>
              </w:rPr>
              <w:t xml:space="preserve">it’s holiday shopping season for </w:t>
            </w:r>
            <w:r w:rsidRPr="08E64D8C">
              <w:rPr>
                <w:rFonts w:ascii="Aptos Narrow" w:hAnsi="Aptos Narrow"/>
                <w:color w:val="000000" w:themeColor="text1"/>
                <w:sz w:val="22"/>
                <w:szCs w:val="22"/>
              </w:rPr>
              <w:t>our online bookstore during the holiday shopping season</w:t>
            </w:r>
            <w:r w:rsidR="00454E60">
              <w:rPr>
                <w:rFonts w:ascii="Aptos Narrow" w:hAnsi="Aptos Narrow"/>
                <w:color w:val="000000" w:themeColor="text1"/>
                <w:sz w:val="22"/>
                <w:szCs w:val="22"/>
              </w:rPr>
              <w:t xml:space="preserve"> and </w:t>
            </w:r>
            <w:r w:rsidRPr="08E64D8C">
              <w:rPr>
                <w:rFonts w:ascii="Aptos Narrow" w:hAnsi="Aptos Narrow"/>
                <w:color w:val="000000" w:themeColor="text1"/>
                <w:sz w:val="22"/>
                <w:szCs w:val="22"/>
              </w:rPr>
              <w:t xml:space="preserve"> all your OpenSearch nodes are in a single data center</w:t>
            </w:r>
            <w:r w:rsidR="00454E60">
              <w:rPr>
                <w:rFonts w:ascii="Aptos Narrow" w:hAnsi="Aptos Narrow"/>
                <w:color w:val="000000" w:themeColor="text1"/>
                <w:sz w:val="22"/>
                <w:szCs w:val="22"/>
              </w:rPr>
              <w:t xml:space="preserve"> that goes down</w:t>
            </w:r>
            <w:r w:rsidR="00B51D81">
              <w:rPr>
                <w:rFonts w:ascii="Aptos Narrow" w:hAnsi="Aptos Narrow"/>
                <w:color w:val="000000" w:themeColor="text1"/>
                <w:sz w:val="22"/>
                <w:szCs w:val="22"/>
              </w:rPr>
              <w:t>. Your entire search function fails</w:t>
            </w:r>
            <w:r w:rsidRPr="08E64D8C" w:rsidDel="001A20FA">
              <w:rPr>
                <w:rFonts w:ascii="Aptos Narrow" w:hAnsi="Aptos Narrow"/>
                <w:color w:val="000000" w:themeColor="text1"/>
                <w:sz w:val="22"/>
                <w:szCs w:val="22"/>
              </w:rPr>
              <w:t>,</w:t>
            </w:r>
            <w:r w:rsidRPr="08E64D8C">
              <w:rPr>
                <w:rFonts w:ascii="Aptos Narrow" w:hAnsi="Aptos Narrow"/>
                <w:color w:val="000000" w:themeColor="text1"/>
                <w:sz w:val="22"/>
                <w:szCs w:val="22"/>
              </w:rPr>
              <w:t xml:space="preserve"> and customers can't find the books they want to buy.</w:t>
            </w:r>
          </w:p>
          <w:p w:rsidR="0010071A" w:rsidP="0010071A" w:rsidRDefault="0010071A" w14:paraId="059B0A0B" w14:textId="77777777">
            <w:pPr>
              <w:rPr>
                <w:rFonts w:ascii="Aptos Narrow" w:hAnsi="Aptos Narrow"/>
                <w:color w:val="000000"/>
                <w:sz w:val="22"/>
                <w:szCs w:val="22"/>
              </w:rPr>
            </w:pPr>
          </w:p>
          <w:p w:rsidR="0010071A" w:rsidP="0010071A" w:rsidRDefault="0010071A" w14:paraId="27DCF7A7" w14:textId="189D5075">
            <w:pPr>
              <w:rPr>
                <w:rFonts w:ascii="Aptos Narrow" w:hAnsi="Aptos Narrow"/>
                <w:color w:val="000000"/>
                <w:sz w:val="22"/>
                <w:szCs w:val="22"/>
              </w:rPr>
            </w:pPr>
            <w:r w:rsidRPr="08E64D8C">
              <w:rPr>
                <w:rFonts w:ascii="Aptos Narrow" w:hAnsi="Aptos Narrow"/>
                <w:color w:val="000000" w:themeColor="text1"/>
                <w:sz w:val="22"/>
                <w:szCs w:val="22"/>
              </w:rPr>
              <w:t>By distributing nodes across multiple AZs, you ensure that even if one zone fails, your bookstore's search remains operational. To</w:t>
            </w:r>
            <w:r w:rsidRPr="08E64D8C" w:rsidDel="001A20FA">
              <w:rPr>
                <w:rFonts w:ascii="Aptos Narrow" w:hAnsi="Aptos Narrow"/>
                <w:color w:val="000000" w:themeColor="text1"/>
                <w:sz w:val="22"/>
                <w:szCs w:val="22"/>
              </w:rPr>
              <w:t xml:space="preserve"> </w:t>
            </w:r>
            <w:r w:rsidR="001A20FA">
              <w:rPr>
                <w:rFonts w:ascii="Aptos Narrow" w:hAnsi="Aptos Narrow"/>
                <w:color w:val="000000" w:themeColor="text1"/>
                <w:sz w:val="22"/>
                <w:szCs w:val="22"/>
              </w:rPr>
              <w:t>do</w:t>
            </w:r>
            <w:r w:rsidRPr="08E64D8C" w:rsidR="001A20FA">
              <w:rPr>
                <w:rFonts w:ascii="Aptos Narrow" w:hAnsi="Aptos Narrow"/>
                <w:color w:val="000000" w:themeColor="text1"/>
                <w:sz w:val="22"/>
                <w:szCs w:val="22"/>
              </w:rPr>
              <w:t xml:space="preserve"> </w:t>
            </w:r>
            <w:r w:rsidRPr="08E64D8C">
              <w:rPr>
                <w:rFonts w:ascii="Aptos Narrow" w:hAnsi="Aptos Narrow"/>
                <w:color w:val="000000" w:themeColor="text1"/>
                <w:sz w:val="22"/>
                <w:szCs w:val="22"/>
              </w:rPr>
              <w:t xml:space="preserve">this, configure shard allocation awareness using cluster routing attributes, </w:t>
            </w:r>
            <w:commentRangeStart w:id="498"/>
            <w:r w:rsidRPr="08E64D8C">
              <w:rPr>
                <w:rFonts w:ascii="Aptos Narrow" w:hAnsi="Aptos Narrow"/>
                <w:color w:val="000000" w:themeColor="text1"/>
                <w:sz w:val="22"/>
                <w:szCs w:val="22"/>
              </w:rPr>
              <w:t xml:space="preserve">as seen in your </w:t>
            </w:r>
            <w:r w:rsidR="008E3AF0">
              <w:rPr>
                <w:rFonts w:ascii="Aptos Narrow" w:hAnsi="Aptos Narrow"/>
                <w:color w:val="000000" w:themeColor="text1"/>
                <w:sz w:val="22"/>
                <w:szCs w:val="22"/>
              </w:rPr>
              <w:t>lesson resources</w:t>
            </w:r>
            <w:r w:rsidRPr="08E64D8C">
              <w:rPr>
                <w:rFonts w:ascii="Aptos Narrow" w:hAnsi="Aptos Narrow"/>
                <w:color w:val="000000" w:themeColor="text1"/>
                <w:sz w:val="22"/>
                <w:szCs w:val="22"/>
              </w:rPr>
              <w:t>.</w:t>
            </w:r>
            <w:commentRangeEnd w:id="498"/>
            <w:r w:rsidRPr="08E64D8C" w:rsidR="00237EE6">
              <w:rPr>
                <w:rStyle w:val="CommentReference"/>
                <w:rFonts w:ascii="Aptos Narrow" w:hAnsi="Aptos Narrow"/>
                <w:color w:val="000000" w:themeColor="text1"/>
                <w:sz w:val="22"/>
                <w:szCs w:val="22"/>
              </w:rPr>
              <w:commentReference w:id="498"/>
            </w:r>
            <w:r w:rsidRPr="08E64D8C">
              <w:rPr>
                <w:rFonts w:ascii="Aptos Narrow" w:hAnsi="Aptos Narrow"/>
                <w:color w:val="000000" w:themeColor="text1"/>
                <w:sz w:val="22"/>
                <w:szCs w:val="22"/>
              </w:rPr>
              <w:t xml:space="preserve"> This tells OpenSearch to distribute </w:t>
            </w:r>
            <w:r w:rsidR="00FC4C90">
              <w:rPr>
                <w:rFonts w:ascii="Aptos Narrow" w:hAnsi="Aptos Narrow"/>
                <w:color w:val="000000" w:themeColor="text1"/>
                <w:sz w:val="22"/>
                <w:szCs w:val="22"/>
              </w:rPr>
              <w:t xml:space="preserve">your </w:t>
            </w:r>
            <w:r w:rsidRPr="08E64D8C">
              <w:rPr>
                <w:rFonts w:ascii="Aptos Narrow" w:hAnsi="Aptos Narrow"/>
                <w:color w:val="000000" w:themeColor="text1"/>
                <w:sz w:val="22"/>
                <w:szCs w:val="22"/>
              </w:rPr>
              <w:t xml:space="preserve">primary and replica shards across different zones. </w:t>
            </w:r>
            <w:r w:rsidR="001F30DA">
              <w:rPr>
                <w:rFonts w:ascii="Aptos Narrow" w:hAnsi="Aptos Narrow"/>
                <w:color w:val="000000" w:themeColor="text1"/>
                <w:sz w:val="22"/>
                <w:szCs w:val="22"/>
              </w:rPr>
              <w:t xml:space="preserve">So, if you lose one zone, you don’t lose access to any book category. </w:t>
            </w:r>
          </w:p>
          <w:p w:rsidR="0010071A" w:rsidP="0010071A" w:rsidRDefault="0010071A" w14:paraId="63158939" w14:textId="77777777">
            <w:pPr>
              <w:rPr>
                <w:rFonts w:ascii="Aptos Narrow" w:hAnsi="Aptos Narrow"/>
                <w:color w:val="000000"/>
                <w:sz w:val="22"/>
                <w:szCs w:val="22"/>
              </w:rPr>
            </w:pPr>
          </w:p>
          <w:p w:rsidRPr="08E64D8C" w:rsidR="0010071A" w:rsidP="0010071A" w:rsidRDefault="0010071A" w14:paraId="55F97242" w14:textId="4C3E3B74">
            <w:pPr>
              <w:rPr>
                <w:rFonts w:ascii="Aptos Narrow" w:hAnsi="Aptos Narrow"/>
                <w:color w:val="000000" w:themeColor="text1"/>
                <w:sz w:val="22"/>
                <w:szCs w:val="22"/>
              </w:rPr>
            </w:pPr>
            <w:r w:rsidRPr="08E64D8C">
              <w:rPr>
                <w:rFonts w:ascii="Aptos Narrow" w:hAnsi="Aptos Narrow"/>
                <w:color w:val="000000" w:themeColor="text1"/>
                <w:sz w:val="22"/>
                <w:szCs w:val="22"/>
              </w:rPr>
              <w:t>For our bookstore, this means the 'Fiction' index shards would be spread across AZ-1, AZ-2, and AZ-3, so losing one zone doesn't mean losing access to any book category. Your customers searching for the latest thriller novel will still get results, even during infrastructure problems."</w:t>
            </w:r>
          </w:p>
        </w:tc>
        <w:tc>
          <w:tcPr>
            <w:tcW w:w="3620" w:type="dxa"/>
            <w:noWrap/>
            <w:vAlign w:val="bottom"/>
            <w:hideMark/>
          </w:tcPr>
          <w:p w:rsidR="00FD1603" w:rsidRDefault="00FD1603" w14:paraId="4711F07E" w14:textId="77777777">
            <w:pPr>
              <w:rPr>
                <w:rFonts w:ascii="Aptos Narrow" w:hAnsi="Aptos Narrow"/>
                <w:color w:val="000000"/>
                <w:sz w:val="22"/>
                <w:szCs w:val="22"/>
              </w:rPr>
            </w:pPr>
            <w:r>
              <w:rPr>
                <w:rFonts w:ascii="Aptos Narrow" w:hAnsi="Aptos Narrow"/>
                <w:color w:val="000000"/>
                <w:sz w:val="22"/>
                <w:szCs w:val="22"/>
              </w:rPr>
              <w:t>Animated diagram showing three separate Availability Zones (AZ-1, AZ-2, AZ-3), each containing OpenSearch nodes. Arrows demonstrate data replication flowing between zones. Include a bookstore icon in each zone representing distributed catalog data.</w:t>
            </w:r>
          </w:p>
        </w:tc>
      </w:tr>
      <w:tr w:rsidR="008948AE" w14:paraId="56C83B8D" w14:textId="77777777">
        <w:trPr>
          <w:trHeight w:val="290"/>
        </w:trPr>
        <w:tc>
          <w:tcPr>
            <w:tcW w:w="1383" w:type="dxa"/>
            <w:noWrap/>
            <w:vAlign w:val="bottom"/>
            <w:hideMark/>
          </w:tcPr>
          <w:p w:rsidR="00FD1603" w:rsidRDefault="00FD1603" w14:paraId="3A135D97" w14:textId="7BA9C9CE">
            <w:pPr>
              <w:rPr>
                <w:rFonts w:ascii="Aptos Narrow" w:hAnsi="Aptos Narrow"/>
                <w:color w:val="000000"/>
                <w:sz w:val="22"/>
                <w:szCs w:val="22"/>
              </w:rPr>
            </w:pPr>
            <w:r>
              <w:rPr>
                <w:rFonts w:ascii="Aptos Narrow" w:hAnsi="Aptos Narrow"/>
                <w:color w:val="000000"/>
                <w:sz w:val="22"/>
                <w:szCs w:val="22"/>
              </w:rPr>
              <w:t>Resiliency: On-</w:t>
            </w:r>
            <w:r w:rsidR="009505E7">
              <w:rPr>
                <w:rFonts w:ascii="Aptos Narrow" w:hAnsi="Aptos Narrow"/>
                <w:color w:val="000000"/>
                <w:sz w:val="22"/>
                <w:szCs w:val="22"/>
              </w:rPr>
              <w:t>p</w:t>
            </w:r>
            <w:r>
              <w:rPr>
                <w:rFonts w:ascii="Aptos Narrow" w:hAnsi="Aptos Narrow"/>
                <w:color w:val="000000"/>
                <w:sz w:val="22"/>
                <w:szCs w:val="22"/>
              </w:rPr>
              <w:t xml:space="preserve">remise </w:t>
            </w:r>
            <w:r w:rsidR="009505E7">
              <w:rPr>
                <w:rFonts w:ascii="Aptos Narrow" w:hAnsi="Aptos Narrow"/>
                <w:color w:val="000000"/>
                <w:sz w:val="22"/>
                <w:szCs w:val="22"/>
              </w:rPr>
              <w:t>d</w:t>
            </w:r>
            <w:r w:rsidR="0010071A">
              <w:rPr>
                <w:rFonts w:ascii="Aptos Narrow" w:hAnsi="Aptos Narrow"/>
                <w:color w:val="000000"/>
                <w:sz w:val="22"/>
                <w:szCs w:val="22"/>
              </w:rPr>
              <w:t>eployments</w:t>
            </w:r>
          </w:p>
        </w:tc>
        <w:tc>
          <w:tcPr>
            <w:tcW w:w="3620" w:type="dxa"/>
            <w:vAlign w:val="bottom"/>
          </w:tcPr>
          <w:p w:rsidR="0010071A" w:rsidP="0010071A" w:rsidRDefault="0010071A" w14:paraId="2E5E583E" w14:textId="7F9AB51B">
            <w:pPr>
              <w:rPr>
                <w:rFonts w:ascii="Aptos Narrow" w:hAnsi="Aptos Narrow"/>
                <w:color w:val="000000"/>
                <w:sz w:val="22"/>
                <w:szCs w:val="22"/>
              </w:rPr>
            </w:pPr>
            <w:r>
              <w:rPr>
                <w:rFonts w:ascii="Aptos Narrow" w:hAnsi="Aptos Narrow"/>
                <w:color w:val="000000"/>
                <w:sz w:val="22"/>
                <w:szCs w:val="22"/>
              </w:rPr>
              <w:t>Not every organization runs in the cloud. If you</w:t>
            </w:r>
            <w:r w:rsidR="005226CE">
              <w:rPr>
                <w:rFonts w:ascii="Aptos Narrow" w:hAnsi="Aptos Narrow"/>
                <w:color w:val="000000"/>
                <w:sz w:val="22"/>
                <w:szCs w:val="22"/>
              </w:rPr>
              <w:t xml:space="preserve"> run your own data centers, you need to plan a bit differently. </w:t>
            </w:r>
            <w:r>
              <w:rPr>
                <w:rFonts w:ascii="Aptos Narrow" w:hAnsi="Aptos Narrow"/>
                <w:color w:val="000000"/>
                <w:sz w:val="22"/>
                <w:szCs w:val="22"/>
              </w:rPr>
              <w:t xml:space="preserve"> First, implement rack awareness</w:t>
            </w:r>
            <w:r w:rsidR="005226CE">
              <w:rPr>
                <w:rFonts w:ascii="Aptos Narrow" w:hAnsi="Aptos Narrow"/>
                <w:color w:val="000000"/>
                <w:sz w:val="22"/>
                <w:szCs w:val="22"/>
              </w:rPr>
              <w:t>, which is</w:t>
            </w:r>
            <w:r>
              <w:rPr>
                <w:rFonts w:ascii="Aptos Narrow" w:hAnsi="Aptos Narrow"/>
                <w:color w:val="000000"/>
                <w:sz w:val="22"/>
                <w:szCs w:val="22"/>
              </w:rPr>
              <w:t xml:space="preserve"> similar to zone awareness, but for physical server racks. This ensures that if a rack loses power or network connectivity, your cluster continues operating. Second, ensure you have redundant power supplies and network connections. Third, consider setting up a disaster recovery site in a different geographic location.</w:t>
            </w:r>
          </w:p>
          <w:p w:rsidR="0010071A" w:rsidP="0010071A" w:rsidRDefault="0010071A" w14:paraId="302D81D4" w14:textId="77777777">
            <w:pPr>
              <w:rPr>
                <w:rFonts w:ascii="Aptos Narrow" w:hAnsi="Aptos Narrow"/>
                <w:color w:val="000000"/>
                <w:sz w:val="22"/>
                <w:szCs w:val="22"/>
              </w:rPr>
            </w:pPr>
          </w:p>
          <w:p w:rsidR="009D54C8" w:rsidP="0010071A" w:rsidRDefault="00600B96" w14:paraId="2C7672B6" w14:textId="573BEC52">
            <w:pPr>
              <w:rPr>
                <w:rFonts w:ascii="Aptos Narrow" w:hAnsi="Aptos Narrow"/>
                <w:color w:val="000000"/>
                <w:sz w:val="22"/>
                <w:szCs w:val="22"/>
              </w:rPr>
            </w:pPr>
            <w:r>
              <w:rPr>
                <w:rFonts w:ascii="Aptos Narrow" w:hAnsi="Aptos Narrow"/>
                <w:color w:val="000000"/>
                <w:sz w:val="22"/>
                <w:szCs w:val="22"/>
              </w:rPr>
              <w:t>Cross</w:t>
            </w:r>
            <w:r w:rsidR="00A5777C">
              <w:rPr>
                <w:rFonts w:ascii="Aptos Narrow" w:hAnsi="Aptos Narrow"/>
                <w:color w:val="000000"/>
                <w:sz w:val="22"/>
                <w:szCs w:val="22"/>
              </w:rPr>
              <w:t>-cluster replication</w:t>
            </w:r>
            <w:r>
              <w:rPr>
                <w:rFonts w:ascii="Aptos Narrow" w:hAnsi="Aptos Narrow"/>
                <w:color w:val="000000"/>
                <w:sz w:val="22"/>
                <w:szCs w:val="22"/>
              </w:rPr>
              <w:t xml:space="preserve"> is also a powerful tool here</w:t>
            </w:r>
            <w:r w:rsidR="0027158A">
              <w:rPr>
                <w:rFonts w:ascii="Aptos Narrow" w:hAnsi="Aptos Narrow"/>
                <w:color w:val="000000"/>
                <w:sz w:val="22"/>
                <w:szCs w:val="22"/>
              </w:rPr>
              <w:t xml:space="preserve">. </w:t>
            </w:r>
            <w:r w:rsidR="009D54C8">
              <w:rPr>
                <w:rFonts w:ascii="Aptos Narrow" w:hAnsi="Aptos Narrow"/>
                <w:color w:val="000000"/>
                <w:sz w:val="22"/>
                <w:szCs w:val="22"/>
              </w:rPr>
              <w:t>For our bookstore, it</w:t>
            </w:r>
            <w:r w:rsidR="0027158A">
              <w:rPr>
                <w:rFonts w:ascii="Aptos Narrow" w:hAnsi="Aptos Narrow"/>
                <w:color w:val="000000"/>
                <w:sz w:val="22"/>
                <w:szCs w:val="22"/>
              </w:rPr>
              <w:t xml:space="preserve"> </w:t>
            </w:r>
            <w:r w:rsidR="009B0F98">
              <w:rPr>
                <w:rFonts w:ascii="Aptos Narrow" w:hAnsi="Aptos Narrow"/>
                <w:color w:val="000000"/>
                <w:sz w:val="22"/>
                <w:szCs w:val="22"/>
              </w:rPr>
              <w:t>lets</w:t>
            </w:r>
            <w:r w:rsidR="0027158A">
              <w:rPr>
                <w:rFonts w:ascii="Aptos Narrow" w:hAnsi="Aptos Narrow"/>
                <w:color w:val="000000"/>
                <w:sz w:val="22"/>
                <w:szCs w:val="22"/>
              </w:rPr>
              <w:t xml:space="preserve"> </w:t>
            </w:r>
            <w:r w:rsidR="009D54C8">
              <w:rPr>
                <w:rFonts w:ascii="Aptos Narrow" w:hAnsi="Aptos Narrow"/>
                <w:color w:val="000000"/>
                <w:sz w:val="22"/>
                <w:szCs w:val="22"/>
              </w:rPr>
              <w:t>us</w:t>
            </w:r>
            <w:r w:rsidR="0027158A">
              <w:rPr>
                <w:rFonts w:ascii="Aptos Narrow" w:hAnsi="Aptos Narrow"/>
                <w:color w:val="000000"/>
                <w:sz w:val="22"/>
                <w:szCs w:val="22"/>
              </w:rPr>
              <w:t xml:space="preserve"> </w:t>
            </w:r>
            <w:r w:rsidR="009D54C8">
              <w:rPr>
                <w:rFonts w:ascii="Aptos Narrow" w:hAnsi="Aptos Narrow"/>
                <w:color w:val="000000"/>
                <w:sz w:val="22"/>
                <w:szCs w:val="22"/>
              </w:rPr>
              <w:t>replicate</w:t>
            </w:r>
            <w:r w:rsidR="0027158A">
              <w:rPr>
                <w:rFonts w:ascii="Aptos Narrow" w:hAnsi="Aptos Narrow"/>
                <w:color w:val="000000"/>
                <w:sz w:val="22"/>
                <w:szCs w:val="22"/>
              </w:rPr>
              <w:t xml:space="preserve"> </w:t>
            </w:r>
            <w:r w:rsidR="009B0F98">
              <w:rPr>
                <w:rFonts w:ascii="Aptos Narrow" w:hAnsi="Aptos Narrow"/>
                <w:color w:val="000000"/>
                <w:sz w:val="22"/>
                <w:szCs w:val="22"/>
              </w:rPr>
              <w:t>the</w:t>
            </w:r>
            <w:r w:rsidR="0027158A">
              <w:rPr>
                <w:rFonts w:ascii="Aptos Narrow" w:hAnsi="Aptos Narrow"/>
                <w:color w:val="000000"/>
                <w:sz w:val="22"/>
                <w:szCs w:val="22"/>
              </w:rPr>
              <w:t xml:space="preserve"> entire book catalog, customer reviews, and inventory data to </w:t>
            </w:r>
            <w:r w:rsidR="009B0F98">
              <w:rPr>
                <w:rFonts w:ascii="Aptos Narrow" w:hAnsi="Aptos Narrow"/>
                <w:color w:val="000000"/>
                <w:sz w:val="22"/>
                <w:szCs w:val="22"/>
              </w:rPr>
              <w:t>the</w:t>
            </w:r>
            <w:r w:rsidR="0027158A">
              <w:rPr>
                <w:rFonts w:ascii="Aptos Narrow" w:hAnsi="Aptos Narrow"/>
                <w:color w:val="000000"/>
                <w:sz w:val="22"/>
                <w:szCs w:val="22"/>
              </w:rPr>
              <w:t xml:space="preserve"> DR site. </w:t>
            </w:r>
            <w:r w:rsidRPr="00FE3B10" w:rsidR="00FE3B10">
              <w:rPr>
                <w:rFonts w:ascii="Aptos Narrow" w:hAnsi="Aptos Narrow"/>
                <w:color w:val="000000"/>
                <w:sz w:val="22"/>
                <w:szCs w:val="22"/>
              </w:rPr>
              <w:t xml:space="preserve">If </w:t>
            </w:r>
            <w:r w:rsidR="00FE3B10">
              <w:rPr>
                <w:rFonts w:ascii="Aptos Narrow" w:hAnsi="Aptos Narrow"/>
                <w:color w:val="000000"/>
                <w:sz w:val="22"/>
                <w:szCs w:val="22"/>
              </w:rPr>
              <w:t xml:space="preserve">the </w:t>
            </w:r>
            <w:r w:rsidRPr="00FE3B10" w:rsidR="00FE3B10">
              <w:rPr>
                <w:rFonts w:ascii="Aptos Narrow" w:hAnsi="Aptos Narrow"/>
                <w:color w:val="000000"/>
                <w:sz w:val="22"/>
                <w:szCs w:val="22"/>
              </w:rPr>
              <w:t xml:space="preserve">primary data center in New York goes down, </w:t>
            </w:r>
            <w:r w:rsidR="00FE3B10">
              <w:rPr>
                <w:rFonts w:ascii="Aptos Narrow" w:hAnsi="Aptos Narrow"/>
                <w:color w:val="000000"/>
                <w:sz w:val="22"/>
                <w:szCs w:val="22"/>
              </w:rPr>
              <w:t xml:space="preserve">the </w:t>
            </w:r>
            <w:r w:rsidRPr="00FE3B10" w:rsidR="00FE3B10">
              <w:rPr>
                <w:rFonts w:ascii="Aptos Narrow" w:hAnsi="Aptos Narrow"/>
                <w:color w:val="000000"/>
                <w:sz w:val="22"/>
                <w:szCs w:val="22"/>
              </w:rPr>
              <w:t>Chicago site can take over in minutes, and customers can continue shopping without interruption.</w:t>
            </w:r>
          </w:p>
          <w:p w:rsidR="009D54C8" w:rsidP="0010071A" w:rsidRDefault="009D54C8" w14:paraId="553ADCAD" w14:textId="77777777">
            <w:pPr>
              <w:rPr>
                <w:rFonts w:ascii="Aptos Narrow" w:hAnsi="Aptos Narrow"/>
                <w:color w:val="000000"/>
                <w:sz w:val="22"/>
                <w:szCs w:val="22"/>
              </w:rPr>
            </w:pPr>
          </w:p>
          <w:p w:rsidR="0010071A" w:rsidP="00FE3B10" w:rsidRDefault="0010071A" w14:paraId="49B40436" w14:textId="0960558D">
            <w:pPr>
              <w:rPr>
                <w:rFonts w:ascii="Aptos Narrow" w:hAnsi="Aptos Narrow"/>
                <w:color w:val="000000"/>
                <w:sz w:val="22"/>
                <w:szCs w:val="22"/>
              </w:rPr>
            </w:pPr>
            <w:r w:rsidRPr="11ED247F">
              <w:rPr>
                <w:rFonts w:ascii="Aptos Narrow" w:hAnsi="Aptos Narrow"/>
                <w:color w:val="000000" w:themeColor="text1"/>
                <w:sz w:val="22"/>
                <w:szCs w:val="22"/>
              </w:rPr>
              <w:t>This is especially critical during peak sales periods like back-to-school season or holiday shopping."</w:t>
            </w:r>
          </w:p>
        </w:tc>
        <w:tc>
          <w:tcPr>
            <w:tcW w:w="3620" w:type="dxa"/>
            <w:noWrap/>
            <w:vAlign w:val="bottom"/>
            <w:hideMark/>
          </w:tcPr>
          <w:p w:rsidR="00FD1603" w:rsidRDefault="00FD1603" w14:paraId="13FA3E87" w14:textId="77777777">
            <w:pPr>
              <w:rPr>
                <w:rFonts w:ascii="Aptos Narrow" w:hAnsi="Aptos Narrow"/>
                <w:color w:val="000000"/>
                <w:sz w:val="22"/>
                <w:szCs w:val="22"/>
              </w:rPr>
            </w:pPr>
            <w:r>
              <w:rPr>
                <w:rFonts w:ascii="Aptos Narrow" w:hAnsi="Aptos Narrow"/>
                <w:color w:val="000000"/>
                <w:sz w:val="22"/>
                <w:szCs w:val="22"/>
              </w:rPr>
              <w:t>Data center rack diagram showing multiple server racks with redundant network connections. Include a secondary disaster recovery site connected via a dedicated link. Show bookstore inventory databases syncing between locations.</w:t>
            </w:r>
          </w:p>
        </w:tc>
      </w:tr>
      <w:tr w:rsidR="008948AE" w14:paraId="3B27D02D" w14:textId="77777777">
        <w:trPr>
          <w:trHeight w:val="290"/>
        </w:trPr>
        <w:tc>
          <w:tcPr>
            <w:tcW w:w="1383" w:type="dxa"/>
            <w:noWrap/>
            <w:vAlign w:val="bottom"/>
            <w:hideMark/>
          </w:tcPr>
          <w:p w:rsidR="00FD1603" w:rsidRDefault="00FD1603" w14:paraId="7DD07515" w14:textId="64588E29">
            <w:pPr>
              <w:rPr>
                <w:rFonts w:ascii="Aptos Narrow" w:hAnsi="Aptos Narrow"/>
                <w:color w:val="000000"/>
                <w:sz w:val="22"/>
                <w:szCs w:val="22"/>
              </w:rPr>
            </w:pPr>
            <w:r>
              <w:rPr>
                <w:rFonts w:ascii="Aptos Narrow" w:hAnsi="Aptos Narrow"/>
                <w:color w:val="000000"/>
                <w:sz w:val="22"/>
                <w:szCs w:val="22"/>
              </w:rPr>
              <w:t xml:space="preserve">What </w:t>
            </w:r>
            <w:r w:rsidR="003C7B4A">
              <w:rPr>
                <w:rFonts w:ascii="Aptos Narrow" w:hAnsi="Aptos Narrow"/>
                <w:color w:val="000000"/>
                <w:sz w:val="22"/>
                <w:szCs w:val="22"/>
              </w:rPr>
              <w:t xml:space="preserve">are healthy </w:t>
            </w:r>
            <w:r>
              <w:rPr>
                <w:rFonts w:ascii="Aptos Narrow" w:hAnsi="Aptos Narrow"/>
                <w:color w:val="000000"/>
                <w:sz w:val="22"/>
                <w:szCs w:val="22"/>
              </w:rPr>
              <w:t xml:space="preserve">OpenSearch </w:t>
            </w:r>
            <w:r w:rsidR="003C7B4A">
              <w:rPr>
                <w:rFonts w:ascii="Aptos Narrow" w:hAnsi="Aptos Narrow"/>
                <w:color w:val="000000"/>
                <w:sz w:val="22"/>
                <w:szCs w:val="22"/>
              </w:rPr>
              <w:t>c</w:t>
            </w:r>
            <w:r>
              <w:rPr>
                <w:rFonts w:ascii="Aptos Narrow" w:hAnsi="Aptos Narrow"/>
                <w:color w:val="000000"/>
                <w:sz w:val="22"/>
                <w:szCs w:val="22"/>
              </w:rPr>
              <w:t>luster</w:t>
            </w:r>
            <w:r w:rsidR="003C7B4A">
              <w:rPr>
                <w:rFonts w:ascii="Aptos Narrow" w:hAnsi="Aptos Narrow"/>
                <w:color w:val="000000"/>
                <w:sz w:val="22"/>
                <w:szCs w:val="22"/>
              </w:rPr>
              <w:t>s</w:t>
            </w:r>
          </w:p>
        </w:tc>
        <w:tc>
          <w:tcPr>
            <w:tcW w:w="3620" w:type="dxa"/>
            <w:vAlign w:val="bottom"/>
          </w:tcPr>
          <w:p w:rsidR="00037829" w:rsidP="0010071A" w:rsidRDefault="0010071A" w14:paraId="328F549B" w14:textId="045AC7FF">
            <w:pPr>
              <w:rPr>
                <w:rFonts w:ascii="Aptos Narrow" w:hAnsi="Aptos Narrow"/>
                <w:color w:val="000000"/>
                <w:sz w:val="22"/>
                <w:szCs w:val="22"/>
              </w:rPr>
            </w:pPr>
            <w:r>
              <w:rPr>
                <w:rFonts w:ascii="Aptos Narrow" w:hAnsi="Aptos Narrow"/>
                <w:color w:val="000000"/>
                <w:sz w:val="22"/>
                <w:szCs w:val="22"/>
              </w:rPr>
              <w:t xml:space="preserve">A healthy OpenSearch cluster </w:t>
            </w:r>
            <w:r w:rsidR="00C67428">
              <w:rPr>
                <w:rFonts w:ascii="Aptos Narrow" w:hAnsi="Aptos Narrow"/>
                <w:color w:val="000000"/>
                <w:sz w:val="22"/>
                <w:szCs w:val="22"/>
              </w:rPr>
              <w:t xml:space="preserve">has a few </w:t>
            </w:r>
            <w:r>
              <w:rPr>
                <w:rFonts w:ascii="Aptos Narrow" w:hAnsi="Aptos Narrow"/>
                <w:color w:val="000000"/>
                <w:sz w:val="22"/>
                <w:szCs w:val="22"/>
              </w:rPr>
              <w:t xml:space="preserve"> key characteristics that you should </w:t>
            </w:r>
            <w:r w:rsidR="00C67428">
              <w:rPr>
                <w:rFonts w:ascii="Aptos Narrow" w:hAnsi="Aptos Narrow"/>
                <w:color w:val="000000"/>
                <w:sz w:val="22"/>
                <w:szCs w:val="22"/>
              </w:rPr>
              <w:t xml:space="preserve">always </w:t>
            </w:r>
            <w:r>
              <w:rPr>
                <w:rFonts w:ascii="Aptos Narrow" w:hAnsi="Aptos Narrow"/>
                <w:color w:val="000000"/>
                <w:sz w:val="22"/>
                <w:szCs w:val="22"/>
              </w:rPr>
              <w:t xml:space="preserve">monitor. </w:t>
            </w:r>
          </w:p>
          <w:p w:rsidR="00037829" w:rsidP="0010071A" w:rsidRDefault="00037829" w14:paraId="2C711709" w14:textId="77777777">
            <w:pPr>
              <w:rPr>
                <w:rFonts w:ascii="Aptos Narrow" w:hAnsi="Aptos Narrow"/>
                <w:color w:val="000000"/>
                <w:sz w:val="22"/>
                <w:szCs w:val="22"/>
              </w:rPr>
            </w:pPr>
          </w:p>
          <w:p w:rsidR="00EF6B6A" w:rsidP="0010071A" w:rsidRDefault="0010071A" w14:paraId="5DC01916" w14:textId="2C8C337B">
            <w:pPr>
              <w:rPr>
                <w:rFonts w:ascii="Aptos Narrow" w:hAnsi="Aptos Narrow"/>
                <w:color w:val="000000"/>
                <w:sz w:val="22"/>
                <w:szCs w:val="22"/>
              </w:rPr>
            </w:pPr>
            <w:r>
              <w:rPr>
                <w:rFonts w:ascii="Aptos Narrow" w:hAnsi="Aptos Narrow"/>
                <w:color w:val="000000"/>
                <w:sz w:val="22"/>
                <w:szCs w:val="22"/>
              </w:rPr>
              <w:t>First and most importantly, look for a green cluster status</w:t>
            </w:r>
            <w:r w:rsidR="00BB2BD6">
              <w:rPr>
                <w:rFonts w:ascii="Aptos Narrow" w:hAnsi="Aptos Narrow"/>
                <w:color w:val="000000"/>
                <w:sz w:val="22"/>
                <w:szCs w:val="22"/>
              </w:rPr>
              <w:t>. T</w:t>
            </w:r>
            <w:r>
              <w:rPr>
                <w:rFonts w:ascii="Aptos Narrow" w:hAnsi="Aptos Narrow"/>
                <w:color w:val="000000"/>
                <w:sz w:val="22"/>
                <w:szCs w:val="22"/>
              </w:rPr>
              <w:t xml:space="preserve">his means all primary and replica shards are allocated and functioning properly. For our bookstore, green status means every book in every category is fully searchable. </w:t>
            </w:r>
          </w:p>
          <w:p w:rsidR="00EF6B6A" w:rsidP="0010071A" w:rsidRDefault="00EF6B6A" w14:paraId="16359CF1" w14:textId="77777777">
            <w:pPr>
              <w:rPr>
                <w:rFonts w:ascii="Aptos Narrow" w:hAnsi="Aptos Narrow"/>
                <w:color w:val="000000"/>
                <w:sz w:val="22"/>
                <w:szCs w:val="22"/>
              </w:rPr>
            </w:pPr>
          </w:p>
          <w:p w:rsidR="00175599" w:rsidP="0010071A" w:rsidRDefault="0010071A" w14:paraId="226BDF9F" w14:textId="199FBBF8">
            <w:pPr>
              <w:rPr>
                <w:rFonts w:ascii="Aptos Narrow" w:hAnsi="Aptos Narrow"/>
                <w:color w:val="000000"/>
                <w:sz w:val="22"/>
                <w:szCs w:val="22"/>
              </w:rPr>
            </w:pPr>
            <w:r>
              <w:rPr>
                <w:rFonts w:ascii="Aptos Narrow" w:hAnsi="Aptos Narrow"/>
                <w:color w:val="000000"/>
                <w:sz w:val="22"/>
                <w:szCs w:val="22"/>
              </w:rPr>
              <w:t>Second, check for balanced shard distribution</w:t>
            </w:r>
            <w:r w:rsidR="00A20DE6">
              <w:rPr>
                <w:rFonts w:ascii="Aptos Narrow" w:hAnsi="Aptos Narrow"/>
                <w:color w:val="000000"/>
                <w:sz w:val="22"/>
                <w:szCs w:val="22"/>
              </w:rPr>
              <w:t xml:space="preserve"> across </w:t>
            </w:r>
            <w:r w:rsidR="0081789C">
              <w:rPr>
                <w:rFonts w:ascii="Aptos Narrow" w:hAnsi="Aptos Narrow"/>
                <w:color w:val="000000"/>
                <w:sz w:val="22"/>
                <w:szCs w:val="22"/>
              </w:rPr>
              <w:t xml:space="preserve">nodes. </w:t>
            </w:r>
            <w:r>
              <w:rPr>
                <w:rFonts w:ascii="Aptos Narrow" w:hAnsi="Aptos Narrow"/>
                <w:color w:val="000000"/>
                <w:sz w:val="22"/>
                <w:szCs w:val="22"/>
              </w:rPr>
              <w:t xml:space="preserve">If one node has 50 shards while another has only 10, you have an imbalance that could cause performance issues. </w:t>
            </w:r>
          </w:p>
          <w:p w:rsidR="00175599" w:rsidP="0010071A" w:rsidRDefault="00175599" w14:paraId="4AC9346C" w14:textId="77777777">
            <w:pPr>
              <w:rPr>
                <w:rFonts w:ascii="Aptos Narrow" w:hAnsi="Aptos Narrow"/>
                <w:color w:val="000000"/>
                <w:sz w:val="22"/>
                <w:szCs w:val="22"/>
              </w:rPr>
            </w:pPr>
          </w:p>
          <w:p w:rsidR="004C2C5C" w:rsidP="0010071A" w:rsidRDefault="0010071A" w14:paraId="7B0391AB" w14:textId="1FFADB1C">
            <w:pPr>
              <w:rPr>
                <w:rFonts w:ascii="Aptos Narrow" w:hAnsi="Aptos Narrow"/>
                <w:color w:val="000000"/>
                <w:sz w:val="22"/>
                <w:szCs w:val="22"/>
              </w:rPr>
            </w:pPr>
            <w:r>
              <w:rPr>
                <w:rFonts w:ascii="Aptos Narrow" w:hAnsi="Aptos Narrow"/>
                <w:color w:val="000000"/>
                <w:sz w:val="22"/>
                <w:szCs w:val="22"/>
              </w:rPr>
              <w:t>Third, monitor JVM heap pressure</w:t>
            </w:r>
            <w:r w:rsidR="0098335D">
              <w:rPr>
                <w:rFonts w:ascii="Aptos Narrow" w:hAnsi="Aptos Narrow"/>
                <w:color w:val="000000"/>
                <w:sz w:val="22"/>
                <w:szCs w:val="22"/>
              </w:rPr>
              <w:t xml:space="preserve"> to </w:t>
            </w:r>
            <w:r>
              <w:rPr>
                <w:rFonts w:ascii="Aptos Narrow" w:hAnsi="Aptos Narrow"/>
                <w:color w:val="000000"/>
                <w:sz w:val="22"/>
                <w:szCs w:val="22"/>
              </w:rPr>
              <w:t xml:space="preserve">keep it below 75% to avoid garbage collection pauses that would slow down book searches. </w:t>
            </w:r>
          </w:p>
          <w:p w:rsidR="004C2C5C" w:rsidP="0010071A" w:rsidRDefault="004C2C5C" w14:paraId="4658E727" w14:textId="77777777">
            <w:pPr>
              <w:rPr>
                <w:rFonts w:ascii="Aptos Narrow" w:hAnsi="Aptos Narrow"/>
                <w:color w:val="000000"/>
                <w:sz w:val="22"/>
                <w:szCs w:val="22"/>
              </w:rPr>
            </w:pPr>
          </w:p>
          <w:p w:rsidR="00D57B28" w:rsidP="0010071A" w:rsidRDefault="0010071A" w14:paraId="2E65AEA9" w14:textId="77777777">
            <w:pPr>
              <w:rPr>
                <w:rFonts w:ascii="Aptos Narrow" w:hAnsi="Aptos Narrow"/>
                <w:color w:val="000000"/>
                <w:sz w:val="22"/>
                <w:szCs w:val="22"/>
              </w:rPr>
            </w:pPr>
            <w:r>
              <w:rPr>
                <w:rFonts w:ascii="Aptos Narrow" w:hAnsi="Aptos Narrow"/>
                <w:color w:val="000000"/>
                <w:sz w:val="22"/>
                <w:szCs w:val="22"/>
              </w:rPr>
              <w:t xml:space="preserve">Fourth, ensure your node count is stable: if you deploy 6 nodes, all 6 should be online and communicating. </w:t>
            </w:r>
          </w:p>
          <w:p w:rsidR="00D57B28" w:rsidP="0010071A" w:rsidRDefault="00D57B28" w14:paraId="39556C52" w14:textId="77777777">
            <w:pPr>
              <w:rPr>
                <w:rFonts w:ascii="Aptos Narrow" w:hAnsi="Aptos Narrow"/>
                <w:color w:val="000000"/>
                <w:sz w:val="22"/>
                <w:szCs w:val="22"/>
              </w:rPr>
            </w:pPr>
          </w:p>
          <w:p w:rsidR="0010071A" w:rsidP="0010071A" w:rsidRDefault="00D57B28" w14:paraId="6CD2AFEF" w14:textId="358A255A">
            <w:pPr>
              <w:rPr>
                <w:rFonts w:ascii="Aptos Narrow" w:hAnsi="Aptos Narrow"/>
                <w:color w:val="000000"/>
                <w:sz w:val="22"/>
                <w:szCs w:val="22"/>
              </w:rPr>
            </w:pPr>
            <w:r>
              <w:rPr>
                <w:rFonts w:ascii="Aptos Narrow" w:hAnsi="Aptos Narrow"/>
                <w:color w:val="000000"/>
                <w:sz w:val="22"/>
                <w:szCs w:val="22"/>
              </w:rPr>
              <w:t>And finally,</w:t>
            </w:r>
            <w:r w:rsidR="0010071A">
              <w:rPr>
                <w:rFonts w:ascii="Aptos Narrow" w:hAnsi="Aptos Narrow"/>
                <w:color w:val="000000"/>
                <w:sz w:val="22"/>
                <w:szCs w:val="22"/>
              </w:rPr>
              <w:t xml:space="preserve"> watch your indexing and search latencies</w:t>
            </w:r>
            <w:r>
              <w:rPr>
                <w:rFonts w:ascii="Aptos Narrow" w:hAnsi="Aptos Narrow"/>
                <w:color w:val="000000"/>
                <w:sz w:val="22"/>
                <w:szCs w:val="22"/>
              </w:rPr>
              <w:t xml:space="preserve">. A healthy cluster processes tasks quickly without a growing backlog. </w:t>
            </w:r>
            <w:r w:rsidR="0010071A">
              <w:rPr>
                <w:rFonts w:ascii="Aptos Narrow" w:hAnsi="Aptos Narrow"/>
                <w:color w:val="000000"/>
                <w:sz w:val="22"/>
                <w:szCs w:val="22"/>
              </w:rPr>
              <w:t>Use the _cluster/health and _cat/nodes APIs to monitor these metrics regularly.</w:t>
            </w:r>
          </w:p>
        </w:tc>
        <w:tc>
          <w:tcPr>
            <w:tcW w:w="3620" w:type="dxa"/>
            <w:noWrap/>
            <w:vAlign w:val="bottom"/>
            <w:hideMark/>
          </w:tcPr>
          <w:p w:rsidR="00FD1603" w:rsidRDefault="00FD1603" w14:paraId="4128B3B8" w14:textId="77777777">
            <w:pPr>
              <w:rPr>
                <w:rFonts w:ascii="Aptos Narrow" w:hAnsi="Aptos Narrow"/>
                <w:color w:val="000000"/>
                <w:sz w:val="22"/>
                <w:szCs w:val="22"/>
              </w:rPr>
            </w:pPr>
            <w:r>
              <w:rPr>
                <w:rFonts w:ascii="Aptos Narrow" w:hAnsi="Aptos Narrow"/>
                <w:color w:val="000000"/>
                <w:sz w:val="22"/>
                <w:szCs w:val="22"/>
              </w:rPr>
              <w:t>Dashboard mockup displaying: large green status badge, flat-line latency graphs, balanced pie chart showing even shard distribution across nodes, JVM heap gauge at 65%, and a stable node count indicator showing 6/6 nodes online. Include a " Search Health" header on the dashboard.</w:t>
            </w:r>
          </w:p>
        </w:tc>
      </w:tr>
      <w:tr w:rsidR="008948AE" w14:paraId="30965305" w14:textId="77777777">
        <w:trPr>
          <w:trHeight w:val="290"/>
        </w:trPr>
        <w:tc>
          <w:tcPr>
            <w:tcW w:w="1383" w:type="dxa"/>
            <w:noWrap/>
            <w:vAlign w:val="bottom"/>
            <w:hideMark/>
          </w:tcPr>
          <w:p w:rsidR="00FD1603" w:rsidRDefault="00317106" w14:paraId="62213943" w14:textId="0FC7ADEA">
            <w:pPr>
              <w:rPr>
                <w:rFonts w:ascii="Aptos Narrow" w:hAnsi="Aptos Narrow"/>
                <w:color w:val="000000"/>
                <w:sz w:val="22"/>
                <w:szCs w:val="22"/>
              </w:rPr>
            </w:pPr>
            <w:r>
              <w:rPr>
                <w:rFonts w:ascii="Aptos Narrow" w:hAnsi="Aptos Narrow"/>
                <w:color w:val="000000"/>
                <w:sz w:val="22"/>
                <w:szCs w:val="22"/>
              </w:rPr>
              <w:t>Unhealthy clusters</w:t>
            </w:r>
          </w:p>
        </w:tc>
        <w:tc>
          <w:tcPr>
            <w:tcW w:w="3620" w:type="dxa"/>
            <w:vAlign w:val="bottom"/>
          </w:tcPr>
          <w:p w:rsidR="004D440C" w:rsidP="0010071A" w:rsidRDefault="0010071A" w14:paraId="7AF43908" w14:textId="7A6790AB">
            <w:pPr>
              <w:rPr>
                <w:rFonts w:ascii="Aptos Narrow" w:hAnsi="Aptos Narrow"/>
                <w:color w:val="000000"/>
                <w:sz w:val="22"/>
                <w:szCs w:val="22"/>
              </w:rPr>
            </w:pPr>
            <w:r>
              <w:rPr>
                <w:rFonts w:ascii="Aptos Narrow" w:hAnsi="Aptos Narrow"/>
                <w:color w:val="000000"/>
                <w:sz w:val="22"/>
                <w:szCs w:val="22"/>
              </w:rPr>
              <w:t xml:space="preserve">Recognizing an unhealthy cluster early can save you from major outages. The most obvious sign is a yellow or red cluster status. Yellow means some replica shards are unassigned: your data is still accessible, but you've lost redundancy. Red is critical: some primary shards are missing, meaning portions of your catalog are completely unsearchable. Imagine customers trying to browse the 'Children's Books' category and getting zero results because those shards are offline! </w:t>
            </w:r>
          </w:p>
          <w:p w:rsidR="004D440C" w:rsidP="0010071A" w:rsidRDefault="004D440C" w14:paraId="2582ECCE" w14:textId="77777777">
            <w:pPr>
              <w:rPr>
                <w:rFonts w:ascii="Aptos Narrow" w:hAnsi="Aptos Narrow"/>
                <w:color w:val="000000"/>
                <w:sz w:val="22"/>
                <w:szCs w:val="22"/>
              </w:rPr>
            </w:pPr>
          </w:p>
          <w:p w:rsidR="00CA28FF" w:rsidP="0010071A" w:rsidRDefault="0010071A" w14:paraId="1DE6A0F9" w14:textId="77777777">
            <w:pPr>
              <w:rPr>
                <w:rFonts w:ascii="Aptos Narrow" w:hAnsi="Aptos Narrow"/>
                <w:color w:val="000000"/>
                <w:sz w:val="22"/>
                <w:szCs w:val="22"/>
              </w:rPr>
            </w:pPr>
            <w:r>
              <w:rPr>
                <w:rFonts w:ascii="Aptos Narrow" w:hAnsi="Aptos Narrow"/>
                <w:color w:val="000000"/>
                <w:sz w:val="22"/>
                <w:szCs w:val="22"/>
              </w:rPr>
              <w:t xml:space="preserve">Other warning signs include high CPU and memory usage sustained above 85%, circuit breaker trips which indicate memory pressure, unassigned shards that OpenSearch can't allocate, frequent and long garbage collection pauses that freeze search operations, slow query response times where book searches take seconds instead of milliseconds, and node disconnects where nodes keep dropping out of the cluster. </w:t>
            </w:r>
          </w:p>
          <w:p w:rsidR="00CA28FF" w:rsidP="0010071A" w:rsidRDefault="00CA28FF" w14:paraId="0BD561E4" w14:textId="77777777">
            <w:pPr>
              <w:rPr>
                <w:rFonts w:ascii="Aptos Narrow" w:hAnsi="Aptos Narrow"/>
                <w:color w:val="000000"/>
                <w:sz w:val="22"/>
                <w:szCs w:val="22"/>
              </w:rPr>
            </w:pPr>
          </w:p>
          <w:p w:rsidR="0010071A" w:rsidP="0010071A" w:rsidRDefault="0010071A" w14:paraId="49C98940" w14:textId="33BA4427">
            <w:pPr>
              <w:rPr>
                <w:rFonts w:ascii="Aptos Narrow" w:hAnsi="Aptos Narrow"/>
                <w:color w:val="000000"/>
                <w:sz w:val="22"/>
                <w:szCs w:val="22"/>
              </w:rPr>
            </w:pPr>
            <w:r>
              <w:rPr>
                <w:rFonts w:ascii="Aptos Narrow" w:hAnsi="Aptos Narrow"/>
                <w:color w:val="000000"/>
                <w:sz w:val="22"/>
                <w:szCs w:val="22"/>
              </w:rPr>
              <w:t>For a bookstore , an unhealthy cluster during a flash sale could mean thousands of customers unable to complete purchases: a direct hit to revenue and reputation. Monitor these indicators using API calls such as: _cluster/health, _cat/shards, and _nodes/stats, and set up automated alerts."</w:t>
            </w:r>
          </w:p>
        </w:tc>
        <w:tc>
          <w:tcPr>
            <w:tcW w:w="3620" w:type="dxa"/>
            <w:noWrap/>
            <w:vAlign w:val="bottom"/>
            <w:hideMark/>
          </w:tcPr>
          <w:p w:rsidR="00FD1603" w:rsidRDefault="00FD1603" w14:paraId="19803DCC" w14:textId="77777777">
            <w:pPr>
              <w:rPr>
                <w:rFonts w:ascii="Aptos Narrow" w:hAnsi="Aptos Narrow"/>
                <w:color w:val="000000"/>
                <w:sz w:val="22"/>
                <w:szCs w:val="22"/>
              </w:rPr>
            </w:pPr>
            <w:r>
              <w:rPr>
                <w:rFonts w:ascii="Aptos Narrow" w:hAnsi="Aptos Narrow"/>
                <w:color w:val="000000"/>
                <w:sz w:val="22"/>
                <w:szCs w:val="22"/>
              </w:rPr>
              <w:t>Red and yellow warning indicators flashing, spiking CPU and memory graphs, alert notification pop-ups, unbalanced node diagram with one node showing critical status. Display a " Search Alert" banner with degraded performance warnings.</w:t>
            </w:r>
          </w:p>
          <w:p w:rsidR="004D440C" w:rsidRDefault="004D440C" w14:paraId="1F6738E9" w14:textId="77777777">
            <w:pPr>
              <w:rPr>
                <w:rFonts w:ascii="Aptos Narrow" w:hAnsi="Aptos Narrow"/>
                <w:color w:val="000000"/>
                <w:sz w:val="22"/>
                <w:szCs w:val="22"/>
              </w:rPr>
            </w:pPr>
          </w:p>
          <w:p w:rsidR="004D440C" w:rsidRDefault="004D440C" w14:paraId="35598537" w14:textId="77777777">
            <w:pPr>
              <w:rPr>
                <w:rFonts w:ascii="Aptos Narrow" w:hAnsi="Aptos Narrow"/>
                <w:color w:val="000000"/>
                <w:sz w:val="22"/>
                <w:szCs w:val="22"/>
              </w:rPr>
            </w:pPr>
          </w:p>
          <w:p w:rsidR="004D440C" w:rsidRDefault="004D440C" w14:paraId="44FCDD07" w14:textId="77777777">
            <w:pPr>
              <w:rPr>
                <w:rFonts w:ascii="Aptos Narrow" w:hAnsi="Aptos Narrow"/>
                <w:color w:val="000000"/>
                <w:sz w:val="22"/>
                <w:szCs w:val="22"/>
              </w:rPr>
            </w:pPr>
          </w:p>
          <w:p w:rsidR="004D440C" w:rsidRDefault="004D440C" w14:paraId="754D48EB" w14:textId="77777777">
            <w:pPr>
              <w:rPr>
                <w:rFonts w:ascii="Aptos Narrow" w:hAnsi="Aptos Narrow"/>
                <w:color w:val="000000"/>
                <w:sz w:val="22"/>
                <w:szCs w:val="22"/>
              </w:rPr>
            </w:pPr>
          </w:p>
          <w:p w:rsidR="004D440C" w:rsidRDefault="004D440C" w14:paraId="04A350C6" w14:textId="77777777">
            <w:pPr>
              <w:rPr>
                <w:rFonts w:ascii="Aptos Narrow" w:hAnsi="Aptos Narrow"/>
                <w:color w:val="000000"/>
                <w:sz w:val="22"/>
                <w:szCs w:val="22"/>
              </w:rPr>
            </w:pPr>
          </w:p>
          <w:p w:rsidR="004D440C" w:rsidRDefault="004D440C" w14:paraId="2843ED35" w14:textId="77777777">
            <w:pPr>
              <w:rPr>
                <w:rFonts w:ascii="Aptos Narrow" w:hAnsi="Aptos Narrow"/>
                <w:color w:val="000000"/>
                <w:sz w:val="22"/>
                <w:szCs w:val="22"/>
              </w:rPr>
            </w:pPr>
          </w:p>
          <w:p w:rsidR="004D440C" w:rsidRDefault="004D440C" w14:paraId="1B8D3B3C" w14:textId="77777777">
            <w:pPr>
              <w:rPr>
                <w:rFonts w:ascii="Aptos Narrow" w:hAnsi="Aptos Narrow"/>
                <w:color w:val="000000"/>
                <w:sz w:val="22"/>
                <w:szCs w:val="22"/>
              </w:rPr>
            </w:pPr>
          </w:p>
          <w:p w:rsidR="004D440C" w:rsidRDefault="004D440C" w14:paraId="155D92DB" w14:textId="77777777">
            <w:pPr>
              <w:rPr>
                <w:rFonts w:ascii="Aptos Narrow" w:hAnsi="Aptos Narrow"/>
                <w:color w:val="000000"/>
                <w:sz w:val="22"/>
                <w:szCs w:val="22"/>
              </w:rPr>
            </w:pPr>
          </w:p>
          <w:p w:rsidR="004D440C" w:rsidRDefault="004D440C" w14:paraId="062F7717" w14:textId="77777777">
            <w:pPr>
              <w:rPr>
                <w:rFonts w:ascii="Aptos Narrow" w:hAnsi="Aptos Narrow"/>
                <w:color w:val="000000"/>
                <w:sz w:val="22"/>
                <w:szCs w:val="22"/>
              </w:rPr>
            </w:pPr>
          </w:p>
          <w:p w:rsidR="004D440C" w:rsidRDefault="004D440C" w14:paraId="4E70B077" w14:textId="77777777">
            <w:pPr>
              <w:rPr>
                <w:rFonts w:ascii="Aptos Narrow" w:hAnsi="Aptos Narrow"/>
                <w:color w:val="000000"/>
                <w:sz w:val="22"/>
                <w:szCs w:val="22"/>
              </w:rPr>
            </w:pPr>
          </w:p>
          <w:p w:rsidR="004D440C" w:rsidRDefault="004D440C" w14:paraId="1E50E7EB" w14:textId="77777777">
            <w:pPr>
              <w:rPr>
                <w:rFonts w:ascii="Aptos Narrow" w:hAnsi="Aptos Narrow"/>
                <w:color w:val="000000"/>
                <w:sz w:val="22"/>
                <w:szCs w:val="22"/>
              </w:rPr>
            </w:pPr>
          </w:p>
          <w:p w:rsidR="004D440C" w:rsidRDefault="004D440C" w14:paraId="79563805" w14:textId="77777777">
            <w:pPr>
              <w:rPr>
                <w:rFonts w:ascii="Aptos Narrow" w:hAnsi="Aptos Narrow"/>
                <w:color w:val="000000"/>
                <w:sz w:val="22"/>
                <w:szCs w:val="22"/>
              </w:rPr>
            </w:pPr>
          </w:p>
          <w:p w:rsidR="004D440C" w:rsidRDefault="004D440C" w14:paraId="76856B88" w14:textId="77777777">
            <w:pPr>
              <w:rPr>
                <w:rFonts w:ascii="Aptos Narrow" w:hAnsi="Aptos Narrow"/>
                <w:color w:val="000000"/>
                <w:sz w:val="22"/>
                <w:szCs w:val="22"/>
              </w:rPr>
            </w:pPr>
          </w:p>
          <w:p w:rsidR="004D440C" w:rsidRDefault="004D440C" w14:paraId="4DE9182A" w14:textId="77777777">
            <w:pPr>
              <w:rPr>
                <w:rFonts w:ascii="Aptos Narrow" w:hAnsi="Aptos Narrow"/>
                <w:color w:val="000000"/>
                <w:sz w:val="22"/>
                <w:szCs w:val="22"/>
              </w:rPr>
            </w:pPr>
          </w:p>
          <w:p w:rsidR="004D440C" w:rsidRDefault="004D440C" w14:paraId="3550AE84" w14:textId="77777777">
            <w:pPr>
              <w:rPr>
                <w:rFonts w:ascii="Aptos Narrow" w:hAnsi="Aptos Narrow"/>
                <w:color w:val="000000"/>
                <w:sz w:val="22"/>
                <w:szCs w:val="22"/>
              </w:rPr>
            </w:pPr>
          </w:p>
          <w:p w:rsidR="004D440C" w:rsidRDefault="004D440C" w14:paraId="0AA69059" w14:textId="77777777">
            <w:pPr>
              <w:rPr>
                <w:rFonts w:ascii="Aptos Narrow" w:hAnsi="Aptos Narrow"/>
                <w:color w:val="000000"/>
                <w:sz w:val="22"/>
                <w:szCs w:val="22"/>
              </w:rPr>
            </w:pPr>
          </w:p>
          <w:p w:rsidR="004D440C" w:rsidRDefault="004D440C" w14:paraId="272529E8" w14:textId="77777777">
            <w:pPr>
              <w:rPr>
                <w:rFonts w:ascii="Aptos Narrow" w:hAnsi="Aptos Narrow"/>
                <w:color w:val="000000"/>
                <w:sz w:val="22"/>
                <w:szCs w:val="22"/>
              </w:rPr>
            </w:pPr>
          </w:p>
          <w:p w:rsidR="004D440C" w:rsidRDefault="004D440C" w14:paraId="4729EADB" w14:textId="77777777">
            <w:pPr>
              <w:rPr>
                <w:rFonts w:ascii="Aptos Narrow" w:hAnsi="Aptos Narrow"/>
                <w:color w:val="000000"/>
                <w:sz w:val="22"/>
                <w:szCs w:val="22"/>
              </w:rPr>
            </w:pPr>
          </w:p>
          <w:p w:rsidR="004D440C" w:rsidRDefault="004D440C" w14:paraId="0D5FC62F" w14:textId="77777777">
            <w:pPr>
              <w:rPr>
                <w:rFonts w:ascii="Aptos Narrow" w:hAnsi="Aptos Narrow"/>
                <w:color w:val="000000"/>
                <w:sz w:val="22"/>
                <w:szCs w:val="22"/>
              </w:rPr>
            </w:pPr>
          </w:p>
          <w:p w:rsidR="004D440C" w:rsidRDefault="004D440C" w14:paraId="2F9E9F7A" w14:textId="77777777">
            <w:pPr>
              <w:rPr>
                <w:rFonts w:ascii="Aptos Narrow" w:hAnsi="Aptos Narrow"/>
                <w:color w:val="000000"/>
                <w:sz w:val="22"/>
                <w:szCs w:val="22"/>
              </w:rPr>
            </w:pPr>
          </w:p>
        </w:tc>
      </w:tr>
      <w:tr w:rsidR="008948AE" w14:paraId="6E862A35" w14:textId="77777777">
        <w:trPr>
          <w:trHeight w:val="290"/>
        </w:trPr>
        <w:tc>
          <w:tcPr>
            <w:tcW w:w="1383" w:type="dxa"/>
            <w:noWrap/>
            <w:vAlign w:val="bottom"/>
            <w:hideMark/>
          </w:tcPr>
          <w:p w:rsidR="00FD1603" w:rsidRDefault="00FD1603" w14:paraId="02993904" w14:textId="7225E5D5">
            <w:pPr>
              <w:rPr>
                <w:rFonts w:ascii="Aptos Narrow" w:hAnsi="Aptos Narrow"/>
                <w:color w:val="000000"/>
                <w:sz w:val="22"/>
                <w:szCs w:val="22"/>
              </w:rPr>
            </w:pPr>
          </w:p>
        </w:tc>
        <w:tc>
          <w:tcPr>
            <w:tcW w:w="3620" w:type="dxa"/>
            <w:vAlign w:val="bottom"/>
          </w:tcPr>
          <w:p w:rsidR="0010071A" w:rsidP="0010071A" w:rsidRDefault="0010071A" w14:paraId="0F7E3A84" w14:textId="16797C4C">
            <w:pPr>
              <w:rPr>
                <w:rFonts w:ascii="Aptos Narrow" w:hAnsi="Aptos Narrow"/>
                <w:color w:val="000000"/>
                <w:sz w:val="22"/>
                <w:szCs w:val="22"/>
              </w:rPr>
            </w:pPr>
            <w:r>
              <w:rPr>
                <w:rFonts w:ascii="Aptos Narrow" w:hAnsi="Aptos Narrow"/>
                <w:color w:val="000000"/>
                <w:sz w:val="22"/>
                <w:szCs w:val="22"/>
              </w:rPr>
              <w:t xml:space="preserve">Let's walk through the most common issues you'll </w:t>
            </w:r>
            <w:r w:rsidR="005D668B">
              <w:rPr>
                <w:rFonts w:ascii="Aptos Narrow" w:hAnsi="Aptos Narrow"/>
                <w:color w:val="000000"/>
                <w:sz w:val="22"/>
                <w:szCs w:val="22"/>
              </w:rPr>
              <w:t xml:space="preserve">face and how to resolve them. </w:t>
            </w:r>
            <w:r>
              <w:rPr>
                <w:rFonts w:ascii="Aptos Narrow" w:hAnsi="Aptos Narrow"/>
                <w:color w:val="000000"/>
                <w:sz w:val="22"/>
                <w:szCs w:val="22"/>
              </w:rPr>
              <w:t xml:space="preserve"> </w:t>
            </w:r>
          </w:p>
          <w:p w:rsidR="0010071A" w:rsidP="0010071A" w:rsidRDefault="0010071A" w14:paraId="78978F26" w14:textId="77777777">
            <w:pPr>
              <w:rPr>
                <w:rFonts w:ascii="Aptos Narrow" w:hAnsi="Aptos Narrow"/>
                <w:color w:val="000000"/>
                <w:sz w:val="22"/>
                <w:szCs w:val="22"/>
              </w:rPr>
            </w:pPr>
          </w:p>
          <w:p w:rsidR="0010071A" w:rsidP="0010071A" w:rsidRDefault="0010071A" w14:paraId="695BA3A8" w14:textId="627BD9E4">
            <w:pPr>
              <w:rPr>
                <w:rFonts w:ascii="Aptos Narrow" w:hAnsi="Aptos Narrow"/>
                <w:color w:val="000000"/>
                <w:sz w:val="22"/>
                <w:szCs w:val="22"/>
              </w:rPr>
            </w:pPr>
            <w:r>
              <w:rPr>
                <w:rFonts w:ascii="Aptos Narrow" w:hAnsi="Aptos Narrow"/>
                <w:color w:val="000000"/>
                <w:sz w:val="22"/>
                <w:szCs w:val="22"/>
              </w:rPr>
              <w:t xml:space="preserve">Issue 1: Unassigned Shards. This often happens when disk space runs low. OpenSearch stops allocating shards when disks reach the high watermark (default 85%). For our bookstore, if your book review index grows rapidly during a bestseller launch, you might hit this limit. </w:t>
            </w:r>
            <w:r w:rsidR="00EA4EC2">
              <w:rPr>
                <w:rFonts w:ascii="Aptos Narrow" w:hAnsi="Aptos Narrow"/>
                <w:color w:val="000000"/>
                <w:sz w:val="22"/>
                <w:szCs w:val="22"/>
              </w:rPr>
              <w:t>The f</w:t>
            </w:r>
            <w:r>
              <w:rPr>
                <w:rFonts w:ascii="Aptos Narrow" w:hAnsi="Aptos Narrow"/>
                <w:color w:val="000000"/>
                <w:sz w:val="22"/>
                <w:szCs w:val="22"/>
              </w:rPr>
              <w:t>ix</w:t>
            </w:r>
            <w:r w:rsidR="00EA4EC2">
              <w:rPr>
                <w:rFonts w:ascii="Aptos Narrow" w:hAnsi="Aptos Narrow"/>
                <w:color w:val="000000"/>
                <w:sz w:val="22"/>
                <w:szCs w:val="22"/>
              </w:rPr>
              <w:t xml:space="preserve"> is to c</w:t>
            </w:r>
            <w:r>
              <w:rPr>
                <w:rFonts w:ascii="Aptos Narrow" w:hAnsi="Aptos Narrow"/>
                <w:color w:val="000000"/>
                <w:sz w:val="22"/>
                <w:szCs w:val="22"/>
              </w:rPr>
              <w:t>heck disk usage with _cat/allocation, free up space, or adjust watermarks using cluster routing and allocation API calls.</w:t>
            </w:r>
          </w:p>
          <w:p w:rsidR="0010071A" w:rsidP="0010071A" w:rsidRDefault="0010071A" w14:paraId="7BA251CC" w14:textId="77777777">
            <w:pPr>
              <w:rPr>
                <w:rFonts w:ascii="Aptos Narrow" w:hAnsi="Aptos Narrow"/>
                <w:color w:val="000000"/>
                <w:sz w:val="22"/>
                <w:szCs w:val="22"/>
              </w:rPr>
            </w:pPr>
          </w:p>
          <w:p w:rsidR="0010071A" w:rsidP="0010071A" w:rsidRDefault="0010071A" w14:paraId="1D290349" w14:textId="6846899A">
            <w:pPr>
              <w:rPr>
                <w:rFonts w:ascii="Aptos Narrow" w:hAnsi="Aptos Narrow"/>
                <w:color w:val="000000" w:themeColor="text1"/>
                <w:sz w:val="22"/>
                <w:szCs w:val="22"/>
              </w:rPr>
            </w:pPr>
            <w:r w:rsidRPr="11ED247F">
              <w:rPr>
                <w:rFonts w:ascii="Aptos Narrow" w:hAnsi="Aptos Narrow"/>
                <w:color w:val="000000" w:themeColor="text1"/>
                <w:sz w:val="22"/>
                <w:szCs w:val="22"/>
              </w:rPr>
              <w:t xml:space="preserve">Issue 2: JVM Heap Pressure. When heap usage </w:t>
            </w:r>
            <w:r w:rsidR="000E6266">
              <w:rPr>
                <w:rFonts w:ascii="Aptos Narrow" w:hAnsi="Aptos Narrow"/>
                <w:color w:val="000000" w:themeColor="text1"/>
                <w:sz w:val="22"/>
                <w:szCs w:val="22"/>
              </w:rPr>
              <w:t>stays above</w:t>
            </w:r>
            <w:r w:rsidRPr="11ED247F">
              <w:rPr>
                <w:rFonts w:ascii="Aptos Narrow" w:hAnsi="Aptos Narrow"/>
                <w:color w:val="000000" w:themeColor="text1"/>
                <w:sz w:val="22"/>
                <w:szCs w:val="22"/>
              </w:rPr>
              <w:t xml:space="preserve"> 75%, garbage collection becomes aggressive and slows everything down. </w:t>
            </w:r>
            <w:r w:rsidR="000E6266">
              <w:rPr>
                <w:rFonts w:ascii="Aptos Narrow" w:hAnsi="Aptos Narrow"/>
                <w:color w:val="000000" w:themeColor="text1"/>
                <w:sz w:val="22"/>
                <w:szCs w:val="22"/>
              </w:rPr>
              <w:t>You can f</w:t>
            </w:r>
            <w:r w:rsidRPr="11ED247F">
              <w:rPr>
                <w:rFonts w:ascii="Aptos Narrow" w:hAnsi="Aptos Narrow"/>
                <w:color w:val="000000" w:themeColor="text1"/>
                <w:sz w:val="22"/>
                <w:szCs w:val="22"/>
              </w:rPr>
              <w:t>ix</w:t>
            </w:r>
            <w:r w:rsidR="000E6266">
              <w:rPr>
                <w:rFonts w:ascii="Aptos Narrow" w:hAnsi="Aptos Narrow"/>
                <w:color w:val="000000" w:themeColor="text1"/>
                <w:sz w:val="22"/>
                <w:szCs w:val="22"/>
              </w:rPr>
              <w:t xml:space="preserve"> this by </w:t>
            </w:r>
            <w:r w:rsidR="00BB5B82">
              <w:rPr>
                <w:rFonts w:ascii="Aptos Narrow" w:hAnsi="Aptos Narrow"/>
                <w:color w:val="000000" w:themeColor="text1"/>
                <w:sz w:val="22"/>
                <w:szCs w:val="22"/>
              </w:rPr>
              <w:t>r</w:t>
            </w:r>
            <w:r w:rsidRPr="11ED247F">
              <w:rPr>
                <w:rFonts w:ascii="Aptos Narrow" w:hAnsi="Aptos Narrow"/>
                <w:color w:val="000000" w:themeColor="text1"/>
                <w:sz w:val="22"/>
                <w:szCs w:val="22"/>
              </w:rPr>
              <w:t>educe memory-intensive operations, add</w:t>
            </w:r>
            <w:r w:rsidR="00BB5B82">
              <w:rPr>
                <w:rFonts w:ascii="Aptos Narrow" w:hAnsi="Aptos Narrow"/>
                <w:color w:val="000000" w:themeColor="text1"/>
                <w:sz w:val="22"/>
                <w:szCs w:val="22"/>
              </w:rPr>
              <w:t>ing</w:t>
            </w:r>
            <w:r w:rsidRPr="11ED247F">
              <w:rPr>
                <w:rFonts w:ascii="Aptos Narrow" w:hAnsi="Aptos Narrow"/>
                <w:color w:val="000000" w:themeColor="text1"/>
                <w:sz w:val="22"/>
                <w:szCs w:val="22"/>
              </w:rPr>
              <w:t xml:space="preserve"> more nodes to distribute the load, or increas</w:t>
            </w:r>
            <w:r w:rsidR="00BB5B82">
              <w:rPr>
                <w:rFonts w:ascii="Aptos Narrow" w:hAnsi="Aptos Narrow"/>
                <w:color w:val="000000" w:themeColor="text1"/>
                <w:sz w:val="22"/>
                <w:szCs w:val="22"/>
              </w:rPr>
              <w:t>ing</w:t>
            </w:r>
            <w:r w:rsidRPr="11ED247F">
              <w:rPr>
                <w:rFonts w:ascii="Aptos Narrow" w:hAnsi="Aptos Narrow"/>
                <w:color w:val="000000" w:themeColor="text1"/>
                <w:sz w:val="22"/>
                <w:szCs w:val="22"/>
              </w:rPr>
              <w:t xml:space="preserve"> heap size</w:t>
            </w:r>
            <w:r w:rsidR="00931802">
              <w:rPr>
                <w:rFonts w:ascii="Aptos Narrow" w:hAnsi="Aptos Narrow"/>
                <w:color w:val="000000" w:themeColor="text1"/>
                <w:sz w:val="22"/>
                <w:szCs w:val="22"/>
              </w:rPr>
              <w:t xml:space="preserve">; </w:t>
            </w:r>
            <w:r w:rsidRPr="11ED247F">
              <w:rPr>
                <w:rFonts w:ascii="Aptos Narrow" w:hAnsi="Aptos Narrow"/>
                <w:color w:val="000000" w:themeColor="text1"/>
                <w:sz w:val="22"/>
                <w:szCs w:val="22"/>
              </w:rPr>
              <w:t xml:space="preserve">but never </w:t>
            </w:r>
            <w:r w:rsidR="00546435">
              <w:rPr>
                <w:rFonts w:ascii="Aptos Narrow" w:hAnsi="Aptos Narrow"/>
                <w:color w:val="000000" w:themeColor="text1"/>
                <w:sz w:val="22"/>
                <w:szCs w:val="22"/>
              </w:rPr>
              <w:t>go over</w:t>
            </w:r>
            <w:r w:rsidRPr="11ED247F">
              <w:rPr>
                <w:rFonts w:ascii="Aptos Narrow" w:hAnsi="Aptos Narrow"/>
                <w:color w:val="000000" w:themeColor="text1"/>
                <w:sz w:val="22"/>
                <w:szCs w:val="22"/>
              </w:rPr>
              <w:t xml:space="preserve"> 50% of </w:t>
            </w:r>
            <w:r w:rsidR="001C4EF3">
              <w:rPr>
                <w:rFonts w:ascii="Aptos Narrow" w:hAnsi="Aptos Narrow"/>
                <w:color w:val="000000" w:themeColor="text1"/>
                <w:sz w:val="22"/>
                <w:szCs w:val="22"/>
              </w:rPr>
              <w:t>your</w:t>
            </w:r>
            <w:r w:rsidRPr="11ED247F">
              <w:rPr>
                <w:rFonts w:ascii="Aptos Narrow" w:hAnsi="Aptos Narrow"/>
                <w:color w:val="000000" w:themeColor="text1"/>
                <w:sz w:val="22"/>
                <w:szCs w:val="22"/>
              </w:rPr>
              <w:t xml:space="preserve"> RAM or 32GB.</w:t>
            </w:r>
          </w:p>
          <w:p w:rsidR="001C4EF3" w:rsidP="0010071A" w:rsidRDefault="001C4EF3" w14:paraId="3BB7BFC0" w14:textId="77777777">
            <w:pPr>
              <w:rPr>
                <w:rFonts w:ascii="Aptos Narrow" w:hAnsi="Aptos Narrow"/>
                <w:color w:val="000000" w:themeColor="text1"/>
                <w:sz w:val="22"/>
                <w:szCs w:val="22"/>
              </w:rPr>
            </w:pPr>
          </w:p>
          <w:p w:rsidR="0010071A" w:rsidP="0010071A" w:rsidRDefault="0010071A" w14:paraId="496FCAE1" w14:textId="371B588B">
            <w:pPr>
              <w:rPr>
                <w:rFonts w:ascii="Aptos Narrow" w:hAnsi="Aptos Narrow"/>
                <w:color w:val="000000"/>
                <w:sz w:val="22"/>
                <w:szCs w:val="22"/>
              </w:rPr>
            </w:pPr>
            <w:r w:rsidRPr="11ED247F">
              <w:rPr>
                <w:rFonts w:ascii="Aptos Narrow" w:hAnsi="Aptos Narrow"/>
                <w:color w:val="000000" w:themeColor="text1"/>
                <w:sz w:val="22"/>
                <w:szCs w:val="22"/>
              </w:rPr>
              <w:t xml:space="preserve">Issue 3: Split Brain. This </w:t>
            </w:r>
            <w:r w:rsidR="001C4EF3">
              <w:rPr>
                <w:rFonts w:ascii="Aptos Narrow" w:hAnsi="Aptos Narrow"/>
                <w:color w:val="000000" w:themeColor="text1"/>
                <w:sz w:val="22"/>
                <w:szCs w:val="22"/>
              </w:rPr>
              <w:t>happens</w:t>
            </w:r>
            <w:r w:rsidRPr="11ED247F">
              <w:rPr>
                <w:rFonts w:ascii="Aptos Narrow" w:hAnsi="Aptos Narrow"/>
                <w:color w:val="000000" w:themeColor="text1"/>
                <w:sz w:val="22"/>
                <w:szCs w:val="22"/>
              </w:rPr>
              <w:t xml:space="preserve"> when network partitions cause nodes to form separate clusters, potentially corrupting data. </w:t>
            </w:r>
            <w:r w:rsidR="007831AF">
              <w:rPr>
                <w:rFonts w:ascii="Aptos Narrow" w:hAnsi="Aptos Narrow"/>
                <w:color w:val="000000" w:themeColor="text1"/>
                <w:sz w:val="22"/>
                <w:szCs w:val="22"/>
              </w:rPr>
              <w:t>T</w:t>
            </w:r>
            <w:r w:rsidRPr="11ED247F">
              <w:rPr>
                <w:rFonts w:ascii="Aptos Narrow" w:hAnsi="Aptos Narrow"/>
                <w:color w:val="000000" w:themeColor="text1"/>
                <w:sz w:val="22"/>
                <w:szCs w:val="22"/>
              </w:rPr>
              <w:t xml:space="preserve">his could mean different customers seeing different inventory levels! In modern OpenSearch versions, </w:t>
            </w:r>
            <w:r>
              <w:t xml:space="preserve">ensure proper configuration of </w:t>
            </w:r>
            <w:r>
              <w:rPr>
                <w:rStyle w:val="HTMLCode"/>
                <w:rFonts w:eastAsiaTheme="majorEastAsia"/>
              </w:rPr>
              <w:t>cluster.initial_cluster_manager_nodes</w:t>
            </w:r>
            <w:r>
              <w:t xml:space="preserve"> in </w:t>
            </w:r>
            <w:r>
              <w:rPr>
                <w:rStyle w:val="HTMLCode"/>
                <w:rFonts w:eastAsiaTheme="majorEastAsia"/>
              </w:rPr>
              <w:t>opensearch.yml</w:t>
            </w:r>
            <w:r>
              <w:t>, and use dedicated cluster manager nodes — typically 3 dedicated manager-eligible nodes for production.</w:t>
            </w:r>
          </w:p>
          <w:p w:rsidR="0010071A" w:rsidP="0010071A" w:rsidRDefault="0010071A" w14:paraId="60C6FEE4" w14:textId="77777777">
            <w:pPr>
              <w:rPr>
                <w:rFonts w:ascii="Aptos Narrow" w:hAnsi="Aptos Narrow"/>
                <w:color w:val="000000"/>
                <w:sz w:val="22"/>
                <w:szCs w:val="22"/>
              </w:rPr>
            </w:pPr>
          </w:p>
          <w:p w:rsidR="0010071A" w:rsidP="0010071A" w:rsidRDefault="0010071A" w14:paraId="3F37337D" w14:textId="73565F7A">
            <w:pPr>
              <w:rPr>
                <w:rFonts w:ascii="Aptos Narrow" w:hAnsi="Aptos Narrow"/>
                <w:color w:val="000000"/>
                <w:sz w:val="22"/>
                <w:szCs w:val="22"/>
              </w:rPr>
            </w:pPr>
            <w:r>
              <w:rPr>
                <w:rFonts w:ascii="Aptos Narrow" w:hAnsi="Aptos Narrow"/>
                <w:color w:val="000000"/>
                <w:sz w:val="22"/>
                <w:szCs w:val="22"/>
              </w:rPr>
              <w:t xml:space="preserve">Issue 4: Slow Indexing Performance. When our bookstore receives a shipment of 10,000 new books to put in the product catalog, slow indexing delays their availability. </w:t>
            </w:r>
            <w:r w:rsidR="00C95D96">
              <w:rPr>
                <w:rFonts w:ascii="Aptos Narrow" w:hAnsi="Aptos Narrow"/>
                <w:color w:val="000000"/>
                <w:sz w:val="22"/>
                <w:szCs w:val="22"/>
              </w:rPr>
              <w:t>You can fix this by tempora</w:t>
            </w:r>
            <w:r w:rsidR="00803122">
              <w:rPr>
                <w:rFonts w:ascii="Aptos Narrow" w:hAnsi="Aptos Narrow"/>
                <w:color w:val="000000"/>
                <w:sz w:val="22"/>
                <w:szCs w:val="22"/>
              </w:rPr>
              <w:t>rily increasing the refresh interval and using bulk API</w:t>
            </w:r>
            <w:r w:rsidR="00B515FF">
              <w:rPr>
                <w:rFonts w:ascii="Aptos Narrow" w:hAnsi="Aptos Narrow"/>
                <w:color w:val="000000"/>
                <w:sz w:val="22"/>
                <w:szCs w:val="22"/>
              </w:rPr>
              <w:t xml:space="preserve"> requests</w:t>
            </w:r>
            <w:r w:rsidR="00E700DB">
              <w:rPr>
                <w:rFonts w:ascii="Aptos Narrow" w:hAnsi="Aptos Narrow"/>
                <w:color w:val="000000"/>
                <w:sz w:val="22"/>
                <w:szCs w:val="22"/>
              </w:rPr>
              <w:t xml:space="preserve"> </w:t>
            </w:r>
            <w:r>
              <w:rPr>
                <w:rFonts w:ascii="Aptos Narrow" w:hAnsi="Aptos Narrow"/>
                <w:color w:val="000000"/>
                <w:sz w:val="22"/>
                <w:szCs w:val="22"/>
              </w:rPr>
              <w:t>with 5-15MB payloads</w:t>
            </w:r>
            <w:r w:rsidR="003D016E">
              <w:rPr>
                <w:rFonts w:ascii="Aptos Narrow" w:hAnsi="Aptos Narrow"/>
                <w:color w:val="000000"/>
                <w:sz w:val="22"/>
                <w:szCs w:val="22"/>
              </w:rPr>
              <w:t xml:space="preserve">. </w:t>
            </w:r>
          </w:p>
        </w:tc>
        <w:tc>
          <w:tcPr>
            <w:tcW w:w="3620" w:type="dxa"/>
            <w:noWrap/>
            <w:hideMark/>
          </w:tcPr>
          <w:p w:rsidR="00B119D6" w:rsidP="0082178F" w:rsidRDefault="00FD1603" w14:paraId="561181F1" w14:textId="77777777">
            <w:pPr>
              <w:rPr>
                <w:rFonts w:ascii="Aptos Narrow" w:hAnsi="Aptos Narrow"/>
                <w:color w:val="000000"/>
                <w:sz w:val="22"/>
                <w:szCs w:val="22"/>
              </w:rPr>
            </w:pPr>
            <w:r>
              <w:rPr>
                <w:rFonts w:ascii="Aptos Narrow" w:hAnsi="Aptos Narrow"/>
                <w:color w:val="000000"/>
                <w:sz w:val="22"/>
                <w:szCs w:val="22"/>
              </w:rPr>
              <w:t>Split-screen layout: left side shows issue in red with problem description, right side shows fix in green with solution steps. Include code snippets for configuration changes. Animate through 4 different issue/fix pairs. Show -specific examples for each scenario.</w:t>
            </w:r>
          </w:p>
          <w:p w:rsidR="0082178F" w:rsidP="0082178F" w:rsidRDefault="0082178F" w14:paraId="6A7925B1" w14:textId="77777777">
            <w:pPr>
              <w:rPr>
                <w:rFonts w:ascii="Aptos Narrow" w:hAnsi="Aptos Narrow"/>
                <w:color w:val="000000"/>
                <w:sz w:val="22"/>
                <w:szCs w:val="22"/>
              </w:rPr>
            </w:pPr>
          </w:p>
          <w:p w:rsidR="0082178F" w:rsidP="0082178F" w:rsidRDefault="0082178F" w14:paraId="7795E6A6" w14:textId="77777777">
            <w:pPr>
              <w:rPr>
                <w:rFonts w:ascii="Aptos Narrow" w:hAnsi="Aptos Narrow"/>
                <w:color w:val="000000"/>
                <w:sz w:val="22"/>
                <w:szCs w:val="22"/>
              </w:rPr>
            </w:pPr>
          </w:p>
          <w:p w:rsidR="0082178F" w:rsidP="0082178F" w:rsidRDefault="0082178F" w14:paraId="3F96EEED" w14:textId="77777777">
            <w:pPr>
              <w:rPr>
                <w:rFonts w:ascii="Aptos Narrow" w:hAnsi="Aptos Narrow"/>
                <w:color w:val="000000"/>
                <w:sz w:val="22"/>
                <w:szCs w:val="22"/>
              </w:rPr>
            </w:pPr>
          </w:p>
          <w:p w:rsidR="0082178F" w:rsidP="0082178F" w:rsidRDefault="0082178F" w14:paraId="16A7D149" w14:textId="77777777">
            <w:pPr>
              <w:rPr>
                <w:rFonts w:ascii="Aptos Narrow" w:hAnsi="Aptos Narrow"/>
                <w:color w:val="000000"/>
                <w:sz w:val="22"/>
                <w:szCs w:val="22"/>
              </w:rPr>
            </w:pPr>
          </w:p>
          <w:p w:rsidR="0082178F" w:rsidP="0082178F" w:rsidRDefault="0082178F" w14:paraId="14056D0F" w14:textId="77777777">
            <w:pPr>
              <w:rPr>
                <w:rFonts w:ascii="Aptos Narrow" w:hAnsi="Aptos Narrow"/>
                <w:color w:val="000000"/>
                <w:sz w:val="22"/>
                <w:szCs w:val="22"/>
              </w:rPr>
            </w:pPr>
          </w:p>
          <w:p w:rsidR="0082178F" w:rsidP="0082178F" w:rsidRDefault="0082178F" w14:paraId="37F78A39" w14:textId="77777777">
            <w:pPr>
              <w:rPr>
                <w:rFonts w:ascii="Aptos Narrow" w:hAnsi="Aptos Narrow"/>
                <w:color w:val="000000"/>
                <w:sz w:val="22"/>
                <w:szCs w:val="22"/>
              </w:rPr>
            </w:pPr>
          </w:p>
          <w:p w:rsidR="0082178F" w:rsidP="0082178F" w:rsidRDefault="0082178F" w14:paraId="44F431F0" w14:textId="77777777">
            <w:pPr>
              <w:rPr>
                <w:rFonts w:ascii="Aptos Narrow" w:hAnsi="Aptos Narrow"/>
                <w:color w:val="000000"/>
                <w:sz w:val="22"/>
                <w:szCs w:val="22"/>
              </w:rPr>
            </w:pPr>
          </w:p>
          <w:p w:rsidR="0082178F" w:rsidP="0082178F" w:rsidRDefault="0082178F" w14:paraId="6DEB5BD7" w14:textId="77777777">
            <w:pPr>
              <w:rPr>
                <w:rFonts w:ascii="Aptos Narrow" w:hAnsi="Aptos Narrow"/>
                <w:color w:val="000000"/>
                <w:sz w:val="22"/>
                <w:szCs w:val="22"/>
              </w:rPr>
            </w:pPr>
          </w:p>
          <w:p w:rsidR="0082178F" w:rsidP="0082178F" w:rsidRDefault="0082178F" w14:paraId="56C122D2" w14:textId="77777777">
            <w:pPr>
              <w:rPr>
                <w:rFonts w:ascii="Aptos Narrow" w:hAnsi="Aptos Narrow"/>
                <w:color w:val="000000"/>
                <w:sz w:val="22"/>
                <w:szCs w:val="22"/>
              </w:rPr>
            </w:pPr>
          </w:p>
          <w:p w:rsidR="0082178F" w:rsidP="0082178F" w:rsidRDefault="0082178F" w14:paraId="2FE86384" w14:textId="77777777">
            <w:pPr>
              <w:rPr>
                <w:rFonts w:ascii="Aptos Narrow" w:hAnsi="Aptos Narrow"/>
                <w:color w:val="000000"/>
                <w:sz w:val="22"/>
                <w:szCs w:val="22"/>
              </w:rPr>
            </w:pPr>
          </w:p>
          <w:p w:rsidR="0082178F" w:rsidP="0082178F" w:rsidRDefault="0082178F" w14:paraId="591C798E" w14:textId="77777777">
            <w:pPr>
              <w:rPr>
                <w:rFonts w:ascii="Aptos Narrow" w:hAnsi="Aptos Narrow"/>
                <w:color w:val="000000"/>
                <w:sz w:val="22"/>
                <w:szCs w:val="22"/>
              </w:rPr>
            </w:pPr>
          </w:p>
          <w:p w:rsidR="0082178F" w:rsidP="0082178F" w:rsidRDefault="0082178F" w14:paraId="4D8BD48A" w14:textId="77777777">
            <w:pPr>
              <w:rPr>
                <w:rFonts w:ascii="Aptos Narrow" w:hAnsi="Aptos Narrow"/>
                <w:color w:val="000000"/>
                <w:sz w:val="22"/>
                <w:szCs w:val="22"/>
              </w:rPr>
            </w:pPr>
          </w:p>
          <w:p w:rsidR="0082178F" w:rsidP="0082178F" w:rsidRDefault="0082178F" w14:paraId="3CCB6934" w14:textId="77777777">
            <w:pPr>
              <w:rPr>
                <w:rFonts w:ascii="Aptos Narrow" w:hAnsi="Aptos Narrow"/>
                <w:color w:val="000000"/>
                <w:sz w:val="22"/>
                <w:szCs w:val="22"/>
              </w:rPr>
            </w:pPr>
          </w:p>
          <w:p w:rsidR="0082178F" w:rsidP="0082178F" w:rsidRDefault="0082178F" w14:paraId="4BABE7F8" w14:textId="77777777">
            <w:pPr>
              <w:rPr>
                <w:rFonts w:ascii="Aptos Narrow" w:hAnsi="Aptos Narrow"/>
                <w:color w:val="000000"/>
                <w:sz w:val="22"/>
                <w:szCs w:val="22"/>
              </w:rPr>
            </w:pPr>
          </w:p>
          <w:p w:rsidR="0082178F" w:rsidP="0082178F" w:rsidRDefault="0082178F" w14:paraId="1819F86D" w14:textId="77777777">
            <w:pPr>
              <w:rPr>
                <w:rFonts w:ascii="Aptos Narrow" w:hAnsi="Aptos Narrow"/>
                <w:color w:val="000000"/>
                <w:sz w:val="22"/>
                <w:szCs w:val="22"/>
              </w:rPr>
            </w:pPr>
          </w:p>
          <w:p w:rsidR="00FD1603" w:rsidRDefault="0082178F" w14:paraId="40720248" w14:textId="77777777">
            <w:pPr>
              <w:rPr>
                <w:rFonts w:ascii="Aptos Narrow" w:hAnsi="Aptos Narrow"/>
                <w:color w:val="000000"/>
                <w:sz w:val="22"/>
                <w:szCs w:val="22"/>
              </w:rPr>
            </w:pPr>
            <w:r w:rsidRPr="0082178F">
              <w:rPr>
                <w:rFonts w:ascii="Aptos Narrow" w:hAnsi="Aptos Narrow"/>
                <w:color w:val="000000"/>
                <w:sz w:val="22"/>
                <w:szCs w:val="22"/>
              </w:rPr>
              <w:t>cluster.initial_cluster_manager_nodes: ["node-1", "node-2", "node-3"]</w:t>
            </w:r>
          </w:p>
          <w:p w:rsidR="00B515FF" w:rsidRDefault="00B515FF" w14:paraId="35A00C57" w14:textId="77777777">
            <w:pPr>
              <w:rPr>
                <w:rFonts w:ascii="Aptos Narrow" w:hAnsi="Aptos Narrow"/>
                <w:color w:val="000000"/>
                <w:sz w:val="22"/>
                <w:szCs w:val="22"/>
              </w:rPr>
            </w:pPr>
          </w:p>
          <w:p w:rsidR="00B515FF" w:rsidRDefault="00B515FF" w14:paraId="4429926F" w14:textId="77777777">
            <w:pPr>
              <w:rPr>
                <w:rFonts w:ascii="Aptos Narrow" w:hAnsi="Aptos Narrow"/>
                <w:color w:val="000000"/>
                <w:sz w:val="22"/>
                <w:szCs w:val="22"/>
              </w:rPr>
            </w:pPr>
          </w:p>
          <w:p w:rsidR="00B515FF" w:rsidRDefault="00B515FF" w14:paraId="78488ECE" w14:textId="77777777">
            <w:pPr>
              <w:rPr>
                <w:rFonts w:ascii="Aptos Narrow" w:hAnsi="Aptos Narrow"/>
                <w:color w:val="000000"/>
                <w:sz w:val="22"/>
                <w:szCs w:val="22"/>
              </w:rPr>
            </w:pPr>
          </w:p>
          <w:p w:rsidR="00B515FF" w:rsidRDefault="00B515FF" w14:paraId="721C4469" w14:textId="77777777">
            <w:pPr>
              <w:rPr>
                <w:rFonts w:ascii="Aptos Narrow" w:hAnsi="Aptos Narrow"/>
                <w:color w:val="000000"/>
                <w:sz w:val="22"/>
                <w:szCs w:val="22"/>
              </w:rPr>
            </w:pPr>
          </w:p>
          <w:p w:rsidR="00B515FF" w:rsidRDefault="00B515FF" w14:paraId="33F28311" w14:textId="77777777">
            <w:pPr>
              <w:rPr>
                <w:rFonts w:ascii="Aptos Narrow" w:hAnsi="Aptos Narrow"/>
                <w:color w:val="000000"/>
                <w:sz w:val="22"/>
                <w:szCs w:val="22"/>
              </w:rPr>
            </w:pPr>
          </w:p>
          <w:p w:rsidR="00B515FF" w:rsidRDefault="00B515FF" w14:paraId="4AF4A819" w14:textId="77777777">
            <w:pPr>
              <w:rPr>
                <w:rFonts w:ascii="Aptos Narrow" w:hAnsi="Aptos Narrow"/>
                <w:color w:val="000000"/>
                <w:sz w:val="22"/>
                <w:szCs w:val="22"/>
              </w:rPr>
            </w:pPr>
          </w:p>
          <w:p w:rsidR="00B515FF" w:rsidRDefault="00B515FF" w14:paraId="38E74F68" w14:textId="77777777">
            <w:pPr>
              <w:rPr>
                <w:rFonts w:ascii="Aptos Narrow" w:hAnsi="Aptos Narrow"/>
                <w:color w:val="000000"/>
                <w:sz w:val="22"/>
                <w:szCs w:val="22"/>
              </w:rPr>
            </w:pPr>
          </w:p>
          <w:p w:rsidR="00B515FF" w:rsidRDefault="00B515FF" w14:paraId="1D58435A" w14:textId="77777777">
            <w:pPr>
              <w:rPr>
                <w:rFonts w:ascii="Aptos Narrow" w:hAnsi="Aptos Narrow"/>
                <w:color w:val="000000"/>
                <w:sz w:val="22"/>
                <w:szCs w:val="22"/>
              </w:rPr>
            </w:pPr>
          </w:p>
          <w:p w:rsidR="00B515FF" w:rsidRDefault="00B515FF" w14:paraId="3CCA1001" w14:textId="77777777">
            <w:pPr>
              <w:rPr>
                <w:rFonts w:ascii="Aptos Narrow" w:hAnsi="Aptos Narrow"/>
                <w:color w:val="000000"/>
                <w:sz w:val="22"/>
                <w:szCs w:val="22"/>
              </w:rPr>
            </w:pPr>
          </w:p>
          <w:p w:rsidR="00B515FF" w:rsidRDefault="00B515FF" w14:paraId="760E5AA9" w14:textId="77777777">
            <w:pPr>
              <w:rPr>
                <w:rFonts w:ascii="Aptos Narrow" w:hAnsi="Aptos Narrow"/>
                <w:color w:val="000000"/>
                <w:sz w:val="22"/>
                <w:szCs w:val="22"/>
              </w:rPr>
            </w:pPr>
          </w:p>
          <w:p w:rsidR="00B515FF" w:rsidRDefault="00B515FF" w14:paraId="4B2D0BF8" w14:textId="10048198">
            <w:pPr>
              <w:rPr>
                <w:rFonts w:ascii="Aptos Narrow" w:hAnsi="Aptos Narrow"/>
                <w:color w:val="000000"/>
                <w:sz w:val="22"/>
                <w:szCs w:val="22"/>
              </w:rPr>
            </w:pPr>
            <w:r>
              <w:rPr>
                <w:rFonts w:ascii="Aptos Narrow" w:hAnsi="Aptos Narrow"/>
                <w:color w:val="000000"/>
                <w:sz w:val="22"/>
                <w:szCs w:val="22"/>
              </w:rPr>
              <w:t>On Screen text: (index.refresh_interval: 30s),</w:t>
            </w:r>
          </w:p>
        </w:tc>
      </w:tr>
      <w:tr w:rsidR="008948AE" w14:paraId="30EF93C4" w14:textId="77777777">
        <w:trPr>
          <w:trHeight w:val="290"/>
        </w:trPr>
        <w:tc>
          <w:tcPr>
            <w:tcW w:w="1383" w:type="dxa"/>
            <w:noWrap/>
            <w:vAlign w:val="bottom"/>
            <w:hideMark/>
          </w:tcPr>
          <w:p w:rsidR="00FD1603" w:rsidRDefault="0010071A" w14:paraId="36A26F38" w14:textId="5399B305">
            <w:pPr>
              <w:rPr>
                <w:rFonts w:ascii="Aptos Narrow" w:hAnsi="Aptos Narrow"/>
                <w:color w:val="000000"/>
                <w:sz w:val="22"/>
                <w:szCs w:val="22"/>
              </w:rPr>
            </w:pPr>
            <w:r>
              <w:rPr>
                <w:rFonts w:ascii="Aptos Narrow" w:hAnsi="Aptos Narrow"/>
                <w:color w:val="000000"/>
                <w:sz w:val="22"/>
                <w:szCs w:val="22"/>
              </w:rPr>
              <w:t>Security</w:t>
            </w:r>
          </w:p>
        </w:tc>
        <w:tc>
          <w:tcPr>
            <w:tcW w:w="3620" w:type="dxa"/>
            <w:vAlign w:val="bottom"/>
          </w:tcPr>
          <w:p w:rsidR="00F33CEA" w:rsidP="0010071A" w:rsidRDefault="0010071A" w14:paraId="15D3E37F" w14:textId="4A75AFA4">
            <w:pPr>
              <w:rPr>
                <w:rFonts w:ascii="Aptos Narrow" w:hAnsi="Aptos Narrow"/>
                <w:color w:val="000000"/>
                <w:sz w:val="22"/>
                <w:szCs w:val="22"/>
              </w:rPr>
            </w:pPr>
            <w:r>
              <w:rPr>
                <w:rFonts w:ascii="Aptos Narrow" w:hAnsi="Aptos Narrow"/>
                <w:color w:val="000000"/>
                <w:sz w:val="22"/>
                <w:szCs w:val="22"/>
              </w:rPr>
              <w:t xml:space="preserve">OpenSearch includes a powerful Security plugin that provides enterprise-grade protection for your data. Let's explore its key features. </w:t>
            </w:r>
          </w:p>
          <w:p w:rsidR="00F33CEA" w:rsidP="0010071A" w:rsidRDefault="00F33CEA" w14:paraId="7BD31198" w14:textId="77777777">
            <w:pPr>
              <w:rPr>
                <w:rFonts w:ascii="Aptos Narrow" w:hAnsi="Aptos Narrow"/>
                <w:color w:val="000000"/>
                <w:sz w:val="22"/>
                <w:szCs w:val="22"/>
              </w:rPr>
            </w:pPr>
          </w:p>
          <w:p w:rsidR="0010071A" w:rsidP="0010071A" w:rsidRDefault="0010071A" w14:paraId="3420BF3F" w14:textId="387F0441">
            <w:pPr>
              <w:rPr>
                <w:rFonts w:ascii="Aptos Narrow" w:hAnsi="Aptos Narrow"/>
                <w:color w:val="000000"/>
                <w:sz w:val="22"/>
                <w:szCs w:val="22"/>
              </w:rPr>
            </w:pPr>
            <w:r>
              <w:rPr>
                <w:rFonts w:ascii="Aptos Narrow" w:hAnsi="Aptos Narrow"/>
                <w:color w:val="000000"/>
                <w:sz w:val="22"/>
                <w:szCs w:val="22"/>
              </w:rPr>
              <w:t xml:space="preserve">Authentication supports multiple protocols including LDAP, Active Directory, SAML 2.0, and OpenID Connect: so  employees can log in using their existing corporate credentials. Role-Based Access Control (RBAC) lets you define granular permissions. </w:t>
            </w:r>
          </w:p>
          <w:p w:rsidR="0010071A" w:rsidP="0010071A" w:rsidRDefault="0010071A" w14:paraId="67559BE4" w14:textId="77777777">
            <w:pPr>
              <w:rPr>
                <w:rFonts w:ascii="Aptos Narrow" w:hAnsi="Aptos Narrow"/>
                <w:color w:val="000000"/>
                <w:sz w:val="22"/>
                <w:szCs w:val="22"/>
              </w:rPr>
            </w:pPr>
          </w:p>
          <w:p w:rsidR="0010071A" w:rsidP="0010071A" w:rsidRDefault="0010071A" w14:paraId="5A4A6905" w14:textId="77777777">
            <w:pPr>
              <w:rPr>
                <w:rFonts w:ascii="Aptos Narrow" w:hAnsi="Aptos Narrow"/>
                <w:color w:val="000000"/>
                <w:sz w:val="22"/>
                <w:szCs w:val="22"/>
              </w:rPr>
            </w:pPr>
            <w:r>
              <w:rPr>
                <w:rFonts w:ascii="Aptos Narrow" w:hAnsi="Aptos Narrow"/>
                <w:color w:val="000000"/>
                <w:sz w:val="22"/>
                <w:szCs w:val="22"/>
              </w:rPr>
              <w:t xml:space="preserve">For the bookstore, you might create roles like 'Inventory nager' who can update book stock levels, 'Customer Service' who can view but not modify customer orders, and 'Analytics' who can only access aggregated sales data. </w:t>
            </w:r>
          </w:p>
          <w:p w:rsidR="0010071A" w:rsidP="0010071A" w:rsidRDefault="0010071A" w14:paraId="73ABD3EF" w14:textId="77777777">
            <w:pPr>
              <w:rPr>
                <w:rFonts w:ascii="Aptos Narrow" w:hAnsi="Aptos Narrow"/>
                <w:color w:val="000000"/>
                <w:sz w:val="22"/>
                <w:szCs w:val="22"/>
              </w:rPr>
            </w:pPr>
          </w:p>
          <w:p w:rsidR="0010071A" w:rsidP="0010071A" w:rsidRDefault="0010071A" w14:paraId="05C8CDAF" w14:textId="21EE5FFA">
            <w:pPr>
              <w:rPr>
                <w:rFonts w:ascii="Aptos Narrow" w:hAnsi="Aptos Narrow"/>
                <w:color w:val="000000"/>
                <w:sz w:val="22"/>
                <w:szCs w:val="22"/>
              </w:rPr>
            </w:pPr>
            <w:r>
              <w:rPr>
                <w:rFonts w:ascii="Aptos Narrow" w:hAnsi="Aptos Narrow"/>
                <w:color w:val="000000"/>
                <w:sz w:val="22"/>
                <w:szCs w:val="22"/>
              </w:rPr>
              <w:t>Field-Level Security restricts access to specific fields within documents: your customer service team can see order details but not payment card numbers. Document-Level Security limits which documents users can access; regional managers only see sales data for their territory. Audit Logging tracks all access and changes for compliance requirements. Encryption protects data both at rest (stored on disk) and in transit (moving across the network). For a bookstore handling customer payment information, these security features aren't optional: they're essential for PCI compliance and customer trust."</w:t>
            </w:r>
          </w:p>
        </w:tc>
        <w:tc>
          <w:tcPr>
            <w:tcW w:w="3620" w:type="dxa"/>
            <w:noWrap/>
            <w:vAlign w:val="bottom"/>
            <w:hideMark/>
          </w:tcPr>
          <w:p w:rsidR="00FD1603" w:rsidRDefault="00FD1603" w14:paraId="1091886B" w14:textId="77777777">
            <w:pPr>
              <w:rPr>
                <w:rFonts w:ascii="Aptos Narrow" w:hAnsi="Aptos Narrow"/>
                <w:color w:val="000000"/>
                <w:sz w:val="22"/>
                <w:szCs w:val="22"/>
              </w:rPr>
            </w:pPr>
            <w:r>
              <w:rPr>
                <w:rFonts w:ascii="Aptos Narrow" w:hAnsi="Aptos Narrow"/>
                <w:color w:val="000000"/>
                <w:sz w:val="22"/>
                <w:szCs w:val="22"/>
              </w:rPr>
              <w:t>Security plugin architecture diagram showing multiple authentication layers (LDAP, SAML, OIDC), role-based access control matrix, field-level security locks, and encryption icons for data at rest and in transit. Show user roles: Admin, Inventory Manager, Customer Service, Analytics.</w:t>
            </w:r>
          </w:p>
        </w:tc>
      </w:tr>
      <w:tr w:rsidR="008948AE" w14:paraId="41030B04" w14:textId="77777777">
        <w:trPr>
          <w:trHeight w:val="290"/>
        </w:trPr>
        <w:tc>
          <w:tcPr>
            <w:tcW w:w="1383" w:type="dxa"/>
            <w:noWrap/>
            <w:vAlign w:val="bottom"/>
            <w:hideMark/>
          </w:tcPr>
          <w:p w:rsidR="00FD1603" w:rsidRDefault="00FD1603" w14:paraId="33F8B4A3" w14:textId="1FE004D7">
            <w:pPr>
              <w:rPr>
                <w:rFonts w:ascii="Aptos Narrow" w:hAnsi="Aptos Narrow"/>
                <w:color w:val="000000"/>
                <w:sz w:val="22"/>
                <w:szCs w:val="22"/>
              </w:rPr>
            </w:pPr>
          </w:p>
        </w:tc>
        <w:tc>
          <w:tcPr>
            <w:tcW w:w="3620" w:type="dxa"/>
            <w:vAlign w:val="bottom"/>
          </w:tcPr>
          <w:p w:rsidRPr="007E0CAE" w:rsidR="0010071A" w:rsidP="0010071A" w:rsidRDefault="0010071A" w14:paraId="50E4BFE1" w14:textId="702672E9">
            <w:pPr>
              <w:rPr>
                <w:rFonts w:asciiTheme="minorHAnsi" w:hAnsiTheme="minorHAnsi"/>
                <w:color w:val="000000"/>
                <w:sz w:val="22"/>
                <w:szCs w:val="22"/>
              </w:rPr>
            </w:pPr>
            <w:r w:rsidRPr="007E0CAE">
              <w:rPr>
                <w:rFonts w:asciiTheme="minorHAnsi" w:hAnsiTheme="minorHAnsi"/>
                <w:sz w:val="22"/>
                <w:szCs w:val="22"/>
              </w:rPr>
              <w:t>OpenSearch's anomaly detection plugin can complement your security posture by flagging statistically unusual patterns in your audit logs, things like access spikes or off-hours activity. This is not a replacement for a dedicated SIEM platform, but it gives you an early warning layer without needing separate tooling. Let's look at what it can realistically catch.</w:t>
            </w:r>
          </w:p>
          <w:p w:rsidR="0010071A" w:rsidP="0010071A" w:rsidRDefault="0010071A" w14:paraId="72A1EE35" w14:textId="77777777">
            <w:pPr>
              <w:rPr>
                <w:rFonts w:ascii="Aptos Narrow" w:hAnsi="Aptos Narrow"/>
                <w:color w:val="000000"/>
                <w:sz w:val="22"/>
                <w:szCs w:val="22"/>
              </w:rPr>
            </w:pPr>
          </w:p>
          <w:p w:rsidR="0010071A" w:rsidP="0010071A" w:rsidRDefault="00BF4471" w14:paraId="2999B072" w14:textId="0356578C">
            <w:pPr>
              <w:rPr>
                <w:rFonts w:ascii="Aptos Narrow" w:hAnsi="Aptos Narrow"/>
                <w:color w:val="000000"/>
                <w:sz w:val="22"/>
                <w:szCs w:val="22"/>
              </w:rPr>
            </w:pPr>
            <w:r w:rsidRPr="00BF4471">
              <w:rPr>
                <w:rFonts w:ascii="Aptos Narrow" w:hAnsi="Aptos Narrow"/>
                <w:color w:val="000000"/>
                <w:sz w:val="22"/>
                <w:szCs w:val="22"/>
              </w:rPr>
              <w:t>For our bookstore, we can create detectors to spot unusual login patterns. If an employee who normally logs in from New York suddenly shows activity from overseas at 3 AM, that's a red flag. You can also monitor for suspicious data access or abnormal API usage. To set this up, create a detector on your audit log index and configure alerts to notify your security team.</w:t>
            </w:r>
          </w:p>
          <w:p w:rsidR="0010071A" w:rsidP="0010071A" w:rsidRDefault="0010071A" w14:paraId="57536F0D" w14:textId="77777777">
            <w:pPr>
              <w:rPr>
                <w:rFonts w:ascii="Aptos Narrow" w:hAnsi="Aptos Narrow"/>
                <w:color w:val="000000"/>
                <w:sz w:val="22"/>
                <w:szCs w:val="22"/>
              </w:rPr>
            </w:pPr>
          </w:p>
          <w:p w:rsidR="0010071A" w:rsidP="0010071A" w:rsidRDefault="00D80E76" w14:paraId="36D82B2D" w14:textId="31E145CA">
            <w:pPr>
              <w:rPr>
                <w:rFonts w:ascii="Aptos Narrow" w:hAnsi="Aptos Narrow"/>
                <w:color w:val="000000"/>
                <w:sz w:val="22"/>
                <w:szCs w:val="22"/>
              </w:rPr>
            </w:pPr>
            <w:r>
              <w:rPr>
                <w:rFonts w:ascii="Aptos Narrow" w:hAnsi="Aptos Narrow"/>
                <w:color w:val="000000"/>
                <w:sz w:val="22"/>
                <w:szCs w:val="22"/>
              </w:rPr>
              <w:t>We can also</w:t>
            </w:r>
            <w:r w:rsidR="0010071A">
              <w:rPr>
                <w:rFonts w:ascii="Aptos Narrow" w:hAnsi="Aptos Narrow"/>
                <w:color w:val="000000"/>
                <w:sz w:val="22"/>
                <w:szCs w:val="22"/>
              </w:rPr>
              <w:t xml:space="preserve"> watch for abnormal search patterns that might indicate someone probing your system for vulnerabilities. </w:t>
            </w:r>
          </w:p>
          <w:p w:rsidR="0010071A" w:rsidP="0010071A" w:rsidRDefault="0010071A" w14:paraId="1DFD34F1" w14:textId="77777777">
            <w:pPr>
              <w:rPr>
                <w:rFonts w:ascii="Aptos Narrow" w:hAnsi="Aptos Narrow"/>
                <w:color w:val="000000"/>
                <w:sz w:val="22"/>
                <w:szCs w:val="22"/>
              </w:rPr>
            </w:pPr>
          </w:p>
          <w:p w:rsidR="0010071A" w:rsidP="0010071A" w:rsidRDefault="0010071A" w14:paraId="7820BB08" w14:textId="18DB6975">
            <w:pPr>
              <w:rPr>
                <w:rFonts w:ascii="Aptos Narrow" w:hAnsi="Aptos Narrow"/>
                <w:color w:val="000000"/>
                <w:sz w:val="22"/>
                <w:szCs w:val="22"/>
              </w:rPr>
            </w:pPr>
            <w:r>
              <w:rPr>
                <w:rFonts w:ascii="Aptos Narrow" w:hAnsi="Aptos Narrow"/>
                <w:color w:val="000000"/>
                <w:sz w:val="22"/>
                <w:szCs w:val="22"/>
              </w:rPr>
              <w:t>To implement this for our bookstore, create a detector on your audit log index, configure it to analyze fields like user, action, source IP, and timestamp, set appropriate detection intervals (every 10 minutes for security events), and configure alerts to notify your security team via email, Slack, or PagerDuty. This gives you real-time visibility into potential security threats without requiring a separate SIEM platform."</w:t>
            </w:r>
          </w:p>
        </w:tc>
        <w:tc>
          <w:tcPr>
            <w:tcW w:w="3620" w:type="dxa"/>
            <w:noWrap/>
            <w:vAlign w:val="bottom"/>
            <w:hideMark/>
          </w:tcPr>
          <w:p w:rsidR="00FD1603" w:rsidRDefault="00FD1603" w14:paraId="6736AD26" w14:textId="77777777">
            <w:pPr>
              <w:rPr>
                <w:rFonts w:ascii="Aptos Narrow" w:hAnsi="Aptos Narrow"/>
                <w:color w:val="000000"/>
                <w:sz w:val="22"/>
                <w:szCs w:val="22"/>
              </w:rPr>
            </w:pPr>
            <w:r>
              <w:rPr>
                <w:rFonts w:ascii="Aptos Narrow" w:hAnsi="Aptos Narrow"/>
                <w:color w:val="000000"/>
                <w:sz w:val="22"/>
                <w:szCs w:val="22"/>
              </w:rPr>
              <w:t>Anomaly detection dashboard showing normal traffic patterns with a sudden spike highlighted in red. Alert workflow diagram showing detection, notification, and response steps. Display -specific scenarios: unusual login patterns, suspicious bulk data exports, abnormal search patterns.</w:t>
            </w:r>
          </w:p>
        </w:tc>
      </w:tr>
      <w:tr w:rsidR="008948AE" w14:paraId="18713DB5" w14:textId="77777777">
        <w:trPr>
          <w:trHeight w:val="290"/>
        </w:trPr>
        <w:tc>
          <w:tcPr>
            <w:tcW w:w="1383" w:type="dxa"/>
            <w:noWrap/>
            <w:vAlign w:val="bottom"/>
            <w:hideMark/>
          </w:tcPr>
          <w:p w:rsidR="00FD1603" w:rsidRDefault="00FD1603" w14:paraId="7004FC98" w14:textId="77777777">
            <w:pPr>
              <w:rPr>
                <w:rFonts w:ascii="Aptos Narrow" w:hAnsi="Aptos Narrow"/>
                <w:color w:val="000000"/>
                <w:sz w:val="22"/>
                <w:szCs w:val="22"/>
              </w:rPr>
            </w:pPr>
            <w:r>
              <w:rPr>
                <w:rFonts w:ascii="Aptos Narrow" w:hAnsi="Aptos Narrow"/>
                <w:color w:val="000000"/>
                <w:sz w:val="22"/>
                <w:szCs w:val="22"/>
              </w:rPr>
              <w:t>Common Security Mistakes in OpenSearch Deployments</w:t>
            </w:r>
          </w:p>
        </w:tc>
        <w:tc>
          <w:tcPr>
            <w:tcW w:w="3620" w:type="dxa"/>
            <w:vAlign w:val="bottom"/>
          </w:tcPr>
          <w:p w:rsidR="0010071A" w:rsidP="0010071A" w:rsidRDefault="0010071A" w14:paraId="34696FD1" w14:textId="750212D6">
            <w:pPr>
              <w:rPr>
                <w:rFonts w:ascii="Aptos Narrow" w:hAnsi="Aptos Narrow"/>
                <w:color w:val="000000"/>
                <w:sz w:val="22"/>
                <w:szCs w:val="22"/>
              </w:rPr>
            </w:pPr>
            <w:r>
              <w:rPr>
                <w:rFonts w:ascii="Aptos Narrow" w:hAnsi="Aptos Narrow"/>
                <w:color w:val="000000"/>
                <w:sz w:val="22"/>
                <w:szCs w:val="22"/>
              </w:rPr>
              <w:t xml:space="preserve">Even experienced teams make security mistakes that can expose their data. Let's review the most common pitfalls so you can avoid them. </w:t>
            </w:r>
          </w:p>
          <w:p w:rsidR="0010071A" w:rsidP="0010071A" w:rsidRDefault="0010071A" w14:paraId="4BF37540" w14:textId="77777777">
            <w:pPr>
              <w:rPr>
                <w:rFonts w:ascii="Aptos Narrow" w:hAnsi="Aptos Narrow"/>
                <w:color w:val="000000"/>
                <w:sz w:val="22"/>
                <w:szCs w:val="22"/>
              </w:rPr>
            </w:pPr>
          </w:p>
          <w:p w:rsidR="0010071A" w:rsidP="0010071A" w:rsidRDefault="0010071A" w14:paraId="55E5E74C" w14:textId="77777777">
            <w:pPr>
              <w:rPr>
                <w:rFonts w:ascii="Aptos Narrow" w:hAnsi="Aptos Narrow"/>
                <w:color w:val="000000"/>
                <w:sz w:val="22"/>
                <w:szCs w:val="22"/>
              </w:rPr>
            </w:pPr>
            <w:r>
              <w:rPr>
                <w:rFonts w:ascii="Aptos Narrow" w:hAnsi="Aptos Narrow"/>
                <w:color w:val="000000"/>
                <w:sz w:val="22"/>
                <w:szCs w:val="22"/>
              </w:rPr>
              <w:t xml:space="preserve">Mistake 1: Leaving default admin credentials. The default 'admin/admin' credentials are well-known: change them immediately after installation. For your bookstore, this would be like leaving your store's front door key under the welcome mat. </w:t>
            </w:r>
          </w:p>
          <w:p w:rsidR="0010071A" w:rsidP="0010071A" w:rsidRDefault="0010071A" w14:paraId="6FE740A6" w14:textId="77777777">
            <w:pPr>
              <w:rPr>
                <w:rFonts w:ascii="Aptos Narrow" w:hAnsi="Aptos Narrow"/>
                <w:color w:val="000000"/>
                <w:sz w:val="22"/>
                <w:szCs w:val="22"/>
              </w:rPr>
            </w:pPr>
          </w:p>
          <w:p w:rsidR="0010071A" w:rsidP="0010071A" w:rsidRDefault="0010071A" w14:paraId="15A80BAE" w14:textId="77777777">
            <w:pPr>
              <w:rPr>
                <w:rFonts w:ascii="Aptos Narrow" w:hAnsi="Aptos Narrow"/>
                <w:color w:val="000000"/>
                <w:sz w:val="22"/>
                <w:szCs w:val="22"/>
              </w:rPr>
            </w:pPr>
            <w:r>
              <w:rPr>
                <w:rFonts w:ascii="Aptos Narrow" w:hAnsi="Aptos Narrow"/>
                <w:color w:val="000000"/>
                <w:sz w:val="22"/>
                <w:szCs w:val="22"/>
              </w:rPr>
              <w:t xml:space="preserve">Mistake 2: Exposing port 9200 to the public internet. OpenSearch should never be directly accessible from the internet. Use a reverse proxy, VPN, or private network. We've seen countless clusters compromised because port 9200 was open to the world. </w:t>
            </w:r>
          </w:p>
          <w:p w:rsidR="0010071A" w:rsidP="0010071A" w:rsidRDefault="0010071A" w14:paraId="6AD4D0EC" w14:textId="77777777">
            <w:pPr>
              <w:rPr>
                <w:rFonts w:ascii="Aptos Narrow" w:hAnsi="Aptos Narrow"/>
                <w:color w:val="000000"/>
                <w:sz w:val="22"/>
                <w:szCs w:val="22"/>
              </w:rPr>
            </w:pPr>
          </w:p>
          <w:p w:rsidR="0010071A" w:rsidP="0010071A" w:rsidRDefault="0010071A" w14:paraId="015FEF37" w14:textId="77777777">
            <w:pPr>
              <w:rPr>
                <w:rFonts w:ascii="Aptos Narrow" w:hAnsi="Aptos Narrow"/>
                <w:color w:val="000000"/>
                <w:sz w:val="22"/>
                <w:szCs w:val="22"/>
              </w:rPr>
            </w:pPr>
            <w:r>
              <w:rPr>
                <w:rFonts w:ascii="Aptos Narrow" w:hAnsi="Aptos Narrow"/>
                <w:color w:val="000000"/>
                <w:sz w:val="22"/>
                <w:szCs w:val="22"/>
              </w:rPr>
              <w:t xml:space="preserve">Mistake 3: Disabling the security plugin for 'convenience' during development and forgetting to re-enable it in production. Always keep security enabled, even in development environments. </w:t>
            </w:r>
          </w:p>
          <w:p w:rsidR="0010071A" w:rsidP="0010071A" w:rsidRDefault="0010071A" w14:paraId="5868BFA9" w14:textId="77777777">
            <w:pPr>
              <w:rPr>
                <w:rFonts w:ascii="Aptos Narrow" w:hAnsi="Aptos Narrow"/>
                <w:color w:val="000000"/>
                <w:sz w:val="22"/>
                <w:szCs w:val="22"/>
              </w:rPr>
            </w:pPr>
          </w:p>
          <w:p w:rsidR="0010071A" w:rsidP="0010071A" w:rsidRDefault="0010071A" w14:paraId="458D9674" w14:textId="77777777">
            <w:pPr>
              <w:rPr>
                <w:rFonts w:ascii="Aptos Narrow" w:hAnsi="Aptos Narrow"/>
                <w:color w:val="000000"/>
                <w:sz w:val="22"/>
                <w:szCs w:val="22"/>
              </w:rPr>
            </w:pPr>
            <w:r>
              <w:rPr>
                <w:rFonts w:ascii="Aptos Narrow" w:hAnsi="Aptos Narrow"/>
                <w:color w:val="000000"/>
                <w:sz w:val="22"/>
                <w:szCs w:val="22"/>
              </w:rPr>
              <w:t xml:space="preserve">Mistake 4: Creating overly permissive roles. Don't give everyone admin access: follow the principle of least privilege. 's marketing team doesn't need write access to the inventory index. </w:t>
            </w:r>
          </w:p>
          <w:p w:rsidR="0010071A" w:rsidP="0010071A" w:rsidRDefault="0010071A" w14:paraId="63D1C032" w14:textId="77777777">
            <w:pPr>
              <w:rPr>
                <w:rFonts w:ascii="Aptos Narrow" w:hAnsi="Aptos Narrow"/>
                <w:color w:val="000000"/>
                <w:sz w:val="22"/>
                <w:szCs w:val="22"/>
              </w:rPr>
            </w:pPr>
          </w:p>
          <w:p w:rsidR="0010071A" w:rsidP="0010071A" w:rsidRDefault="0010071A" w14:paraId="00C73920" w14:textId="77777777">
            <w:pPr>
              <w:rPr>
                <w:rFonts w:ascii="Aptos Narrow" w:hAnsi="Aptos Narrow"/>
                <w:color w:val="000000"/>
                <w:sz w:val="22"/>
                <w:szCs w:val="22"/>
              </w:rPr>
            </w:pPr>
            <w:r>
              <w:rPr>
                <w:rFonts w:ascii="Aptos Narrow" w:hAnsi="Aptos Narrow"/>
                <w:color w:val="000000"/>
                <w:sz w:val="22"/>
                <w:szCs w:val="22"/>
              </w:rPr>
              <w:t xml:space="preserve">Mistake 5: Not enabling audit logging. Without audit logs, you can't investigate security incidents or prove compliance. </w:t>
            </w:r>
          </w:p>
          <w:p w:rsidR="0010071A" w:rsidP="0010071A" w:rsidRDefault="0010071A" w14:paraId="75E736DF" w14:textId="77777777">
            <w:pPr>
              <w:rPr>
                <w:rFonts w:ascii="Aptos Narrow" w:hAnsi="Aptos Narrow"/>
                <w:color w:val="000000"/>
                <w:sz w:val="22"/>
                <w:szCs w:val="22"/>
              </w:rPr>
            </w:pPr>
          </w:p>
          <w:p w:rsidR="0010071A" w:rsidP="0010071A" w:rsidRDefault="0010071A" w14:paraId="4230F655" w14:textId="77777777">
            <w:pPr>
              <w:rPr>
                <w:rFonts w:ascii="Aptos Narrow" w:hAnsi="Aptos Narrow"/>
                <w:color w:val="000000"/>
                <w:sz w:val="22"/>
                <w:szCs w:val="22"/>
              </w:rPr>
            </w:pPr>
            <w:r>
              <w:rPr>
                <w:rFonts w:ascii="Aptos Narrow" w:hAnsi="Aptos Narrow"/>
                <w:color w:val="000000"/>
                <w:sz w:val="22"/>
                <w:szCs w:val="22"/>
              </w:rPr>
              <w:t xml:space="preserve">Mistake 6: Unencrypted inter-node communication. Enable TLS for transport layer communication between nodes: otherwise, sensitive data travels in plain text across your network. </w:t>
            </w:r>
          </w:p>
          <w:p w:rsidR="0010071A" w:rsidP="0010071A" w:rsidRDefault="0010071A" w14:paraId="6B6700DB" w14:textId="77777777">
            <w:pPr>
              <w:rPr>
                <w:rFonts w:ascii="Aptos Narrow" w:hAnsi="Aptos Narrow"/>
                <w:color w:val="000000"/>
                <w:sz w:val="22"/>
                <w:szCs w:val="22"/>
              </w:rPr>
            </w:pPr>
          </w:p>
          <w:p w:rsidR="0010071A" w:rsidP="0010071A" w:rsidRDefault="0010071A" w14:paraId="6998B390" w14:textId="77777777">
            <w:pPr>
              <w:rPr>
                <w:rFonts w:ascii="Aptos Narrow" w:hAnsi="Aptos Narrow"/>
                <w:color w:val="000000"/>
                <w:sz w:val="22"/>
                <w:szCs w:val="22"/>
              </w:rPr>
            </w:pPr>
            <w:r>
              <w:rPr>
                <w:rFonts w:ascii="Aptos Narrow" w:hAnsi="Aptos Narrow"/>
                <w:color w:val="000000"/>
                <w:sz w:val="22"/>
                <w:szCs w:val="22"/>
              </w:rPr>
              <w:t xml:space="preserve">Mistake 7: Not rotating certificates and credentials regularly. Set calendar reminders to rotate TLS certificates before they expire and change service account passwords periodically. </w:t>
            </w:r>
          </w:p>
          <w:p w:rsidR="0010071A" w:rsidP="0010071A" w:rsidRDefault="0010071A" w14:paraId="222D8BA2" w14:textId="77777777">
            <w:pPr>
              <w:rPr>
                <w:rFonts w:ascii="Aptos Narrow" w:hAnsi="Aptos Narrow"/>
                <w:color w:val="000000"/>
                <w:sz w:val="22"/>
                <w:szCs w:val="22"/>
              </w:rPr>
            </w:pPr>
          </w:p>
          <w:p w:rsidR="0010071A" w:rsidP="0010071A" w:rsidRDefault="0010071A" w14:paraId="7322433C" w14:textId="4852840B">
            <w:pPr>
              <w:rPr>
                <w:rFonts w:ascii="Aptos Narrow" w:hAnsi="Aptos Narrow"/>
                <w:color w:val="000000"/>
                <w:sz w:val="22"/>
                <w:szCs w:val="22"/>
              </w:rPr>
            </w:pPr>
            <w:r>
              <w:rPr>
                <w:rFonts w:ascii="Aptos Narrow" w:hAnsi="Aptos Narrow"/>
                <w:color w:val="000000"/>
                <w:sz w:val="22"/>
                <w:szCs w:val="22"/>
              </w:rPr>
              <w:t>For our bookstore, a security breach could expose customer personal information, payment details, and purchase histories: resulting in regulatory fines, lawsuits, and devastating reputation damage."</w:t>
            </w:r>
          </w:p>
        </w:tc>
        <w:tc>
          <w:tcPr>
            <w:tcW w:w="3620" w:type="dxa"/>
            <w:noWrap/>
            <w:vAlign w:val="bottom"/>
            <w:hideMark/>
          </w:tcPr>
          <w:p w:rsidR="00FD1603" w:rsidRDefault="00FD1603" w14:paraId="0A5B3ED2" w14:textId="77777777">
            <w:pPr>
              <w:rPr>
                <w:rFonts w:ascii="Aptos Narrow" w:hAnsi="Aptos Narrow"/>
                <w:color w:val="000000"/>
                <w:sz w:val="22"/>
                <w:szCs w:val="22"/>
              </w:rPr>
            </w:pPr>
            <w:r>
              <w:rPr>
                <w:rFonts w:ascii="Aptos Narrow" w:hAnsi="Aptos Narrow"/>
                <w:color w:val="000000"/>
                <w:sz w:val="22"/>
                <w:szCs w:val="22"/>
              </w:rPr>
              <w:t>Checklist format with red X marks next to each mistake. Include visual examples of each mistake: exposed port diagram, default credentials warning, disabled security plugin screenshot. Show a "Security Audit Results" report for  with failed items highlighted.</w:t>
            </w:r>
          </w:p>
        </w:tc>
      </w:tr>
      <w:tr w:rsidR="008948AE" w14:paraId="3D8E1DD1" w14:textId="77777777">
        <w:trPr>
          <w:trHeight w:val="290"/>
        </w:trPr>
        <w:tc>
          <w:tcPr>
            <w:tcW w:w="1383" w:type="dxa"/>
            <w:noWrap/>
            <w:vAlign w:val="bottom"/>
            <w:hideMark/>
          </w:tcPr>
          <w:p w:rsidR="00FD1603" w:rsidRDefault="00FD1603" w14:paraId="338E6A0A" w14:textId="77777777">
            <w:pPr>
              <w:rPr>
                <w:rFonts w:ascii="Aptos Narrow" w:hAnsi="Aptos Narrow"/>
                <w:color w:val="000000"/>
                <w:sz w:val="22"/>
                <w:szCs w:val="22"/>
              </w:rPr>
            </w:pPr>
            <w:r>
              <w:rPr>
                <w:rFonts w:ascii="Aptos Narrow" w:hAnsi="Aptos Narrow"/>
                <w:color w:val="000000"/>
                <w:sz w:val="22"/>
                <w:szCs w:val="22"/>
              </w:rPr>
              <w:t>Summary and Best Practices</w:t>
            </w:r>
          </w:p>
        </w:tc>
        <w:tc>
          <w:tcPr>
            <w:tcW w:w="3620" w:type="dxa"/>
            <w:vAlign w:val="bottom"/>
          </w:tcPr>
          <w:p w:rsidR="0049070D" w:rsidP="0049070D" w:rsidRDefault="0049070D" w14:paraId="4D4ADC2B" w14:textId="7D1D7A62">
            <w:pPr>
              <w:rPr>
                <w:rFonts w:ascii="Aptos Narrow" w:hAnsi="Aptos Narrow"/>
                <w:color w:val="000000"/>
                <w:sz w:val="22"/>
                <w:szCs w:val="22"/>
              </w:rPr>
            </w:pPr>
            <w:r w:rsidRPr="0049070D">
              <w:rPr>
                <w:rFonts w:ascii="Aptos Narrow" w:hAnsi="Aptos Narrow"/>
                <w:color w:val="000000"/>
                <w:sz w:val="22"/>
                <w:szCs w:val="22"/>
              </w:rPr>
              <w:t>Let's summarize what we've covered. For resiliency, always deploy across multiple AZs and monitor your cluster's health. For security, enable the security plugin from day one, use RBAC, and avoid common mistakes like default credentials.</w:t>
            </w:r>
          </w:p>
          <w:p w:rsidRPr="0049070D" w:rsidR="0049070D" w:rsidP="0049070D" w:rsidRDefault="0049070D" w14:paraId="582170D3" w14:textId="77777777">
            <w:pPr>
              <w:rPr>
                <w:rFonts w:ascii="Aptos Narrow" w:hAnsi="Aptos Narrow"/>
                <w:color w:val="000000"/>
                <w:sz w:val="22"/>
                <w:szCs w:val="22"/>
              </w:rPr>
            </w:pPr>
          </w:p>
          <w:p w:rsidR="0049070D" w:rsidP="0049070D" w:rsidRDefault="0049070D" w14:paraId="4BED4D0A" w14:textId="77777777">
            <w:pPr>
              <w:rPr>
                <w:rFonts w:ascii="Aptos Narrow" w:hAnsi="Aptos Narrow"/>
                <w:color w:val="000000"/>
                <w:sz w:val="22"/>
                <w:szCs w:val="22"/>
              </w:rPr>
            </w:pPr>
            <w:r w:rsidRPr="0049070D">
              <w:rPr>
                <w:rFonts w:ascii="Aptos Narrow" w:hAnsi="Aptos Narrow"/>
                <w:color w:val="000000"/>
                <w:sz w:val="22"/>
                <w:szCs w:val="22"/>
              </w:rPr>
              <w:t>Now it’s your turn. Go to your cluster and review your security settings. Are you using default credentials anywhere? Is audit logging enabled? Take a few minutes to run a quick health check and ensure you are following these best practices.</w:t>
            </w:r>
          </w:p>
          <w:p w:rsidRPr="0049070D" w:rsidR="0049070D" w:rsidP="0049070D" w:rsidRDefault="0049070D" w14:paraId="04898F55" w14:textId="77777777">
            <w:pPr>
              <w:rPr>
                <w:rFonts w:ascii="Aptos Narrow" w:hAnsi="Aptos Narrow"/>
                <w:color w:val="000000"/>
                <w:sz w:val="22"/>
                <w:szCs w:val="22"/>
              </w:rPr>
            </w:pPr>
          </w:p>
          <w:p w:rsidR="0010071A" w:rsidP="0049070D" w:rsidRDefault="0049070D" w14:paraId="7461D38C" w14:textId="2EAD9519">
            <w:pPr>
              <w:rPr>
                <w:rFonts w:ascii="Aptos Narrow" w:hAnsi="Aptos Narrow"/>
                <w:color w:val="000000"/>
                <w:sz w:val="22"/>
                <w:szCs w:val="22"/>
              </w:rPr>
            </w:pPr>
            <w:r w:rsidRPr="0049070D">
              <w:rPr>
                <w:rFonts w:ascii="Aptos Narrow" w:hAnsi="Aptos Narrow"/>
                <w:color w:val="000000"/>
                <w:sz w:val="22"/>
                <w:szCs w:val="22"/>
              </w:rPr>
              <w:t>In our next section, we’ll explore performance optimization techniques.</w:t>
            </w:r>
          </w:p>
        </w:tc>
        <w:tc>
          <w:tcPr>
            <w:tcW w:w="3620" w:type="dxa"/>
            <w:noWrap/>
            <w:vAlign w:val="bottom"/>
            <w:hideMark/>
          </w:tcPr>
          <w:p w:rsidR="009F08A6" w:rsidRDefault="009E133B" w14:paraId="23CCBD4C" w14:textId="77777777">
            <w:pPr>
              <w:rPr>
                <w:rFonts w:ascii="Aptos Narrow" w:hAnsi="Aptos Narrow"/>
                <w:color w:val="000000"/>
                <w:sz w:val="22"/>
                <w:szCs w:val="22"/>
              </w:rPr>
            </w:pPr>
            <w:r>
              <w:rPr>
                <w:rFonts w:ascii="Aptos Narrow" w:hAnsi="Aptos Narrow"/>
                <w:color w:val="000000"/>
                <w:sz w:val="22"/>
                <w:szCs w:val="22"/>
              </w:rPr>
              <w:t xml:space="preserve">On screen text: </w:t>
            </w:r>
            <w:r w:rsidR="009F08A6">
              <w:rPr>
                <w:rFonts w:ascii="Aptos Narrow" w:hAnsi="Aptos Narrow"/>
                <w:color w:val="000000"/>
                <w:sz w:val="22"/>
                <w:szCs w:val="22"/>
              </w:rPr>
              <w:t xml:space="preserve">Tip: Download the production readiness checklist in our resources </w:t>
            </w:r>
          </w:p>
          <w:p w:rsidR="009F08A6" w:rsidRDefault="009F08A6" w14:paraId="05AA2F5C" w14:textId="77777777">
            <w:pPr>
              <w:rPr>
                <w:rFonts w:ascii="Aptos Narrow" w:hAnsi="Aptos Narrow"/>
                <w:color w:val="000000"/>
                <w:sz w:val="22"/>
                <w:szCs w:val="22"/>
              </w:rPr>
            </w:pPr>
          </w:p>
          <w:p w:rsidR="009F08A6" w:rsidRDefault="009F08A6" w14:paraId="08D90FA1" w14:textId="77777777">
            <w:pPr>
              <w:rPr>
                <w:rFonts w:ascii="Aptos Narrow" w:hAnsi="Aptos Narrow"/>
                <w:color w:val="000000"/>
                <w:sz w:val="22"/>
                <w:szCs w:val="22"/>
              </w:rPr>
            </w:pPr>
          </w:p>
          <w:p w:rsidR="009F08A6" w:rsidRDefault="009F08A6" w14:paraId="6B900F6F" w14:textId="77777777">
            <w:pPr>
              <w:rPr>
                <w:rFonts w:ascii="Aptos Narrow" w:hAnsi="Aptos Narrow"/>
                <w:color w:val="000000"/>
                <w:sz w:val="22"/>
                <w:szCs w:val="22"/>
              </w:rPr>
            </w:pPr>
          </w:p>
          <w:p w:rsidR="009F08A6" w:rsidRDefault="009F08A6" w14:paraId="574E59C2" w14:textId="77777777">
            <w:pPr>
              <w:rPr>
                <w:rFonts w:ascii="Aptos Narrow" w:hAnsi="Aptos Narrow"/>
                <w:color w:val="000000"/>
                <w:sz w:val="22"/>
                <w:szCs w:val="22"/>
              </w:rPr>
            </w:pPr>
          </w:p>
          <w:p w:rsidR="009F08A6" w:rsidRDefault="009F08A6" w14:paraId="7892D128" w14:textId="77777777">
            <w:pPr>
              <w:rPr>
                <w:rFonts w:ascii="Aptos Narrow" w:hAnsi="Aptos Narrow"/>
                <w:color w:val="000000"/>
                <w:sz w:val="22"/>
                <w:szCs w:val="22"/>
              </w:rPr>
            </w:pPr>
          </w:p>
          <w:p w:rsidR="009F08A6" w:rsidRDefault="009F08A6" w14:paraId="41BDD863" w14:textId="77777777">
            <w:pPr>
              <w:rPr>
                <w:rFonts w:ascii="Aptos Narrow" w:hAnsi="Aptos Narrow"/>
                <w:color w:val="000000"/>
                <w:sz w:val="22"/>
                <w:szCs w:val="22"/>
              </w:rPr>
            </w:pPr>
          </w:p>
          <w:p w:rsidR="009F08A6" w:rsidRDefault="009F08A6" w14:paraId="00786777" w14:textId="77777777">
            <w:pPr>
              <w:rPr>
                <w:rFonts w:ascii="Aptos Narrow" w:hAnsi="Aptos Narrow"/>
                <w:color w:val="000000"/>
                <w:sz w:val="22"/>
                <w:szCs w:val="22"/>
              </w:rPr>
            </w:pPr>
          </w:p>
          <w:p w:rsidR="009F08A6" w:rsidRDefault="009F08A6" w14:paraId="68ECE5E2" w14:textId="77777777">
            <w:pPr>
              <w:rPr>
                <w:rFonts w:ascii="Aptos Narrow" w:hAnsi="Aptos Narrow"/>
                <w:color w:val="000000"/>
                <w:sz w:val="22"/>
                <w:szCs w:val="22"/>
              </w:rPr>
            </w:pPr>
          </w:p>
          <w:p w:rsidR="009F08A6" w:rsidRDefault="009F08A6" w14:paraId="0EA31D5C" w14:textId="77777777">
            <w:pPr>
              <w:rPr>
                <w:rFonts w:ascii="Aptos Narrow" w:hAnsi="Aptos Narrow"/>
                <w:color w:val="000000"/>
                <w:sz w:val="22"/>
                <w:szCs w:val="22"/>
              </w:rPr>
            </w:pPr>
          </w:p>
          <w:p w:rsidR="009F08A6" w:rsidRDefault="009F08A6" w14:paraId="7296B8DC" w14:textId="77777777">
            <w:pPr>
              <w:rPr>
                <w:rFonts w:ascii="Aptos Narrow" w:hAnsi="Aptos Narrow"/>
                <w:color w:val="000000"/>
                <w:sz w:val="22"/>
                <w:szCs w:val="22"/>
              </w:rPr>
            </w:pPr>
          </w:p>
          <w:p w:rsidR="009F08A6" w:rsidRDefault="009F08A6" w14:paraId="6DB7991D" w14:textId="77777777">
            <w:pPr>
              <w:rPr>
                <w:rFonts w:ascii="Aptos Narrow" w:hAnsi="Aptos Narrow"/>
                <w:color w:val="000000"/>
                <w:sz w:val="22"/>
                <w:szCs w:val="22"/>
              </w:rPr>
            </w:pPr>
          </w:p>
          <w:p w:rsidR="009F08A6" w:rsidRDefault="009F08A6" w14:paraId="5AC7C73C" w14:textId="77777777">
            <w:pPr>
              <w:rPr>
                <w:rFonts w:ascii="Aptos Narrow" w:hAnsi="Aptos Narrow"/>
                <w:color w:val="000000"/>
                <w:sz w:val="22"/>
                <w:szCs w:val="22"/>
              </w:rPr>
            </w:pPr>
          </w:p>
          <w:p w:rsidR="009F08A6" w:rsidRDefault="009F08A6" w14:paraId="22B99B90" w14:textId="77777777">
            <w:pPr>
              <w:rPr>
                <w:rFonts w:ascii="Aptos Narrow" w:hAnsi="Aptos Narrow"/>
                <w:color w:val="000000"/>
                <w:sz w:val="22"/>
                <w:szCs w:val="22"/>
              </w:rPr>
            </w:pPr>
          </w:p>
          <w:p w:rsidR="009F08A6" w:rsidRDefault="009F08A6" w14:paraId="009CCF2B" w14:textId="77777777">
            <w:pPr>
              <w:rPr>
                <w:rFonts w:ascii="Aptos Narrow" w:hAnsi="Aptos Narrow"/>
                <w:color w:val="000000"/>
                <w:sz w:val="22"/>
                <w:szCs w:val="22"/>
              </w:rPr>
            </w:pPr>
          </w:p>
          <w:p w:rsidR="00FD1603" w:rsidRDefault="00FD1603" w14:paraId="7986E3C9" w14:textId="543D9D4C">
            <w:pPr>
              <w:rPr>
                <w:rFonts w:ascii="Aptos Narrow" w:hAnsi="Aptos Narrow"/>
                <w:color w:val="000000"/>
                <w:sz w:val="22"/>
                <w:szCs w:val="22"/>
              </w:rPr>
            </w:pPr>
          </w:p>
        </w:tc>
      </w:tr>
    </w:tbl>
    <w:p w:rsidR="00354CE1" w:rsidP="002C786C" w:rsidRDefault="00354CE1" w14:paraId="20707F9E" w14:textId="77777777"/>
    <w:p w:rsidR="007A7C94" w:rsidP="007A7C94" w:rsidRDefault="007A7C94" w14:paraId="5191BF38" w14:textId="38D81D55">
      <w:pPr>
        <w:rPr>
          <w:rStyle w:val="Heading2Char"/>
        </w:rPr>
      </w:pPr>
      <w:bookmarkStart w:name="_Toc771297171" w:id="500"/>
      <w:bookmarkStart w:name="_Toc765988060" w:id="501"/>
      <w:bookmarkStart w:name="_Toc1463790087" w:id="502"/>
      <w:r w:rsidRPr="186E01E4">
        <w:rPr>
          <w:rStyle w:val="Heading2Char"/>
        </w:rPr>
        <w:t xml:space="preserve">Lesson 5-5: </w:t>
      </w:r>
      <w:r w:rsidRPr="186E01E4" w:rsidR="21A7DCC3">
        <w:rPr>
          <w:rStyle w:val="Heading2Char"/>
        </w:rPr>
        <w:t>Query Prioritization and Backpressure in</w:t>
      </w:r>
      <w:r w:rsidRPr="186E01E4" w:rsidR="009136B1">
        <w:rPr>
          <w:rStyle w:val="Heading2Char"/>
        </w:rPr>
        <w:t xml:space="preserve"> OpenSearch</w:t>
      </w:r>
      <w:bookmarkEnd w:id="500"/>
      <w:bookmarkEnd w:id="501"/>
      <w:bookmarkEnd w:id="502"/>
    </w:p>
    <w:p w:rsidRPr="00947FD8" w:rsidR="00947FD8" w:rsidP="00947FD8" w:rsidRDefault="0022313B" w14:paraId="0295F645" w14:textId="77777777">
      <w:pPr>
        <w:rPr>
          <w:ins w:author="Yancey, Michelle" w:date="2026-04-03T17:33:00Z" w:id="503"/>
          <w:rFonts w:ascii="system-ui" w:hAnsi="system-ui" w:eastAsia="system-ui" w:cs="system-ui"/>
          <w:i/>
          <w:iCs/>
          <w:color w:val="333333"/>
          <w:sz w:val="19"/>
          <w:szCs w:val="19"/>
        </w:rPr>
      </w:pPr>
      <w:r>
        <w:t>D</w:t>
      </w:r>
      <w:r w:rsidR="007A7C94">
        <w:t xml:space="preserve">escription: </w:t>
      </w:r>
      <w:r w:rsidRPr="186E01E4" w:rsidR="73A5CC84">
        <w:rPr>
          <w:rFonts w:ascii="system-ui" w:hAnsi="system-ui" w:eastAsia="system-ui" w:cs="system-ui"/>
          <w:i/>
          <w:iCs/>
          <w:color w:val="333333"/>
          <w:sz w:val="19"/>
          <w:szCs w:val="19"/>
        </w:rPr>
        <w:t xml:space="preserve"> Under peak load, all queries competing equally means critical operations like checkout can get stuck behind low-priority browsing. </w:t>
      </w:r>
      <w:ins w:author="Yancey, Michelle" w:date="2026-04-03T17:33:00Z" w:id="504">
        <w:r w:rsidRPr="00947FD8" w:rsidR="00947FD8">
          <w:rPr>
            <w:rFonts w:ascii="system-ui" w:hAnsi="system-ui" w:eastAsia="system-ui" w:cs="system-ui"/>
            <w:i/>
            <w:iCs/>
            <w:color w:val="333333"/>
            <w:sz w:val="19"/>
            <w:szCs w:val="19"/>
          </w:rPr>
          <w:t>This lesson covers query execution behavior, relevance tuning, filtering strategies, and performance optimization techniques for complex search workloads.</w:t>
        </w:r>
      </w:ins>
    </w:p>
    <w:p w:rsidR="007A7C94" w:rsidP="007A7C94" w:rsidRDefault="73A5CC84" w14:paraId="5F61A2E8" w14:textId="4E157222">
      <w:del w:author="Yancey, Michelle" w:date="2026-04-03T17:32:00Z" w16du:dateUtc="2026-04-03T21:32:00Z" w:id="505">
        <w:r w:rsidRPr="186E01E4" w:rsidDel="00947FD8">
          <w:rPr>
            <w:rFonts w:ascii="system-ui" w:hAnsi="system-ui" w:eastAsia="system-ui" w:cs="system-ui"/>
            <w:i/>
            <w:iCs/>
            <w:color w:val="333333"/>
            <w:sz w:val="19"/>
            <w:szCs w:val="19"/>
          </w:rPr>
          <w:delText>This lesson covers four techniques to prevent that: search backpressure to automatically cancel low-priority queries when CPU or heap thresholds are breached, thread pool configuration and index routing to physically isolate high-priority workloads onto dedicated nodes, shard-level caching to keep business-critical shards in memory, and index-level priority settings to control which indexes recover first after a node restart.</w:delText>
        </w:r>
      </w:del>
    </w:p>
    <w:tbl>
      <w:tblPr>
        <w:tblStyle w:val="TableGrid"/>
        <w:tblW w:w="0" w:type="auto"/>
        <w:tblLook w:val="06A0" w:firstRow="1" w:lastRow="0" w:firstColumn="1" w:lastColumn="0" w:noHBand="1" w:noVBand="1"/>
      </w:tblPr>
      <w:tblGrid>
        <w:gridCol w:w="3118"/>
        <w:gridCol w:w="3116"/>
        <w:gridCol w:w="3116"/>
      </w:tblGrid>
      <w:tr w:rsidR="00AB2A6E" w14:paraId="04B6288F" w14:textId="77777777">
        <w:trPr>
          <w:trHeight w:val="300"/>
        </w:trPr>
        <w:tc>
          <w:tcPr>
            <w:tcW w:w="3120" w:type="dxa"/>
          </w:tcPr>
          <w:p w:rsidR="007A7C94" w:rsidRDefault="007A7C94" w14:paraId="3FB376C6" w14:textId="77777777">
            <w:pPr>
              <w:rPr>
                <w:color w:val="EE0000"/>
              </w:rPr>
            </w:pPr>
            <w:r w:rsidRPr="7E660D2E">
              <w:rPr>
                <w:color w:val="EE0000"/>
              </w:rPr>
              <w:t>Reviewer</w:t>
            </w:r>
          </w:p>
        </w:tc>
        <w:tc>
          <w:tcPr>
            <w:tcW w:w="3120" w:type="dxa"/>
          </w:tcPr>
          <w:p w:rsidR="007A7C94" w:rsidRDefault="007A7C94" w14:paraId="62E05142" w14:textId="77777777">
            <w:pPr>
              <w:rPr>
                <w:color w:val="EE0000"/>
              </w:rPr>
            </w:pPr>
            <w:r w:rsidRPr="7E660D2E">
              <w:rPr>
                <w:color w:val="EE0000"/>
              </w:rPr>
              <w:t>Approved? Date?</w:t>
            </w:r>
          </w:p>
        </w:tc>
        <w:tc>
          <w:tcPr>
            <w:tcW w:w="3120" w:type="dxa"/>
          </w:tcPr>
          <w:p w:rsidR="007A7C94" w:rsidRDefault="007A7C94" w14:paraId="529A4E2E" w14:textId="77777777">
            <w:pPr>
              <w:rPr>
                <w:color w:val="EE0000"/>
              </w:rPr>
            </w:pPr>
            <w:r w:rsidRPr="7E660D2E">
              <w:rPr>
                <w:color w:val="EE0000"/>
              </w:rPr>
              <w:t>Additional comments if any</w:t>
            </w:r>
          </w:p>
        </w:tc>
      </w:tr>
      <w:tr w:rsidR="00AB2A6E" w14:paraId="35207055" w14:textId="77777777">
        <w:trPr>
          <w:trHeight w:val="300"/>
        </w:trPr>
        <w:tc>
          <w:tcPr>
            <w:tcW w:w="3120" w:type="dxa"/>
          </w:tcPr>
          <w:p w:rsidR="007A7C94" w:rsidRDefault="007A7C94" w14:paraId="5B3EB45D" w14:textId="77777777">
            <w:pPr>
              <w:rPr>
                <w:color w:val="EE0000"/>
              </w:rPr>
            </w:pPr>
            <w:commentRangeStart w:id="506"/>
            <w:r w:rsidRPr="7E660D2E">
              <w:rPr>
                <w:color w:val="EE0000"/>
              </w:rPr>
              <w:t>Brian</w:t>
            </w:r>
            <w:commentRangeEnd w:id="506"/>
            <w:r w:rsidR="00C2559E">
              <w:rPr>
                <w:rStyle w:val="CommentReference"/>
                <w:color w:val="EE0000"/>
                <w:sz w:val="24"/>
                <w:szCs w:val="24"/>
              </w:rPr>
              <w:commentReference w:id="506"/>
            </w:r>
          </w:p>
        </w:tc>
        <w:tc>
          <w:tcPr>
            <w:tcW w:w="3120" w:type="dxa"/>
          </w:tcPr>
          <w:p w:rsidR="007A7C94" w:rsidRDefault="007A7C94" w14:paraId="0F9A3964" w14:textId="4359097F">
            <w:r>
              <w:t xml:space="preserve"> </w:t>
            </w:r>
            <w:r w:rsidR="6AFA72F5">
              <w:t>Approved 3/3/26</w:t>
            </w:r>
          </w:p>
        </w:tc>
        <w:tc>
          <w:tcPr>
            <w:tcW w:w="3120" w:type="dxa"/>
          </w:tcPr>
          <w:p w:rsidR="007A7C94" w:rsidRDefault="007A7C94" w14:paraId="2A98707F" w14:textId="77777777">
            <w:pPr>
              <w:rPr>
                <w:color w:val="EE0000"/>
              </w:rPr>
            </w:pPr>
          </w:p>
        </w:tc>
      </w:tr>
      <w:tr w:rsidR="00AB2A6E" w14:paraId="26CD5532" w14:textId="77777777">
        <w:trPr>
          <w:trHeight w:val="300"/>
        </w:trPr>
        <w:tc>
          <w:tcPr>
            <w:tcW w:w="3120" w:type="dxa"/>
          </w:tcPr>
          <w:p w:rsidR="007A7C94" w:rsidRDefault="007A7C94" w14:paraId="38824F8F" w14:textId="77777777">
            <w:pPr>
              <w:rPr>
                <w:color w:val="EE0000"/>
              </w:rPr>
            </w:pPr>
            <w:r w:rsidRPr="7E660D2E">
              <w:rPr>
                <w:color w:val="EE0000"/>
              </w:rPr>
              <w:t>Alex or Muneer</w:t>
            </w:r>
          </w:p>
        </w:tc>
        <w:tc>
          <w:tcPr>
            <w:tcW w:w="3120" w:type="dxa"/>
          </w:tcPr>
          <w:p w:rsidR="007A7C94" w:rsidRDefault="007A7C94" w14:paraId="7A330340" w14:textId="77777777">
            <w:pPr>
              <w:rPr>
                <w:color w:val="EE0000"/>
              </w:rPr>
            </w:pPr>
          </w:p>
        </w:tc>
        <w:tc>
          <w:tcPr>
            <w:tcW w:w="3120" w:type="dxa"/>
          </w:tcPr>
          <w:p w:rsidR="007A7C94" w:rsidRDefault="007A7C94" w14:paraId="1210BA72" w14:textId="77777777">
            <w:pPr>
              <w:rPr>
                <w:color w:val="EE0000"/>
              </w:rPr>
            </w:pPr>
          </w:p>
        </w:tc>
      </w:tr>
      <w:tr w:rsidR="00AB2A6E" w14:paraId="244D4ECC" w14:textId="77777777">
        <w:trPr>
          <w:trHeight w:val="300"/>
        </w:trPr>
        <w:tc>
          <w:tcPr>
            <w:tcW w:w="3120" w:type="dxa"/>
          </w:tcPr>
          <w:p w:rsidR="007A7C94" w:rsidRDefault="007A7C94" w14:paraId="2E4A3855" w14:textId="77777777">
            <w:pPr>
              <w:rPr>
                <w:color w:val="EE0000"/>
              </w:rPr>
            </w:pPr>
            <w:r w:rsidRPr="7E660D2E">
              <w:rPr>
                <w:color w:val="EE0000"/>
              </w:rPr>
              <w:t>Michelle</w:t>
            </w:r>
          </w:p>
        </w:tc>
        <w:tc>
          <w:tcPr>
            <w:tcW w:w="3120" w:type="dxa"/>
          </w:tcPr>
          <w:p w:rsidR="007A7C94" w:rsidRDefault="00577B2C" w14:paraId="705FCE32" w14:textId="1866C778">
            <w:pPr>
              <w:rPr>
                <w:color w:val="EE0000"/>
              </w:rPr>
            </w:pPr>
            <w:r>
              <w:rPr>
                <w:color w:val="EE0000"/>
              </w:rPr>
              <w:t>Approved 3/5/26</w:t>
            </w:r>
          </w:p>
        </w:tc>
        <w:tc>
          <w:tcPr>
            <w:tcW w:w="3120" w:type="dxa"/>
          </w:tcPr>
          <w:p w:rsidR="007A7C94" w:rsidRDefault="007A7C94" w14:paraId="267652A5" w14:textId="77777777">
            <w:pPr>
              <w:rPr>
                <w:color w:val="EE0000"/>
              </w:rPr>
            </w:pPr>
          </w:p>
        </w:tc>
      </w:tr>
    </w:tbl>
    <w:p w:rsidR="00E25ADE" w:rsidP="002C786C" w:rsidRDefault="00E25ADE" w14:paraId="267F61EC" w14:textId="77777777"/>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9"/>
        <w:gridCol w:w="4430"/>
        <w:gridCol w:w="4041"/>
      </w:tblGrid>
      <w:tr w:rsidR="001B3321" w:rsidTr="08388028" w14:paraId="4DF7EDD7" w14:textId="77777777">
        <w:trPr>
          <w:trHeight w:val="290"/>
        </w:trPr>
        <w:tc>
          <w:tcPr>
            <w:tcW w:w="863" w:type="dxa"/>
            <w:noWrap/>
            <w:hideMark/>
          </w:tcPr>
          <w:p w:rsidR="00371290" w:rsidRDefault="00371290" w14:paraId="5D833982" w14:textId="77777777">
            <w:pPr>
              <w:rPr>
                <w:rFonts w:ascii="Aptos Narrow" w:hAnsi="Aptos Narrow"/>
                <w:color w:val="000000"/>
                <w:sz w:val="22"/>
                <w:szCs w:val="22"/>
              </w:rPr>
            </w:pPr>
            <w:r>
              <w:rPr>
                <w:rFonts w:ascii="Aptos Narrow" w:hAnsi="Aptos Narrow"/>
                <w:color w:val="000000"/>
                <w:sz w:val="22"/>
                <w:szCs w:val="22"/>
              </w:rPr>
              <w:t>Title</w:t>
            </w:r>
          </w:p>
        </w:tc>
        <w:tc>
          <w:tcPr>
            <w:tcW w:w="8222" w:type="dxa"/>
            <w:noWrap/>
            <w:hideMark/>
          </w:tcPr>
          <w:p w:rsidR="00371290" w:rsidRDefault="00371290" w14:paraId="16F91ACF" w14:textId="77777777">
            <w:pPr>
              <w:rPr>
                <w:rFonts w:ascii="Aptos Narrow" w:hAnsi="Aptos Narrow"/>
                <w:color w:val="000000"/>
                <w:sz w:val="22"/>
                <w:szCs w:val="22"/>
              </w:rPr>
            </w:pPr>
            <w:r>
              <w:rPr>
                <w:rFonts w:ascii="Aptos Narrow" w:hAnsi="Aptos Narrow"/>
                <w:color w:val="000000"/>
                <w:sz w:val="22"/>
                <w:szCs w:val="22"/>
              </w:rPr>
              <w:t>Script</w:t>
            </w:r>
          </w:p>
        </w:tc>
        <w:tc>
          <w:tcPr>
            <w:tcW w:w="265" w:type="dxa"/>
            <w:noWrap/>
            <w:hideMark/>
          </w:tcPr>
          <w:p w:rsidR="00371290" w:rsidRDefault="00371290" w14:paraId="6D8622F4" w14:textId="77777777">
            <w:pPr>
              <w:rPr>
                <w:rFonts w:ascii="Aptos Narrow" w:hAnsi="Aptos Narrow"/>
                <w:color w:val="000000"/>
                <w:sz w:val="22"/>
                <w:szCs w:val="22"/>
              </w:rPr>
            </w:pPr>
            <w:r>
              <w:rPr>
                <w:rFonts w:ascii="Aptos Narrow" w:hAnsi="Aptos Narrow"/>
                <w:color w:val="000000"/>
                <w:sz w:val="22"/>
                <w:szCs w:val="22"/>
              </w:rPr>
              <w:t>Visuals</w:t>
            </w:r>
          </w:p>
        </w:tc>
      </w:tr>
      <w:tr w:rsidR="001B3321" w:rsidTr="08388028" w14:paraId="69C24A99" w14:textId="77777777">
        <w:trPr>
          <w:trHeight w:val="290"/>
        </w:trPr>
        <w:tc>
          <w:tcPr>
            <w:tcW w:w="863" w:type="dxa"/>
            <w:noWrap/>
            <w:hideMark/>
          </w:tcPr>
          <w:p w:rsidR="009A301F" w:rsidRDefault="009A301F" w14:paraId="3CE6BC99" w14:textId="77777777">
            <w:pPr>
              <w:rPr>
                <w:rFonts w:ascii="Aptos Narrow" w:hAnsi="Aptos Narrow"/>
                <w:color w:val="000000"/>
                <w:sz w:val="22"/>
                <w:szCs w:val="22"/>
              </w:rPr>
            </w:pPr>
          </w:p>
          <w:p w:rsidR="00371290" w:rsidRDefault="00371290" w14:paraId="3B6C2D0B" w14:textId="4027409E">
            <w:pPr>
              <w:rPr>
                <w:rFonts w:ascii="Aptos Narrow" w:hAnsi="Aptos Narrow"/>
                <w:color w:val="000000"/>
                <w:sz w:val="22"/>
                <w:szCs w:val="22"/>
              </w:rPr>
            </w:pPr>
            <w:r>
              <w:rPr>
                <w:rFonts w:ascii="Aptos Narrow" w:hAnsi="Aptos Narrow"/>
                <w:color w:val="000000"/>
                <w:sz w:val="22"/>
                <w:szCs w:val="22"/>
              </w:rPr>
              <w:t>Introduction</w:t>
            </w:r>
          </w:p>
        </w:tc>
        <w:tc>
          <w:tcPr>
            <w:tcW w:w="8222" w:type="dxa"/>
            <w:noWrap/>
            <w:hideMark/>
          </w:tcPr>
          <w:p w:rsidR="00371290" w:rsidRDefault="00371290" w14:paraId="2DB883D2" w14:textId="5FFE4081">
            <w:pPr>
              <w:rPr>
                <w:rFonts w:ascii="Aptos Narrow" w:hAnsi="Aptos Narrow"/>
                <w:color w:val="000000"/>
                <w:sz w:val="22"/>
                <w:szCs w:val="22"/>
              </w:rPr>
            </w:pPr>
            <w:r w:rsidRPr="20986563">
              <w:rPr>
                <w:rFonts w:ascii="Aptos Narrow" w:hAnsi="Aptos Narrow"/>
                <w:color w:val="000000" w:themeColor="text1"/>
                <w:sz w:val="22"/>
                <w:szCs w:val="22"/>
              </w:rPr>
              <w:t>Welcome back! In this</w:t>
            </w:r>
            <w:r w:rsidRPr="20986563" w:rsidR="35B07B05">
              <w:rPr>
                <w:rFonts w:ascii="Aptos Narrow" w:hAnsi="Aptos Narrow"/>
                <w:color w:val="000000" w:themeColor="text1"/>
                <w:sz w:val="22"/>
                <w:szCs w:val="22"/>
              </w:rPr>
              <w:t xml:space="preserve"> </w:t>
            </w:r>
            <w:r w:rsidRPr="20986563" w:rsidR="4E9BB671">
              <w:rPr>
                <w:rFonts w:ascii="Aptos Narrow" w:hAnsi="Aptos Narrow"/>
                <w:color w:val="000000" w:themeColor="text1"/>
                <w:sz w:val="22"/>
                <w:szCs w:val="22"/>
              </w:rPr>
              <w:t>final</w:t>
            </w:r>
            <w:r w:rsidRPr="20986563">
              <w:rPr>
                <w:rFonts w:ascii="Aptos Narrow" w:hAnsi="Aptos Narrow"/>
                <w:color w:val="000000" w:themeColor="text1"/>
                <w:sz w:val="22"/>
                <w:szCs w:val="22"/>
              </w:rPr>
              <w:t xml:space="preserve"> lesson, we'll explore query prioritization in OpenSearch</w:t>
            </w:r>
            <w:r w:rsidR="000E3128">
              <w:rPr>
                <w:rFonts w:ascii="Aptos Narrow" w:hAnsi="Aptos Narrow"/>
                <w:color w:val="000000" w:themeColor="text1"/>
                <w:sz w:val="22"/>
                <w:szCs w:val="22"/>
              </w:rPr>
              <w:t xml:space="preserve">, </w:t>
            </w:r>
            <w:r w:rsidRPr="20986563">
              <w:rPr>
                <w:rFonts w:ascii="Aptos Narrow" w:hAnsi="Aptos Narrow"/>
                <w:color w:val="000000" w:themeColor="text1"/>
                <w:sz w:val="22"/>
                <w:szCs w:val="22"/>
              </w:rPr>
              <w:t>a powerful technique that ensures your most critical searches get the resources they need</w:t>
            </w:r>
            <w:r w:rsidR="00A511A2">
              <w:rPr>
                <w:rFonts w:ascii="Aptos Narrow" w:hAnsi="Aptos Narrow"/>
                <w:color w:val="000000" w:themeColor="text1"/>
                <w:sz w:val="22"/>
                <w:szCs w:val="22"/>
              </w:rPr>
              <w:t xml:space="preserve">, even during high traffic. Think of it like a </w:t>
            </w:r>
            <w:r w:rsidRPr="20986563">
              <w:rPr>
                <w:rFonts w:ascii="Aptos Narrow" w:hAnsi="Aptos Narrow"/>
                <w:color w:val="000000" w:themeColor="text1"/>
                <w:sz w:val="22"/>
                <w:szCs w:val="22"/>
              </w:rPr>
              <w:t xml:space="preserve">bookstore cluster prioritizing checkout queries over </w:t>
            </w:r>
            <w:r w:rsidR="00EB226E">
              <w:rPr>
                <w:rFonts w:ascii="Aptos Narrow" w:hAnsi="Aptos Narrow"/>
                <w:color w:val="000000" w:themeColor="text1"/>
                <w:sz w:val="22"/>
                <w:szCs w:val="22"/>
              </w:rPr>
              <w:t xml:space="preserve">casual </w:t>
            </w:r>
            <w:r w:rsidRPr="08388028" w:rsidR="51643105">
              <w:rPr>
                <w:rFonts w:ascii="Aptos Narrow" w:hAnsi="Aptos Narrow"/>
                <w:color w:val="000000" w:themeColor="text1"/>
                <w:sz w:val="22"/>
                <w:szCs w:val="22"/>
              </w:rPr>
              <w:t>browsing</w:t>
            </w:r>
            <w:r w:rsidRPr="20986563">
              <w:rPr>
                <w:rFonts w:ascii="Aptos Narrow" w:hAnsi="Aptos Narrow"/>
                <w:color w:val="000000" w:themeColor="text1"/>
                <w:sz w:val="22"/>
                <w:szCs w:val="22"/>
              </w:rPr>
              <w:t xml:space="preserve">, making </w:t>
            </w:r>
            <w:r w:rsidRPr="08388028" w:rsidR="51643105">
              <w:rPr>
                <w:rFonts w:ascii="Aptos Narrow" w:hAnsi="Aptos Narrow"/>
                <w:color w:val="000000" w:themeColor="text1"/>
                <w:sz w:val="22"/>
                <w:szCs w:val="22"/>
              </w:rPr>
              <w:t>every</w:t>
            </w:r>
            <w:r w:rsidR="00EB226E">
              <w:rPr>
                <w:rFonts w:ascii="Aptos Narrow" w:hAnsi="Aptos Narrow"/>
                <w:color w:val="000000" w:themeColor="text1"/>
                <w:sz w:val="22"/>
                <w:szCs w:val="22"/>
              </w:rPr>
              <w:t xml:space="preserve"> purchase gets through smoothly</w:t>
            </w:r>
            <w:r w:rsidRPr="20986563">
              <w:rPr>
                <w:rFonts w:ascii="Aptos Narrow" w:hAnsi="Aptos Narrow"/>
                <w:color w:val="000000" w:themeColor="text1"/>
                <w:sz w:val="22"/>
                <w:szCs w:val="22"/>
              </w:rPr>
              <w:t>. Let's dive in</w:t>
            </w:r>
            <w:r w:rsidRPr="08388028" w:rsidR="394589BC">
              <w:rPr>
                <w:rFonts w:ascii="Aptos Narrow" w:hAnsi="Aptos Narrow"/>
                <w:color w:val="000000" w:themeColor="text1"/>
                <w:sz w:val="22"/>
                <w:szCs w:val="22"/>
              </w:rPr>
              <w:t>!</w:t>
            </w:r>
          </w:p>
        </w:tc>
        <w:tc>
          <w:tcPr>
            <w:tcW w:w="265" w:type="dxa"/>
            <w:noWrap/>
            <w:hideMark/>
          </w:tcPr>
          <w:p w:rsidR="00371290" w:rsidRDefault="00371290" w14:paraId="1AA5E802" w14:textId="68647E6B">
            <w:pPr>
              <w:rPr>
                <w:rFonts w:ascii="Aptos Narrow" w:hAnsi="Aptos Narrow"/>
                <w:color w:val="000000"/>
                <w:sz w:val="22"/>
                <w:szCs w:val="22"/>
              </w:rPr>
            </w:pPr>
            <w:r>
              <w:rPr>
                <w:rFonts w:ascii="Aptos Narrow" w:hAnsi="Aptos Narrow"/>
                <w:color w:val="000000"/>
                <w:sz w:val="22"/>
                <w:szCs w:val="22"/>
              </w:rPr>
              <w:t>Animated bookstore scene with different customer lanes (purchase vs search)</w:t>
            </w:r>
          </w:p>
        </w:tc>
      </w:tr>
      <w:tr w:rsidR="001B3321" w:rsidTr="08388028" w14:paraId="475F5A27" w14:textId="77777777">
        <w:trPr>
          <w:trHeight w:val="290"/>
        </w:trPr>
        <w:tc>
          <w:tcPr>
            <w:tcW w:w="863" w:type="dxa"/>
            <w:noWrap/>
            <w:hideMark/>
          </w:tcPr>
          <w:p w:rsidR="00371290" w:rsidRDefault="00371290" w14:paraId="5DB4C06C" w14:textId="77777777">
            <w:pPr>
              <w:rPr>
                <w:rFonts w:ascii="Aptos Narrow" w:hAnsi="Aptos Narrow"/>
                <w:color w:val="000000"/>
                <w:sz w:val="22"/>
                <w:szCs w:val="22"/>
              </w:rPr>
            </w:pPr>
            <w:r>
              <w:rPr>
                <w:rFonts w:ascii="Aptos Narrow" w:hAnsi="Aptos Narrow"/>
                <w:color w:val="000000"/>
                <w:sz w:val="22"/>
                <w:szCs w:val="22"/>
              </w:rPr>
              <w:t>What is Query Prioritization?</w:t>
            </w:r>
          </w:p>
        </w:tc>
        <w:tc>
          <w:tcPr>
            <w:tcW w:w="8222" w:type="dxa"/>
            <w:noWrap/>
            <w:hideMark/>
          </w:tcPr>
          <w:p w:rsidR="00371290" w:rsidRDefault="00371290" w14:paraId="297BF48F" w14:textId="00B54618">
            <w:pPr>
              <w:rPr>
                <w:rFonts w:ascii="Aptos Narrow" w:hAnsi="Aptos Narrow"/>
                <w:color w:val="000000"/>
                <w:sz w:val="22"/>
                <w:szCs w:val="22"/>
              </w:rPr>
            </w:pPr>
            <w:r w:rsidRPr="08388028">
              <w:rPr>
                <w:rFonts w:ascii="Aptos Narrow" w:hAnsi="Aptos Narrow"/>
                <w:color w:val="000000" w:themeColor="text1"/>
                <w:sz w:val="22"/>
                <w:szCs w:val="22"/>
              </w:rPr>
              <w:t xml:space="preserve">Query prioritization is the practice of ranking search requests by importance, allowing OpenSearch to allocate resources accordingly. </w:t>
            </w:r>
          </w:p>
          <w:p w:rsidR="00371290" w:rsidRDefault="00371290" w14:paraId="2A300924" w14:textId="77777777">
            <w:pPr>
              <w:rPr>
                <w:rFonts w:ascii="Aptos Narrow" w:hAnsi="Aptos Narrow"/>
                <w:color w:val="000000"/>
                <w:sz w:val="22"/>
                <w:szCs w:val="22"/>
              </w:rPr>
            </w:pPr>
          </w:p>
          <w:p w:rsidR="00371290" w:rsidRDefault="00371290" w14:paraId="71D4A259" w14:textId="61771165">
            <w:pPr>
              <w:rPr>
                <w:rFonts w:ascii="Aptos Narrow" w:hAnsi="Aptos Narrow"/>
                <w:color w:val="000000"/>
                <w:sz w:val="22"/>
                <w:szCs w:val="22"/>
              </w:rPr>
            </w:pPr>
            <w:r w:rsidRPr="08388028">
              <w:rPr>
                <w:rFonts w:ascii="Aptos Narrow" w:hAnsi="Aptos Narrow"/>
                <w:color w:val="000000" w:themeColor="text1"/>
                <w:sz w:val="22"/>
                <w:szCs w:val="22"/>
              </w:rPr>
              <w:t>Imagine your online bookstore during a holiday sal</w:t>
            </w:r>
            <w:r w:rsidRPr="08388028" w:rsidR="00906751">
              <w:rPr>
                <w:rFonts w:ascii="Aptos Narrow" w:hAnsi="Aptos Narrow"/>
                <w:color w:val="000000" w:themeColor="text1"/>
                <w:sz w:val="22"/>
                <w:szCs w:val="22"/>
              </w:rPr>
              <w:t xml:space="preserve">e when </w:t>
            </w:r>
            <w:r w:rsidRPr="08388028">
              <w:rPr>
                <w:rFonts w:ascii="Aptos Narrow" w:hAnsi="Aptos Narrow"/>
                <w:color w:val="000000" w:themeColor="text1"/>
                <w:sz w:val="22"/>
                <w:szCs w:val="22"/>
              </w:rPr>
              <w:t xml:space="preserve">thousands of customers </w:t>
            </w:r>
            <w:r w:rsidRPr="08388028" w:rsidR="00906751">
              <w:rPr>
                <w:rFonts w:ascii="Aptos Narrow" w:hAnsi="Aptos Narrow"/>
                <w:color w:val="000000" w:themeColor="text1"/>
                <w:sz w:val="22"/>
                <w:szCs w:val="22"/>
              </w:rPr>
              <w:t xml:space="preserve">are </w:t>
            </w:r>
            <w:r w:rsidRPr="08388028">
              <w:rPr>
                <w:rFonts w:ascii="Aptos Narrow" w:hAnsi="Aptos Narrow"/>
                <w:color w:val="000000" w:themeColor="text1"/>
                <w:sz w:val="22"/>
                <w:szCs w:val="22"/>
              </w:rPr>
              <w:t xml:space="preserve">searching simultaneously. A customer completing </w:t>
            </w:r>
            <w:r w:rsidRPr="08388028" w:rsidR="00E82858">
              <w:rPr>
                <w:rFonts w:ascii="Aptos Narrow" w:hAnsi="Aptos Narrow"/>
                <w:color w:val="000000" w:themeColor="text1"/>
                <w:sz w:val="22"/>
                <w:szCs w:val="22"/>
              </w:rPr>
              <w:t xml:space="preserve">a </w:t>
            </w:r>
            <w:r w:rsidRPr="08388028">
              <w:rPr>
                <w:rFonts w:ascii="Aptos Narrow" w:hAnsi="Aptos Narrow"/>
                <w:color w:val="000000" w:themeColor="text1"/>
                <w:sz w:val="22"/>
                <w:szCs w:val="22"/>
              </w:rPr>
              <w:t xml:space="preserve">checkout needs instant results, while someone </w:t>
            </w:r>
            <w:r w:rsidRPr="08388028" w:rsidR="6EC7823F">
              <w:rPr>
                <w:rFonts w:ascii="Aptos Narrow" w:hAnsi="Aptos Narrow"/>
                <w:color w:val="000000" w:themeColor="text1"/>
                <w:sz w:val="22"/>
                <w:szCs w:val="22"/>
              </w:rPr>
              <w:t>just</w:t>
            </w:r>
            <w:r w:rsidRPr="08388028">
              <w:rPr>
                <w:rFonts w:ascii="Aptos Narrow" w:hAnsi="Aptos Narrow"/>
                <w:color w:val="000000" w:themeColor="text1"/>
                <w:sz w:val="22"/>
                <w:szCs w:val="22"/>
              </w:rPr>
              <w:t xml:space="preserve"> browsing genres can wait an extra second. Prioritization makes this possible by assigning different importance levels to different </w:t>
            </w:r>
            <w:r w:rsidRPr="08388028" w:rsidR="001050DB">
              <w:rPr>
                <w:rFonts w:ascii="Aptos Narrow" w:hAnsi="Aptos Narrow"/>
                <w:color w:val="000000" w:themeColor="text1"/>
                <w:sz w:val="22"/>
                <w:szCs w:val="22"/>
              </w:rPr>
              <w:t xml:space="preserve">types of </w:t>
            </w:r>
            <w:r w:rsidRPr="08388028">
              <w:rPr>
                <w:rFonts w:ascii="Aptos Narrow" w:hAnsi="Aptos Narrow"/>
                <w:color w:val="000000" w:themeColor="text1"/>
                <w:sz w:val="22"/>
                <w:szCs w:val="22"/>
              </w:rPr>
              <w:t>quer</w:t>
            </w:r>
            <w:r w:rsidRPr="08388028" w:rsidR="001050DB">
              <w:rPr>
                <w:rFonts w:ascii="Aptos Narrow" w:hAnsi="Aptos Narrow"/>
                <w:color w:val="000000" w:themeColor="text1"/>
                <w:sz w:val="22"/>
                <w:szCs w:val="22"/>
              </w:rPr>
              <w:t xml:space="preserve">ies. </w:t>
            </w:r>
          </w:p>
          <w:p w:rsidR="001050DB" w:rsidRDefault="001050DB" w14:paraId="63B85984" w14:textId="77777777">
            <w:pPr>
              <w:rPr>
                <w:rFonts w:ascii="Aptos Narrow" w:hAnsi="Aptos Narrow"/>
                <w:color w:val="000000"/>
                <w:sz w:val="22"/>
                <w:szCs w:val="22"/>
              </w:rPr>
            </w:pPr>
          </w:p>
          <w:p w:rsidR="001050DB" w:rsidRDefault="001B3321" w14:paraId="545316E0" w14:textId="4EEC4AE6">
            <w:pPr>
              <w:rPr>
                <w:rFonts w:ascii="Aptos Narrow" w:hAnsi="Aptos Narrow"/>
                <w:color w:val="000000"/>
                <w:sz w:val="22"/>
                <w:szCs w:val="22"/>
              </w:rPr>
            </w:pPr>
            <w:r w:rsidRPr="08388028">
              <w:rPr>
                <w:rFonts w:ascii="Aptos Narrow" w:hAnsi="Aptos Narrow"/>
                <w:color w:val="000000" w:themeColor="text1"/>
                <w:sz w:val="22"/>
                <w:szCs w:val="22"/>
              </w:rPr>
              <w:t>"Without prioritization, all queries compete equally for resources. During peak traffic, this means</w:t>
            </w:r>
            <w:r w:rsidRPr="08388028" w:rsidR="006D04BB">
              <w:rPr>
                <w:rFonts w:ascii="Aptos Narrow" w:hAnsi="Aptos Narrow"/>
                <w:color w:val="000000" w:themeColor="text1"/>
                <w:sz w:val="22"/>
                <w:szCs w:val="22"/>
              </w:rPr>
              <w:t xml:space="preserve"> a</w:t>
            </w:r>
            <w:r w:rsidRPr="08388028" w:rsidDel="006D04BB">
              <w:rPr>
                <w:rFonts w:ascii="Aptos Narrow" w:hAnsi="Aptos Narrow"/>
                <w:color w:val="000000" w:themeColor="text1"/>
                <w:sz w:val="22"/>
                <w:szCs w:val="22"/>
              </w:rPr>
              <w:t xml:space="preserve"> </w:t>
            </w:r>
            <w:r w:rsidRPr="08388028">
              <w:rPr>
                <w:rFonts w:ascii="Aptos Narrow" w:hAnsi="Aptos Narrow"/>
                <w:color w:val="000000" w:themeColor="text1"/>
                <w:sz w:val="22"/>
                <w:szCs w:val="22"/>
              </w:rPr>
              <w:t>payment verification search might get stuck behind hundreds of 'show me mystery novels' queries. The result</w:t>
            </w:r>
            <w:r w:rsidRPr="08388028" w:rsidR="006D04BB">
              <w:rPr>
                <w:rFonts w:ascii="Aptos Narrow" w:hAnsi="Aptos Narrow"/>
                <w:color w:val="000000" w:themeColor="text1"/>
                <w:sz w:val="22"/>
                <w:szCs w:val="22"/>
              </w:rPr>
              <w:t xml:space="preserve"> is</w:t>
            </w:r>
            <w:r w:rsidRPr="08388028" w:rsidR="21E778B0">
              <w:rPr>
                <w:rFonts w:ascii="Aptos Narrow" w:hAnsi="Aptos Narrow"/>
                <w:color w:val="000000" w:themeColor="text1"/>
                <w:sz w:val="22"/>
                <w:szCs w:val="22"/>
              </w:rPr>
              <w:t xml:space="preserve"> </w:t>
            </w:r>
            <w:r w:rsidRPr="08388028" w:rsidR="04BD30F1">
              <w:rPr>
                <w:rFonts w:ascii="Aptos Narrow" w:hAnsi="Aptos Narrow"/>
                <w:color w:val="000000" w:themeColor="text1"/>
                <w:sz w:val="22"/>
                <w:szCs w:val="22"/>
              </w:rPr>
              <w:t>f</w:t>
            </w:r>
            <w:r w:rsidRPr="08388028" w:rsidR="21E778B0">
              <w:rPr>
                <w:rFonts w:ascii="Aptos Narrow" w:hAnsi="Aptos Narrow"/>
                <w:color w:val="000000" w:themeColor="text1"/>
                <w:sz w:val="22"/>
                <w:szCs w:val="22"/>
              </w:rPr>
              <w:t>rustrated</w:t>
            </w:r>
            <w:r w:rsidRPr="08388028">
              <w:rPr>
                <w:rFonts w:ascii="Aptos Narrow" w:hAnsi="Aptos Narrow"/>
                <w:color w:val="000000" w:themeColor="text1"/>
                <w:sz w:val="22"/>
                <w:szCs w:val="22"/>
              </w:rPr>
              <w:t xml:space="preserve"> customers abandoning </w:t>
            </w:r>
            <w:r w:rsidRPr="08388028" w:rsidR="006D04BB">
              <w:rPr>
                <w:rFonts w:ascii="Aptos Narrow" w:hAnsi="Aptos Narrow"/>
                <w:color w:val="000000" w:themeColor="text1"/>
                <w:sz w:val="22"/>
                <w:szCs w:val="22"/>
              </w:rPr>
              <w:t xml:space="preserve">their </w:t>
            </w:r>
            <w:r w:rsidRPr="08388028">
              <w:rPr>
                <w:rFonts w:ascii="Aptos Narrow" w:hAnsi="Aptos Narrow"/>
                <w:color w:val="000000" w:themeColor="text1"/>
                <w:sz w:val="22"/>
                <w:szCs w:val="22"/>
              </w:rPr>
              <w:t xml:space="preserve">carts. Prioritization prevents this by ensuring business-critical operations always </w:t>
            </w:r>
            <w:r w:rsidRPr="08388028" w:rsidR="04BD30F1">
              <w:rPr>
                <w:rFonts w:ascii="Aptos Narrow" w:hAnsi="Aptos Narrow"/>
                <w:color w:val="000000" w:themeColor="text1"/>
                <w:sz w:val="22"/>
                <w:szCs w:val="22"/>
              </w:rPr>
              <w:t>have</w:t>
            </w:r>
            <w:r w:rsidRPr="08388028" w:rsidR="006D04BB">
              <w:rPr>
                <w:rFonts w:ascii="Aptos Narrow" w:hAnsi="Aptos Narrow"/>
                <w:color w:val="000000" w:themeColor="text1"/>
                <w:sz w:val="22"/>
                <w:szCs w:val="22"/>
              </w:rPr>
              <w:t xml:space="preserve"> a clear path</w:t>
            </w:r>
            <w:r w:rsidRPr="08388028" w:rsidR="21E778B0">
              <w:rPr>
                <w:rFonts w:ascii="Aptos Narrow" w:hAnsi="Aptos Narrow"/>
                <w:color w:val="000000" w:themeColor="text1"/>
                <w:sz w:val="22"/>
                <w:szCs w:val="22"/>
              </w:rPr>
              <w:t>.</w:t>
            </w:r>
          </w:p>
          <w:p w:rsidR="001050DB" w:rsidRDefault="001050DB" w14:paraId="0BC74B1C" w14:textId="71A59370">
            <w:pPr>
              <w:rPr>
                <w:rFonts w:ascii="Aptos Narrow" w:hAnsi="Aptos Narrow"/>
                <w:color w:val="000000"/>
                <w:sz w:val="22"/>
                <w:szCs w:val="22"/>
              </w:rPr>
            </w:pPr>
          </w:p>
        </w:tc>
        <w:tc>
          <w:tcPr>
            <w:tcW w:w="265" w:type="dxa"/>
            <w:noWrap/>
            <w:hideMark/>
          </w:tcPr>
          <w:p w:rsidR="00371290" w:rsidRDefault="00371290" w14:paraId="33BE23F6" w14:textId="77777777">
            <w:pPr>
              <w:rPr>
                <w:rFonts w:ascii="Aptos Narrow" w:hAnsi="Aptos Narrow"/>
                <w:color w:val="000000"/>
                <w:sz w:val="22"/>
                <w:szCs w:val="22"/>
              </w:rPr>
            </w:pPr>
            <w:r>
              <w:rPr>
                <w:rFonts w:ascii="Aptos Narrow" w:hAnsi="Aptos Narrow"/>
                <w:color w:val="000000"/>
                <w:sz w:val="22"/>
                <w:szCs w:val="22"/>
              </w:rPr>
              <w:t>Diagram showing query queue with HIGH/MEDIUM/LOW labels; bookstore checkout counter with priority lanes</w:t>
            </w:r>
          </w:p>
          <w:p w:rsidR="001B3321" w:rsidRDefault="001B3321" w14:paraId="7A7478AA" w14:textId="77777777">
            <w:pPr>
              <w:rPr>
                <w:rFonts w:ascii="Aptos Narrow" w:hAnsi="Aptos Narrow"/>
                <w:color w:val="000000"/>
                <w:sz w:val="22"/>
                <w:szCs w:val="22"/>
              </w:rPr>
            </w:pPr>
          </w:p>
          <w:p w:rsidR="001B3321" w:rsidRDefault="001B3321" w14:paraId="7CC917F3" w14:textId="77777777">
            <w:pPr>
              <w:rPr>
                <w:rFonts w:ascii="Aptos Narrow" w:hAnsi="Aptos Narrow"/>
                <w:color w:val="000000"/>
                <w:sz w:val="22"/>
                <w:szCs w:val="22"/>
              </w:rPr>
            </w:pPr>
          </w:p>
          <w:p w:rsidR="001B3321" w:rsidRDefault="001B3321" w14:paraId="6BC9648D" w14:textId="77777777">
            <w:pPr>
              <w:rPr>
                <w:rFonts w:ascii="Aptos Narrow" w:hAnsi="Aptos Narrow"/>
                <w:color w:val="000000"/>
                <w:sz w:val="22"/>
                <w:szCs w:val="22"/>
              </w:rPr>
            </w:pPr>
          </w:p>
          <w:p w:rsidR="001B3321" w:rsidRDefault="001B3321" w14:paraId="6FA53313" w14:textId="77777777">
            <w:pPr>
              <w:rPr>
                <w:rFonts w:ascii="Aptos Narrow" w:hAnsi="Aptos Narrow"/>
                <w:color w:val="000000"/>
                <w:sz w:val="22"/>
                <w:szCs w:val="22"/>
              </w:rPr>
            </w:pPr>
          </w:p>
          <w:p w:rsidR="001B3321" w:rsidRDefault="001B3321" w14:paraId="4D77E86D" w14:textId="77777777">
            <w:pPr>
              <w:rPr>
                <w:rFonts w:ascii="Aptos Narrow" w:hAnsi="Aptos Narrow"/>
                <w:color w:val="000000"/>
                <w:sz w:val="22"/>
                <w:szCs w:val="22"/>
              </w:rPr>
            </w:pPr>
          </w:p>
          <w:p w:rsidR="001B3321" w:rsidRDefault="001B3321" w14:paraId="3E7D2E90" w14:textId="77777777">
            <w:pPr>
              <w:rPr>
                <w:rFonts w:ascii="Aptos Narrow" w:hAnsi="Aptos Narrow"/>
                <w:color w:val="000000"/>
                <w:sz w:val="22"/>
                <w:szCs w:val="22"/>
              </w:rPr>
            </w:pPr>
          </w:p>
          <w:p w:rsidR="001B3321" w:rsidRDefault="001B3321" w14:paraId="5EC90D9E" w14:textId="77777777">
            <w:pPr>
              <w:rPr>
                <w:rFonts w:ascii="Aptos Narrow" w:hAnsi="Aptos Narrow"/>
                <w:color w:val="000000"/>
                <w:sz w:val="22"/>
                <w:szCs w:val="22"/>
              </w:rPr>
            </w:pPr>
          </w:p>
          <w:p w:rsidR="001B3321" w:rsidRDefault="001B3321" w14:paraId="71632F9F" w14:textId="77777777">
            <w:pPr>
              <w:rPr>
                <w:rFonts w:ascii="Aptos Narrow" w:hAnsi="Aptos Narrow"/>
                <w:color w:val="000000"/>
                <w:sz w:val="22"/>
                <w:szCs w:val="22"/>
              </w:rPr>
            </w:pPr>
          </w:p>
          <w:p w:rsidR="001B3321" w:rsidRDefault="001B3321" w14:paraId="6A2F5343" w14:textId="77777777">
            <w:pPr>
              <w:rPr>
                <w:rFonts w:ascii="Aptos Narrow" w:hAnsi="Aptos Narrow"/>
                <w:color w:val="000000"/>
                <w:sz w:val="22"/>
                <w:szCs w:val="22"/>
              </w:rPr>
            </w:pPr>
          </w:p>
          <w:p w:rsidR="001B3321" w:rsidRDefault="001B3321" w14:paraId="779918F5" w14:textId="5416FFD5">
            <w:pPr>
              <w:rPr>
                <w:rFonts w:ascii="Aptos Narrow" w:hAnsi="Aptos Narrow"/>
                <w:color w:val="000000"/>
                <w:sz w:val="22"/>
                <w:szCs w:val="22"/>
              </w:rPr>
            </w:pPr>
            <w:r>
              <w:rPr>
                <w:rFonts w:ascii="Aptos Narrow" w:hAnsi="Aptos Narrow"/>
                <w:color w:val="000000"/>
                <w:sz w:val="22"/>
                <w:szCs w:val="22"/>
              </w:rPr>
              <w:t>Split screen: LEFT - chaotic single queue with angry customers; RIGHT - organized multi-lane system with smooth flow</w:t>
            </w:r>
          </w:p>
        </w:tc>
      </w:tr>
      <w:tr w:rsidR="001B3321" w:rsidTr="08388028" w14:paraId="642A1CCC" w14:textId="77777777">
        <w:trPr>
          <w:trHeight w:val="290"/>
        </w:trPr>
        <w:tc>
          <w:tcPr>
            <w:tcW w:w="863" w:type="dxa"/>
            <w:noWrap/>
            <w:hideMark/>
          </w:tcPr>
          <w:p w:rsidR="00371290" w:rsidRDefault="00371290" w14:paraId="280E8ED5" w14:textId="77777777">
            <w:pPr>
              <w:rPr>
                <w:rFonts w:ascii="Aptos Narrow" w:hAnsi="Aptos Narrow"/>
                <w:color w:val="000000"/>
                <w:sz w:val="22"/>
                <w:szCs w:val="22"/>
              </w:rPr>
            </w:pPr>
            <w:r>
              <w:rPr>
                <w:rFonts w:ascii="Aptos Narrow" w:hAnsi="Aptos Narrow"/>
                <w:color w:val="000000"/>
                <w:sz w:val="22"/>
                <w:szCs w:val="22"/>
              </w:rPr>
              <w:t>Ways to Prioritize Queries</w:t>
            </w:r>
          </w:p>
        </w:tc>
        <w:tc>
          <w:tcPr>
            <w:tcW w:w="8222" w:type="dxa"/>
            <w:noWrap/>
            <w:hideMark/>
          </w:tcPr>
          <w:p w:rsidR="0027578A" w:rsidRDefault="00371290" w14:paraId="6CB54F7A" w14:textId="48AC53F9">
            <w:pPr>
              <w:rPr>
                <w:rFonts w:ascii="Aptos Narrow" w:hAnsi="Aptos Narrow"/>
                <w:color w:val="000000" w:themeColor="text1"/>
                <w:sz w:val="22"/>
                <w:szCs w:val="22"/>
              </w:rPr>
            </w:pPr>
            <w:r w:rsidRPr="01A98742">
              <w:rPr>
                <w:rFonts w:ascii="Aptos Narrow" w:hAnsi="Aptos Narrow"/>
                <w:color w:val="000000" w:themeColor="text1"/>
                <w:sz w:val="22"/>
                <w:szCs w:val="22"/>
              </w:rPr>
              <w:t xml:space="preserve">OpenSearch offers several </w:t>
            </w:r>
            <w:r w:rsidR="0027578A">
              <w:rPr>
                <w:rFonts w:ascii="Aptos Narrow" w:hAnsi="Aptos Narrow"/>
                <w:color w:val="000000" w:themeColor="text1"/>
                <w:sz w:val="22"/>
                <w:szCs w:val="22"/>
              </w:rPr>
              <w:t>ways to handle prioritization.</w:t>
            </w:r>
          </w:p>
          <w:p w:rsidR="0027578A" w:rsidRDefault="0027578A" w14:paraId="7D0B7A27" w14:textId="77777777">
            <w:pPr>
              <w:rPr>
                <w:rFonts w:ascii="Aptos Narrow" w:hAnsi="Aptos Narrow"/>
                <w:color w:val="000000" w:themeColor="text1"/>
                <w:sz w:val="22"/>
                <w:szCs w:val="22"/>
              </w:rPr>
            </w:pPr>
          </w:p>
          <w:p w:rsidR="00371290" w:rsidRDefault="00371290" w14:paraId="145894BE" w14:textId="53380943">
            <w:pPr>
              <w:rPr>
                <w:rFonts w:ascii="Aptos Narrow" w:hAnsi="Aptos Narrow"/>
                <w:color w:val="000000"/>
                <w:sz w:val="22"/>
                <w:szCs w:val="22"/>
              </w:rPr>
            </w:pPr>
            <w:r w:rsidRPr="01A98742">
              <w:rPr>
                <w:rFonts w:ascii="Aptos Narrow" w:hAnsi="Aptos Narrow"/>
                <w:color w:val="000000" w:themeColor="text1"/>
                <w:sz w:val="22"/>
                <w:szCs w:val="22"/>
              </w:rPr>
              <w:t>First</w:t>
            </w:r>
            <w:r w:rsidR="0027578A">
              <w:rPr>
                <w:rFonts w:ascii="Aptos Narrow" w:hAnsi="Aptos Narrow"/>
                <w:color w:val="000000" w:themeColor="text1"/>
                <w:sz w:val="22"/>
                <w:szCs w:val="22"/>
              </w:rPr>
              <w:t xml:space="preserve">, </w:t>
            </w:r>
            <w:r w:rsidRPr="08388028" w:rsidR="69E145F9">
              <w:rPr>
                <w:rFonts w:ascii="Aptos Narrow" w:hAnsi="Aptos Narrow"/>
                <w:b/>
                <w:bCs/>
                <w:color w:val="000000" w:themeColor="text1"/>
                <w:sz w:val="22"/>
                <w:szCs w:val="22"/>
              </w:rPr>
              <w:t>s</w:t>
            </w:r>
            <w:r w:rsidRPr="08388028" w:rsidR="394589BC">
              <w:rPr>
                <w:rFonts w:ascii="Aptos Narrow" w:hAnsi="Aptos Narrow"/>
                <w:b/>
                <w:bCs/>
                <w:color w:val="000000" w:themeColor="text1"/>
                <w:sz w:val="22"/>
                <w:szCs w:val="22"/>
              </w:rPr>
              <w:t>earch</w:t>
            </w:r>
            <w:r w:rsidRPr="08388028">
              <w:rPr>
                <w:rFonts w:ascii="Aptos Narrow" w:hAnsi="Aptos Narrow"/>
                <w:b/>
                <w:color w:val="000000" w:themeColor="text1"/>
                <w:sz w:val="22"/>
                <w:szCs w:val="22"/>
              </w:rPr>
              <w:t xml:space="preserve"> backpressure</w:t>
            </w:r>
            <w:r w:rsidRPr="01A98742">
              <w:rPr>
                <w:rFonts w:ascii="Aptos Narrow" w:hAnsi="Aptos Narrow"/>
                <w:color w:val="000000" w:themeColor="text1"/>
                <w:sz w:val="22"/>
                <w:szCs w:val="22"/>
              </w:rPr>
              <w:t xml:space="preserve"> settings</w:t>
            </w:r>
            <w:r w:rsidR="0027578A">
              <w:rPr>
                <w:rFonts w:ascii="Aptos Narrow" w:hAnsi="Aptos Narrow"/>
                <w:color w:val="000000" w:themeColor="text1"/>
                <w:sz w:val="22"/>
                <w:szCs w:val="22"/>
              </w:rPr>
              <w:t xml:space="preserve"> let you </w:t>
            </w:r>
            <w:r w:rsidRPr="01A98742">
              <w:rPr>
                <w:rFonts w:ascii="Aptos Narrow" w:hAnsi="Aptos Narrow"/>
                <w:color w:val="000000" w:themeColor="text1"/>
                <w:sz w:val="22"/>
                <w:szCs w:val="22"/>
              </w:rPr>
              <w:t xml:space="preserve">configure rejection thresholds so low-priority queries get dropped first </w:t>
            </w:r>
            <w:r w:rsidR="006F1C82">
              <w:rPr>
                <w:rFonts w:ascii="Aptos Narrow" w:hAnsi="Aptos Narrow"/>
                <w:color w:val="000000" w:themeColor="text1"/>
                <w:sz w:val="22"/>
                <w:szCs w:val="22"/>
              </w:rPr>
              <w:t xml:space="preserve">when the system is </w:t>
            </w:r>
            <w:r w:rsidRPr="01A98742">
              <w:rPr>
                <w:rFonts w:ascii="Aptos Narrow" w:hAnsi="Aptos Narrow"/>
                <w:color w:val="000000" w:themeColor="text1"/>
                <w:sz w:val="22"/>
                <w:szCs w:val="22"/>
              </w:rPr>
              <w:t xml:space="preserve">under </w:t>
            </w:r>
            <w:r w:rsidR="006F1C82">
              <w:rPr>
                <w:rFonts w:ascii="Aptos Narrow" w:hAnsi="Aptos Narrow"/>
                <w:color w:val="000000" w:themeColor="text1"/>
                <w:sz w:val="22"/>
                <w:szCs w:val="22"/>
              </w:rPr>
              <w:t xml:space="preserve">heavy </w:t>
            </w:r>
            <w:r w:rsidRPr="01A98742">
              <w:rPr>
                <w:rFonts w:ascii="Aptos Narrow" w:hAnsi="Aptos Narrow"/>
                <w:color w:val="000000" w:themeColor="text1"/>
                <w:sz w:val="22"/>
                <w:szCs w:val="22"/>
              </w:rPr>
              <w:t xml:space="preserve">load. </w:t>
            </w:r>
          </w:p>
          <w:p w:rsidR="00371290" w:rsidRDefault="00371290" w14:paraId="5F33DE44" w14:textId="77777777">
            <w:pPr>
              <w:rPr>
                <w:rFonts w:ascii="Aptos Narrow" w:hAnsi="Aptos Narrow"/>
                <w:color w:val="000000"/>
                <w:sz w:val="22"/>
                <w:szCs w:val="22"/>
              </w:rPr>
            </w:pPr>
          </w:p>
          <w:p w:rsidR="00B1119C" w:rsidRDefault="774F39BF" w14:paraId="385C357B" w14:textId="0CAA9BD9">
            <w:pPr>
              <w:rPr>
                <w:rFonts w:ascii="Aptos Narrow" w:hAnsi="Aptos Narrow"/>
                <w:color w:val="000000"/>
                <w:sz w:val="22"/>
                <w:szCs w:val="22"/>
              </w:rPr>
            </w:pPr>
            <w:r w:rsidRPr="08388028">
              <w:rPr>
                <w:rFonts w:ascii="Aptos Narrow" w:hAnsi="Aptos Narrow"/>
                <w:color w:val="000000" w:themeColor="text1"/>
                <w:sz w:val="22"/>
                <w:szCs w:val="22"/>
              </w:rPr>
              <w:t>Second is</w:t>
            </w:r>
            <w:r w:rsidRPr="08388028" w:rsidDel="006F1C82" w:rsidR="00371290">
              <w:rPr>
                <w:rFonts w:ascii="Aptos Narrow" w:hAnsi="Aptos Narrow"/>
                <w:color w:val="000000" w:themeColor="text1"/>
                <w:sz w:val="22"/>
                <w:szCs w:val="22"/>
              </w:rPr>
              <w:t xml:space="preserve"> </w:t>
            </w:r>
            <w:r w:rsidRPr="08388028" w:rsidR="0076657E">
              <w:rPr>
                <w:rFonts w:ascii="Aptos Narrow" w:hAnsi="Aptos Narrow"/>
                <w:b/>
                <w:color w:val="000000" w:themeColor="text1"/>
                <w:sz w:val="22"/>
                <w:szCs w:val="22"/>
              </w:rPr>
              <w:t>t</w:t>
            </w:r>
            <w:r w:rsidRPr="08388028" w:rsidR="00371290">
              <w:rPr>
                <w:rFonts w:ascii="Aptos Narrow" w:hAnsi="Aptos Narrow"/>
                <w:b/>
                <w:color w:val="000000" w:themeColor="text1"/>
                <w:sz w:val="22"/>
                <w:szCs w:val="22"/>
              </w:rPr>
              <w:t>hread pool configuration</w:t>
            </w:r>
            <w:r w:rsidRPr="01A98742" w:rsidR="508E0564">
              <w:rPr>
                <w:rFonts w:ascii="Aptos Narrow" w:hAnsi="Aptos Narrow"/>
                <w:color w:val="000000" w:themeColor="text1"/>
                <w:sz w:val="22"/>
                <w:szCs w:val="22"/>
              </w:rPr>
              <w:t xml:space="preserve">. </w:t>
            </w:r>
            <w:r w:rsidR="00323BA8">
              <w:rPr>
                <w:rFonts w:ascii="Aptos Narrow" w:hAnsi="Aptos Narrow"/>
                <w:color w:val="000000" w:themeColor="text1"/>
                <w:sz w:val="22"/>
                <w:szCs w:val="22"/>
              </w:rPr>
              <w:t xml:space="preserve">Thread pools are OpenSearch’s workforce. </w:t>
            </w:r>
            <w:r w:rsidRPr="01A98742" w:rsidR="508E0564">
              <w:rPr>
                <w:rFonts w:ascii="Aptos Narrow" w:hAnsi="Aptos Narrow"/>
                <w:color w:val="000000" w:themeColor="text1"/>
                <w:sz w:val="22"/>
                <w:szCs w:val="22"/>
              </w:rPr>
              <w:t>This configuration allows you to</w:t>
            </w:r>
            <w:r w:rsidRPr="624FEADC" w:rsidR="00371290">
              <w:rPr>
                <w:rFonts w:ascii="Aptos Narrow" w:hAnsi="Aptos Narrow"/>
                <w:color w:val="000000" w:themeColor="text1"/>
                <w:sz w:val="22"/>
                <w:szCs w:val="22"/>
              </w:rPr>
              <w:t xml:space="preserve"> allocate dedicated thread pools for different query types. </w:t>
            </w:r>
            <w:r w:rsidRPr="08388028" w:rsidR="145E9C9E">
              <w:rPr>
                <w:rFonts w:ascii="Aptos Narrow" w:hAnsi="Aptos Narrow"/>
                <w:color w:val="000000" w:themeColor="text1"/>
                <w:sz w:val="22"/>
                <w:szCs w:val="22"/>
              </w:rPr>
              <w:t>Think</w:t>
            </w:r>
            <w:commentRangeStart w:id="508"/>
            <w:r w:rsidRPr="624FEADC" w:rsidR="00954EE3">
              <w:rPr>
                <w:rFonts w:ascii="Aptos Narrow" w:hAnsi="Aptos Narrow"/>
                <w:color w:val="000000" w:themeColor="text1"/>
                <w:sz w:val="22"/>
                <w:szCs w:val="22"/>
              </w:rPr>
              <w:t xml:space="preserve"> of them as dedicated staff stations in our bookstore</w:t>
            </w:r>
            <w:r w:rsidR="00734C86">
              <w:rPr>
                <w:rFonts w:ascii="Aptos Narrow" w:hAnsi="Aptos Narrow"/>
                <w:color w:val="000000" w:themeColor="text1"/>
                <w:sz w:val="22"/>
                <w:szCs w:val="22"/>
              </w:rPr>
              <w:t>, each with a different specialty</w:t>
            </w:r>
            <w:r w:rsidRPr="07FEB9C9" w:rsidR="00954EE3">
              <w:rPr>
                <w:rFonts w:ascii="Aptos Narrow" w:hAnsi="Aptos Narrow"/>
                <w:color w:val="000000" w:themeColor="text1"/>
                <w:sz w:val="22"/>
                <w:szCs w:val="22"/>
              </w:rPr>
              <w:t>.</w:t>
            </w:r>
            <w:r w:rsidRPr="624FEADC" w:rsidR="00954EE3">
              <w:rPr>
                <w:rFonts w:ascii="Aptos Narrow" w:hAnsi="Aptos Narrow"/>
                <w:color w:val="000000" w:themeColor="text1"/>
                <w:sz w:val="22"/>
                <w:szCs w:val="22"/>
              </w:rPr>
              <w:t xml:space="preserve"> </w:t>
            </w:r>
            <w:r w:rsidRPr="3ABAC147" w:rsidR="0675B301">
              <w:rPr>
                <w:rFonts w:ascii="Aptos Narrow" w:hAnsi="Aptos Narrow" w:eastAsia="Aptos Narrow" w:cs="Aptos Narrow"/>
                <w:sz w:val="22"/>
                <w:szCs w:val="22"/>
              </w:rPr>
              <w:t xml:space="preserve"> </w:t>
            </w:r>
            <w:r w:rsidRPr="3ABAC147" w:rsidR="00954EE3">
              <w:rPr>
                <w:rFonts w:ascii="Aptos Narrow" w:hAnsi="Aptos Narrow" w:eastAsia="Aptos Narrow" w:cs="Aptos Narrow"/>
                <w:sz w:val="22"/>
                <w:szCs w:val="22"/>
              </w:rPr>
              <w:t xml:space="preserve">Each </w:t>
            </w:r>
            <w:r w:rsidR="00941D66">
              <w:rPr>
                <w:rFonts w:ascii="Aptos Narrow" w:hAnsi="Aptos Narrow" w:eastAsia="Aptos Narrow" w:cs="Aptos Narrow"/>
                <w:sz w:val="22"/>
                <w:szCs w:val="22"/>
              </w:rPr>
              <w:t xml:space="preserve">thread </w:t>
            </w:r>
            <w:r w:rsidRPr="3ABAC147" w:rsidR="00954EE3">
              <w:rPr>
                <w:rFonts w:ascii="Aptos Narrow" w:hAnsi="Aptos Narrow" w:eastAsia="Aptos Narrow" w:cs="Aptos Narrow"/>
                <w:sz w:val="22"/>
                <w:szCs w:val="22"/>
              </w:rPr>
              <w:t>pool handles specific</w:t>
            </w:r>
            <w:r w:rsidRPr="3ABAC147" w:rsidR="003923D7">
              <w:rPr>
                <w:rFonts w:ascii="Aptos Narrow" w:hAnsi="Aptos Narrow" w:eastAsia="Aptos Narrow" w:cs="Aptos Narrow"/>
                <w:sz w:val="22"/>
                <w:szCs w:val="22"/>
              </w:rPr>
              <w:t xml:space="preserve"> </w:t>
            </w:r>
            <w:r w:rsidRPr="3ABAC147" w:rsidR="00954EE3">
              <w:rPr>
                <w:rFonts w:ascii="Aptos Narrow" w:hAnsi="Aptos Narrow" w:eastAsia="Aptos Narrow" w:cs="Aptos Narrow"/>
                <w:sz w:val="22"/>
                <w:szCs w:val="22"/>
              </w:rPr>
              <w:t>operations:</w:t>
            </w:r>
            <w:r w:rsidRPr="3ABAC147" w:rsidR="0675B301">
              <w:rPr>
                <w:rFonts w:ascii="Aptos Narrow" w:hAnsi="Aptos Narrow" w:eastAsia="Aptos Narrow" w:cs="Aptos Narrow"/>
                <w:sz w:val="22"/>
                <w:szCs w:val="22"/>
              </w:rPr>
              <w:t xml:space="preserve"> most relevant</w:t>
            </w:r>
            <w:r w:rsidR="006E2D96">
              <w:rPr>
                <w:rFonts w:ascii="Aptos Narrow" w:hAnsi="Aptos Narrow" w:eastAsia="Aptos Narrow" w:cs="Aptos Narrow"/>
                <w:sz w:val="22"/>
                <w:szCs w:val="22"/>
              </w:rPr>
              <w:t xml:space="preserve"> are the</w:t>
            </w:r>
            <w:r w:rsidRPr="3ABAC147" w:rsidR="0675B301">
              <w:rPr>
                <w:rFonts w:ascii="Aptos Narrow" w:hAnsi="Aptos Narrow" w:eastAsia="Aptos Narrow" w:cs="Aptos Narrow"/>
                <w:sz w:val="22"/>
                <w:szCs w:val="22"/>
              </w:rPr>
              <w:t xml:space="preserve"> </w:t>
            </w:r>
            <w:r w:rsidRPr="3ABAC147" w:rsidR="00954EE3">
              <w:rPr>
                <w:rFonts w:ascii="Aptos Narrow" w:hAnsi="Aptos Narrow" w:eastAsia="Aptos Narrow" w:cs="Aptos Narrow"/>
                <w:sz w:val="22"/>
                <w:szCs w:val="22"/>
              </w:rPr>
              <w:t>search</w:t>
            </w:r>
            <w:r w:rsidRPr="3ABAC147" w:rsidR="0675B301">
              <w:rPr>
                <w:rFonts w:ascii="Aptos Narrow" w:hAnsi="Aptos Narrow" w:eastAsia="Aptos Narrow" w:cs="Aptos Narrow"/>
                <w:sz w:val="22"/>
                <w:szCs w:val="22"/>
              </w:rPr>
              <w:t xml:space="preserve"> and </w:t>
            </w:r>
            <w:r w:rsidRPr="3ABAC147" w:rsidR="00954EE3">
              <w:rPr>
                <w:rFonts w:ascii="Aptos Narrow" w:hAnsi="Aptos Narrow" w:eastAsia="Aptos Narrow" w:cs="Aptos Narrow"/>
                <w:sz w:val="22"/>
                <w:szCs w:val="22"/>
              </w:rPr>
              <w:t>write</w:t>
            </w:r>
            <w:r w:rsidRPr="3ABAC147" w:rsidR="0675B301">
              <w:rPr>
                <w:rFonts w:ascii="Aptos Narrow" w:hAnsi="Aptos Narrow" w:eastAsia="Aptos Narrow" w:cs="Aptos Narrow"/>
                <w:sz w:val="22"/>
                <w:szCs w:val="22"/>
              </w:rPr>
              <w:t xml:space="preserve"> </w:t>
            </w:r>
            <w:r w:rsidR="006E2D96">
              <w:rPr>
                <w:rFonts w:ascii="Aptos Narrow" w:hAnsi="Aptos Narrow" w:eastAsia="Aptos Narrow" w:cs="Aptos Narrow"/>
                <w:sz w:val="22"/>
                <w:szCs w:val="22"/>
              </w:rPr>
              <w:t>pools</w:t>
            </w:r>
            <w:r w:rsidRPr="7A9762E9" w:rsidR="004D2B59">
              <w:rPr>
                <w:rFonts w:ascii="Aptos Narrow" w:hAnsi="Aptos Narrow" w:eastAsia="Aptos Narrow" w:cs="Aptos Narrow"/>
                <w:sz w:val="22"/>
                <w:szCs w:val="22"/>
              </w:rPr>
              <w:t>.</w:t>
            </w:r>
            <w:r w:rsidRPr="7A9762E9" w:rsidR="0675B301">
              <w:rPr>
                <w:rFonts w:ascii="Aptos Narrow" w:hAnsi="Aptos Narrow" w:eastAsia="Aptos Narrow" w:cs="Aptos Narrow"/>
                <w:sz w:val="22"/>
                <w:szCs w:val="22"/>
              </w:rPr>
              <w:t xml:space="preserve"> </w:t>
            </w:r>
            <w:del w:author="Yancey, Michelle" w:date="2026-03-05T21:29:00Z" w16du:dateUtc="2026-03-06T02:29:00Z" w:id="509">
              <w:commentRangeEnd w:id="508"/>
              <w:r w:rsidRPr="624FEADC" w:rsidDel="00C8333C" w:rsidR="001B3321">
                <w:rPr>
                  <w:rStyle w:val="CommentReference"/>
                  <w:rFonts w:ascii="Aptos Narrow" w:hAnsi="Aptos Narrow"/>
                  <w:color w:val="000000" w:themeColor="text1"/>
                  <w:sz w:val="22"/>
                  <w:szCs w:val="22"/>
                </w:rPr>
                <w:commentReference w:id="508"/>
              </w:r>
            </w:del>
            <w:r w:rsidRPr="624FEADC" w:rsidR="00B1119C">
              <w:rPr>
                <w:rFonts w:ascii="Aptos Narrow" w:hAnsi="Aptos Narrow"/>
                <w:color w:val="000000" w:themeColor="text1"/>
                <w:sz w:val="22"/>
                <w:szCs w:val="22"/>
              </w:rPr>
              <w:t>They also have</w:t>
            </w:r>
            <w:r w:rsidRPr="624FEADC" w:rsidR="004F084D">
              <w:rPr>
                <w:rFonts w:ascii="Aptos Narrow" w:hAnsi="Aptos Narrow"/>
                <w:color w:val="000000" w:themeColor="text1"/>
                <w:sz w:val="22"/>
                <w:szCs w:val="22"/>
              </w:rPr>
              <w:t xml:space="preserve"> configurable amounts of</w:t>
            </w:r>
            <w:r w:rsidRPr="624FEADC" w:rsidR="00B1119C">
              <w:rPr>
                <w:rFonts w:ascii="Aptos Narrow" w:hAnsi="Aptos Narrow"/>
                <w:color w:val="000000" w:themeColor="text1"/>
                <w:sz w:val="22"/>
                <w:szCs w:val="22"/>
              </w:rPr>
              <w:t xml:space="preserve"> resources allocated to them: this is like </w:t>
            </w:r>
            <w:r w:rsidRPr="624FEADC" w:rsidR="004F084D">
              <w:rPr>
                <w:rFonts w:ascii="Aptos Narrow" w:hAnsi="Aptos Narrow"/>
                <w:color w:val="000000" w:themeColor="text1"/>
                <w:sz w:val="22"/>
                <w:szCs w:val="22"/>
              </w:rPr>
              <w:t>be</w:t>
            </w:r>
            <w:r w:rsidRPr="624FEADC" w:rsidR="00DD3A65">
              <w:rPr>
                <w:rFonts w:ascii="Aptos Narrow" w:hAnsi="Aptos Narrow"/>
                <w:color w:val="000000" w:themeColor="text1"/>
                <w:sz w:val="22"/>
                <w:szCs w:val="22"/>
              </w:rPr>
              <w:t>i</w:t>
            </w:r>
            <w:r w:rsidRPr="624FEADC" w:rsidR="004F084D">
              <w:rPr>
                <w:rFonts w:ascii="Aptos Narrow" w:hAnsi="Aptos Narrow"/>
                <w:color w:val="000000" w:themeColor="text1"/>
                <w:sz w:val="22"/>
                <w:szCs w:val="22"/>
              </w:rPr>
              <w:t xml:space="preserve">ng able to specify </w:t>
            </w:r>
            <w:r w:rsidRPr="624FEADC" w:rsidR="00B1119C">
              <w:rPr>
                <w:rFonts w:ascii="Aptos Narrow" w:hAnsi="Aptos Narrow"/>
                <w:color w:val="000000" w:themeColor="text1"/>
                <w:sz w:val="22"/>
                <w:szCs w:val="22"/>
              </w:rPr>
              <w:t>specialized stockroom staff with extra strength, or  search staff having lots of memory.</w:t>
            </w:r>
          </w:p>
          <w:p w:rsidR="00B1119C" w:rsidRDefault="00B1119C" w14:paraId="786FAE74" w14:textId="77777777">
            <w:pPr>
              <w:rPr>
                <w:rFonts w:ascii="Aptos Narrow" w:hAnsi="Aptos Narrow"/>
                <w:color w:val="000000"/>
                <w:sz w:val="22"/>
                <w:szCs w:val="22"/>
              </w:rPr>
            </w:pPr>
          </w:p>
          <w:p w:rsidR="00954EE3" w:rsidRDefault="00B1119C" w14:paraId="466CF1B0" w14:textId="524EA8F7">
            <w:pPr>
              <w:rPr>
                <w:rFonts w:ascii="Aptos Narrow" w:hAnsi="Aptos Narrow"/>
                <w:color w:val="000000"/>
                <w:sz w:val="22"/>
                <w:szCs w:val="22"/>
              </w:rPr>
            </w:pPr>
            <w:r w:rsidRPr="624FEADC">
              <w:rPr>
                <w:rFonts w:ascii="Aptos Narrow" w:hAnsi="Aptos Narrow"/>
                <w:color w:val="000000" w:themeColor="text1"/>
                <w:sz w:val="22"/>
                <w:szCs w:val="22"/>
              </w:rPr>
              <w:t>One way to make use of t</w:t>
            </w:r>
            <w:r w:rsidRPr="624FEADC" w:rsidR="005478B1">
              <w:rPr>
                <w:rFonts w:ascii="Aptos Narrow" w:hAnsi="Aptos Narrow"/>
                <w:color w:val="000000" w:themeColor="text1"/>
                <w:sz w:val="22"/>
                <w:szCs w:val="22"/>
              </w:rPr>
              <w:t>hread pool configuration</w:t>
            </w:r>
            <w:r w:rsidRPr="624FEADC">
              <w:rPr>
                <w:rFonts w:ascii="Aptos Narrow" w:hAnsi="Aptos Narrow"/>
                <w:color w:val="000000" w:themeColor="text1"/>
                <w:sz w:val="22"/>
                <w:szCs w:val="22"/>
              </w:rPr>
              <w:t xml:space="preserve"> is to c</w:t>
            </w:r>
            <w:r w:rsidRPr="624FEADC" w:rsidR="00954EE3">
              <w:rPr>
                <w:rFonts w:ascii="Aptos Narrow" w:hAnsi="Aptos Narrow"/>
                <w:color w:val="000000" w:themeColor="text1"/>
                <w:sz w:val="22"/>
                <w:szCs w:val="22"/>
              </w:rPr>
              <w:t>reate separate ind</w:t>
            </w:r>
            <w:r w:rsidRPr="624FEADC" w:rsidR="0076657E">
              <w:rPr>
                <w:rFonts w:ascii="Aptos Narrow" w:hAnsi="Aptos Narrow"/>
                <w:color w:val="000000" w:themeColor="text1"/>
                <w:sz w:val="22"/>
                <w:szCs w:val="22"/>
              </w:rPr>
              <w:t>exe</w:t>
            </w:r>
            <w:r w:rsidRPr="624FEADC" w:rsidR="00954EE3">
              <w:rPr>
                <w:rFonts w:ascii="Aptos Narrow" w:hAnsi="Aptos Narrow"/>
                <w:color w:val="000000" w:themeColor="text1"/>
                <w:sz w:val="22"/>
                <w:szCs w:val="22"/>
              </w:rPr>
              <w:t>s for different priority levels, then route high-priority queries</w:t>
            </w:r>
            <w:r w:rsidRPr="624FEADC" w:rsidR="0076657E">
              <w:rPr>
                <w:rFonts w:ascii="Aptos Narrow" w:hAnsi="Aptos Narrow"/>
                <w:color w:val="000000" w:themeColor="text1"/>
                <w:sz w:val="22"/>
                <w:szCs w:val="22"/>
              </w:rPr>
              <w:t>, like checkout and inventory,</w:t>
            </w:r>
            <w:r w:rsidRPr="624FEADC" w:rsidR="00954EE3">
              <w:rPr>
                <w:rFonts w:ascii="Aptos Narrow" w:hAnsi="Aptos Narrow"/>
                <w:color w:val="000000" w:themeColor="text1"/>
                <w:sz w:val="22"/>
                <w:szCs w:val="22"/>
              </w:rPr>
              <w:t xml:space="preserve"> to nodes with larger thread pools. This physical separation guarantees resources for critical operations</w:t>
            </w:r>
            <w:r w:rsidRPr="624FEADC" w:rsidR="0076657E">
              <w:rPr>
                <w:rFonts w:ascii="Aptos Narrow" w:hAnsi="Aptos Narrow"/>
                <w:color w:val="000000" w:themeColor="text1"/>
                <w:sz w:val="22"/>
                <w:szCs w:val="22"/>
              </w:rPr>
              <w:t>, even in periods of high system stress</w:t>
            </w:r>
            <w:r w:rsidRPr="624FEADC" w:rsidR="00954EE3">
              <w:rPr>
                <w:rFonts w:ascii="Aptos Narrow" w:hAnsi="Aptos Narrow"/>
                <w:color w:val="000000" w:themeColor="text1"/>
                <w:sz w:val="22"/>
                <w:szCs w:val="22"/>
              </w:rPr>
              <w:t>.</w:t>
            </w:r>
          </w:p>
          <w:p w:rsidR="00371290" w:rsidRDefault="00371290" w14:paraId="03841EB5" w14:textId="77777777">
            <w:pPr>
              <w:rPr>
                <w:rFonts w:ascii="Aptos Narrow" w:hAnsi="Aptos Narrow"/>
                <w:color w:val="000000"/>
                <w:sz w:val="22"/>
                <w:szCs w:val="22"/>
              </w:rPr>
            </w:pPr>
          </w:p>
          <w:p w:rsidR="00371290" w:rsidP="624FEADC" w:rsidRDefault="00753B73" w14:paraId="40146404" w14:textId="28B325DC">
            <w:pPr>
              <w:spacing w:before="240" w:after="240"/>
              <w:rPr>
                <w:rFonts w:ascii="Aptos Narrow" w:hAnsi="Aptos Narrow" w:eastAsia="Aptos Narrow" w:cs="Aptos Narrow"/>
                <w:sz w:val="22"/>
                <w:szCs w:val="22"/>
              </w:rPr>
            </w:pPr>
            <w:r w:rsidRPr="624FEADC">
              <w:rPr>
                <w:rFonts w:ascii="Aptos Narrow" w:hAnsi="Aptos Narrow"/>
                <w:color w:val="000000" w:themeColor="text1"/>
                <w:sz w:val="22"/>
                <w:szCs w:val="22"/>
              </w:rPr>
              <w:t xml:space="preserve">The next </w:t>
            </w:r>
            <w:r w:rsidRPr="624FEADC" w:rsidR="0076657E">
              <w:rPr>
                <w:rFonts w:ascii="Aptos Narrow" w:hAnsi="Aptos Narrow"/>
                <w:color w:val="000000" w:themeColor="text1"/>
                <w:sz w:val="22"/>
                <w:szCs w:val="22"/>
              </w:rPr>
              <w:t>technique for query optimization is</w:t>
            </w:r>
            <w:r w:rsidRPr="624FEADC" w:rsidR="00371290">
              <w:rPr>
                <w:rFonts w:ascii="Aptos Narrow" w:hAnsi="Aptos Narrow"/>
                <w:color w:val="000000" w:themeColor="text1"/>
                <w:sz w:val="22"/>
                <w:szCs w:val="22"/>
              </w:rPr>
              <w:t xml:space="preserve"> </w:t>
            </w:r>
            <w:r w:rsidRPr="08388028" w:rsidR="004F084D">
              <w:rPr>
                <w:rFonts w:ascii="Aptos Narrow" w:hAnsi="Aptos Narrow"/>
                <w:b/>
                <w:color w:val="000000" w:themeColor="text1"/>
                <w:sz w:val="22"/>
                <w:szCs w:val="22"/>
              </w:rPr>
              <w:t>s</w:t>
            </w:r>
            <w:r w:rsidRPr="08388028" w:rsidR="00371290">
              <w:rPr>
                <w:rFonts w:ascii="Aptos Narrow" w:hAnsi="Aptos Narrow"/>
                <w:b/>
                <w:color w:val="000000" w:themeColor="text1"/>
                <w:sz w:val="22"/>
                <w:szCs w:val="22"/>
              </w:rPr>
              <w:t>hard-level request caching</w:t>
            </w:r>
            <w:r w:rsidRPr="10DBC10D" w:rsidR="41095CB6">
              <w:rPr>
                <w:rFonts w:ascii="Aptos Narrow" w:hAnsi="Aptos Narrow"/>
                <w:color w:val="000000" w:themeColor="text1"/>
                <w:sz w:val="22"/>
                <w:szCs w:val="22"/>
              </w:rPr>
              <w:t>.</w:t>
            </w:r>
            <w:r w:rsidRPr="624FEADC" w:rsidR="169CE305">
              <w:rPr>
                <w:rFonts w:ascii="Aptos Narrow" w:hAnsi="Aptos Narrow" w:eastAsia="Aptos Narrow" w:cs="Aptos Narrow"/>
                <w:sz w:val="22"/>
                <w:szCs w:val="22"/>
              </w:rPr>
              <w:t xml:space="preserve"> OpenSearch lets you control which shards get to stay in the cache longer when the cache reaches its memory limit and starts evicting entries. By giving higher cache priority to shards that serve business-critical queries (for example, the current book prices or order-status shards), you ensure these stay cached even under heavy load, while lower-priority shards (such as product recommendation or “customers also bought” queries) are more likely to be evicted first. This delivers consistently faster responses for the most important operations, even when the cache is under pressure and the cluster is handling a high volume of requests.</w:t>
            </w:r>
          </w:p>
          <w:p w:rsidR="00371290" w:rsidRDefault="00371290" w14:paraId="27CB2F74" w14:textId="4F6BAD14">
            <w:pPr>
              <w:rPr>
                <w:rFonts w:ascii="Aptos Narrow" w:hAnsi="Aptos Narrow"/>
                <w:color w:val="000000"/>
                <w:sz w:val="22"/>
                <w:szCs w:val="22"/>
              </w:rPr>
            </w:pPr>
          </w:p>
          <w:p w:rsidR="288BA019" w:rsidP="0052118C" w:rsidRDefault="00371290" w14:paraId="22BC54CC" w14:textId="285F579E">
            <w:pPr>
              <w:rPr>
                <w:rFonts w:ascii="Aptos Narrow" w:hAnsi="Aptos Narrow" w:eastAsia="Aptos Narrow" w:cs="Aptos Narrow"/>
                <w:sz w:val="22"/>
                <w:szCs w:val="22"/>
              </w:rPr>
            </w:pPr>
            <w:r w:rsidRPr="624FEADC">
              <w:rPr>
                <w:rFonts w:ascii="Aptos Narrow" w:hAnsi="Aptos Narrow"/>
                <w:color w:val="000000" w:themeColor="text1"/>
                <w:sz w:val="22"/>
                <w:szCs w:val="22"/>
              </w:rPr>
              <w:t>Fourth</w:t>
            </w:r>
            <w:r w:rsidRPr="624FEADC" w:rsidR="36AAC5F5">
              <w:rPr>
                <w:rFonts w:ascii="Aptos Narrow" w:hAnsi="Aptos Narrow"/>
                <w:color w:val="000000" w:themeColor="text1"/>
                <w:sz w:val="22"/>
                <w:szCs w:val="22"/>
              </w:rPr>
              <w:t>,</w:t>
            </w:r>
            <w:r w:rsidRPr="624FEADC">
              <w:rPr>
                <w:rFonts w:ascii="Aptos Narrow" w:hAnsi="Aptos Narrow"/>
                <w:color w:val="000000" w:themeColor="text1"/>
                <w:sz w:val="22"/>
                <w:szCs w:val="22"/>
              </w:rPr>
              <w:t xml:space="preserve"> </w:t>
            </w:r>
            <w:r w:rsidRPr="08388028">
              <w:rPr>
                <w:rFonts w:ascii="Aptos Narrow" w:hAnsi="Aptos Narrow"/>
                <w:b/>
                <w:color w:val="000000" w:themeColor="text1"/>
                <w:sz w:val="22"/>
                <w:szCs w:val="22"/>
              </w:rPr>
              <w:t>Index-level prioritization</w:t>
            </w:r>
            <w:r w:rsidR="0052118C">
              <w:rPr>
                <w:rFonts w:ascii="Aptos Narrow" w:hAnsi="Aptos Narrow"/>
                <w:color w:val="000000" w:themeColor="text1"/>
                <w:sz w:val="22"/>
                <w:szCs w:val="22"/>
              </w:rPr>
              <w:t xml:space="preserve">.  </w:t>
            </w:r>
            <w:r w:rsidRPr="624FEADC" w:rsidR="288BA019">
              <w:rPr>
                <w:rFonts w:ascii="Aptos Narrow" w:hAnsi="Aptos Narrow" w:eastAsia="Aptos Narrow" w:cs="Aptos Narrow"/>
                <w:sz w:val="22"/>
                <w:szCs w:val="22"/>
              </w:rPr>
              <w:t>OpenSearch lets you set index priority, which is an integer, where higher is better, on individual indices. This controls recovery order after node restarts or failures. Critical indices like those for active orders</w:t>
            </w:r>
            <w:r w:rsidRPr="624FEADC" w:rsidR="7EBE43DC">
              <w:rPr>
                <w:rFonts w:ascii="Aptos Narrow" w:hAnsi="Aptos Narrow" w:eastAsia="Aptos Narrow" w:cs="Aptos Narrow"/>
                <w:sz w:val="22"/>
                <w:szCs w:val="22"/>
              </w:rPr>
              <w:t>,</w:t>
            </w:r>
            <w:r w:rsidRPr="624FEADC" w:rsidR="288BA019">
              <w:rPr>
                <w:rFonts w:ascii="Aptos Narrow" w:hAnsi="Aptos Narrow" w:eastAsia="Aptos Narrow" w:cs="Aptos Narrow"/>
                <w:sz w:val="22"/>
                <w:szCs w:val="22"/>
              </w:rPr>
              <w:t xml:space="preserve"> come back online faster, minimizing impact on live operations.</w:t>
            </w:r>
          </w:p>
          <w:p w:rsidR="0052118C" w:rsidP="08388028" w:rsidRDefault="0052118C" w14:paraId="1A04F540" w14:textId="77777777">
            <w:pPr>
              <w:rPr>
                <w:rFonts w:ascii="Aptos Narrow" w:hAnsi="Aptos Narrow" w:eastAsia="Aptos Narrow" w:cs="Aptos Narrow"/>
                <w:sz w:val="22"/>
                <w:szCs w:val="22"/>
              </w:rPr>
            </w:pPr>
          </w:p>
          <w:p w:rsidR="288BA019" w:rsidP="624FEADC" w:rsidRDefault="288BA019" w14:paraId="4DBD02E5" w14:textId="0DFD60BF">
            <w:pPr>
              <w:spacing w:before="240" w:after="240"/>
              <w:rPr>
                <w:rFonts w:ascii="Aptos Narrow" w:hAnsi="Aptos Narrow" w:eastAsia="Aptos Narrow" w:cs="Aptos Narrow"/>
                <w:sz w:val="22"/>
                <w:szCs w:val="22"/>
              </w:rPr>
            </w:pPr>
            <w:r w:rsidRPr="624FEADC">
              <w:rPr>
                <w:rFonts w:ascii="Aptos Narrow" w:hAnsi="Aptos Narrow" w:eastAsia="Aptos Narrow" w:cs="Aptos Narrow"/>
                <w:sz w:val="22"/>
                <w:szCs w:val="22"/>
              </w:rPr>
              <w:t xml:space="preserve">For runtime query prioritization during normal load, there’s no direct per-index query queue priority. Instead, </w:t>
            </w:r>
            <w:r w:rsidRPr="624FEADC" w:rsidR="76BE9D6B">
              <w:rPr>
                <w:rFonts w:ascii="Aptos Narrow" w:hAnsi="Aptos Narrow" w:eastAsia="Aptos Narrow" w:cs="Aptos Narrow"/>
                <w:sz w:val="22"/>
                <w:szCs w:val="22"/>
              </w:rPr>
              <w:t xml:space="preserve">you can </w:t>
            </w:r>
            <w:r w:rsidRPr="624FEADC">
              <w:rPr>
                <w:rFonts w:ascii="Aptos Narrow" w:hAnsi="Aptos Narrow" w:eastAsia="Aptos Narrow" w:cs="Aptos Narrow"/>
                <w:sz w:val="22"/>
                <w:szCs w:val="22"/>
              </w:rPr>
              <w:t>achieve it through deliberate index design</w:t>
            </w:r>
            <w:r w:rsidRPr="624FEADC" w:rsidR="7DD03B61">
              <w:rPr>
                <w:rFonts w:ascii="Aptos Narrow" w:hAnsi="Aptos Narrow" w:eastAsia="Aptos Narrow" w:cs="Aptos Narrow"/>
                <w:sz w:val="22"/>
                <w:szCs w:val="22"/>
              </w:rPr>
              <w:t xml:space="preserve">. </w:t>
            </w:r>
          </w:p>
          <w:p w:rsidR="288BA019" w:rsidP="624FEADC" w:rsidRDefault="288BA019" w14:paraId="373FF693" w14:textId="2AA4443B">
            <w:pPr>
              <w:pStyle w:val="ListParagraph"/>
              <w:numPr>
                <w:ilvl w:val="0"/>
                <w:numId w:val="49"/>
              </w:numPr>
              <w:rPr>
                <w:rFonts w:ascii="Aptos Narrow" w:hAnsi="Aptos Narrow" w:eastAsia="Aptos Narrow" w:cs="Aptos Narrow"/>
                <w:sz w:val="22"/>
                <w:szCs w:val="22"/>
              </w:rPr>
            </w:pPr>
            <w:r w:rsidRPr="624FEADC">
              <w:rPr>
                <w:rFonts w:ascii="Aptos Narrow" w:hAnsi="Aptos Narrow" w:eastAsia="Aptos Narrow" w:cs="Aptos Narrow"/>
                <w:sz w:val="22"/>
                <w:szCs w:val="22"/>
              </w:rPr>
              <w:t>Separate high-priority data (orders, prices) into dedicated indices.</w:t>
            </w:r>
          </w:p>
          <w:p w:rsidR="288BA019" w:rsidP="624FEADC" w:rsidRDefault="288BA019" w14:paraId="2C8AD9BF" w14:textId="3022BC9B">
            <w:pPr>
              <w:pStyle w:val="ListParagraph"/>
              <w:numPr>
                <w:ilvl w:val="0"/>
                <w:numId w:val="49"/>
              </w:numPr>
              <w:rPr>
                <w:rFonts w:ascii="Aptos Narrow" w:hAnsi="Aptos Narrow" w:eastAsia="Aptos Narrow" w:cs="Aptos Narrow"/>
                <w:sz w:val="22"/>
                <w:szCs w:val="22"/>
              </w:rPr>
            </w:pPr>
            <w:r w:rsidRPr="624FEADC">
              <w:rPr>
                <w:rFonts w:ascii="Aptos Narrow" w:hAnsi="Aptos Narrow" w:eastAsia="Aptos Narrow" w:cs="Aptos Narrow"/>
                <w:sz w:val="22"/>
                <w:szCs w:val="22"/>
              </w:rPr>
              <w:t>Route critical queries to those indices/nodes.</w:t>
            </w:r>
          </w:p>
          <w:p w:rsidR="288BA019" w:rsidP="624FEADC" w:rsidRDefault="288BA019" w14:paraId="00A5527B" w14:textId="117C57E0">
            <w:pPr>
              <w:pStyle w:val="ListParagraph"/>
              <w:numPr>
                <w:ilvl w:val="0"/>
                <w:numId w:val="49"/>
              </w:numPr>
              <w:rPr>
                <w:rFonts w:ascii="Aptos Narrow" w:hAnsi="Aptos Narrow" w:eastAsia="Aptos Narrow" w:cs="Aptos Narrow"/>
                <w:sz w:val="22"/>
                <w:szCs w:val="22"/>
              </w:rPr>
            </w:pPr>
            <w:r w:rsidRPr="624FEADC">
              <w:rPr>
                <w:rFonts w:ascii="Aptos Narrow" w:hAnsi="Aptos Narrow" w:eastAsia="Aptos Narrow" w:cs="Aptos Narrow"/>
                <w:sz w:val="22"/>
                <w:szCs w:val="22"/>
              </w:rPr>
              <w:t>Assign larger thread pools or more resources to nodes handling those indices.</w:t>
            </w:r>
          </w:p>
          <w:p w:rsidR="624FEADC" w:rsidP="624FEADC" w:rsidRDefault="624FEADC" w14:paraId="5B3B98D7" w14:textId="4004210D">
            <w:pPr>
              <w:rPr>
                <w:rFonts w:ascii="Aptos Narrow" w:hAnsi="Aptos Narrow" w:eastAsia="Aptos Narrow" w:cs="Aptos Narrow"/>
                <w:sz w:val="22"/>
                <w:szCs w:val="22"/>
              </w:rPr>
            </w:pPr>
          </w:p>
          <w:p w:rsidR="288BA019" w:rsidP="624FEADC" w:rsidRDefault="288BA019" w14:paraId="64AFC9A6" w14:textId="0955540C">
            <w:pPr>
              <w:rPr>
                <w:rFonts w:ascii="Aptos Narrow" w:hAnsi="Aptos Narrow" w:eastAsia="Aptos Narrow" w:cs="Aptos Narrow"/>
                <w:sz w:val="22"/>
                <w:szCs w:val="22"/>
              </w:rPr>
            </w:pPr>
            <w:r w:rsidRPr="624FEADC">
              <w:rPr>
                <w:rFonts w:ascii="Aptos Narrow" w:hAnsi="Aptos Narrow" w:eastAsia="Aptos Narrow" w:cs="Aptos Narrow"/>
                <w:sz w:val="22"/>
                <w:szCs w:val="22"/>
              </w:rPr>
              <w:t xml:space="preserve">This pattern </w:t>
            </w:r>
            <w:r w:rsidRPr="624FEADC" w:rsidR="420F8B23">
              <w:rPr>
                <w:rFonts w:ascii="Aptos Narrow" w:hAnsi="Aptos Narrow" w:eastAsia="Aptos Narrow" w:cs="Aptos Narrow"/>
                <w:sz w:val="22"/>
                <w:szCs w:val="22"/>
              </w:rPr>
              <w:t>helps</w:t>
            </w:r>
            <w:r w:rsidRPr="624FEADC">
              <w:rPr>
                <w:rFonts w:ascii="Aptos Narrow" w:hAnsi="Aptos Narrow" w:eastAsia="Aptos Narrow" w:cs="Aptos Narrow"/>
                <w:sz w:val="22"/>
                <w:szCs w:val="22"/>
              </w:rPr>
              <w:t xml:space="preserve"> isolat</w:t>
            </w:r>
            <w:r w:rsidRPr="624FEADC" w:rsidR="5C9BE182">
              <w:rPr>
                <w:rFonts w:ascii="Aptos Narrow" w:hAnsi="Aptos Narrow" w:eastAsia="Aptos Narrow" w:cs="Aptos Narrow"/>
                <w:sz w:val="22"/>
                <w:szCs w:val="22"/>
              </w:rPr>
              <w:t>e</w:t>
            </w:r>
            <w:r w:rsidRPr="624FEADC">
              <w:rPr>
                <w:rFonts w:ascii="Aptos Narrow" w:hAnsi="Aptos Narrow" w:eastAsia="Aptos Narrow" w:cs="Aptos Narrow"/>
                <w:sz w:val="22"/>
                <w:szCs w:val="22"/>
              </w:rPr>
              <w:t xml:space="preserve"> transactional indices from reviews or recommendations</w:t>
            </w:r>
            <w:r w:rsidRPr="624FEADC" w:rsidR="53935607">
              <w:rPr>
                <w:rFonts w:ascii="Aptos Narrow" w:hAnsi="Aptos Narrow" w:eastAsia="Aptos Narrow" w:cs="Aptos Narrow"/>
                <w:sz w:val="22"/>
                <w:szCs w:val="22"/>
              </w:rPr>
              <w:t xml:space="preserve">, </w:t>
            </w:r>
            <w:r w:rsidRPr="624FEADC">
              <w:rPr>
                <w:rFonts w:ascii="Aptos Narrow" w:hAnsi="Aptos Narrow" w:eastAsia="Aptos Narrow" w:cs="Aptos Narrow"/>
                <w:sz w:val="22"/>
                <w:szCs w:val="22"/>
              </w:rPr>
              <w:t>ensur</w:t>
            </w:r>
            <w:r w:rsidRPr="624FEADC" w:rsidR="25E507B7">
              <w:rPr>
                <w:rFonts w:ascii="Aptos Narrow" w:hAnsi="Aptos Narrow" w:eastAsia="Aptos Narrow" w:cs="Aptos Narrow"/>
                <w:sz w:val="22"/>
                <w:szCs w:val="22"/>
              </w:rPr>
              <w:t xml:space="preserve">ing </w:t>
            </w:r>
            <w:r w:rsidRPr="624FEADC">
              <w:rPr>
                <w:rFonts w:ascii="Aptos Narrow" w:hAnsi="Aptos Narrow" w:eastAsia="Aptos Narrow" w:cs="Aptos Narrow"/>
                <w:sz w:val="22"/>
                <w:szCs w:val="22"/>
              </w:rPr>
              <w:t xml:space="preserve"> business-critical queries get lower latency and fewer drops under heavy load.</w:t>
            </w:r>
          </w:p>
          <w:p w:rsidR="00371290" w:rsidP="6EA29C62" w:rsidRDefault="288BA019" w14:paraId="4378896A" w14:textId="05513C03">
            <w:pPr>
              <w:spacing w:before="240" w:after="240"/>
              <w:rPr>
                <w:rFonts w:ascii="Aptos Narrow" w:hAnsi="Aptos Narrow"/>
                <w:color w:val="000000"/>
                <w:sz w:val="22"/>
                <w:szCs w:val="22"/>
              </w:rPr>
            </w:pPr>
            <w:r w:rsidRPr="624FEADC">
              <w:rPr>
                <w:rFonts w:ascii="Aptos Narrow" w:hAnsi="Aptos Narrow" w:eastAsia="Aptos Narrow" w:cs="Aptos Narrow"/>
                <w:sz w:val="22"/>
                <w:szCs w:val="22"/>
              </w:rPr>
              <w:t>These four techniques</w:t>
            </w:r>
            <w:r w:rsidR="000617B7">
              <w:rPr>
                <w:rFonts w:ascii="Aptos Narrow" w:hAnsi="Aptos Narrow" w:eastAsia="Aptos Narrow" w:cs="Aptos Narrow"/>
                <w:sz w:val="22"/>
                <w:szCs w:val="22"/>
              </w:rPr>
              <w:t xml:space="preserve"> </w:t>
            </w:r>
            <w:r w:rsidRPr="624FEADC">
              <w:rPr>
                <w:rFonts w:ascii="Aptos Narrow" w:hAnsi="Aptos Narrow" w:eastAsia="Aptos Narrow" w:cs="Aptos Narrow"/>
                <w:sz w:val="22"/>
                <w:szCs w:val="22"/>
              </w:rPr>
              <w:t>form a solid multi-layer query prioritization system. Next, let’s look at practical implementation steps for your : sample configs, routing rules, and monitoring tips</w:t>
            </w:r>
            <w:r w:rsidRPr="10CE69F4" w:rsidR="636AAB4C">
              <w:rPr>
                <w:rFonts w:ascii="Aptos Narrow" w:hAnsi="Aptos Narrow" w:eastAsia="Aptos Narrow" w:cs="Aptos Narrow"/>
                <w:sz w:val="22"/>
                <w:szCs w:val="22"/>
              </w:rPr>
              <w:t xml:space="preserve"> for the</w:t>
            </w:r>
            <w:r w:rsidRPr="10CE69F4" w:rsidR="00B1119C">
              <w:rPr>
                <w:rFonts w:ascii="Aptos Narrow" w:hAnsi="Aptos Narrow" w:eastAsia="Aptos Narrow" w:cs="Aptos Narrow"/>
                <w:sz w:val="22"/>
                <w:szCs w:val="22"/>
              </w:rPr>
              <w:t xml:space="preserve"> bookstore OpenSearch cluster</w:t>
            </w:r>
            <w:r w:rsidRPr="6EA29C62" w:rsidR="00B1119C">
              <w:rPr>
                <w:rFonts w:ascii="Aptos Narrow" w:hAnsi="Aptos Narrow" w:eastAsia="Aptos Narrow" w:cs="Aptos Narrow"/>
                <w:sz w:val="22"/>
                <w:szCs w:val="22"/>
              </w:rPr>
              <w:t>.</w:t>
            </w:r>
            <w:r w:rsidRPr="6EA29C62" w:rsidR="00371290">
              <w:rPr>
                <w:rFonts w:ascii="Aptos Narrow" w:hAnsi="Aptos Narrow"/>
                <w:color w:val="000000" w:themeColor="text1"/>
                <w:sz w:val="22"/>
                <w:szCs w:val="22"/>
              </w:rPr>
              <w:t>"</w:t>
            </w:r>
          </w:p>
        </w:tc>
        <w:tc>
          <w:tcPr>
            <w:tcW w:w="265" w:type="dxa"/>
            <w:noWrap/>
            <w:hideMark/>
          </w:tcPr>
          <w:p w:rsidR="00371290" w:rsidRDefault="00371290" w14:paraId="0D848BBF" w14:textId="77777777">
            <w:pPr>
              <w:rPr>
                <w:rFonts w:ascii="Aptos Narrow" w:hAnsi="Aptos Narrow"/>
                <w:color w:val="000000" w:themeColor="text1"/>
                <w:sz w:val="22"/>
                <w:szCs w:val="22"/>
              </w:rPr>
            </w:pPr>
            <w:r w:rsidRPr="2E0C521B">
              <w:rPr>
                <w:rFonts w:ascii="Aptos Narrow" w:hAnsi="Aptos Narrow"/>
                <w:color w:val="000000" w:themeColor="text1"/>
                <w:sz w:val="22"/>
                <w:szCs w:val="22"/>
              </w:rPr>
              <w:t>F</w:t>
            </w:r>
            <w:commentRangeStart w:id="511"/>
            <w:r w:rsidRPr="2E0C521B">
              <w:rPr>
                <w:rFonts w:ascii="Aptos Narrow" w:hAnsi="Aptos Narrow"/>
                <w:color w:val="000000" w:themeColor="text1"/>
                <w:sz w:val="22"/>
                <w:szCs w:val="22"/>
              </w:rPr>
              <w:t>our-quadrant diagram showing each method with bookstore icons: shopping cart (high), book catalog (medium</w:t>
            </w:r>
            <w:commentRangeEnd w:id="511"/>
            <w:r w:rsidRPr="2E0C521B" w:rsidR="001B3321">
              <w:rPr>
                <w:rStyle w:val="CommentReference"/>
                <w:rFonts w:ascii="Aptos Narrow" w:hAnsi="Aptos Narrow"/>
                <w:color w:val="000000" w:themeColor="text1"/>
                <w:sz w:val="22"/>
                <w:szCs w:val="22"/>
              </w:rPr>
              <w:commentReference w:id="511"/>
            </w:r>
            <w:r w:rsidRPr="2E0C521B">
              <w:rPr>
                <w:rFonts w:ascii="Aptos Narrow" w:hAnsi="Aptos Narrow"/>
                <w:color w:val="000000" w:themeColor="text1"/>
                <w:sz w:val="22"/>
                <w:szCs w:val="22"/>
              </w:rPr>
              <w:t>), reviews (low), recommendations (lowest)</w:t>
            </w:r>
          </w:p>
          <w:p w:rsidR="00941D66" w:rsidRDefault="00941D66" w14:paraId="7792CA00" w14:textId="77777777">
            <w:pPr>
              <w:rPr>
                <w:rFonts w:ascii="Aptos Narrow" w:hAnsi="Aptos Narrow"/>
                <w:color w:val="000000" w:themeColor="text1"/>
                <w:sz w:val="22"/>
                <w:szCs w:val="22"/>
              </w:rPr>
            </w:pPr>
          </w:p>
          <w:p w:rsidR="00371290" w:rsidRDefault="00B3742B" w14:paraId="023C7390" w14:textId="294C27FB">
            <w:pPr>
              <w:rPr>
                <w:rFonts w:ascii="Aptos Narrow" w:hAnsi="Aptos Narrow"/>
                <w:color w:val="000000"/>
                <w:sz w:val="22"/>
                <w:szCs w:val="22"/>
              </w:rPr>
            </w:pPr>
            <w:r>
              <w:rPr>
                <w:rFonts w:ascii="Aptos Narrow" w:hAnsi="Aptos Narrow"/>
                <w:color w:val="000000"/>
                <w:sz w:val="22"/>
                <w:szCs w:val="22"/>
              </w:rPr>
              <w:t xml:space="preserve">Screencap: calling index API to create </w:t>
            </w:r>
            <w:r w:rsidR="005D009D">
              <w:rPr>
                <w:rFonts w:ascii="Aptos Narrow" w:hAnsi="Aptos Narrow"/>
                <w:color w:val="000000"/>
                <w:sz w:val="22"/>
                <w:szCs w:val="22"/>
              </w:rPr>
              <w:t xml:space="preserve">separate indexes for </w:t>
            </w:r>
            <w:r w:rsidR="00734DC0">
              <w:rPr>
                <w:rFonts w:ascii="Aptos Narrow" w:hAnsi="Aptos Narrow"/>
                <w:color w:val="000000"/>
                <w:sz w:val="22"/>
                <w:szCs w:val="22"/>
              </w:rPr>
              <w:t>priority level and the API call to route that traffic to larger nodes</w:t>
            </w:r>
          </w:p>
        </w:tc>
      </w:tr>
      <w:tr w:rsidR="001B3321" w:rsidTr="08388028" w14:paraId="29AB0BC5" w14:textId="77777777">
        <w:trPr>
          <w:trHeight w:val="290"/>
        </w:trPr>
        <w:tc>
          <w:tcPr>
            <w:tcW w:w="863" w:type="dxa"/>
            <w:noWrap/>
            <w:hideMark/>
          </w:tcPr>
          <w:p w:rsidR="00371290" w:rsidRDefault="00371290" w14:paraId="3E9FB4E0" w14:textId="77777777">
            <w:pPr>
              <w:rPr>
                <w:rFonts w:ascii="Aptos Narrow" w:hAnsi="Aptos Narrow"/>
                <w:color w:val="000000"/>
                <w:sz w:val="22"/>
                <w:szCs w:val="22"/>
              </w:rPr>
            </w:pPr>
            <w:r>
              <w:rPr>
                <w:rFonts w:ascii="Aptos Narrow" w:hAnsi="Aptos Narrow"/>
                <w:color w:val="000000"/>
                <w:sz w:val="22"/>
                <w:szCs w:val="22"/>
              </w:rPr>
              <w:t>Implementing Thread Pool Priorities</w:t>
            </w:r>
          </w:p>
        </w:tc>
        <w:tc>
          <w:tcPr>
            <w:tcW w:w="8222" w:type="dxa"/>
            <w:noWrap/>
            <w:hideMark/>
          </w:tcPr>
          <w:p w:rsidRPr="00C07D60" w:rsidR="00B1119C" w:rsidRDefault="00371290" w14:paraId="7B0054E9" w14:textId="56AEBF10">
            <w:pPr>
              <w:rPr>
                <w:rFonts w:asciiTheme="minorHAnsi" w:hAnsiTheme="minorHAnsi"/>
                <w:color w:val="000000"/>
                <w:sz w:val="22"/>
                <w:szCs w:val="22"/>
                <w:rPrChange w:author="Yancey, Michelle" w:date="2026-03-05T21:33:00Z" w16du:dateUtc="2026-03-06T02:33:00Z" w:id="513">
                  <w:rPr>
                    <w:rFonts w:ascii="Aptos Narrow" w:hAnsi="Aptos Narrow"/>
                    <w:color w:val="000000"/>
                    <w:sz w:val="22"/>
                    <w:szCs w:val="22"/>
                  </w:rPr>
                </w:rPrChange>
              </w:rPr>
            </w:pPr>
            <w:r w:rsidRPr="08388028">
              <w:rPr>
                <w:rFonts w:asciiTheme="minorHAnsi" w:hAnsiTheme="minorHAnsi"/>
                <w:color w:val="000000" w:themeColor="text1"/>
                <w:sz w:val="22"/>
                <w:szCs w:val="22"/>
              </w:rPr>
              <w:t xml:space="preserve">Let's look at </w:t>
            </w:r>
            <w:ins w:author="Yancey, Michelle" w:date="2026-03-05T21:31:00Z" w16du:dateUtc="2026-03-06T02:31:00Z" w:id="514">
              <w:r w:rsidRPr="08388028" w:rsidR="000617B7">
                <w:rPr>
                  <w:rFonts w:asciiTheme="minorHAnsi" w:hAnsiTheme="minorHAnsi"/>
                  <w:color w:val="000000" w:themeColor="text1"/>
                  <w:sz w:val="22"/>
                  <w:szCs w:val="22"/>
                </w:rPr>
                <w:t xml:space="preserve">a practical example of </w:t>
              </w:r>
            </w:ins>
            <w:r w:rsidRPr="08388028">
              <w:rPr>
                <w:rFonts w:asciiTheme="minorHAnsi" w:hAnsiTheme="minorHAnsi"/>
                <w:color w:val="000000" w:themeColor="text1"/>
                <w:sz w:val="22"/>
                <w:szCs w:val="22"/>
              </w:rPr>
              <w:t>thread pool configuration. In your opensearch.yml, you can define separate pools</w:t>
            </w:r>
            <w:r w:rsidRPr="08388028" w:rsidR="00B1119C">
              <w:rPr>
                <w:rFonts w:asciiTheme="minorHAnsi" w:hAnsiTheme="minorHAnsi"/>
                <w:color w:val="000000" w:themeColor="text1"/>
                <w:sz w:val="22"/>
                <w:szCs w:val="22"/>
              </w:rPr>
              <w:t xml:space="preserve"> by size and queue size</w:t>
            </w:r>
            <w:r w:rsidRPr="08388028">
              <w:rPr>
                <w:rFonts w:asciiTheme="minorHAnsi" w:hAnsiTheme="minorHAnsi"/>
                <w:color w:val="000000" w:themeColor="text1"/>
                <w:sz w:val="22"/>
                <w:szCs w:val="22"/>
              </w:rPr>
              <w:t xml:space="preserve">. </w:t>
            </w:r>
            <w:r w:rsidRPr="08388028" w:rsidR="00B15907">
              <w:rPr>
                <w:rFonts w:asciiTheme="minorHAnsi" w:hAnsiTheme="minorHAnsi"/>
                <w:color w:val="000000" w:themeColor="text1"/>
                <w:sz w:val="22"/>
                <w:szCs w:val="22"/>
              </w:rPr>
              <w:t>That being said, you can quickly run into limitations.</w:t>
            </w:r>
          </w:p>
          <w:p w:rsidRPr="00C07D60" w:rsidR="00B1119C" w:rsidRDefault="00B1119C" w14:paraId="1307F59B" w14:textId="77777777">
            <w:pPr>
              <w:rPr>
                <w:rFonts w:asciiTheme="minorHAnsi" w:hAnsiTheme="minorHAnsi"/>
                <w:color w:val="000000"/>
                <w:sz w:val="22"/>
                <w:szCs w:val="22"/>
                <w:rPrChange w:author="Yancey, Michelle" w:date="2026-03-05T21:33:00Z" w16du:dateUtc="2026-03-06T02:33:00Z" w:id="515">
                  <w:rPr>
                    <w:rFonts w:ascii="Aptos Narrow" w:hAnsi="Aptos Narrow"/>
                    <w:color w:val="000000"/>
                    <w:sz w:val="22"/>
                    <w:szCs w:val="22"/>
                  </w:rPr>
                </w:rPrChange>
              </w:rPr>
            </w:pPr>
          </w:p>
          <w:p w:rsidRPr="00C07D60" w:rsidR="00F424B4" w:rsidP="00365F62" w:rsidRDefault="00B15907" w14:paraId="50110DB7" w14:textId="77777777">
            <w:pPr>
              <w:rPr>
                <w:rFonts w:asciiTheme="minorHAnsi" w:hAnsiTheme="minorHAnsi"/>
                <w:sz w:val="22"/>
                <w:szCs w:val="22"/>
                <w:rPrChange w:author="Yancey, Michelle" w:date="2026-03-05T21:33:00Z" w16du:dateUtc="2026-03-06T02:33:00Z" w:id="516">
                  <w:rPr/>
                </w:rPrChange>
              </w:rPr>
            </w:pPr>
            <w:r w:rsidRPr="08388028">
              <w:rPr>
                <w:rFonts w:asciiTheme="minorHAnsi" w:hAnsiTheme="minorHAnsi"/>
                <w:sz w:val="22"/>
                <w:szCs w:val="22"/>
              </w:rPr>
              <w:t xml:space="preserve">For instance, </w:t>
            </w:r>
            <w:r w:rsidRPr="08388028" w:rsidR="00365F62">
              <w:rPr>
                <w:rFonts w:asciiTheme="minorHAnsi" w:hAnsiTheme="minorHAnsi"/>
                <w:sz w:val="22"/>
                <w:szCs w:val="22"/>
              </w:rPr>
              <w:t xml:space="preserve">OpenSearch has a built-in </w:t>
            </w:r>
            <w:r w:rsidRPr="08388028" w:rsidR="00365F62">
              <w:rPr>
                <w:rStyle w:val="HTMLCode"/>
                <w:rFonts w:asciiTheme="minorHAnsi" w:hAnsiTheme="minorHAnsi" w:eastAsiaTheme="majorEastAsia"/>
                <w:sz w:val="22"/>
                <w:szCs w:val="22"/>
              </w:rPr>
              <w:t>search</w:t>
            </w:r>
            <w:r w:rsidRPr="08388028" w:rsidR="00365F62">
              <w:rPr>
                <w:rFonts w:asciiTheme="minorHAnsi" w:hAnsiTheme="minorHAnsi"/>
                <w:sz w:val="22"/>
                <w:szCs w:val="22"/>
              </w:rPr>
              <w:t xml:space="preserve"> thread pool that handles all search requests. You can tune its size</w:t>
            </w:r>
            <w:r w:rsidRPr="08388028" w:rsidR="00F424B4">
              <w:rPr>
                <w:rFonts w:asciiTheme="minorHAnsi" w:hAnsiTheme="minorHAnsi"/>
                <w:sz w:val="22"/>
                <w:szCs w:val="22"/>
              </w:rPr>
              <w:t xml:space="preserve"> (the number of concurrent search threads)</w:t>
            </w:r>
            <w:r w:rsidRPr="08388028" w:rsidR="00365F62">
              <w:rPr>
                <w:rFonts w:asciiTheme="minorHAnsi" w:hAnsiTheme="minorHAnsi"/>
                <w:sz w:val="22"/>
                <w:szCs w:val="22"/>
              </w:rPr>
              <w:t xml:space="preserve"> and queue depth in </w:t>
            </w:r>
            <w:r w:rsidRPr="08388028" w:rsidR="00365F62">
              <w:rPr>
                <w:rStyle w:val="HTMLCode"/>
                <w:rFonts w:asciiTheme="minorHAnsi" w:hAnsiTheme="minorHAnsi" w:eastAsiaTheme="majorEastAsia"/>
                <w:sz w:val="22"/>
                <w:szCs w:val="22"/>
              </w:rPr>
              <w:t>opensearch.yml</w:t>
            </w:r>
            <w:r w:rsidRPr="08388028" w:rsidR="00F424B4">
              <w:rPr>
                <w:rFonts w:asciiTheme="minorHAnsi" w:hAnsiTheme="minorHAnsi"/>
                <w:sz w:val="22"/>
                <w:szCs w:val="22"/>
              </w:rPr>
              <w:t>.</w:t>
            </w:r>
          </w:p>
          <w:p w:rsidRPr="00C07D60" w:rsidR="00F424B4" w:rsidP="00365F62" w:rsidRDefault="00F424B4" w14:paraId="6B086593" w14:textId="77777777">
            <w:pPr>
              <w:rPr>
                <w:rFonts w:asciiTheme="minorHAnsi" w:hAnsiTheme="minorHAnsi"/>
                <w:sz w:val="22"/>
                <w:szCs w:val="22"/>
                <w:rPrChange w:author="Yancey, Michelle" w:date="2026-03-05T21:33:00Z" w16du:dateUtc="2026-03-06T02:33:00Z" w:id="517">
                  <w:rPr/>
                </w:rPrChange>
              </w:rPr>
            </w:pPr>
          </w:p>
          <w:p w:rsidRPr="00C07D60" w:rsidR="00684DD2" w:rsidP="00365F62" w:rsidRDefault="00F424B4" w14:paraId="1A3152D5" w14:textId="37312794">
            <w:pPr>
              <w:rPr>
                <w:rFonts w:asciiTheme="minorHAnsi" w:hAnsiTheme="minorHAnsi"/>
                <w:sz w:val="22"/>
                <w:szCs w:val="22"/>
                <w:rPrChange w:author="Yancey, Michelle" w:date="2026-03-05T21:33:00Z" w16du:dateUtc="2026-03-06T02:33:00Z" w:id="518">
                  <w:rPr/>
                </w:rPrChange>
              </w:rPr>
            </w:pPr>
            <w:r w:rsidRPr="08388028">
              <w:rPr>
                <w:rFonts w:asciiTheme="minorHAnsi" w:hAnsiTheme="minorHAnsi"/>
                <w:sz w:val="22"/>
                <w:szCs w:val="22"/>
              </w:rPr>
              <w:t>B</w:t>
            </w:r>
            <w:r w:rsidRPr="08388028" w:rsidR="00365F62">
              <w:rPr>
                <w:rFonts w:asciiTheme="minorHAnsi" w:hAnsiTheme="minorHAnsi"/>
                <w:sz w:val="22"/>
                <w:szCs w:val="22"/>
              </w:rPr>
              <w:t xml:space="preserve">ut you cannot create custom-named </w:t>
            </w:r>
            <w:r w:rsidRPr="08388028" w:rsidR="009E1602">
              <w:rPr>
                <w:rFonts w:asciiTheme="minorHAnsi" w:hAnsiTheme="minorHAnsi"/>
                <w:sz w:val="22"/>
                <w:szCs w:val="22"/>
              </w:rPr>
              <w:t xml:space="preserve">thread </w:t>
            </w:r>
            <w:r w:rsidRPr="08388028" w:rsidR="00365F62">
              <w:rPr>
                <w:rFonts w:asciiTheme="minorHAnsi" w:hAnsiTheme="minorHAnsi"/>
                <w:sz w:val="22"/>
                <w:szCs w:val="22"/>
              </w:rPr>
              <w:t>pools</w:t>
            </w:r>
            <w:r w:rsidRPr="08388028" w:rsidR="009E1602">
              <w:rPr>
                <w:rFonts w:asciiTheme="minorHAnsi" w:hAnsiTheme="minorHAnsi"/>
                <w:sz w:val="22"/>
                <w:szCs w:val="22"/>
              </w:rPr>
              <w:t>,</w:t>
            </w:r>
            <w:r w:rsidRPr="08388028" w:rsidR="00365F62">
              <w:rPr>
                <w:rFonts w:asciiTheme="minorHAnsi" w:hAnsiTheme="minorHAnsi"/>
                <w:sz w:val="22"/>
                <w:szCs w:val="22"/>
              </w:rPr>
              <w:t xml:space="preserve"> or route specific query types to </w:t>
            </w:r>
            <w:r w:rsidRPr="08388028" w:rsidR="009E1602">
              <w:rPr>
                <w:rFonts w:asciiTheme="minorHAnsi" w:hAnsiTheme="minorHAnsi"/>
                <w:sz w:val="22"/>
                <w:szCs w:val="22"/>
              </w:rPr>
              <w:t>thread pools</w:t>
            </w:r>
            <w:r w:rsidRPr="08388028" w:rsidR="00365F62">
              <w:rPr>
                <w:rFonts w:asciiTheme="minorHAnsi" w:hAnsiTheme="minorHAnsi"/>
                <w:sz w:val="22"/>
                <w:szCs w:val="22"/>
              </w:rPr>
              <w:t xml:space="preserve"> by name. </w:t>
            </w:r>
          </w:p>
          <w:p w:rsidRPr="00C07D60" w:rsidR="00684DD2" w:rsidP="00365F62" w:rsidRDefault="00684DD2" w14:paraId="14E6E453" w14:textId="77777777">
            <w:pPr>
              <w:rPr>
                <w:rFonts w:asciiTheme="minorHAnsi" w:hAnsiTheme="minorHAnsi"/>
                <w:sz w:val="22"/>
                <w:szCs w:val="22"/>
                <w:rPrChange w:author="Yancey, Michelle" w:date="2026-03-05T21:33:00Z" w16du:dateUtc="2026-03-06T02:33:00Z" w:id="519">
                  <w:rPr/>
                </w:rPrChange>
              </w:rPr>
            </w:pPr>
          </w:p>
          <w:p w:rsidRPr="00C07D60" w:rsidR="00365F62" w:rsidP="00365F62" w:rsidRDefault="00365F62" w14:paraId="0C019CA8" w14:textId="222C3480">
            <w:pPr>
              <w:rPr>
                <w:rFonts w:asciiTheme="minorHAnsi" w:hAnsiTheme="minorHAnsi"/>
                <w:sz w:val="22"/>
                <w:szCs w:val="22"/>
                <w:rPrChange w:author="Yancey, Michelle" w:date="2026-03-05T21:33:00Z" w16du:dateUtc="2026-03-06T02:33:00Z" w:id="520">
                  <w:rPr/>
                </w:rPrChange>
              </w:rPr>
            </w:pPr>
            <w:r w:rsidRPr="08388028">
              <w:rPr>
                <w:rFonts w:asciiTheme="minorHAnsi" w:hAnsiTheme="minorHAnsi"/>
                <w:sz w:val="22"/>
                <w:szCs w:val="22"/>
              </w:rPr>
              <w:t>What you CAN do is approximate priority separation by routing different indices to different nodes — your high-priority checkout and inventory indices go to nodes with larger thread pools, while browsing and recommendations go to standard nodes. This physical separation via index allocation filtering is how you achieve the 'power node' effect.</w:t>
            </w:r>
            <w:del w:author="Yancey, Michelle" w:date="2026-03-05T21:32:00Z" w16du:dateUtc="2026-03-06T02:32:00Z" w:id="521">
              <w:r w:rsidRPr="08388028" w:rsidDel="00A71C7B">
                <w:rPr>
                  <w:rFonts w:asciiTheme="minorHAnsi" w:hAnsiTheme="minorHAnsi"/>
                  <w:sz w:val="22"/>
                  <w:szCs w:val="22"/>
                </w:rPr>
                <w:delText>"</w:delText>
              </w:r>
            </w:del>
          </w:p>
          <w:p w:rsidRPr="00C07D60" w:rsidR="00365F62" w:rsidP="00365F62" w:rsidRDefault="00365F62" w14:paraId="0D2FE06F" w14:textId="77777777">
            <w:pPr>
              <w:rPr>
                <w:rFonts w:asciiTheme="minorHAnsi" w:hAnsiTheme="minorHAnsi"/>
                <w:color w:val="000000"/>
                <w:sz w:val="22"/>
                <w:szCs w:val="22"/>
                <w:rPrChange w:author="Yancey, Michelle" w:date="2026-03-05T21:33:00Z" w16du:dateUtc="2026-03-06T02:33:00Z" w:id="522">
                  <w:rPr>
                    <w:color w:val="000000"/>
                    <w:sz w:val="22"/>
                    <w:szCs w:val="22"/>
                  </w:rPr>
                </w:rPrChange>
              </w:rPr>
            </w:pPr>
          </w:p>
          <w:p w:rsidRPr="00C07D60" w:rsidR="00371290" w:rsidRDefault="00365F62" w14:paraId="3B3C63C3" w14:textId="40D38A25">
            <w:pPr>
              <w:rPr>
                <w:rFonts w:asciiTheme="minorHAnsi" w:hAnsiTheme="minorHAnsi"/>
                <w:sz w:val="22"/>
                <w:szCs w:val="22"/>
                <w:rPrChange w:author="Yancey, Michelle" w:date="2026-03-05T21:33:00Z" w16du:dateUtc="2026-03-06T02:33:00Z" w:id="523">
                  <w:rPr>
                    <w:rFonts w:ascii="Aptos Narrow" w:hAnsi="Aptos Narrow"/>
                    <w:color w:val="000000"/>
                    <w:sz w:val="22"/>
                    <w:szCs w:val="22"/>
                  </w:rPr>
                </w:rPrChange>
              </w:rPr>
            </w:pPr>
            <w:r w:rsidRPr="08388028">
              <w:rPr>
                <w:rFonts w:asciiTheme="minorHAnsi" w:hAnsiTheme="minorHAnsi"/>
                <w:sz w:val="22"/>
                <w:szCs w:val="22"/>
              </w:rPr>
              <w:t>The key insight here is that OpenSearch doesn't let you split the search thread pool by query type</w:t>
            </w:r>
            <w:r w:rsidRPr="08388028" w:rsidR="00367D9B">
              <w:rPr>
                <w:rFonts w:asciiTheme="minorHAnsi" w:hAnsiTheme="minorHAnsi"/>
                <w:sz w:val="22"/>
                <w:szCs w:val="22"/>
              </w:rPr>
              <w:t>,</w:t>
            </w:r>
            <w:r w:rsidRPr="08388028" w:rsidDel="00367D9B">
              <w:rPr>
                <w:rFonts w:asciiTheme="minorHAnsi" w:hAnsiTheme="minorHAnsi"/>
                <w:sz w:val="22"/>
                <w:szCs w:val="22"/>
              </w:rPr>
              <w:t xml:space="preserve"> </w:t>
            </w:r>
            <w:r w:rsidRPr="08388028">
              <w:rPr>
                <w:rFonts w:asciiTheme="minorHAnsi" w:hAnsiTheme="minorHAnsi"/>
                <w:sz w:val="22"/>
                <w:szCs w:val="22"/>
              </w:rPr>
              <w:t>but you can achieve the same result by physically separating your ind</w:t>
            </w:r>
            <w:r w:rsidRPr="08388028" w:rsidR="00367D9B">
              <w:rPr>
                <w:rFonts w:asciiTheme="minorHAnsi" w:hAnsiTheme="minorHAnsi"/>
                <w:sz w:val="22"/>
                <w:szCs w:val="22"/>
              </w:rPr>
              <w:t>exe</w:t>
            </w:r>
            <w:r w:rsidRPr="08388028">
              <w:rPr>
                <w:rFonts w:asciiTheme="minorHAnsi" w:hAnsiTheme="minorHAnsi"/>
                <w:sz w:val="22"/>
                <w:szCs w:val="22"/>
              </w:rPr>
              <w:t xml:space="preserve">s across nodes with different </w:t>
            </w:r>
            <w:r w:rsidRPr="08388028" w:rsidR="00BA22F8">
              <w:rPr>
                <w:rFonts w:asciiTheme="minorHAnsi" w:hAnsiTheme="minorHAnsi"/>
                <w:sz w:val="22"/>
                <w:szCs w:val="22"/>
              </w:rPr>
              <w:t xml:space="preserve">resource </w:t>
            </w:r>
            <w:r w:rsidRPr="08388028">
              <w:rPr>
                <w:rFonts w:asciiTheme="minorHAnsi" w:hAnsiTheme="minorHAnsi"/>
                <w:sz w:val="22"/>
                <w:szCs w:val="22"/>
              </w:rPr>
              <w:t>capacities. The checkout</w:t>
            </w:r>
            <w:r w:rsidRPr="08388028" w:rsidR="001015D4">
              <w:rPr>
                <w:rFonts w:asciiTheme="minorHAnsi" w:hAnsiTheme="minorHAnsi"/>
                <w:sz w:val="22"/>
                <w:szCs w:val="22"/>
              </w:rPr>
              <w:t xml:space="preserve"> and product search</w:t>
            </w:r>
            <w:r w:rsidRPr="08388028">
              <w:rPr>
                <w:rFonts w:asciiTheme="minorHAnsi" w:hAnsiTheme="minorHAnsi"/>
                <w:sz w:val="22"/>
                <w:szCs w:val="22"/>
              </w:rPr>
              <w:t xml:space="preserve"> index</w:t>
            </w:r>
            <w:r w:rsidRPr="08388028" w:rsidR="001015D4">
              <w:rPr>
                <w:rFonts w:asciiTheme="minorHAnsi" w:hAnsiTheme="minorHAnsi"/>
                <w:sz w:val="22"/>
                <w:szCs w:val="22"/>
              </w:rPr>
              <w:t>es</w:t>
            </w:r>
            <w:r w:rsidRPr="08388028">
              <w:rPr>
                <w:rFonts w:asciiTheme="minorHAnsi" w:hAnsiTheme="minorHAnsi"/>
                <w:sz w:val="22"/>
                <w:szCs w:val="22"/>
              </w:rPr>
              <w:t xml:space="preserve"> always goes to the power nodes. </w:t>
            </w:r>
            <w:r w:rsidRPr="08388028" w:rsidR="001015D4">
              <w:rPr>
                <w:rFonts w:asciiTheme="minorHAnsi" w:hAnsiTheme="minorHAnsi"/>
                <w:sz w:val="22"/>
                <w:szCs w:val="22"/>
              </w:rPr>
              <w:t>Recommendations and b</w:t>
            </w:r>
            <w:r w:rsidRPr="08388028">
              <w:rPr>
                <w:rFonts w:asciiTheme="minorHAnsi" w:hAnsiTheme="minorHAnsi"/>
                <w:sz w:val="22"/>
                <w:szCs w:val="22"/>
              </w:rPr>
              <w:t>rowsing goes to standard nodes. Now your critical operations are truly isolated</w:t>
            </w:r>
            <w:r w:rsidRPr="08388028" w:rsidR="00367D9B">
              <w:rPr>
                <w:rFonts w:asciiTheme="minorHAnsi" w:hAnsiTheme="minorHAnsi"/>
                <w:sz w:val="22"/>
                <w:szCs w:val="22"/>
              </w:rPr>
              <w:t xml:space="preserve">, </w:t>
            </w:r>
            <w:r w:rsidRPr="08388028" w:rsidR="00BD60DA">
              <w:rPr>
                <w:rFonts w:asciiTheme="minorHAnsi" w:hAnsiTheme="minorHAnsi"/>
                <w:sz w:val="22"/>
                <w:szCs w:val="22"/>
              </w:rPr>
              <w:t xml:space="preserve">easing your operational </w:t>
            </w:r>
            <w:r w:rsidRPr="08388028" w:rsidR="00BA22F8">
              <w:rPr>
                <w:rFonts w:asciiTheme="minorHAnsi" w:hAnsiTheme="minorHAnsi"/>
                <w:sz w:val="22"/>
                <w:szCs w:val="22"/>
              </w:rPr>
              <w:t>workload</w:t>
            </w:r>
            <w:r w:rsidRPr="08388028" w:rsidR="5DC2FFC2">
              <w:rPr>
                <w:rFonts w:asciiTheme="minorHAnsi" w:hAnsiTheme="minorHAnsi"/>
                <w:sz w:val="22"/>
                <w:szCs w:val="22"/>
              </w:rPr>
              <w:t>.</w:t>
            </w:r>
          </w:p>
        </w:tc>
        <w:tc>
          <w:tcPr>
            <w:tcW w:w="265" w:type="dxa"/>
            <w:noWrap/>
            <w:hideMark/>
          </w:tcPr>
          <w:p w:rsidR="00365F62" w:rsidP="00365F62" w:rsidRDefault="00371290" w14:paraId="50D6717B" w14:textId="4D2BAE74">
            <w:pPr>
              <w:rPr>
                <w:rFonts w:ascii="Aptos Narrow" w:hAnsi="Aptos Narrow"/>
                <w:color w:val="000000"/>
                <w:sz w:val="22"/>
                <w:szCs w:val="22"/>
              </w:rPr>
            </w:pPr>
            <w:r>
              <w:rPr>
                <w:rFonts w:ascii="Aptos Narrow" w:hAnsi="Aptos Narrow"/>
                <w:color w:val="000000"/>
                <w:sz w:val="22"/>
                <w:szCs w:val="22"/>
              </w:rPr>
              <w:t xml:space="preserve">Code snippet showing opensearch.yml </w:t>
            </w:r>
          </w:p>
          <w:p w:rsidR="00365F62" w:rsidP="00365F62" w:rsidRDefault="00365F62" w14:paraId="6002CD8A" w14:textId="77777777">
            <w:pPr>
              <w:rPr>
                <w:rFonts w:ascii="Aptos Narrow" w:hAnsi="Aptos Narrow"/>
                <w:color w:val="000000"/>
                <w:sz w:val="22"/>
                <w:szCs w:val="22"/>
              </w:rPr>
            </w:pPr>
          </w:p>
          <w:p w:rsidRPr="00DE2D38" w:rsidR="00365F62" w:rsidP="00365F62" w:rsidRDefault="00365F62" w14:paraId="09983C8F" w14:textId="77777777">
            <w:pPr>
              <w:rPr>
                <w:rFonts w:ascii="Aptos Narrow" w:hAnsi="Aptos Narrow"/>
                <w:color w:val="000000"/>
                <w:sz w:val="22"/>
                <w:szCs w:val="22"/>
              </w:rPr>
            </w:pPr>
            <w:r w:rsidRPr="00DE2D38">
              <w:rPr>
                <w:rFonts w:ascii="Aptos Narrow" w:hAnsi="Aptos Narrow"/>
                <w:color w:val="000000"/>
                <w:sz w:val="22"/>
                <w:szCs w:val="22"/>
              </w:rPr>
              <w:t># opensearch.yml — tune the search</w:t>
            </w:r>
            <w:r w:rsidR="00371290">
              <w:rPr>
                <w:rFonts w:ascii="Aptos Narrow" w:hAnsi="Aptos Narrow"/>
                <w:color w:val="000000"/>
                <w:sz w:val="22"/>
                <w:szCs w:val="22"/>
              </w:rPr>
              <w:t xml:space="preserve"> thread </w:t>
            </w:r>
            <w:r w:rsidRPr="00DE2D38">
              <w:rPr>
                <w:rFonts w:ascii="Aptos Narrow" w:hAnsi="Aptos Narrow"/>
                <w:color w:val="000000"/>
                <w:sz w:val="22"/>
                <w:szCs w:val="22"/>
              </w:rPr>
              <w:t>pool on all nodes</w:t>
            </w:r>
          </w:p>
          <w:p w:rsidRPr="00DE2D38" w:rsidR="00365F62" w:rsidP="00365F62" w:rsidRDefault="00365F62" w14:paraId="3057F61E" w14:textId="77777777">
            <w:pPr>
              <w:rPr>
                <w:rFonts w:ascii="Aptos Narrow" w:hAnsi="Aptos Narrow"/>
                <w:color w:val="000000"/>
                <w:sz w:val="22"/>
                <w:szCs w:val="22"/>
              </w:rPr>
            </w:pPr>
            <w:r w:rsidRPr="00DE2D38">
              <w:rPr>
                <w:rFonts w:ascii="Aptos Narrow" w:hAnsi="Aptos Narrow"/>
                <w:color w:val="000000"/>
                <w:sz w:val="22"/>
                <w:szCs w:val="22"/>
              </w:rPr>
              <w:t>thread_pool:</w:t>
            </w:r>
          </w:p>
          <w:p w:rsidRPr="00DE2D38" w:rsidR="00365F62" w:rsidP="00365F62" w:rsidRDefault="00365F62" w14:paraId="3989B145" w14:textId="77777777">
            <w:pPr>
              <w:rPr>
                <w:rFonts w:ascii="Aptos Narrow" w:hAnsi="Aptos Narrow"/>
                <w:color w:val="000000"/>
                <w:sz w:val="22"/>
                <w:szCs w:val="22"/>
              </w:rPr>
            </w:pPr>
            <w:r w:rsidRPr="00DE2D38">
              <w:rPr>
                <w:rFonts w:ascii="Aptos Narrow" w:hAnsi="Aptos Narrow"/>
                <w:color w:val="000000"/>
                <w:sz w:val="22"/>
                <w:szCs w:val="22"/>
              </w:rPr>
              <w:t xml:space="preserve">  search:</w:t>
            </w:r>
          </w:p>
          <w:p w:rsidRPr="00DE2D38" w:rsidR="00365F62" w:rsidP="00365F62" w:rsidRDefault="00365F62" w14:paraId="72626BC5" w14:textId="77777777">
            <w:pPr>
              <w:rPr>
                <w:rFonts w:ascii="Aptos Narrow" w:hAnsi="Aptos Narrow"/>
                <w:color w:val="000000"/>
                <w:sz w:val="22"/>
                <w:szCs w:val="22"/>
              </w:rPr>
            </w:pPr>
            <w:r w:rsidRPr="00DE2D38">
              <w:rPr>
                <w:rFonts w:ascii="Aptos Narrow" w:hAnsi="Aptos Narrow"/>
                <w:color w:val="000000"/>
                <w:sz w:val="22"/>
                <w:szCs w:val="22"/>
              </w:rPr>
              <w:t xml:space="preserve">    size: 25          # number of concurrent search threads</w:t>
            </w:r>
          </w:p>
          <w:p w:rsidRPr="00DE2D38" w:rsidR="00365F62" w:rsidP="00365F62" w:rsidRDefault="00365F62" w14:paraId="44CD5E40" w14:textId="77777777">
            <w:pPr>
              <w:rPr>
                <w:rFonts w:ascii="Aptos Narrow" w:hAnsi="Aptos Narrow"/>
                <w:color w:val="000000"/>
                <w:sz w:val="22"/>
                <w:szCs w:val="22"/>
              </w:rPr>
            </w:pPr>
            <w:r w:rsidRPr="00DE2D38">
              <w:rPr>
                <w:rFonts w:ascii="Aptos Narrow" w:hAnsi="Aptos Narrow"/>
                <w:color w:val="000000"/>
                <w:sz w:val="22"/>
                <w:szCs w:val="22"/>
              </w:rPr>
              <w:t xml:space="preserve">    queue_size: 1000  # requests queued when all threads are busy</w:t>
            </w:r>
          </w:p>
          <w:p w:rsidRPr="00DE2D38" w:rsidR="00365F62" w:rsidP="00365F62" w:rsidRDefault="00365F62" w14:paraId="15A5967E" w14:textId="77777777">
            <w:pPr>
              <w:rPr>
                <w:rFonts w:ascii="Aptos Narrow" w:hAnsi="Aptos Narrow"/>
                <w:color w:val="000000"/>
                <w:sz w:val="22"/>
                <w:szCs w:val="22"/>
              </w:rPr>
            </w:pPr>
            <w:r w:rsidRPr="00DE2D38">
              <w:rPr>
                <w:rFonts w:ascii="Aptos Narrow" w:hAnsi="Aptos Narrow"/>
                <w:color w:val="000000"/>
                <w:sz w:val="22"/>
                <w:szCs w:val="22"/>
              </w:rPr>
              <w:t xml:space="preserve">  write:</w:t>
            </w:r>
          </w:p>
          <w:p w:rsidRPr="00DE2D38" w:rsidR="00365F62" w:rsidP="00365F62" w:rsidRDefault="00365F62" w14:paraId="0C8B2011" w14:textId="77777777">
            <w:pPr>
              <w:rPr>
                <w:rFonts w:ascii="Aptos Narrow" w:hAnsi="Aptos Narrow"/>
                <w:color w:val="000000"/>
                <w:sz w:val="22"/>
                <w:szCs w:val="22"/>
              </w:rPr>
            </w:pPr>
            <w:r w:rsidRPr="00DE2D38">
              <w:rPr>
                <w:rFonts w:ascii="Aptos Narrow" w:hAnsi="Aptos Narrow"/>
                <w:color w:val="000000"/>
                <w:sz w:val="22"/>
                <w:szCs w:val="22"/>
              </w:rPr>
              <w:t xml:space="preserve">    size: 10</w:t>
            </w:r>
          </w:p>
          <w:p w:rsidR="00365F62" w:rsidP="00365F62" w:rsidRDefault="00365F62" w14:paraId="300EF228"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queue_size: 200</w:t>
            </w:r>
          </w:p>
          <w:p w:rsidR="009E1602" w:rsidP="00365F62" w:rsidRDefault="009E1602" w14:paraId="027B6955" w14:textId="77777777">
            <w:pPr>
              <w:rPr>
                <w:rFonts w:ascii="Aptos Narrow" w:hAnsi="Aptos Narrow"/>
                <w:color w:val="000000"/>
                <w:sz w:val="22"/>
                <w:szCs w:val="22"/>
              </w:rPr>
            </w:pPr>
          </w:p>
          <w:p w:rsidR="009E1602" w:rsidP="00365F62" w:rsidRDefault="009E1602" w14:paraId="1E742BFB" w14:textId="77777777">
            <w:pPr>
              <w:rPr>
                <w:rFonts w:ascii="Aptos Narrow" w:hAnsi="Aptos Narrow"/>
                <w:color w:val="000000"/>
                <w:sz w:val="22"/>
                <w:szCs w:val="22"/>
              </w:rPr>
            </w:pPr>
          </w:p>
          <w:p w:rsidR="009E1602" w:rsidP="00365F62" w:rsidRDefault="009E1602" w14:paraId="36A0D3CD" w14:textId="045B5F9D">
            <w:pPr>
              <w:rPr>
                <w:rFonts w:ascii="Aptos Narrow" w:hAnsi="Aptos Narrow"/>
                <w:color w:val="000000"/>
                <w:sz w:val="22"/>
                <w:szCs w:val="22"/>
              </w:rPr>
            </w:pPr>
            <w:r w:rsidRPr="624FEADC">
              <w:rPr>
                <w:rFonts w:ascii="Aptos Narrow" w:hAnsi="Aptos Narrow"/>
                <w:color w:val="000000" w:themeColor="text1"/>
                <w:sz w:val="22"/>
                <w:szCs w:val="22"/>
              </w:rPr>
              <w:t># invalid opensearch.yml: custom-named thread pools</w:t>
            </w:r>
          </w:p>
          <w:p w:rsidR="009E1602" w:rsidP="00365F62" w:rsidRDefault="009E1602" w14:paraId="6030EE71" w14:textId="23AEA5D2">
            <w:pPr>
              <w:rPr>
                <w:rFonts w:ascii="Aptos Narrow" w:hAnsi="Aptos Narrow"/>
                <w:color w:val="000000"/>
                <w:sz w:val="22"/>
                <w:szCs w:val="22"/>
              </w:rPr>
            </w:pPr>
            <w:r w:rsidRPr="624FEADC">
              <w:rPr>
                <w:rFonts w:ascii="Aptos Narrow" w:hAnsi="Aptos Narrow"/>
                <w:color w:val="000000" w:themeColor="text1"/>
                <w:sz w:val="22"/>
                <w:szCs w:val="22"/>
              </w:rPr>
              <w:t>thread_pool:</w:t>
            </w:r>
          </w:p>
          <w:p w:rsidR="009E1602" w:rsidP="00365F62" w:rsidRDefault="009E1602" w14:paraId="34263DA6" w14:textId="5D310CBF">
            <w:pPr>
              <w:rPr>
                <w:rFonts w:ascii="Aptos Narrow" w:hAnsi="Aptos Narrow"/>
                <w:color w:val="000000"/>
                <w:sz w:val="22"/>
                <w:szCs w:val="22"/>
              </w:rPr>
            </w:pPr>
            <w:r w:rsidRPr="624FEADC">
              <w:rPr>
                <w:rFonts w:ascii="Aptos Narrow" w:hAnsi="Aptos Narrow"/>
                <w:color w:val="000000" w:themeColor="text1"/>
                <w:sz w:val="22"/>
                <w:szCs w:val="22"/>
              </w:rPr>
              <w:t xml:space="preserve">  search: </w:t>
            </w:r>
          </w:p>
          <w:p w:rsidR="009E1602" w:rsidP="00365F62" w:rsidRDefault="009E1602" w14:paraId="3BE50D5B" w14:textId="0A7C2CC7">
            <w:pPr>
              <w:rPr>
                <w:rFonts w:ascii="Aptos Narrow" w:hAnsi="Aptos Narrow"/>
                <w:color w:val="000000"/>
                <w:sz w:val="22"/>
                <w:szCs w:val="22"/>
              </w:rPr>
            </w:pPr>
            <w:r w:rsidRPr="624FEADC">
              <w:rPr>
                <w:rFonts w:ascii="Aptos Narrow" w:hAnsi="Aptos Narrow"/>
                <w:color w:val="000000" w:themeColor="text1"/>
                <w:sz w:val="22"/>
                <w:szCs w:val="22"/>
              </w:rPr>
              <w:t xml:space="preserve">    size: 25</w:t>
            </w:r>
          </w:p>
          <w:p w:rsidR="009E1602" w:rsidP="00365F62" w:rsidRDefault="009E1602" w14:paraId="01BCA272" w14:textId="36ED1934">
            <w:pPr>
              <w:rPr>
                <w:rFonts w:ascii="Aptos Narrow" w:hAnsi="Aptos Narrow"/>
                <w:color w:val="000000"/>
                <w:sz w:val="22"/>
                <w:szCs w:val="22"/>
              </w:rPr>
            </w:pPr>
            <w:r w:rsidRPr="624FEADC">
              <w:rPr>
                <w:rFonts w:ascii="Aptos Narrow" w:hAnsi="Aptos Narrow"/>
                <w:color w:val="000000" w:themeColor="text1"/>
                <w:sz w:val="22"/>
                <w:szCs w:val="22"/>
              </w:rPr>
              <w:t xml:space="preserve">    queue_size: 1000</w:t>
            </w:r>
            <w:r>
              <w:br/>
            </w:r>
            <w:r w:rsidRPr="624FEADC">
              <w:rPr>
                <w:rFonts w:ascii="Aptos Narrow" w:hAnsi="Aptos Narrow"/>
                <w:color w:val="000000" w:themeColor="text1"/>
                <w:sz w:val="22"/>
                <w:szCs w:val="22"/>
              </w:rPr>
              <w:t xml:space="preserve">  write:</w:t>
            </w:r>
          </w:p>
          <w:p w:rsidR="009E1602" w:rsidP="00365F62" w:rsidRDefault="009E1602" w14:paraId="55A6951C" w14:textId="738C5A6A">
            <w:pPr>
              <w:rPr>
                <w:rFonts w:ascii="Aptos Narrow" w:hAnsi="Aptos Narrow"/>
                <w:color w:val="000000"/>
                <w:sz w:val="22"/>
                <w:szCs w:val="22"/>
              </w:rPr>
            </w:pPr>
            <w:r w:rsidRPr="624FEADC">
              <w:rPr>
                <w:rFonts w:ascii="Aptos Narrow" w:hAnsi="Aptos Narrow"/>
                <w:color w:val="000000" w:themeColor="text1"/>
                <w:sz w:val="22"/>
                <w:szCs w:val="22"/>
              </w:rPr>
              <w:t xml:space="preserve">    size: 10</w:t>
            </w:r>
          </w:p>
          <w:p w:rsidR="009E1602" w:rsidP="00365F62" w:rsidRDefault="009E1602" w14:paraId="16ECA4C0" w14:textId="1DF3E77D">
            <w:pPr>
              <w:rPr>
                <w:rFonts w:ascii="Aptos Narrow" w:hAnsi="Aptos Narrow"/>
                <w:color w:val="000000"/>
                <w:sz w:val="22"/>
                <w:szCs w:val="22"/>
              </w:rPr>
            </w:pPr>
            <w:r w:rsidRPr="624FEADC">
              <w:rPr>
                <w:rFonts w:ascii="Aptos Narrow" w:hAnsi="Aptos Narrow"/>
                <w:color w:val="000000" w:themeColor="text1"/>
                <w:sz w:val="22"/>
                <w:szCs w:val="22"/>
              </w:rPr>
              <w:t xml:space="preserve">    queue_size: 200</w:t>
            </w:r>
            <w:r>
              <w:br/>
            </w:r>
            <w:r w:rsidRPr="624FEADC">
              <w:rPr>
                <w:rFonts w:ascii="Aptos Narrow" w:hAnsi="Aptos Narrow"/>
                <w:color w:val="000000" w:themeColor="text1"/>
                <w:sz w:val="22"/>
                <w:szCs w:val="22"/>
              </w:rPr>
              <w:t xml:space="preserve">  my-custom-pool: # invalid!</w:t>
            </w:r>
          </w:p>
          <w:p w:rsidR="009E1602" w:rsidP="00365F62" w:rsidRDefault="009E1602" w14:paraId="2F913335" w14:textId="416A937B">
            <w:pPr>
              <w:rPr>
                <w:rFonts w:ascii="Aptos Narrow" w:hAnsi="Aptos Narrow"/>
                <w:color w:val="000000"/>
                <w:sz w:val="22"/>
                <w:szCs w:val="22"/>
              </w:rPr>
            </w:pPr>
            <w:r w:rsidRPr="624FEADC">
              <w:rPr>
                <w:rFonts w:ascii="Aptos Narrow" w:hAnsi="Aptos Narrow"/>
                <w:color w:val="000000" w:themeColor="text1"/>
                <w:sz w:val="22"/>
                <w:szCs w:val="22"/>
              </w:rPr>
              <w:t xml:space="preserve">    </w:t>
            </w:r>
          </w:p>
          <w:p w:rsidR="00365F62" w:rsidP="00365F62" w:rsidRDefault="00365F62" w14:paraId="079DF5AA" w14:textId="74BB2168">
            <w:pPr>
              <w:rPr>
                <w:rFonts w:ascii="Aptos Narrow" w:hAnsi="Aptos Narrow"/>
                <w:color w:val="000000"/>
                <w:sz w:val="22"/>
                <w:szCs w:val="22"/>
              </w:rPr>
            </w:pPr>
          </w:p>
          <w:p w:rsidR="00365F62" w:rsidP="00365F62" w:rsidRDefault="00365F62" w14:paraId="21769258" w14:textId="77777777">
            <w:pPr>
              <w:rPr>
                <w:rStyle w:val="token"/>
                <w:rFonts w:eastAsiaTheme="majorEastAsia"/>
                <w:color w:val="D3D7DE"/>
              </w:rPr>
            </w:pPr>
            <w:r>
              <w:rPr>
                <w:rStyle w:val="token"/>
                <w:rFonts w:eastAsiaTheme="majorEastAsia"/>
                <w:color w:val="818898"/>
              </w:rPr>
              <w:t>// Route high-priority orders index to power nodes</w:t>
            </w:r>
            <w:r>
              <w:t xml:space="preserve"> PUT /orders/_settings </w:t>
            </w:r>
            <w:r>
              <w:rPr>
                <w:rStyle w:val="token"/>
                <w:rFonts w:eastAsiaTheme="majorEastAsia"/>
                <w:color w:val="D3D7DE"/>
              </w:rPr>
              <w:t>{</w:t>
            </w:r>
            <w:r>
              <w:t xml:space="preserve"> </w:t>
            </w:r>
            <w:r>
              <w:rPr>
                <w:rStyle w:val="token"/>
                <w:rFonts w:eastAsiaTheme="majorEastAsia"/>
                <w:color w:val="F47B85"/>
              </w:rPr>
              <w:t>"index.routing.</w:t>
            </w:r>
            <w:r w:rsidR="00371290">
              <w:rPr>
                <w:rStyle w:val="token"/>
                <w:rFonts w:eastAsiaTheme="majorEastAsia"/>
                <w:color w:val="F47B85"/>
              </w:rPr>
              <w:t>allocation</w:t>
            </w:r>
            <w:r>
              <w:rPr>
                <w:rStyle w:val="token"/>
                <w:rFonts w:eastAsiaTheme="majorEastAsia"/>
                <w:color w:val="F47B85"/>
              </w:rPr>
              <w:t>.require.node_type"</w:t>
            </w:r>
            <w:r>
              <w:rPr>
                <w:rStyle w:val="token"/>
                <w:rFonts w:eastAsiaTheme="majorEastAsia"/>
                <w:color w:val="EAECF0"/>
              </w:rPr>
              <w:t>:</w:t>
            </w:r>
            <w:r>
              <w:t xml:space="preserve"> </w:t>
            </w:r>
            <w:r>
              <w:rPr>
                <w:rStyle w:val="token"/>
                <w:rFonts w:eastAsiaTheme="majorEastAsia"/>
                <w:color w:val="9BE963"/>
              </w:rPr>
              <w:t>"power"</w:t>
            </w:r>
            <w:r>
              <w:t xml:space="preserve"> </w:t>
            </w:r>
            <w:r>
              <w:rPr>
                <w:rStyle w:val="token"/>
                <w:rFonts w:eastAsiaTheme="majorEastAsia"/>
                <w:color w:val="D3D7DE"/>
              </w:rPr>
              <w:t>}</w:t>
            </w:r>
            <w:r>
              <w:t xml:space="preserve"> </w:t>
            </w:r>
            <w:r>
              <w:rPr>
                <w:rStyle w:val="token"/>
                <w:rFonts w:eastAsiaTheme="majorEastAsia"/>
                <w:color w:val="818898"/>
              </w:rPr>
              <w:t xml:space="preserve">// Route low-priority browse index to standard nodes </w:t>
            </w:r>
            <w:r>
              <w:t xml:space="preserve">PUT /book-browse/_settings </w:t>
            </w:r>
            <w:r>
              <w:rPr>
                <w:rStyle w:val="token"/>
                <w:rFonts w:eastAsiaTheme="majorEastAsia"/>
                <w:color w:val="D3D7DE"/>
              </w:rPr>
              <w:t>{</w:t>
            </w:r>
            <w:r>
              <w:t xml:space="preserve"> </w:t>
            </w:r>
            <w:r>
              <w:rPr>
                <w:rStyle w:val="token"/>
                <w:rFonts w:eastAsiaTheme="majorEastAsia"/>
                <w:color w:val="F47B85"/>
              </w:rPr>
              <w:t>"index.routing.allocation.require.node_type"</w:t>
            </w:r>
            <w:r>
              <w:rPr>
                <w:rStyle w:val="token"/>
                <w:rFonts w:eastAsiaTheme="majorEastAsia"/>
                <w:color w:val="EAECF0"/>
              </w:rPr>
              <w:t>:</w:t>
            </w:r>
            <w:r>
              <w:t xml:space="preserve"> </w:t>
            </w:r>
            <w:r>
              <w:rPr>
                <w:rStyle w:val="token"/>
                <w:rFonts w:eastAsiaTheme="majorEastAsia"/>
                <w:color w:val="9BE963"/>
              </w:rPr>
              <w:t>"standard"</w:t>
            </w:r>
            <w:r>
              <w:t xml:space="preserve"> </w:t>
            </w:r>
            <w:r>
              <w:rPr>
                <w:rStyle w:val="token"/>
                <w:rFonts w:eastAsiaTheme="majorEastAsia"/>
                <w:color w:val="D3D7DE"/>
              </w:rPr>
              <w:t>}</w:t>
            </w:r>
          </w:p>
          <w:p w:rsidR="00365F62" w:rsidP="00365F62" w:rsidRDefault="00365F62" w14:paraId="2C409770" w14:textId="77777777">
            <w:pPr>
              <w:rPr>
                <w:rStyle w:val="token"/>
                <w:rFonts w:eastAsiaTheme="majorEastAsia"/>
                <w:color w:val="D3D7DE"/>
              </w:rPr>
            </w:pPr>
          </w:p>
          <w:p w:rsidRPr="00B4001C" w:rsidR="00365F62" w:rsidP="00365F62" w:rsidRDefault="00365F62" w14:paraId="0EAC95CB" w14:textId="77777777">
            <w:pPr>
              <w:rPr>
                <w:rFonts w:ascii="Aptos Narrow" w:hAnsi="Aptos Narrow"/>
                <w:color w:val="000000"/>
                <w:sz w:val="22"/>
                <w:szCs w:val="22"/>
              </w:rPr>
            </w:pPr>
            <w:r w:rsidRPr="00B4001C">
              <w:rPr>
                <w:rFonts w:ascii="Aptos Narrow" w:hAnsi="Aptos Narrow"/>
                <w:color w:val="000000"/>
                <w:sz w:val="22"/>
                <w:szCs w:val="22"/>
              </w:rPr>
              <w:t># opensearch.yml on "power" nodes — tag the node</w:t>
            </w:r>
          </w:p>
          <w:p w:rsidRPr="00B4001C" w:rsidR="00365F62" w:rsidP="00365F62" w:rsidRDefault="00365F62" w14:paraId="0DFB3C07" w14:textId="77777777">
            <w:pPr>
              <w:rPr>
                <w:rFonts w:ascii="Aptos Narrow" w:hAnsi="Aptos Narrow"/>
                <w:color w:val="000000"/>
                <w:sz w:val="22"/>
                <w:szCs w:val="22"/>
              </w:rPr>
            </w:pPr>
            <w:r w:rsidRPr="00B4001C">
              <w:rPr>
                <w:rFonts w:ascii="Aptos Narrow" w:hAnsi="Aptos Narrow"/>
                <w:color w:val="000000"/>
                <w:sz w:val="22"/>
                <w:szCs w:val="22"/>
              </w:rPr>
              <w:t>node.attr.node_type: power</w:t>
            </w:r>
          </w:p>
          <w:p w:rsidRPr="00B4001C" w:rsidR="00365F62" w:rsidP="00365F62" w:rsidRDefault="00365F62" w14:paraId="7A3AA39E" w14:textId="77777777">
            <w:pPr>
              <w:rPr>
                <w:rFonts w:ascii="Aptos Narrow" w:hAnsi="Aptos Narrow"/>
                <w:color w:val="000000"/>
                <w:sz w:val="22"/>
                <w:szCs w:val="22"/>
              </w:rPr>
            </w:pPr>
            <w:r w:rsidRPr="00B4001C">
              <w:rPr>
                <w:rFonts w:ascii="Aptos Narrow" w:hAnsi="Aptos Narrow"/>
                <w:color w:val="000000"/>
                <w:sz w:val="22"/>
                <w:szCs w:val="22"/>
              </w:rPr>
              <w:t>thread_pool.search.size: 32</w:t>
            </w:r>
          </w:p>
          <w:p w:rsidRPr="00B4001C" w:rsidR="00365F62" w:rsidP="00365F62" w:rsidRDefault="00365F62" w14:paraId="36A3E4C0" w14:textId="77777777">
            <w:pPr>
              <w:rPr>
                <w:rFonts w:ascii="Aptos Narrow" w:hAnsi="Aptos Narrow"/>
                <w:color w:val="000000"/>
                <w:sz w:val="22"/>
                <w:szCs w:val="22"/>
              </w:rPr>
            </w:pPr>
          </w:p>
          <w:p w:rsidRPr="00B4001C" w:rsidR="00365F62" w:rsidP="00365F62" w:rsidRDefault="00365F62" w14:paraId="488B796F" w14:textId="77777777">
            <w:pPr>
              <w:rPr>
                <w:rFonts w:ascii="Aptos Narrow" w:hAnsi="Aptos Narrow"/>
                <w:color w:val="000000"/>
                <w:sz w:val="22"/>
                <w:szCs w:val="22"/>
              </w:rPr>
            </w:pPr>
            <w:r w:rsidRPr="00B4001C">
              <w:rPr>
                <w:rFonts w:ascii="Aptos Narrow" w:hAnsi="Aptos Narrow"/>
                <w:color w:val="000000"/>
                <w:sz w:val="22"/>
                <w:szCs w:val="22"/>
              </w:rPr>
              <w:t># opensearch.yml on "standard" nodes</w:t>
            </w:r>
          </w:p>
          <w:p w:rsidRPr="00B4001C" w:rsidR="00365F62" w:rsidP="00365F62" w:rsidRDefault="00365F62" w14:paraId="29BE6F71" w14:textId="77777777">
            <w:pPr>
              <w:rPr>
                <w:rFonts w:ascii="Aptos Narrow" w:hAnsi="Aptos Narrow"/>
                <w:color w:val="000000"/>
                <w:sz w:val="22"/>
                <w:szCs w:val="22"/>
              </w:rPr>
            </w:pPr>
            <w:r w:rsidRPr="00B4001C">
              <w:rPr>
                <w:rFonts w:ascii="Aptos Narrow" w:hAnsi="Aptos Narrow"/>
                <w:color w:val="000000"/>
                <w:sz w:val="22"/>
                <w:szCs w:val="22"/>
              </w:rPr>
              <w:t>node.attr.node_type: standard</w:t>
            </w:r>
          </w:p>
          <w:p w:rsidR="00371290" w:rsidRDefault="00365F62" w14:paraId="16CBF60D" w14:textId="09C60CE8">
            <w:pPr>
              <w:rPr>
                <w:rFonts w:ascii="Aptos Narrow" w:hAnsi="Aptos Narrow"/>
                <w:color w:val="000000"/>
                <w:sz w:val="22"/>
                <w:szCs w:val="22"/>
              </w:rPr>
            </w:pPr>
            <w:r w:rsidRPr="00B4001C">
              <w:rPr>
                <w:rFonts w:ascii="Aptos Narrow" w:hAnsi="Aptos Narrow"/>
                <w:color w:val="000000"/>
                <w:sz w:val="22"/>
                <w:szCs w:val="22"/>
              </w:rPr>
              <w:t>thread_pool.search.size: 16</w:t>
            </w:r>
          </w:p>
        </w:tc>
      </w:tr>
      <w:tr w:rsidR="001B3321" w:rsidTr="08388028" w14:paraId="65C991A4" w14:textId="77777777">
        <w:trPr>
          <w:trHeight w:val="290"/>
        </w:trPr>
        <w:tc>
          <w:tcPr>
            <w:tcW w:w="863" w:type="dxa"/>
            <w:noWrap/>
            <w:hideMark/>
          </w:tcPr>
          <w:p w:rsidR="00371290" w:rsidRDefault="00371290" w14:paraId="21EF3D24" w14:textId="77777777">
            <w:pPr>
              <w:rPr>
                <w:rFonts w:ascii="Aptos Narrow" w:hAnsi="Aptos Narrow"/>
                <w:color w:val="000000"/>
                <w:sz w:val="22"/>
                <w:szCs w:val="22"/>
              </w:rPr>
            </w:pPr>
            <w:r>
              <w:rPr>
                <w:rFonts w:ascii="Aptos Narrow" w:hAnsi="Aptos Narrow"/>
                <w:color w:val="000000"/>
                <w:sz w:val="22"/>
                <w:szCs w:val="22"/>
              </w:rPr>
              <w:t>Automatic Resource Allocation</w:t>
            </w:r>
          </w:p>
        </w:tc>
        <w:tc>
          <w:tcPr>
            <w:tcW w:w="8222" w:type="dxa"/>
            <w:noWrap/>
            <w:hideMark/>
          </w:tcPr>
          <w:p w:rsidRPr="00C07D60" w:rsidR="00C07D60" w:rsidRDefault="00BA22F8" w14:paraId="6216736F" w14:textId="3BA45FB5">
            <w:pPr>
              <w:rPr>
                <w:ins w:author="Yancey, Michelle" w:date="2026-03-05T21:33:00Z" w16du:dateUtc="2026-03-06T02:33:00Z" w:id="524"/>
                <w:rFonts w:asciiTheme="minorHAnsi" w:hAnsiTheme="minorHAnsi"/>
                <w:color w:val="000000" w:themeColor="text1"/>
                <w:sz w:val="22"/>
                <w:szCs w:val="22"/>
                <w:rPrChange w:author="Yancey, Michelle" w:date="2026-03-05T21:33:00Z" w16du:dateUtc="2026-03-06T02:33:00Z" w:id="525">
                  <w:rPr>
                    <w:ins w:author="Yancey, Michelle" w:date="2026-03-05T21:33:00Z" w16du:dateUtc="2026-03-06T02:33:00Z" w:id="526"/>
                    <w:rFonts w:ascii="Aptos Narrow" w:hAnsi="Aptos Narrow"/>
                    <w:color w:val="000000" w:themeColor="text1"/>
                    <w:sz w:val="22"/>
                    <w:szCs w:val="22"/>
                  </w:rPr>
                </w:rPrChange>
              </w:rPr>
            </w:pPr>
            <w:r w:rsidRPr="08388028">
              <w:rPr>
                <w:rFonts w:asciiTheme="minorHAnsi" w:hAnsiTheme="minorHAnsi"/>
                <w:color w:val="000000" w:themeColor="text1"/>
                <w:sz w:val="22"/>
                <w:szCs w:val="22"/>
              </w:rPr>
              <w:t>Next, t</w:t>
            </w:r>
            <w:r w:rsidRPr="08388028" w:rsidR="00371290">
              <w:rPr>
                <w:rFonts w:asciiTheme="minorHAnsi" w:hAnsiTheme="minorHAnsi"/>
                <w:color w:val="000000" w:themeColor="text1"/>
                <w:sz w:val="22"/>
                <w:szCs w:val="22"/>
              </w:rPr>
              <w:t xml:space="preserve">he magic happens with automatic allocation. </w:t>
            </w:r>
          </w:p>
          <w:p w:rsidRPr="00C07D60" w:rsidR="00C07D60" w:rsidRDefault="00C07D60" w14:paraId="1471ED71" w14:textId="77777777">
            <w:pPr>
              <w:rPr>
                <w:rFonts w:asciiTheme="minorHAnsi" w:hAnsiTheme="minorHAnsi"/>
                <w:color w:val="000000" w:themeColor="text1"/>
                <w:sz w:val="22"/>
                <w:szCs w:val="22"/>
                <w:rPrChange w:author="Yancey, Michelle" w:date="2026-03-05T21:33:00Z" w16du:dateUtc="2026-03-06T02:33:00Z" w:id="527">
                  <w:rPr>
                    <w:rFonts w:ascii="Aptos Narrow" w:hAnsi="Aptos Narrow"/>
                    <w:color w:val="000000" w:themeColor="text1"/>
                    <w:sz w:val="22"/>
                    <w:szCs w:val="22"/>
                  </w:rPr>
                </w:rPrChange>
              </w:rPr>
            </w:pPr>
          </w:p>
          <w:p w:rsidRPr="00C07D60" w:rsidR="001015D4" w:rsidDel="00C07D60" w:rsidRDefault="001015D4" w14:paraId="1BA9ACEA" w14:textId="46BE7A98">
            <w:pPr>
              <w:rPr>
                <w:del w:author="Yancey, Michelle" w:date="2026-03-05T21:33:00Z" w16du:dateUtc="2026-03-06T02:33:00Z" w:id="528"/>
                <w:rFonts w:asciiTheme="minorHAnsi" w:hAnsiTheme="minorHAnsi"/>
                <w:color w:val="000000"/>
                <w:sz w:val="22"/>
                <w:szCs w:val="22"/>
                <w:rPrChange w:author="Yancey, Michelle" w:date="2026-03-05T21:33:00Z" w16du:dateUtc="2026-03-06T02:33:00Z" w:id="529">
                  <w:rPr>
                    <w:del w:author="Yancey, Michelle" w:date="2026-03-05T21:33:00Z" w16du:dateUtc="2026-03-06T02:33:00Z" w:id="530"/>
                    <w:rFonts w:ascii="Aptos Narrow" w:hAnsi="Aptos Narrow"/>
                    <w:color w:val="000000"/>
                    <w:sz w:val="22"/>
                    <w:szCs w:val="22"/>
                  </w:rPr>
                </w:rPrChange>
              </w:rPr>
            </w:pPr>
            <w:r w:rsidRPr="08388028">
              <w:rPr>
                <w:rFonts w:asciiTheme="minorHAnsi" w:hAnsiTheme="minorHAnsi"/>
                <w:color w:val="000000" w:themeColor="text1"/>
                <w:sz w:val="22"/>
                <w:szCs w:val="22"/>
              </w:rPr>
              <w:t>First, you’ll e</w:t>
            </w:r>
            <w:r w:rsidRPr="08388028" w:rsidR="00371290">
              <w:rPr>
                <w:rFonts w:asciiTheme="minorHAnsi" w:hAnsiTheme="minorHAnsi"/>
                <w:color w:val="000000" w:themeColor="text1"/>
                <w:sz w:val="22"/>
                <w:szCs w:val="22"/>
              </w:rPr>
              <w:t xml:space="preserve">nable Search Backpressure with </w:t>
            </w:r>
            <w:r w:rsidRPr="08388028" w:rsidR="00B1119C">
              <w:rPr>
                <w:rFonts w:asciiTheme="minorHAnsi" w:hAnsiTheme="minorHAnsi"/>
                <w:color w:val="000000" w:themeColor="text1"/>
                <w:sz w:val="22"/>
                <w:szCs w:val="22"/>
              </w:rPr>
              <w:t xml:space="preserve">the </w:t>
            </w:r>
            <w:r w:rsidRPr="08388028">
              <w:rPr>
                <w:rFonts w:asciiTheme="minorHAnsi" w:hAnsiTheme="minorHAnsi"/>
                <w:color w:val="000000" w:themeColor="text1"/>
                <w:sz w:val="22"/>
                <w:szCs w:val="22"/>
              </w:rPr>
              <w:t xml:space="preserve">cluster settings </w:t>
            </w:r>
            <w:r w:rsidRPr="08388028" w:rsidR="00B1119C">
              <w:rPr>
                <w:rFonts w:asciiTheme="minorHAnsi" w:hAnsiTheme="minorHAnsi"/>
                <w:color w:val="000000" w:themeColor="text1"/>
                <w:sz w:val="22"/>
                <w:szCs w:val="22"/>
              </w:rPr>
              <w:t>API</w:t>
            </w:r>
            <w:r w:rsidRPr="08388028" w:rsidR="00371290">
              <w:rPr>
                <w:rFonts w:asciiTheme="minorHAnsi" w:hAnsiTheme="minorHAnsi"/>
                <w:color w:val="000000" w:themeColor="text1"/>
                <w:sz w:val="22"/>
                <w:szCs w:val="22"/>
              </w:rPr>
              <w:t xml:space="preserve">. </w:t>
            </w:r>
          </w:p>
          <w:p w:rsidRPr="00C07D60" w:rsidR="4B4F0FFA" w:rsidP="27E959BE" w:rsidRDefault="4B4F0FFA" w14:paraId="51C9CADF" w14:textId="02D80CF6">
            <w:pPr>
              <w:rPr>
                <w:rFonts w:asciiTheme="minorHAnsi" w:hAnsiTheme="minorHAnsi"/>
                <w:color w:val="000000" w:themeColor="text1"/>
                <w:sz w:val="22"/>
                <w:szCs w:val="22"/>
                <w:rPrChange w:author="Yancey, Michelle" w:date="2026-03-05T21:33:00Z" w16du:dateUtc="2026-03-06T02:33:00Z" w:id="531">
                  <w:rPr>
                    <w:rFonts w:ascii="Aptos Narrow" w:hAnsi="Aptos Narrow"/>
                    <w:color w:val="000000" w:themeColor="text1"/>
                    <w:sz w:val="22"/>
                    <w:szCs w:val="22"/>
                  </w:rPr>
                </w:rPrChange>
              </w:rPr>
            </w:pPr>
            <w:r w:rsidRPr="08388028">
              <w:rPr>
                <w:rFonts w:asciiTheme="minorHAnsi" w:hAnsiTheme="minorHAnsi"/>
                <w:color w:val="000000" w:themeColor="text1"/>
                <w:sz w:val="22"/>
                <w:szCs w:val="22"/>
              </w:rPr>
              <w:t>OpenSearch defaults to ’Monitor_only’ mode which logs what WOULD be cancelled without actually cancelling anything. It’s good practice to run in monitor-only mode first to tune your thresholds, then switch to ‘enforce</w:t>
            </w:r>
            <w:r w:rsidRPr="08388028" w:rsidR="1F1A7D77">
              <w:rPr>
                <w:rFonts w:asciiTheme="minorHAnsi" w:hAnsiTheme="minorHAnsi"/>
                <w:color w:val="000000" w:themeColor="text1"/>
                <w:sz w:val="22"/>
                <w:szCs w:val="22"/>
              </w:rPr>
              <w:t>d’.</w:t>
            </w:r>
          </w:p>
          <w:p w:rsidRPr="00C07D60" w:rsidR="001015D4" w:rsidRDefault="001015D4" w14:paraId="2775C066" w14:textId="77777777">
            <w:pPr>
              <w:rPr>
                <w:rFonts w:asciiTheme="minorHAnsi" w:hAnsiTheme="minorHAnsi"/>
                <w:color w:val="000000"/>
                <w:sz w:val="22"/>
                <w:szCs w:val="22"/>
                <w:rPrChange w:author="Yancey, Michelle" w:date="2026-03-05T21:33:00Z" w16du:dateUtc="2026-03-06T02:33:00Z" w:id="532">
                  <w:rPr>
                    <w:rFonts w:ascii="Aptos Narrow" w:hAnsi="Aptos Narrow"/>
                    <w:color w:val="000000"/>
                    <w:sz w:val="22"/>
                    <w:szCs w:val="22"/>
                  </w:rPr>
                </w:rPrChange>
              </w:rPr>
            </w:pPr>
          </w:p>
          <w:p w:rsidRPr="00C07D60" w:rsidR="00FB298D" w:rsidRDefault="00F25177" w14:paraId="43A93413" w14:textId="272ACF91">
            <w:pPr>
              <w:rPr>
                <w:rFonts w:asciiTheme="minorHAnsi" w:hAnsiTheme="minorHAnsi"/>
                <w:color w:val="000000"/>
                <w:sz w:val="22"/>
                <w:szCs w:val="22"/>
                <w:rPrChange w:author="Yancey, Michelle" w:date="2026-03-05T21:33:00Z" w16du:dateUtc="2026-03-06T02:33:00Z" w:id="533">
                  <w:rPr>
                    <w:rFonts w:ascii="Aptos Narrow" w:hAnsi="Aptos Narrow"/>
                    <w:color w:val="000000"/>
                    <w:sz w:val="22"/>
                    <w:szCs w:val="22"/>
                  </w:rPr>
                </w:rPrChange>
              </w:rPr>
            </w:pPr>
            <w:r w:rsidRPr="08388028">
              <w:rPr>
                <w:rFonts w:asciiTheme="minorHAnsi" w:hAnsiTheme="minorHAnsi"/>
                <w:color w:val="000000" w:themeColor="text1"/>
                <w:sz w:val="22"/>
                <w:szCs w:val="22"/>
              </w:rPr>
              <w:t>In your parameters</w:t>
            </w:r>
            <w:r w:rsidRPr="08388028" w:rsidR="001015D4">
              <w:rPr>
                <w:rFonts w:asciiTheme="minorHAnsi" w:hAnsiTheme="minorHAnsi"/>
                <w:color w:val="000000" w:themeColor="text1"/>
                <w:sz w:val="22"/>
                <w:szCs w:val="22"/>
              </w:rPr>
              <w:t>,</w:t>
            </w:r>
            <w:r w:rsidRPr="08388028" w:rsidR="00ED007A">
              <w:rPr>
                <w:rFonts w:asciiTheme="minorHAnsi" w:hAnsiTheme="minorHAnsi"/>
                <w:color w:val="000000" w:themeColor="text1"/>
                <w:sz w:val="22"/>
                <w:szCs w:val="22"/>
              </w:rPr>
              <w:t xml:space="preserve"> </w:t>
            </w:r>
            <w:r w:rsidRPr="08388028" w:rsidR="001015D4">
              <w:rPr>
                <w:rFonts w:asciiTheme="minorHAnsi" w:hAnsiTheme="minorHAnsi"/>
                <w:color w:val="000000" w:themeColor="text1"/>
                <w:sz w:val="22"/>
                <w:szCs w:val="22"/>
              </w:rPr>
              <w:t>s</w:t>
            </w:r>
            <w:r w:rsidRPr="08388028" w:rsidR="00371290">
              <w:rPr>
                <w:rFonts w:asciiTheme="minorHAnsi" w:hAnsiTheme="minorHAnsi"/>
                <w:color w:val="000000" w:themeColor="text1"/>
                <w:sz w:val="22"/>
                <w:szCs w:val="22"/>
              </w:rPr>
              <w:t>et cancellation thresholds</w:t>
            </w:r>
            <w:r w:rsidRPr="08388028" w:rsidR="009C1EE1">
              <w:rPr>
                <w:rFonts w:asciiTheme="minorHAnsi" w:hAnsiTheme="minorHAnsi"/>
                <w:color w:val="000000" w:themeColor="text1"/>
                <w:sz w:val="22"/>
                <w:szCs w:val="22"/>
              </w:rPr>
              <w:t>:</w:t>
            </w:r>
            <w:r w:rsidRPr="08388028" w:rsidR="00557ACE">
              <w:rPr>
                <w:rFonts w:asciiTheme="minorHAnsi" w:hAnsiTheme="minorHAnsi"/>
                <w:color w:val="000000" w:themeColor="text1"/>
                <w:sz w:val="22"/>
                <w:szCs w:val="22"/>
              </w:rPr>
              <w:t xml:space="preserve"> this configuration </w:t>
            </w:r>
            <w:r w:rsidRPr="08388028" w:rsidR="00DC07C8">
              <w:rPr>
                <w:rFonts w:asciiTheme="minorHAnsi" w:hAnsiTheme="minorHAnsi"/>
                <w:color w:val="000000" w:themeColor="text1"/>
                <w:sz w:val="22"/>
                <w:szCs w:val="22"/>
              </w:rPr>
              <w:t>says</w:t>
            </w:r>
            <w:r w:rsidRPr="08388028" w:rsidR="009C1EE1">
              <w:rPr>
                <w:rFonts w:asciiTheme="minorHAnsi" w:hAnsiTheme="minorHAnsi"/>
                <w:color w:val="000000" w:themeColor="text1"/>
                <w:sz w:val="22"/>
                <w:szCs w:val="22"/>
              </w:rPr>
              <w:t xml:space="preserve"> </w:t>
            </w:r>
            <w:r w:rsidRPr="08388028" w:rsidR="00371290">
              <w:rPr>
                <w:rFonts w:asciiTheme="minorHAnsi" w:hAnsiTheme="minorHAnsi"/>
                <w:color w:val="000000" w:themeColor="text1"/>
                <w:sz w:val="22"/>
                <w:szCs w:val="22"/>
              </w:rPr>
              <w:t xml:space="preserve">when CPU hits </w:t>
            </w:r>
            <w:r w:rsidRPr="08388028" w:rsidR="0A64A892">
              <w:rPr>
                <w:rFonts w:asciiTheme="minorHAnsi" w:hAnsiTheme="minorHAnsi"/>
                <w:color w:val="000000" w:themeColor="text1"/>
                <w:sz w:val="22"/>
                <w:szCs w:val="22"/>
              </w:rPr>
              <w:t>9</w:t>
            </w:r>
            <w:r w:rsidRPr="08388028" w:rsidR="00371290">
              <w:rPr>
                <w:rFonts w:asciiTheme="minorHAnsi" w:hAnsiTheme="minorHAnsi"/>
                <w:color w:val="000000" w:themeColor="text1"/>
                <w:sz w:val="22"/>
                <w:szCs w:val="22"/>
              </w:rPr>
              <w:t>0%</w:t>
            </w:r>
            <w:r w:rsidRPr="08388028" w:rsidR="3EE18B52">
              <w:rPr>
                <w:rFonts w:asciiTheme="minorHAnsi" w:hAnsiTheme="minorHAnsi"/>
                <w:color w:val="000000" w:themeColor="text1"/>
                <w:sz w:val="22"/>
                <w:szCs w:val="22"/>
              </w:rPr>
              <w:t xml:space="preserve"> </w:t>
            </w:r>
            <w:r w:rsidRPr="08388028" w:rsidR="00D33E61">
              <w:rPr>
                <w:rFonts w:asciiTheme="minorHAnsi" w:hAnsiTheme="minorHAnsi"/>
                <w:color w:val="000000" w:themeColor="text1"/>
                <w:sz w:val="22"/>
                <w:szCs w:val="22"/>
              </w:rPr>
              <w:t xml:space="preserve">or </w:t>
            </w:r>
            <w:r w:rsidRPr="08388028" w:rsidR="00837944">
              <w:rPr>
                <w:rFonts w:asciiTheme="minorHAnsi" w:hAnsiTheme="minorHAnsi"/>
                <w:color w:val="000000" w:themeColor="text1"/>
                <w:sz w:val="22"/>
                <w:szCs w:val="22"/>
              </w:rPr>
              <w:t>heap usage exceeds 70%,</w:t>
            </w:r>
            <w:r w:rsidRPr="08388028" w:rsidR="00371290">
              <w:rPr>
                <w:rFonts w:asciiTheme="minorHAnsi" w:hAnsiTheme="minorHAnsi"/>
                <w:color w:val="000000" w:themeColor="text1"/>
                <w:sz w:val="22"/>
                <w:szCs w:val="22"/>
              </w:rPr>
              <w:t xml:space="preserve"> start cancelling low-priority queries</w:t>
            </w:r>
            <w:r w:rsidRPr="08388028" w:rsidR="00D33E61">
              <w:rPr>
                <w:rFonts w:asciiTheme="minorHAnsi" w:hAnsiTheme="minorHAnsi"/>
                <w:color w:val="000000" w:themeColor="text1"/>
                <w:sz w:val="22"/>
                <w:szCs w:val="22"/>
              </w:rPr>
              <w:t xml:space="preserve">, which are defined </w:t>
            </w:r>
            <w:r w:rsidRPr="08388028" w:rsidR="00837944">
              <w:rPr>
                <w:rFonts w:asciiTheme="minorHAnsi" w:hAnsiTheme="minorHAnsi"/>
                <w:color w:val="000000" w:themeColor="text1"/>
                <w:sz w:val="22"/>
                <w:szCs w:val="22"/>
              </w:rPr>
              <w:t xml:space="preserve">using </w:t>
            </w:r>
            <w:r w:rsidRPr="08388028" w:rsidR="00FB298D">
              <w:rPr>
                <w:rFonts w:asciiTheme="minorHAnsi" w:hAnsiTheme="minorHAnsi"/>
                <w:color w:val="000000" w:themeColor="text1"/>
                <w:sz w:val="22"/>
                <w:szCs w:val="22"/>
              </w:rPr>
              <w:t>thresholds like long-running tasks or tasks that use a lot of heap</w:t>
            </w:r>
            <w:r w:rsidRPr="08388028" w:rsidR="00371290">
              <w:rPr>
                <w:rFonts w:asciiTheme="minorHAnsi" w:hAnsiTheme="minorHAnsi"/>
                <w:color w:val="000000" w:themeColor="text1"/>
                <w:sz w:val="22"/>
                <w:szCs w:val="22"/>
              </w:rPr>
              <w:t xml:space="preserve">. </w:t>
            </w:r>
          </w:p>
          <w:p w:rsidRPr="00C07D60" w:rsidR="00FB298D" w:rsidRDefault="00FB298D" w14:paraId="682B393B" w14:textId="77777777">
            <w:pPr>
              <w:rPr>
                <w:rFonts w:asciiTheme="minorHAnsi" w:hAnsiTheme="minorHAnsi"/>
                <w:color w:val="000000"/>
                <w:sz w:val="22"/>
                <w:szCs w:val="22"/>
                <w:rPrChange w:author="Yancey, Michelle" w:date="2026-03-05T21:33:00Z" w16du:dateUtc="2026-03-06T02:33:00Z" w:id="534">
                  <w:rPr>
                    <w:rFonts w:ascii="Aptos Narrow" w:hAnsi="Aptos Narrow"/>
                    <w:color w:val="000000"/>
                    <w:sz w:val="22"/>
                    <w:szCs w:val="22"/>
                  </w:rPr>
                </w:rPrChange>
              </w:rPr>
            </w:pPr>
          </w:p>
          <w:p w:rsidRPr="00C07D60" w:rsidR="000A68D3" w:rsidRDefault="00571C93" w14:paraId="67691E28" w14:textId="325091AC">
            <w:pPr>
              <w:rPr>
                <w:rFonts w:asciiTheme="minorHAnsi" w:hAnsiTheme="minorHAnsi"/>
                <w:color w:val="000000"/>
                <w:sz w:val="22"/>
                <w:szCs w:val="22"/>
                <w:rPrChange w:author="Yancey, Michelle" w:date="2026-03-05T21:33:00Z" w16du:dateUtc="2026-03-06T02:33:00Z" w:id="535">
                  <w:rPr>
                    <w:rFonts w:ascii="Aptos Narrow" w:hAnsi="Aptos Narrow"/>
                    <w:color w:val="000000"/>
                    <w:sz w:val="22"/>
                    <w:szCs w:val="22"/>
                  </w:rPr>
                </w:rPrChange>
              </w:rPr>
            </w:pPr>
            <w:r w:rsidRPr="08388028">
              <w:rPr>
                <w:rFonts w:asciiTheme="minorHAnsi" w:hAnsiTheme="minorHAnsi"/>
                <w:color w:val="000000" w:themeColor="text1"/>
                <w:sz w:val="22"/>
                <w:szCs w:val="22"/>
              </w:rPr>
              <w:t xml:space="preserve">You can also </w:t>
            </w:r>
            <w:r w:rsidRPr="08388028" w:rsidR="00E376EE">
              <w:rPr>
                <w:rFonts w:asciiTheme="minorHAnsi" w:hAnsiTheme="minorHAnsi"/>
                <w:color w:val="000000" w:themeColor="text1"/>
                <w:sz w:val="22"/>
                <w:szCs w:val="22"/>
              </w:rPr>
              <w:t>set the cancellation rate and</w:t>
            </w:r>
            <w:r w:rsidRPr="08388028" w:rsidR="00771C8A">
              <w:rPr>
                <w:rFonts w:asciiTheme="minorHAnsi" w:hAnsiTheme="minorHAnsi"/>
                <w:color w:val="000000" w:themeColor="text1"/>
                <w:sz w:val="22"/>
                <w:szCs w:val="22"/>
              </w:rPr>
              <w:t xml:space="preserve"> burst settings </w:t>
            </w:r>
            <w:r w:rsidRPr="08388028" w:rsidR="009827D4">
              <w:rPr>
                <w:rFonts w:asciiTheme="minorHAnsi" w:hAnsiTheme="minorHAnsi"/>
                <w:color w:val="000000" w:themeColor="text1"/>
                <w:sz w:val="22"/>
                <w:szCs w:val="22"/>
              </w:rPr>
              <w:t xml:space="preserve">which affect how fast OpenSearch </w:t>
            </w:r>
            <w:commentRangeStart w:id="536"/>
            <w:r w:rsidRPr="08388028" w:rsidR="009827D4">
              <w:rPr>
                <w:rFonts w:asciiTheme="minorHAnsi" w:hAnsiTheme="minorHAnsi"/>
                <w:color w:val="000000" w:themeColor="text1"/>
                <w:sz w:val="22"/>
                <w:szCs w:val="22"/>
              </w:rPr>
              <w:t>can</w:t>
            </w:r>
            <w:commentRangeEnd w:id="536"/>
            <w:r w:rsidRPr="08388028">
              <w:rPr>
                <w:rStyle w:val="CommentReference"/>
                <w:rFonts w:asciiTheme="minorHAnsi" w:hAnsiTheme="minorHAnsi"/>
                <w:color w:val="000000" w:themeColor="text1"/>
                <w:sz w:val="22"/>
                <w:szCs w:val="22"/>
              </w:rPr>
              <w:commentReference w:id="536"/>
            </w:r>
            <w:r w:rsidRPr="08388028" w:rsidR="009827D4">
              <w:rPr>
                <w:rFonts w:asciiTheme="minorHAnsi" w:hAnsiTheme="minorHAnsi"/>
                <w:color w:val="000000" w:themeColor="text1"/>
                <w:sz w:val="22"/>
                <w:szCs w:val="22"/>
              </w:rPr>
              <w:t xml:space="preserve"> cancel tasks, and how many cancellations can happen in one burst.</w:t>
            </w:r>
          </w:p>
          <w:p w:rsidRPr="00C07D60" w:rsidR="000A68D3" w:rsidRDefault="000A68D3" w14:paraId="6D390298" w14:textId="77777777">
            <w:pPr>
              <w:rPr>
                <w:rFonts w:asciiTheme="minorHAnsi" w:hAnsiTheme="minorHAnsi"/>
                <w:color w:val="000000"/>
                <w:sz w:val="22"/>
                <w:szCs w:val="22"/>
                <w:rPrChange w:author="Yancey, Michelle" w:date="2026-03-05T21:33:00Z" w16du:dateUtc="2026-03-06T02:33:00Z" w:id="537">
                  <w:rPr>
                    <w:rFonts w:ascii="Aptos Narrow" w:hAnsi="Aptos Narrow"/>
                    <w:color w:val="000000"/>
                    <w:sz w:val="22"/>
                    <w:szCs w:val="22"/>
                  </w:rPr>
                </w:rPrChange>
              </w:rPr>
            </w:pPr>
          </w:p>
          <w:p w:rsidRPr="00C07D60" w:rsidR="00371290" w:rsidRDefault="00371290" w14:paraId="3E93CB6C" w14:textId="2376825A">
            <w:pPr>
              <w:rPr>
                <w:rFonts w:asciiTheme="minorHAnsi" w:hAnsiTheme="minorHAnsi"/>
                <w:color w:val="000000"/>
                <w:sz w:val="22"/>
                <w:szCs w:val="22"/>
                <w:rPrChange w:author="Yancey, Michelle" w:date="2026-03-05T21:33:00Z" w16du:dateUtc="2026-03-06T02:33:00Z" w:id="538">
                  <w:rPr>
                    <w:rFonts w:ascii="Aptos Narrow" w:hAnsi="Aptos Narrow"/>
                    <w:color w:val="000000"/>
                    <w:sz w:val="22"/>
                    <w:szCs w:val="22"/>
                  </w:rPr>
                </w:rPrChange>
              </w:rPr>
            </w:pPr>
            <w:r w:rsidRPr="08388028">
              <w:rPr>
                <w:rFonts w:asciiTheme="minorHAnsi" w:hAnsiTheme="minorHAnsi"/>
                <w:color w:val="000000" w:themeColor="text1"/>
                <w:sz w:val="22"/>
                <w:szCs w:val="22"/>
              </w:rPr>
              <w:t>OpenSearch then automatically protects high-priority operations during traffic spikes</w:t>
            </w:r>
            <w:r w:rsidRPr="08388028" w:rsidR="000A68D3">
              <w:rPr>
                <w:rFonts w:asciiTheme="minorHAnsi" w:hAnsiTheme="minorHAnsi"/>
                <w:color w:val="000000" w:themeColor="text1"/>
                <w:sz w:val="22"/>
                <w:szCs w:val="22"/>
              </w:rPr>
              <w:t xml:space="preserve">: </w:t>
            </w:r>
            <w:r w:rsidRPr="08388028">
              <w:rPr>
                <w:rFonts w:asciiTheme="minorHAnsi" w:hAnsiTheme="minorHAnsi"/>
                <w:color w:val="000000" w:themeColor="text1"/>
                <w:sz w:val="22"/>
                <w:szCs w:val="22"/>
              </w:rPr>
              <w:t>like our bookstore automatically closing the 'recommendations' lane when checkout lines get long</w:t>
            </w:r>
            <w:r w:rsidRPr="08388028" w:rsidR="394589BC">
              <w:rPr>
                <w:rFonts w:asciiTheme="minorHAnsi" w:hAnsiTheme="minorHAnsi"/>
                <w:color w:val="000000" w:themeColor="text1"/>
                <w:sz w:val="22"/>
                <w:szCs w:val="22"/>
              </w:rPr>
              <w:t>.</w:t>
            </w:r>
          </w:p>
          <w:p w:rsidRPr="00C07D60" w:rsidR="008A6B45" w:rsidRDefault="008A6B45" w14:paraId="751DF220" w14:textId="77777777">
            <w:pPr>
              <w:rPr>
                <w:rFonts w:asciiTheme="minorHAnsi" w:hAnsiTheme="minorHAnsi"/>
                <w:color w:val="000000"/>
                <w:sz w:val="22"/>
                <w:szCs w:val="22"/>
                <w:rPrChange w:author="Yancey, Michelle" w:date="2026-03-05T21:33:00Z" w16du:dateUtc="2026-03-06T02:33:00Z" w:id="539">
                  <w:rPr>
                    <w:rFonts w:ascii="Aptos Narrow" w:hAnsi="Aptos Narrow"/>
                    <w:color w:val="000000"/>
                    <w:sz w:val="22"/>
                    <w:szCs w:val="22"/>
                  </w:rPr>
                </w:rPrChange>
              </w:rPr>
            </w:pPr>
          </w:p>
          <w:p w:rsidRPr="00C07D60" w:rsidR="008A6B45" w:rsidRDefault="008A6B45" w14:paraId="68F0CD13" w14:textId="44A3FDD3">
            <w:pPr>
              <w:rPr>
                <w:rFonts w:asciiTheme="minorHAnsi" w:hAnsiTheme="minorHAnsi"/>
                <w:color w:val="000000"/>
                <w:sz w:val="22"/>
                <w:szCs w:val="22"/>
                <w:rPrChange w:author="Yancey, Michelle" w:date="2026-03-05T21:33:00Z" w16du:dateUtc="2026-03-06T02:33:00Z" w:id="540">
                  <w:rPr>
                    <w:rFonts w:ascii="Aptos Narrow" w:hAnsi="Aptos Narrow"/>
                    <w:color w:val="000000"/>
                    <w:sz w:val="22"/>
                    <w:szCs w:val="22"/>
                  </w:rPr>
                </w:rPrChange>
              </w:rPr>
            </w:pPr>
            <w:r w:rsidRPr="08388028">
              <w:rPr>
                <w:rFonts w:asciiTheme="minorHAnsi" w:hAnsiTheme="minorHAnsi"/>
                <w:color w:val="000000" w:themeColor="text1"/>
                <w:sz w:val="22"/>
                <w:szCs w:val="22"/>
              </w:rPr>
              <w:t>You can check on the backpressure of a given node using the stats API: this can be handy for stress testing and monitoring.</w:t>
            </w:r>
          </w:p>
        </w:tc>
        <w:tc>
          <w:tcPr>
            <w:tcW w:w="265" w:type="dxa"/>
            <w:noWrap/>
            <w:hideMark/>
          </w:tcPr>
          <w:p w:rsidR="00365F62" w:rsidP="00365F62" w:rsidRDefault="00371290" w14:paraId="30017379" w14:textId="39B547B9">
            <w:pPr>
              <w:rPr>
                <w:rFonts w:ascii="Aptos Narrow" w:hAnsi="Aptos Narrow"/>
                <w:color w:val="000000"/>
                <w:sz w:val="22"/>
                <w:szCs w:val="22"/>
              </w:rPr>
            </w:pPr>
            <w:r w:rsidRPr="624FEADC">
              <w:rPr>
                <w:rFonts w:ascii="Aptos Narrow" w:hAnsi="Aptos Narrow"/>
                <w:color w:val="000000" w:themeColor="text1"/>
                <w:sz w:val="22"/>
                <w:szCs w:val="22"/>
              </w:rPr>
              <w:t xml:space="preserve">Flowchart: Traffic spike </w:t>
            </w:r>
            <w:r w:rsidRPr="624FEADC" w:rsidR="00AF1293">
              <w:rPr>
                <w:rFonts w:ascii="Aptos Narrow" w:hAnsi="Aptos Narrow" w:cs="Aptos Narrow"/>
                <w:color w:val="000000" w:themeColor="text1"/>
                <w:sz w:val="22"/>
                <w:szCs w:val="22"/>
              </w:rPr>
              <w:t>-&gt;</w:t>
            </w:r>
            <w:r w:rsidRPr="624FEADC">
              <w:rPr>
                <w:rFonts w:ascii="Aptos Narrow" w:hAnsi="Aptos Narrow"/>
                <w:color w:val="000000" w:themeColor="text1"/>
                <w:sz w:val="22"/>
                <w:szCs w:val="22"/>
              </w:rPr>
              <w:t xml:space="preserve"> CPU threshold reached </w:t>
            </w:r>
            <w:r w:rsidRPr="624FEADC" w:rsidR="00AF1293">
              <w:rPr>
                <w:rFonts w:ascii="Aptos Narrow" w:hAnsi="Aptos Narrow"/>
                <w:color w:val="000000" w:themeColor="text1"/>
                <w:sz w:val="22"/>
                <w:szCs w:val="22"/>
              </w:rPr>
              <w:t>-&gt;</w:t>
            </w:r>
            <w:r w:rsidRPr="624FEADC">
              <w:rPr>
                <w:rFonts w:ascii="Aptos Narrow" w:hAnsi="Aptos Narrow"/>
                <w:color w:val="000000" w:themeColor="text1"/>
                <w:sz w:val="22"/>
                <w:szCs w:val="22"/>
              </w:rPr>
              <w:t xml:space="preserve"> Auto-cancel low priority </w:t>
            </w:r>
            <w:r w:rsidRPr="624FEADC" w:rsidR="00AF1293">
              <w:rPr>
                <w:rFonts w:ascii="Aptos Narrow" w:hAnsi="Aptos Narrow"/>
                <w:color w:val="000000" w:themeColor="text1"/>
                <w:sz w:val="22"/>
                <w:szCs w:val="22"/>
              </w:rPr>
              <w:t>-&gt;</w:t>
            </w:r>
            <w:r w:rsidRPr="624FEADC">
              <w:rPr>
                <w:rFonts w:ascii="Aptos Narrow" w:hAnsi="Aptos Narrow"/>
                <w:color w:val="000000" w:themeColor="text1"/>
                <w:sz w:val="22"/>
                <w:szCs w:val="22"/>
              </w:rPr>
              <w:t xml:space="preserve"> Resources freed</w:t>
            </w:r>
            <w:r w:rsidRPr="624FEADC" w:rsidR="00AF1293">
              <w:rPr>
                <w:rFonts w:ascii="Aptos Narrow" w:hAnsi="Aptos Narrow"/>
                <w:color w:val="000000" w:themeColor="text1"/>
                <w:sz w:val="22"/>
                <w:szCs w:val="22"/>
              </w:rPr>
              <w:t xml:space="preserve"> -&gt;</w:t>
            </w:r>
            <w:r w:rsidRPr="624FEADC">
              <w:rPr>
                <w:rFonts w:ascii="Aptos Narrow" w:hAnsi="Aptos Narrow"/>
                <w:color w:val="000000" w:themeColor="text1"/>
                <w:sz w:val="22"/>
                <w:szCs w:val="22"/>
              </w:rPr>
              <w:t xml:space="preserve"> High priority succeeds; animated bookstore closing </w:t>
            </w:r>
            <w:r w:rsidRPr="624FEADC" w:rsidR="00BA22F8">
              <w:rPr>
                <w:rFonts w:ascii="Aptos Narrow" w:hAnsi="Aptos Narrow"/>
                <w:color w:val="000000" w:themeColor="text1"/>
                <w:sz w:val="22"/>
                <w:szCs w:val="22"/>
              </w:rPr>
              <w:t xml:space="preserve">recommendations </w:t>
            </w:r>
            <w:r w:rsidRPr="624FEADC">
              <w:rPr>
                <w:rFonts w:ascii="Aptos Narrow" w:hAnsi="Aptos Narrow"/>
                <w:color w:val="000000" w:themeColor="text1"/>
                <w:sz w:val="22"/>
                <w:szCs w:val="22"/>
              </w:rPr>
              <w:t>sections during rush</w:t>
            </w:r>
          </w:p>
          <w:p w:rsidR="00125365" w:rsidP="00365F62" w:rsidRDefault="00125365" w14:paraId="2C2C7A9D" w14:textId="77777777">
            <w:pPr>
              <w:rPr>
                <w:rFonts w:ascii="Aptos Narrow" w:hAnsi="Aptos Narrow"/>
                <w:color w:val="000000"/>
                <w:sz w:val="22"/>
                <w:szCs w:val="22"/>
              </w:rPr>
            </w:pPr>
          </w:p>
          <w:p w:rsidR="00BA22F8" w:rsidP="00365F62" w:rsidRDefault="00125365" w14:paraId="0C72A797"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Enable and configure Search Backpressure </w:t>
            </w:r>
          </w:p>
          <w:p w:rsidR="00B10004" w:rsidP="00365F62" w:rsidRDefault="00125365" w14:paraId="393AF4DD" w14:textId="77777777">
            <w:pPr>
              <w:rPr>
                <w:rFonts w:ascii="Aptos Narrow" w:hAnsi="Aptos Narrow"/>
                <w:color w:val="000000"/>
                <w:sz w:val="22"/>
                <w:szCs w:val="22"/>
              </w:rPr>
            </w:pPr>
            <w:r w:rsidRPr="624FEADC">
              <w:rPr>
                <w:rFonts w:ascii="Aptos Narrow" w:hAnsi="Aptos Narrow"/>
                <w:color w:val="000000" w:themeColor="text1"/>
                <w:sz w:val="22"/>
                <w:szCs w:val="22"/>
              </w:rPr>
              <w:t>PUT /_cluster/settings {</w:t>
            </w:r>
          </w:p>
          <w:p w:rsidR="00B10004" w:rsidP="00365F62" w:rsidRDefault="00125365" w14:paraId="5ACB11D2"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"persistent": {</w:t>
            </w:r>
          </w:p>
          <w:p w:rsidR="00B10004" w:rsidP="00365F62" w:rsidRDefault="00125365" w14:paraId="46E3DAC4" w14:textId="66AAC071">
            <w:pPr>
              <w:rPr>
                <w:rFonts w:ascii="Aptos Narrow" w:hAnsi="Aptos Narrow"/>
                <w:color w:val="000000"/>
                <w:sz w:val="22"/>
                <w:szCs w:val="22"/>
              </w:rPr>
            </w:pPr>
            <w:r w:rsidRPr="624FEADC">
              <w:rPr>
                <w:rFonts w:ascii="Aptos Narrow" w:hAnsi="Aptos Narrow"/>
                <w:color w:val="000000" w:themeColor="text1"/>
                <w:sz w:val="22"/>
                <w:szCs w:val="22"/>
              </w:rPr>
              <w:t xml:space="preserve"> "search_backpressure.mode": "</w:t>
            </w:r>
            <w:r w:rsidRPr="3ABAC147" w:rsidR="46AC823C">
              <w:rPr>
                <w:rFonts w:ascii="Aptos Narrow" w:hAnsi="Aptos Narrow"/>
                <w:color w:val="000000" w:themeColor="text1"/>
                <w:sz w:val="22"/>
                <w:szCs w:val="22"/>
              </w:rPr>
              <w:t>monitor_only</w:t>
            </w:r>
            <w:r w:rsidRPr="624FEADC">
              <w:rPr>
                <w:rFonts w:ascii="Aptos Narrow" w:hAnsi="Aptos Narrow"/>
                <w:color w:val="000000" w:themeColor="text1"/>
                <w:sz w:val="22"/>
                <w:szCs w:val="22"/>
              </w:rPr>
              <w:t xml:space="preserve">", "search_backpressure.search_shard_task.cpu_time_millis_threshold": 30000,"search_backpressure.search_shard_task.elapsed_time_millis_threshold": 45000, </w:t>
            </w:r>
          </w:p>
          <w:p w:rsidR="0BDFBE23" w:rsidP="0F3CC6E2" w:rsidRDefault="0BDFBE23" w14:paraId="5791A5BC" w14:textId="479DE0AF">
            <w:pPr>
              <w:rPr>
                <w:rFonts w:ascii="Aptos Narrow" w:hAnsi="Aptos Narrow" w:eastAsia="Aptos Narrow" w:cs="Aptos Narrow"/>
                <w:color w:val="5EEDED"/>
                <w:sz w:val="22"/>
                <w:szCs w:val="22"/>
              </w:rPr>
            </w:pPr>
            <w:r w:rsidRPr="0F3CC6E2">
              <w:rPr>
                <w:rFonts w:ascii="Aptos Narrow" w:hAnsi="Aptos Narrow" w:eastAsia="Aptos Narrow" w:cs="Aptos Narrow"/>
                <w:color w:val="F47B85"/>
                <w:sz w:val="22"/>
                <w:szCs w:val="22"/>
              </w:rPr>
              <w:t>"search_backpressure.search_task.total_heap_percent_threshold"</w:t>
            </w:r>
            <w:r w:rsidRPr="0F3CC6E2">
              <w:rPr>
                <w:rFonts w:ascii="Aptos Narrow" w:hAnsi="Aptos Narrow" w:eastAsia="Aptos Narrow" w:cs="Aptos Narrow"/>
                <w:color w:val="EAECF0"/>
                <w:sz w:val="22"/>
                <w:szCs w:val="22"/>
              </w:rPr>
              <w:t>:</w:t>
            </w:r>
            <w:r w:rsidRPr="0F3CC6E2">
              <w:rPr>
                <w:rFonts w:ascii="Aptos Narrow" w:hAnsi="Aptos Narrow" w:eastAsia="Aptos Narrow" w:cs="Aptos Narrow"/>
                <w:sz w:val="22"/>
                <w:szCs w:val="22"/>
              </w:rPr>
              <w:t xml:space="preserve"> </w:t>
            </w:r>
            <w:r w:rsidRPr="0F3CC6E2">
              <w:rPr>
                <w:rFonts w:ascii="Aptos Narrow" w:hAnsi="Aptos Narrow" w:eastAsia="Aptos Narrow" w:cs="Aptos Narrow"/>
                <w:color w:val="5EEDED"/>
                <w:sz w:val="22"/>
                <w:szCs w:val="22"/>
              </w:rPr>
              <w:t>0.05,</w:t>
            </w:r>
          </w:p>
          <w:p w:rsidR="00BA22F8" w:rsidP="00365F62" w:rsidRDefault="00125365" w14:paraId="2B5CD3E4" w14:textId="0DDDCD43">
            <w:pPr>
              <w:rPr>
                <w:rFonts w:ascii="Aptos Narrow" w:hAnsi="Aptos Narrow"/>
                <w:color w:val="000000"/>
                <w:sz w:val="22"/>
                <w:szCs w:val="22"/>
              </w:rPr>
            </w:pPr>
            <w:r w:rsidRPr="624FEADC">
              <w:rPr>
                <w:rFonts w:ascii="Aptos Narrow" w:hAnsi="Aptos Narrow"/>
                <w:color w:val="000000" w:themeColor="text1"/>
                <w:sz w:val="22"/>
                <w:szCs w:val="22"/>
              </w:rPr>
              <w:t>"search_backpressure.node_duress.cpu_threshold": 0.</w:t>
            </w:r>
            <w:r w:rsidRPr="3ABAC147" w:rsidR="560A0404">
              <w:rPr>
                <w:rFonts w:ascii="Aptos Narrow" w:hAnsi="Aptos Narrow"/>
                <w:color w:val="000000" w:themeColor="text1"/>
                <w:sz w:val="22"/>
                <w:szCs w:val="22"/>
              </w:rPr>
              <w:t>9</w:t>
            </w:r>
            <w:r w:rsidRPr="3ABAC147">
              <w:rPr>
                <w:rFonts w:ascii="Aptos Narrow" w:hAnsi="Aptos Narrow"/>
                <w:color w:val="000000" w:themeColor="text1"/>
                <w:sz w:val="22"/>
                <w:szCs w:val="22"/>
              </w:rPr>
              <w:t>0</w:t>
            </w:r>
            <w:r w:rsidRPr="624FEADC">
              <w:rPr>
                <w:rFonts w:ascii="Aptos Narrow" w:hAnsi="Aptos Narrow"/>
                <w:color w:val="000000" w:themeColor="text1"/>
                <w:sz w:val="22"/>
                <w:szCs w:val="22"/>
              </w:rPr>
              <w:t>,</w:t>
            </w:r>
          </w:p>
          <w:p w:rsidR="00557ACE" w:rsidP="00365F62" w:rsidRDefault="00125365" w14:paraId="06D26F29" w14:textId="0A23532C">
            <w:pPr>
              <w:rPr>
                <w:rFonts w:ascii="Aptos Narrow" w:hAnsi="Aptos Narrow"/>
                <w:color w:val="000000"/>
                <w:sz w:val="22"/>
                <w:szCs w:val="22"/>
              </w:rPr>
            </w:pPr>
            <w:r w:rsidRPr="624FEADC">
              <w:rPr>
                <w:rFonts w:ascii="Aptos Narrow" w:hAnsi="Aptos Narrow"/>
                <w:color w:val="000000" w:themeColor="text1"/>
                <w:sz w:val="22"/>
                <w:szCs w:val="22"/>
              </w:rPr>
              <w:t>"search_backpressure.node_duress.heap_threshold": 0.70 } }</w:t>
            </w:r>
          </w:p>
          <w:p w:rsidR="00860B36" w:rsidP="00365F62" w:rsidRDefault="00860B36" w14:paraId="56C2E389" w14:textId="77777777">
            <w:pPr>
              <w:rPr>
                <w:rFonts w:ascii="Aptos Narrow" w:hAnsi="Aptos Narrow"/>
                <w:color w:val="000000"/>
                <w:sz w:val="22"/>
                <w:szCs w:val="22"/>
              </w:rPr>
            </w:pPr>
          </w:p>
          <w:p w:rsidRPr="00860B36" w:rsidR="00860B36" w:rsidP="00860B36" w:rsidRDefault="00860B36" w14:paraId="7458F45E" w14:textId="77777777">
            <w:pPr>
              <w:rPr>
                <w:rFonts w:ascii="Aptos Narrow" w:hAnsi="Aptos Narrow"/>
                <w:color w:val="000000"/>
                <w:sz w:val="22"/>
                <w:szCs w:val="22"/>
              </w:rPr>
            </w:pPr>
            <w:r w:rsidRPr="624FEADC">
              <w:rPr>
                <w:rFonts w:ascii="Aptos Narrow" w:hAnsi="Aptos Narrow"/>
                <w:color w:val="000000" w:themeColor="text1"/>
                <w:sz w:val="22"/>
                <w:szCs w:val="22"/>
              </w:rPr>
              <w:t>PUT /_cluster/settings</w:t>
            </w:r>
          </w:p>
          <w:p w:rsidRPr="00860B36" w:rsidR="00860B36" w:rsidP="00860B36" w:rsidRDefault="00860B36" w14:paraId="13A3A8F8" w14:textId="77777777">
            <w:pPr>
              <w:rPr>
                <w:rFonts w:ascii="Aptos Narrow" w:hAnsi="Aptos Narrow"/>
                <w:color w:val="000000"/>
                <w:sz w:val="22"/>
                <w:szCs w:val="22"/>
              </w:rPr>
            </w:pPr>
            <w:r w:rsidRPr="624FEADC">
              <w:rPr>
                <w:rFonts w:ascii="Aptos Narrow" w:hAnsi="Aptos Narrow"/>
                <w:color w:val="000000" w:themeColor="text1"/>
                <w:sz w:val="22"/>
                <w:szCs w:val="22"/>
              </w:rPr>
              <w:t>{</w:t>
            </w:r>
          </w:p>
          <w:p w:rsidRPr="00860B36" w:rsidR="00860B36" w:rsidP="00860B36" w:rsidRDefault="00860B36" w14:paraId="0895FE73"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"persistent": {</w:t>
            </w:r>
          </w:p>
          <w:p w:rsidRPr="00860B36" w:rsidR="00860B36" w:rsidP="00860B36" w:rsidRDefault="00860B36" w14:paraId="7D4F38C5"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"search_backpressure.search_task.cancellation_rate": 0.05,</w:t>
            </w:r>
          </w:p>
          <w:p w:rsidRPr="00860B36" w:rsidR="00860B36" w:rsidP="00860B36" w:rsidRDefault="00860B36" w14:paraId="6341EA34"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"search_backpressure.search_task.cancellation_burst": 10,</w:t>
            </w:r>
          </w:p>
          <w:p w:rsidRPr="00860B36" w:rsidR="00860B36" w:rsidP="00860B36" w:rsidRDefault="00860B36" w14:paraId="72C2CAD8"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"search_backpressure.search_shard_task.cancellation_rate": 0.05,</w:t>
            </w:r>
          </w:p>
          <w:p w:rsidRPr="00860B36" w:rsidR="00860B36" w:rsidP="00860B36" w:rsidRDefault="00860B36" w14:paraId="35ECA745"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"search_backpressure.search_shard_task.cancellation_burst": 15</w:t>
            </w:r>
          </w:p>
          <w:p w:rsidRPr="00860B36" w:rsidR="00860B36" w:rsidP="00860B36" w:rsidRDefault="00860B36" w14:paraId="52D9E3FF"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w:t>
            </w:r>
          </w:p>
          <w:p w:rsidR="00860B36" w:rsidP="00860B36" w:rsidRDefault="00860B36" w14:paraId="4B4DC76D" w14:textId="0C0C96FD">
            <w:pPr>
              <w:rPr>
                <w:rFonts w:ascii="Aptos Narrow" w:hAnsi="Aptos Narrow"/>
                <w:color w:val="000000"/>
                <w:sz w:val="22"/>
                <w:szCs w:val="22"/>
              </w:rPr>
            </w:pPr>
            <w:r w:rsidRPr="624FEADC">
              <w:rPr>
                <w:rFonts w:ascii="Aptos Narrow" w:hAnsi="Aptos Narrow"/>
                <w:color w:val="000000" w:themeColor="text1"/>
                <w:sz w:val="22"/>
                <w:szCs w:val="22"/>
              </w:rPr>
              <w:t>}</w:t>
            </w:r>
          </w:p>
          <w:p w:rsidR="00860B36" w:rsidP="00365F62" w:rsidRDefault="00860B36" w14:paraId="1551573C" w14:textId="77777777">
            <w:pPr>
              <w:rPr>
                <w:rFonts w:ascii="Aptos Narrow" w:hAnsi="Aptos Narrow"/>
                <w:color w:val="000000"/>
                <w:sz w:val="22"/>
                <w:szCs w:val="22"/>
              </w:rPr>
            </w:pPr>
          </w:p>
          <w:p w:rsidR="00557ACE" w:rsidP="00365F62" w:rsidRDefault="00125365" w14:paraId="2ACE1176" w14:textId="77777777">
            <w:pPr>
              <w:rPr>
                <w:rFonts w:ascii="Aptos Narrow" w:hAnsi="Aptos Narrow"/>
                <w:color w:val="000000"/>
                <w:sz w:val="22"/>
                <w:szCs w:val="22"/>
              </w:rPr>
            </w:pPr>
            <w:r w:rsidRPr="624FEADC">
              <w:rPr>
                <w:rFonts w:ascii="Aptos Narrow" w:hAnsi="Aptos Narrow"/>
                <w:color w:val="000000" w:themeColor="text1"/>
                <w:sz w:val="22"/>
                <w:szCs w:val="22"/>
              </w:rPr>
              <w:t xml:space="preserve"> // Check backpressure stats </w:t>
            </w:r>
            <w:commentRangeStart w:id="541"/>
            <w:commentRangeEnd w:id="541"/>
            <w:r>
              <w:rPr>
                <w:rStyle w:val="CommentReference"/>
                <w:rFonts w:ascii="Aptos Narrow" w:hAnsi="Aptos Narrow"/>
                <w:color w:val="000000"/>
                <w:sz w:val="22"/>
                <w:szCs w:val="22"/>
              </w:rPr>
              <w:commentReference w:id="541"/>
            </w:r>
          </w:p>
          <w:p w:rsidR="00125365" w:rsidP="00365F62" w:rsidRDefault="00125365" w14:paraId="55EE7C69" w14:textId="51725906">
            <w:pPr>
              <w:rPr>
                <w:rFonts w:ascii="Aptos Narrow" w:hAnsi="Aptos Narrow"/>
                <w:color w:val="000000"/>
                <w:sz w:val="22"/>
                <w:szCs w:val="22"/>
              </w:rPr>
            </w:pPr>
            <w:r w:rsidRPr="00125365">
              <w:rPr>
                <w:rFonts w:ascii="Aptos Narrow" w:hAnsi="Aptos Narrow"/>
                <w:color w:val="000000"/>
                <w:sz w:val="22"/>
                <w:szCs w:val="22"/>
              </w:rPr>
              <w:t>GET /_nodes/stats/search_backpressure</w:t>
            </w:r>
          </w:p>
          <w:p w:rsidR="00371290" w:rsidRDefault="00371290" w14:paraId="78F839AD" w14:textId="12DA3429">
            <w:pPr>
              <w:rPr>
                <w:rFonts w:ascii="Aptos Narrow" w:hAnsi="Aptos Narrow"/>
                <w:color w:val="000000"/>
                <w:sz w:val="22"/>
                <w:szCs w:val="22"/>
              </w:rPr>
            </w:pPr>
          </w:p>
        </w:tc>
      </w:tr>
      <w:tr w:rsidR="001B3321" w:rsidTr="08388028" w14:paraId="3020D67C" w14:textId="77777777">
        <w:trPr>
          <w:trHeight w:val="290"/>
        </w:trPr>
        <w:tc>
          <w:tcPr>
            <w:tcW w:w="863" w:type="dxa"/>
            <w:noWrap/>
            <w:hideMark/>
          </w:tcPr>
          <w:p w:rsidR="00371290" w:rsidRDefault="00371290" w14:paraId="00E51AB9" w14:textId="77777777">
            <w:pPr>
              <w:rPr>
                <w:rFonts w:ascii="Aptos Narrow" w:hAnsi="Aptos Narrow"/>
                <w:color w:val="000000"/>
                <w:sz w:val="22"/>
                <w:szCs w:val="22"/>
              </w:rPr>
            </w:pPr>
            <w:r>
              <w:rPr>
                <w:rFonts w:ascii="Aptos Narrow" w:hAnsi="Aptos Narrow"/>
                <w:color w:val="000000"/>
                <w:sz w:val="22"/>
                <w:szCs w:val="22"/>
              </w:rPr>
              <w:t>Summary &amp; Best Practices</w:t>
            </w:r>
          </w:p>
        </w:tc>
        <w:tc>
          <w:tcPr>
            <w:tcW w:w="8222" w:type="dxa"/>
            <w:noWrap/>
            <w:hideMark/>
          </w:tcPr>
          <w:p w:rsidR="00E90EDD" w:rsidP="00E90EDD" w:rsidRDefault="00E90EDD" w14:paraId="603BE461" w14:textId="77777777">
            <w:pPr>
              <w:rPr>
                <w:rFonts w:ascii="Aptos Narrow" w:hAnsi="Aptos Narrow"/>
                <w:color w:val="000000"/>
                <w:sz w:val="22"/>
                <w:szCs w:val="22"/>
              </w:rPr>
            </w:pPr>
            <w:r w:rsidRPr="08388028">
              <w:rPr>
                <w:rFonts w:ascii="Aptos Narrow" w:hAnsi="Aptos Narrow"/>
                <w:color w:val="000000" w:themeColor="text1"/>
                <w:sz w:val="22"/>
                <w:szCs w:val="22"/>
              </w:rPr>
              <w:t>To recap, query prioritization ensures your critical searches succeed under heavy load. You can use a combination of backpressure settings, thread pool tuning, and index priorities to implement it effectively. Start by categorizing your queries by their business impact—just like our bookstore separates "buying" from "browsing."</w:t>
            </w:r>
          </w:p>
          <w:p w:rsidRPr="00E90EDD" w:rsidR="00E90EDD" w:rsidP="00E90EDD" w:rsidRDefault="00E90EDD" w14:paraId="56DD87EF" w14:textId="77777777">
            <w:pPr>
              <w:rPr>
                <w:rFonts w:ascii="Aptos Narrow" w:hAnsi="Aptos Narrow"/>
                <w:color w:val="000000"/>
                <w:sz w:val="22"/>
                <w:szCs w:val="22"/>
              </w:rPr>
            </w:pPr>
          </w:p>
          <w:p w:rsidR="00E90EDD" w:rsidP="00E90EDD" w:rsidRDefault="00E90EDD" w14:paraId="3DA4794D" w14:textId="20001A8C">
            <w:pPr>
              <w:rPr>
                <w:rFonts w:ascii="Aptos Narrow" w:hAnsi="Aptos Narrow"/>
                <w:color w:val="000000"/>
                <w:sz w:val="22"/>
                <w:szCs w:val="22"/>
              </w:rPr>
            </w:pPr>
            <w:r w:rsidRPr="08388028">
              <w:rPr>
                <w:rFonts w:ascii="Aptos Narrow" w:hAnsi="Aptos Narrow"/>
                <w:color w:val="000000" w:themeColor="text1"/>
                <w:sz w:val="22"/>
                <w:szCs w:val="22"/>
              </w:rPr>
              <w:t>Now it’s your turn. Go into your cluster and review the backpressure settings. Try running it in monitor_only mode to see what queries would be cancelled under your current load</w:t>
            </w:r>
            <w:r w:rsidRPr="08388028" w:rsidR="7FC86593">
              <w:rPr>
                <w:rFonts w:ascii="Aptos Narrow" w:hAnsi="Aptos Narrow"/>
                <w:color w:val="000000" w:themeColor="text1"/>
                <w:sz w:val="22"/>
                <w:szCs w:val="22"/>
              </w:rPr>
              <w:t>.</w:t>
            </w:r>
          </w:p>
          <w:p w:rsidR="009C1EE1" w:rsidRDefault="009C1EE1" w14:paraId="61A4F8BB" w14:textId="77777777">
            <w:pPr>
              <w:rPr>
                <w:rFonts w:ascii="Aptos Narrow" w:hAnsi="Aptos Narrow"/>
                <w:color w:val="000000"/>
                <w:sz w:val="22"/>
                <w:szCs w:val="22"/>
              </w:rPr>
            </w:pPr>
          </w:p>
          <w:p w:rsidR="009C1EE1" w:rsidRDefault="009C1EE1" w14:paraId="3425F173" w14:textId="0604C561">
            <w:pPr>
              <w:rPr>
                <w:rFonts w:ascii="Aptos Narrow" w:hAnsi="Aptos Narrow"/>
                <w:color w:val="000000"/>
                <w:sz w:val="22"/>
                <w:szCs w:val="22"/>
              </w:rPr>
            </w:pPr>
            <w:r>
              <w:rPr>
                <w:rFonts w:ascii="Aptos Narrow" w:hAnsi="Aptos Narrow"/>
                <w:color w:val="000000"/>
                <w:sz w:val="22"/>
                <w:szCs w:val="22"/>
              </w:rPr>
              <w:t>Congratulations, you’ve reached the end of the Learning path!”</w:t>
            </w:r>
          </w:p>
        </w:tc>
        <w:tc>
          <w:tcPr>
            <w:tcW w:w="265" w:type="dxa"/>
            <w:noWrap/>
            <w:hideMark/>
          </w:tcPr>
          <w:p w:rsidR="00371290" w:rsidRDefault="00371290" w14:paraId="2EACA41E" w14:textId="7BA37F5E">
            <w:pPr>
              <w:rPr>
                <w:rFonts w:ascii="Aptos Narrow" w:hAnsi="Aptos Narrow"/>
                <w:color w:val="000000"/>
                <w:sz w:val="22"/>
                <w:szCs w:val="22"/>
              </w:rPr>
            </w:pPr>
            <w:r>
              <w:rPr>
                <w:rFonts w:ascii="Aptos Narrow" w:hAnsi="Aptos Narrow"/>
                <w:color w:val="000000"/>
                <w:sz w:val="22"/>
                <w:szCs w:val="22"/>
              </w:rPr>
              <w:t>Checklist graphic with key takeaways; bookstore scene running smoothly with organized lanes</w:t>
            </w:r>
          </w:p>
        </w:tc>
      </w:tr>
    </w:tbl>
    <w:p w:rsidRPr="00B75064" w:rsidR="00371290" w:rsidP="002C786C" w:rsidRDefault="00371290" w14:paraId="7F16705C" w14:textId="77777777"/>
    <w:p w:rsidR="009A301F" w:rsidP="009A301F" w:rsidRDefault="009A301F" w14:paraId="1C7A58A1" w14:textId="567E7314">
      <w:pPr>
        <w:rPr>
          <w:rStyle w:val="Heading2Char"/>
        </w:rPr>
      </w:pPr>
      <w:bookmarkStart w:name="_Toc397649503" w:id="542"/>
      <w:bookmarkStart w:name="_Toc1578534128" w:id="543"/>
      <w:commentRangeStart w:id="544"/>
      <w:r>
        <w:rPr>
          <w:rStyle w:val="Heading2Char"/>
        </w:rPr>
        <w:t>Chapter 5 Summary</w:t>
      </w:r>
      <w:bookmarkEnd w:id="542"/>
      <w:bookmarkEnd w:id="543"/>
      <w:commentRangeEnd w:id="544"/>
      <w:r w:rsidR="004A24B7">
        <w:rPr>
          <w:rStyle w:val="CommentReference"/>
          <w:rFonts w:asciiTheme="majorHAnsi" w:hAnsiTheme="majorHAnsi" w:eastAsiaTheme="majorEastAsia" w:cstheme="majorBidi"/>
          <w:color w:val="0F4761" w:themeColor="accent1" w:themeShade="BF"/>
          <w:sz w:val="32"/>
          <w:szCs w:val="32"/>
        </w:rPr>
        <w:commentReference w:id="544"/>
      </w:r>
    </w:p>
    <w:p w:rsidR="009A301F" w:rsidP="009A301F" w:rsidRDefault="009A301F" w14:paraId="27A313F2" w14:textId="77777777"/>
    <w:tbl>
      <w:tblPr>
        <w:tblW w:w="103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32"/>
        <w:gridCol w:w="4330"/>
        <w:gridCol w:w="4571"/>
      </w:tblGrid>
      <w:tr w:rsidR="0080037C" w:rsidTr="07910F1C" w14:paraId="7D124239" w14:textId="77777777">
        <w:trPr>
          <w:trHeight w:val="290"/>
        </w:trPr>
        <w:tc>
          <w:tcPr>
            <w:tcW w:w="1432" w:type="dxa"/>
            <w:noWrap/>
            <w:hideMark/>
          </w:tcPr>
          <w:p w:rsidR="009A301F" w:rsidRDefault="009A301F" w14:paraId="3640E3C9" w14:textId="77777777">
            <w:pPr>
              <w:rPr>
                <w:rFonts w:ascii="Aptos Narrow" w:hAnsi="Aptos Narrow"/>
                <w:color w:val="000000"/>
                <w:sz w:val="22"/>
                <w:szCs w:val="22"/>
              </w:rPr>
            </w:pPr>
            <w:r>
              <w:rPr>
                <w:rFonts w:ascii="Aptos Narrow" w:hAnsi="Aptos Narrow"/>
                <w:color w:val="000000"/>
                <w:sz w:val="22"/>
                <w:szCs w:val="22"/>
              </w:rPr>
              <w:t>Title</w:t>
            </w:r>
          </w:p>
        </w:tc>
        <w:tc>
          <w:tcPr>
            <w:tcW w:w="4330" w:type="dxa"/>
            <w:noWrap/>
            <w:hideMark/>
          </w:tcPr>
          <w:p w:rsidR="009A301F" w:rsidRDefault="009A301F" w14:paraId="726F6AB0" w14:textId="77777777">
            <w:pPr>
              <w:rPr>
                <w:rFonts w:ascii="Aptos Narrow" w:hAnsi="Aptos Narrow"/>
                <w:color w:val="000000"/>
                <w:sz w:val="22"/>
                <w:szCs w:val="22"/>
              </w:rPr>
            </w:pPr>
            <w:r>
              <w:rPr>
                <w:rFonts w:ascii="Aptos Narrow" w:hAnsi="Aptos Narrow"/>
                <w:color w:val="000000"/>
                <w:sz w:val="22"/>
                <w:szCs w:val="22"/>
              </w:rPr>
              <w:t>Script</w:t>
            </w:r>
          </w:p>
        </w:tc>
        <w:tc>
          <w:tcPr>
            <w:tcW w:w="4571" w:type="dxa"/>
            <w:noWrap/>
            <w:hideMark/>
          </w:tcPr>
          <w:p w:rsidR="009A301F" w:rsidRDefault="009A301F" w14:paraId="375CC585" w14:textId="77777777">
            <w:pPr>
              <w:rPr>
                <w:rFonts w:ascii="Aptos Narrow" w:hAnsi="Aptos Narrow"/>
                <w:color w:val="000000"/>
                <w:sz w:val="22"/>
                <w:szCs w:val="22"/>
              </w:rPr>
            </w:pPr>
            <w:r>
              <w:rPr>
                <w:rFonts w:ascii="Aptos Narrow" w:hAnsi="Aptos Narrow"/>
                <w:color w:val="000000"/>
                <w:sz w:val="22"/>
                <w:szCs w:val="22"/>
              </w:rPr>
              <w:t>Visuals</w:t>
            </w:r>
          </w:p>
        </w:tc>
      </w:tr>
      <w:tr w:rsidR="00032829" w:rsidTr="07910F1C" w14:paraId="3676D6F6" w14:textId="77777777">
        <w:trPr>
          <w:trHeight w:val="290"/>
        </w:trPr>
        <w:tc>
          <w:tcPr>
            <w:tcW w:w="1432" w:type="dxa"/>
            <w:noWrap/>
          </w:tcPr>
          <w:p w:rsidR="009A301F" w:rsidRDefault="00641712" w14:paraId="23631CEF" w14:textId="4944498C">
            <w:pPr>
              <w:rPr>
                <w:rFonts w:ascii="Aptos Narrow" w:hAnsi="Aptos Narrow"/>
                <w:color w:val="000000"/>
                <w:sz w:val="22"/>
                <w:szCs w:val="22"/>
              </w:rPr>
            </w:pPr>
            <w:r>
              <w:rPr>
                <w:rFonts w:ascii="Aptos Narrow" w:hAnsi="Aptos Narrow"/>
                <w:color w:val="000000"/>
                <w:sz w:val="22"/>
                <w:szCs w:val="22"/>
              </w:rPr>
              <w:t>Summary</w:t>
            </w:r>
          </w:p>
        </w:tc>
        <w:tc>
          <w:tcPr>
            <w:tcW w:w="4330" w:type="dxa"/>
            <w:noWrap/>
          </w:tcPr>
          <w:p w:rsidR="009A301F" w:rsidRDefault="00FC292F" w14:paraId="2C59B818" w14:textId="6F7E1467">
            <w:pPr>
              <w:rPr>
                <w:rFonts w:ascii="Aptos Narrow" w:hAnsi="Aptos Narrow"/>
                <w:color w:val="000000"/>
                <w:sz w:val="22"/>
                <w:szCs w:val="22"/>
              </w:rPr>
            </w:pPr>
            <w:r w:rsidRPr="07910F1C">
              <w:rPr>
                <w:rFonts w:ascii="Aptos Narrow" w:hAnsi="Aptos Narrow"/>
                <w:color w:val="000000" w:themeColor="text1"/>
                <w:sz w:val="22"/>
                <w:szCs w:val="22"/>
              </w:rPr>
              <w:t>Let's summarize what we've covered in Chapter 5. This chapter focused on optimizing your OpenSearch clusters for production environments, ensuring they are resilient, performant, and secure</w:t>
            </w:r>
            <w:r w:rsidRPr="07910F1C" w:rsidR="3E9D57EF">
              <w:rPr>
                <w:rFonts w:ascii="Aptos Narrow" w:hAnsi="Aptos Narrow"/>
                <w:color w:val="000000" w:themeColor="text1"/>
                <w:sz w:val="22"/>
                <w:szCs w:val="22"/>
              </w:rPr>
              <w:t>.</w:t>
            </w:r>
          </w:p>
        </w:tc>
        <w:tc>
          <w:tcPr>
            <w:tcW w:w="4571" w:type="dxa"/>
            <w:noWrap/>
          </w:tcPr>
          <w:p w:rsidR="009A301F" w:rsidP="00C244E3" w:rsidRDefault="009A301F" w14:paraId="08F83E33" w14:textId="77777777">
            <w:pPr>
              <w:ind w:left="1440"/>
              <w:rPr>
                <w:rFonts w:ascii="Aptos Narrow" w:hAnsi="Aptos Narrow"/>
                <w:color w:val="000000"/>
                <w:sz w:val="22"/>
                <w:szCs w:val="22"/>
              </w:rPr>
            </w:pPr>
          </w:p>
        </w:tc>
      </w:tr>
      <w:tr w:rsidR="002A4207" w:rsidTr="07910F1C" w14:paraId="056E0E92" w14:textId="77777777">
        <w:trPr>
          <w:trHeight w:val="290"/>
        </w:trPr>
        <w:tc>
          <w:tcPr>
            <w:tcW w:w="1432" w:type="dxa"/>
            <w:noWrap/>
          </w:tcPr>
          <w:p w:rsidR="00FB7EC3" w:rsidRDefault="00FB7EC3" w14:paraId="2D70E6B9" w14:textId="77777777">
            <w:pPr>
              <w:rPr>
                <w:rFonts w:ascii="Aptos Narrow" w:hAnsi="Aptos Narrow"/>
                <w:color w:val="000000"/>
                <w:sz w:val="22"/>
                <w:szCs w:val="22"/>
              </w:rPr>
            </w:pPr>
          </w:p>
        </w:tc>
        <w:tc>
          <w:tcPr>
            <w:tcW w:w="4330" w:type="dxa"/>
            <w:noWrap/>
          </w:tcPr>
          <w:p w:rsidRPr="00FC292F" w:rsidR="00FB7EC3" w:rsidRDefault="00272383" w14:paraId="5F500B9D" w14:textId="01A6472E">
            <w:pPr>
              <w:rPr>
                <w:rFonts w:ascii="Aptos Narrow" w:hAnsi="Aptos Narrow"/>
                <w:color w:val="000000"/>
                <w:sz w:val="22"/>
                <w:szCs w:val="22"/>
              </w:rPr>
            </w:pPr>
            <w:r w:rsidRPr="08388028">
              <w:rPr>
                <w:rFonts w:ascii="Aptos Narrow" w:hAnsi="Aptos Narrow"/>
                <w:color w:val="000000" w:themeColor="text1"/>
                <w:sz w:val="22"/>
                <w:szCs w:val="22"/>
              </w:rPr>
              <w:t>For resiliency: always deploy across multiple Availability Zones to ensure high availability; implement proper monitoring to catch issues before they become outages; understand the difference between healthy and unhealthy cluster indicators; and have documented procedures for common issues like unassigned shards and JVM pressure."</w:t>
            </w:r>
          </w:p>
        </w:tc>
        <w:tc>
          <w:tcPr>
            <w:tcW w:w="4571" w:type="dxa"/>
            <w:noWrap/>
          </w:tcPr>
          <w:p w:rsidRPr="00FB7EC3" w:rsidR="00C244E3" w:rsidP="00C244E3" w:rsidRDefault="00C244E3" w14:paraId="7E1EFFB0" w14:textId="77777777">
            <w:pPr>
              <w:numPr>
                <w:ilvl w:val="0"/>
                <w:numId w:val="52"/>
              </w:numPr>
              <w:rPr>
                <w:rFonts w:ascii="Aptos Narrow" w:hAnsi="Aptos Narrow"/>
                <w:color w:val="000000"/>
                <w:sz w:val="22"/>
                <w:szCs w:val="22"/>
              </w:rPr>
            </w:pPr>
            <w:r w:rsidRPr="00FB7EC3">
              <w:rPr>
                <w:rFonts w:ascii="Aptos Narrow" w:hAnsi="Aptos Narrow"/>
                <w:b/>
                <w:bCs/>
                <w:color w:val="000000"/>
                <w:sz w:val="22"/>
                <w:szCs w:val="22"/>
              </w:rPr>
              <w:t>Resiliency Best Practices:</w:t>
            </w:r>
          </w:p>
          <w:p w:rsidRPr="00FB7EC3" w:rsidR="00C244E3" w:rsidP="00C244E3" w:rsidRDefault="00C244E3" w14:paraId="0643F462" w14:textId="77777777">
            <w:pPr>
              <w:numPr>
                <w:ilvl w:val="1"/>
                <w:numId w:val="52"/>
              </w:numPr>
              <w:rPr>
                <w:rFonts w:ascii="Aptos Narrow" w:hAnsi="Aptos Narrow"/>
                <w:color w:val="000000"/>
                <w:sz w:val="22"/>
                <w:szCs w:val="22"/>
              </w:rPr>
            </w:pPr>
            <w:r w:rsidRPr="00FB7EC3">
              <w:rPr>
                <w:rFonts w:ascii="Aptos Narrow" w:hAnsi="Aptos Narrow"/>
                <w:color w:val="000000"/>
                <w:sz w:val="22"/>
                <w:szCs w:val="22"/>
              </w:rPr>
              <w:t>Deploy across multiple Availability Zones</w:t>
            </w:r>
          </w:p>
          <w:p w:rsidRPr="00FB7EC3" w:rsidR="00C244E3" w:rsidP="00C244E3" w:rsidRDefault="00C244E3" w14:paraId="78030760" w14:textId="77777777">
            <w:pPr>
              <w:numPr>
                <w:ilvl w:val="1"/>
                <w:numId w:val="52"/>
              </w:numPr>
              <w:rPr>
                <w:rFonts w:ascii="Aptos Narrow" w:hAnsi="Aptos Narrow"/>
                <w:color w:val="000000"/>
                <w:sz w:val="22"/>
                <w:szCs w:val="22"/>
              </w:rPr>
            </w:pPr>
            <w:r w:rsidRPr="00FB7EC3">
              <w:rPr>
                <w:rFonts w:ascii="Aptos Narrow" w:hAnsi="Aptos Narrow"/>
                <w:color w:val="000000"/>
                <w:sz w:val="22"/>
                <w:szCs w:val="22"/>
              </w:rPr>
              <w:t>Implement proper monitoring</w:t>
            </w:r>
          </w:p>
          <w:p w:rsidRPr="00FB7EC3" w:rsidR="00C244E3" w:rsidP="00C244E3" w:rsidRDefault="00C244E3" w14:paraId="273EDB6C" w14:textId="77777777">
            <w:pPr>
              <w:numPr>
                <w:ilvl w:val="1"/>
                <w:numId w:val="52"/>
              </w:numPr>
              <w:rPr>
                <w:rFonts w:ascii="Aptos Narrow" w:hAnsi="Aptos Narrow"/>
                <w:color w:val="000000"/>
                <w:sz w:val="22"/>
                <w:szCs w:val="22"/>
              </w:rPr>
            </w:pPr>
            <w:r w:rsidRPr="00FB7EC3">
              <w:rPr>
                <w:rFonts w:ascii="Aptos Narrow" w:hAnsi="Aptos Narrow"/>
                <w:color w:val="000000"/>
                <w:sz w:val="22"/>
                <w:szCs w:val="22"/>
              </w:rPr>
              <w:t>Understand cluster health indicators</w:t>
            </w:r>
          </w:p>
          <w:p w:rsidRPr="00FB7EC3" w:rsidR="00C244E3" w:rsidP="00C244E3" w:rsidRDefault="00C244E3" w14:paraId="3174874A" w14:textId="77777777">
            <w:pPr>
              <w:numPr>
                <w:ilvl w:val="1"/>
                <w:numId w:val="52"/>
              </w:numPr>
              <w:rPr>
                <w:rFonts w:ascii="Aptos Narrow" w:hAnsi="Aptos Narrow"/>
                <w:color w:val="000000"/>
                <w:sz w:val="22"/>
                <w:szCs w:val="22"/>
              </w:rPr>
            </w:pPr>
            <w:r w:rsidRPr="00FB7EC3">
              <w:rPr>
                <w:rFonts w:ascii="Aptos Narrow" w:hAnsi="Aptos Narrow"/>
                <w:color w:val="000000"/>
                <w:sz w:val="22"/>
                <w:szCs w:val="22"/>
              </w:rPr>
              <w:t>Document procedures for common issues</w:t>
            </w:r>
          </w:p>
          <w:p w:rsidRPr="00FB7EC3" w:rsidR="00FB7EC3" w:rsidP="00C244E3" w:rsidRDefault="00FB7EC3" w14:paraId="1CDA8005" w14:textId="77777777">
            <w:pPr>
              <w:rPr>
                <w:rFonts w:ascii="Aptos Narrow" w:hAnsi="Aptos Narrow"/>
                <w:b/>
                <w:bCs/>
                <w:color w:val="000000"/>
                <w:sz w:val="22"/>
                <w:szCs w:val="22"/>
              </w:rPr>
            </w:pPr>
          </w:p>
        </w:tc>
      </w:tr>
      <w:tr w:rsidR="00581093" w:rsidTr="07910F1C" w14:paraId="277619E0" w14:textId="77777777">
        <w:trPr>
          <w:trHeight w:val="290"/>
        </w:trPr>
        <w:tc>
          <w:tcPr>
            <w:tcW w:w="1432" w:type="dxa"/>
            <w:noWrap/>
          </w:tcPr>
          <w:p w:rsidR="00272383" w:rsidRDefault="00272383" w14:paraId="098885D0" w14:textId="77777777">
            <w:pPr>
              <w:rPr>
                <w:rFonts w:ascii="Aptos Narrow" w:hAnsi="Aptos Narrow"/>
                <w:color w:val="000000"/>
                <w:sz w:val="22"/>
                <w:szCs w:val="22"/>
              </w:rPr>
            </w:pPr>
          </w:p>
        </w:tc>
        <w:tc>
          <w:tcPr>
            <w:tcW w:w="4330" w:type="dxa"/>
            <w:noWrap/>
          </w:tcPr>
          <w:p w:rsidRPr="00272383" w:rsidR="00272383" w:rsidRDefault="00C244E3" w14:paraId="55823FB2" w14:textId="1003E2E0">
            <w:pPr>
              <w:rPr>
                <w:rFonts w:ascii="Aptos Narrow" w:hAnsi="Aptos Narrow"/>
                <w:color w:val="000000"/>
                <w:sz w:val="22"/>
                <w:szCs w:val="22"/>
              </w:rPr>
            </w:pPr>
            <w:r w:rsidRPr="08388028">
              <w:rPr>
                <w:rFonts w:ascii="Aptos Narrow" w:hAnsi="Aptos Narrow"/>
                <w:color w:val="000000" w:themeColor="text1"/>
                <w:sz w:val="22"/>
                <w:szCs w:val="22"/>
              </w:rPr>
              <w:t>For security: enable and properly configure the Security plugin from day one; implement role-based access control with the principle of least privilege; use anomaly detection to flag unusual access patterns in audit logs — not as a SIEM replacement, but as an early warning signal; and avoid common mistakes like default credentials and exposed ports."</w:t>
            </w:r>
          </w:p>
        </w:tc>
        <w:tc>
          <w:tcPr>
            <w:tcW w:w="4571" w:type="dxa"/>
            <w:noWrap/>
          </w:tcPr>
          <w:p w:rsidRPr="00272383" w:rsidR="00C244E3" w:rsidP="00C244E3" w:rsidRDefault="00C244E3" w14:paraId="1C1F8297" w14:textId="77777777">
            <w:pPr>
              <w:numPr>
                <w:ilvl w:val="0"/>
                <w:numId w:val="53"/>
              </w:numPr>
              <w:rPr>
                <w:rFonts w:ascii="Aptos Narrow" w:hAnsi="Aptos Narrow"/>
                <w:b/>
                <w:bCs/>
                <w:color w:val="000000"/>
                <w:sz w:val="22"/>
                <w:szCs w:val="22"/>
              </w:rPr>
            </w:pPr>
            <w:r w:rsidRPr="00272383">
              <w:rPr>
                <w:rFonts w:ascii="Aptos Narrow" w:hAnsi="Aptos Narrow"/>
                <w:b/>
                <w:bCs/>
                <w:color w:val="000000"/>
                <w:sz w:val="22"/>
                <w:szCs w:val="22"/>
              </w:rPr>
              <w:t>Security Best Practices:</w:t>
            </w:r>
          </w:p>
          <w:p w:rsidRPr="00272383" w:rsidR="00C244E3" w:rsidP="00C244E3" w:rsidRDefault="00C244E3" w14:paraId="7FE1A5C8" w14:textId="77777777">
            <w:pPr>
              <w:numPr>
                <w:ilvl w:val="1"/>
                <w:numId w:val="53"/>
              </w:numPr>
              <w:rPr>
                <w:rFonts w:ascii="Aptos Narrow" w:hAnsi="Aptos Narrow"/>
                <w:b/>
                <w:bCs/>
                <w:color w:val="000000"/>
                <w:sz w:val="22"/>
                <w:szCs w:val="22"/>
              </w:rPr>
            </w:pPr>
            <w:r w:rsidRPr="00272383">
              <w:rPr>
                <w:rFonts w:ascii="Aptos Narrow" w:hAnsi="Aptos Narrow"/>
                <w:b/>
                <w:bCs/>
                <w:color w:val="000000"/>
                <w:sz w:val="22"/>
                <w:szCs w:val="22"/>
              </w:rPr>
              <w:t>Enable Security plugin</w:t>
            </w:r>
          </w:p>
          <w:p w:rsidRPr="00272383" w:rsidR="00C244E3" w:rsidP="00C244E3" w:rsidRDefault="00C244E3" w14:paraId="0EA1DC13" w14:textId="77777777">
            <w:pPr>
              <w:numPr>
                <w:ilvl w:val="1"/>
                <w:numId w:val="53"/>
              </w:numPr>
              <w:rPr>
                <w:rFonts w:ascii="Aptos Narrow" w:hAnsi="Aptos Narrow"/>
                <w:b/>
                <w:bCs/>
                <w:color w:val="000000"/>
                <w:sz w:val="22"/>
                <w:szCs w:val="22"/>
              </w:rPr>
            </w:pPr>
            <w:r w:rsidRPr="00272383">
              <w:rPr>
                <w:rFonts w:ascii="Aptos Narrow" w:hAnsi="Aptos Narrow"/>
                <w:b/>
                <w:bCs/>
                <w:color w:val="000000"/>
                <w:sz w:val="22"/>
                <w:szCs w:val="22"/>
              </w:rPr>
              <w:t>Implement role-based access control</w:t>
            </w:r>
          </w:p>
          <w:p w:rsidRPr="00272383" w:rsidR="00C244E3" w:rsidP="00C244E3" w:rsidRDefault="00C244E3" w14:paraId="72848676" w14:textId="77777777">
            <w:pPr>
              <w:numPr>
                <w:ilvl w:val="1"/>
                <w:numId w:val="53"/>
              </w:numPr>
              <w:rPr>
                <w:rFonts w:ascii="Aptos Narrow" w:hAnsi="Aptos Narrow"/>
                <w:b/>
                <w:bCs/>
                <w:color w:val="000000"/>
                <w:sz w:val="22"/>
                <w:szCs w:val="22"/>
              </w:rPr>
            </w:pPr>
            <w:r w:rsidRPr="00272383">
              <w:rPr>
                <w:rFonts w:ascii="Aptos Narrow" w:hAnsi="Aptos Narrow"/>
                <w:b/>
                <w:bCs/>
                <w:color w:val="000000"/>
                <w:sz w:val="22"/>
                <w:szCs w:val="22"/>
              </w:rPr>
              <w:t>Use anomaly detection</w:t>
            </w:r>
          </w:p>
          <w:p w:rsidRPr="00272383" w:rsidR="00C244E3" w:rsidP="00C244E3" w:rsidRDefault="00C244E3" w14:paraId="61275A98" w14:textId="77777777">
            <w:pPr>
              <w:numPr>
                <w:ilvl w:val="1"/>
                <w:numId w:val="53"/>
              </w:numPr>
              <w:rPr>
                <w:rFonts w:ascii="Aptos Narrow" w:hAnsi="Aptos Narrow"/>
                <w:b/>
                <w:bCs/>
                <w:color w:val="000000"/>
                <w:sz w:val="22"/>
                <w:szCs w:val="22"/>
              </w:rPr>
            </w:pPr>
            <w:r w:rsidRPr="00272383">
              <w:rPr>
                <w:rFonts w:ascii="Aptos Narrow" w:hAnsi="Aptos Narrow"/>
                <w:b/>
                <w:bCs/>
                <w:color w:val="000000"/>
                <w:sz w:val="22"/>
                <w:szCs w:val="22"/>
              </w:rPr>
              <w:t>Avoid default credentials and exposed ports</w:t>
            </w:r>
          </w:p>
          <w:p w:rsidRPr="00272383" w:rsidR="00272383" w:rsidP="00C244E3" w:rsidRDefault="00272383" w14:paraId="00D28648" w14:textId="77777777">
            <w:pPr>
              <w:rPr>
                <w:rFonts w:ascii="Aptos Narrow" w:hAnsi="Aptos Narrow"/>
                <w:b/>
                <w:bCs/>
                <w:color w:val="000000"/>
                <w:sz w:val="22"/>
                <w:szCs w:val="22"/>
              </w:rPr>
            </w:pPr>
          </w:p>
        </w:tc>
      </w:tr>
      <w:tr w:rsidR="00792E19" w:rsidTr="07910F1C" w14:paraId="65A5E395" w14:textId="77777777">
        <w:trPr>
          <w:trHeight w:val="290"/>
        </w:trPr>
        <w:tc>
          <w:tcPr>
            <w:tcW w:w="1432" w:type="dxa"/>
            <w:noWrap/>
          </w:tcPr>
          <w:p w:rsidR="0034318C" w:rsidRDefault="0034318C" w14:paraId="3A4BB5C5" w14:textId="77777777">
            <w:pPr>
              <w:rPr>
                <w:rFonts w:ascii="Aptos Narrow" w:hAnsi="Aptos Narrow"/>
                <w:color w:val="000000"/>
                <w:sz w:val="22"/>
                <w:szCs w:val="22"/>
              </w:rPr>
            </w:pPr>
          </w:p>
        </w:tc>
        <w:tc>
          <w:tcPr>
            <w:tcW w:w="4330" w:type="dxa"/>
            <w:noWrap/>
          </w:tcPr>
          <w:p w:rsidRPr="00C244E3" w:rsidR="0034318C" w:rsidRDefault="0034318C" w14:paraId="05892C06" w14:textId="3081CD10">
            <w:pPr>
              <w:rPr>
                <w:rFonts w:ascii="Aptos Narrow" w:hAnsi="Aptos Narrow"/>
                <w:color w:val="000000"/>
                <w:sz w:val="22"/>
                <w:szCs w:val="22"/>
              </w:rPr>
            </w:pPr>
            <w:r w:rsidRPr="08388028">
              <w:rPr>
                <w:rFonts w:ascii="Aptos Narrow" w:hAnsi="Aptos Narrow"/>
                <w:color w:val="000000" w:themeColor="text1"/>
                <w:sz w:val="22"/>
                <w:szCs w:val="22"/>
              </w:rPr>
              <w:t>Remember, for your bookstore, and any production deployment, resiliency and security go together. A cluster that's always available but easily compromised is just as problematic as a secure cluster that frequently goes offline. Implement both aspects thoroughly, and you'll have a production-ready OpenSearch deployment that your business can depend on</w:t>
            </w:r>
            <w:r w:rsidRPr="08388028" w:rsidR="39995BB2">
              <w:rPr>
                <w:rFonts w:ascii="Aptos Narrow" w:hAnsi="Aptos Narrow"/>
                <w:color w:val="000000" w:themeColor="text1"/>
                <w:sz w:val="22"/>
                <w:szCs w:val="22"/>
              </w:rPr>
              <w:t>.</w:t>
            </w:r>
          </w:p>
        </w:tc>
        <w:tc>
          <w:tcPr>
            <w:tcW w:w="4571" w:type="dxa"/>
            <w:noWrap/>
          </w:tcPr>
          <w:p w:rsidRPr="00272383" w:rsidR="0034318C" w:rsidP="00C244E3" w:rsidRDefault="0034318C" w14:paraId="7A6A9368" w14:textId="77777777">
            <w:pPr>
              <w:numPr>
                <w:ilvl w:val="0"/>
                <w:numId w:val="53"/>
              </w:numPr>
              <w:rPr>
                <w:rFonts w:ascii="Aptos Narrow" w:hAnsi="Aptos Narrow"/>
                <w:b/>
                <w:bCs/>
                <w:color w:val="000000"/>
                <w:sz w:val="22"/>
                <w:szCs w:val="22"/>
              </w:rPr>
            </w:pPr>
          </w:p>
        </w:tc>
      </w:tr>
    </w:tbl>
    <w:p w:rsidR="009A301F" w:rsidP="002C786C" w:rsidRDefault="009A301F" w14:paraId="36197EC9" w14:textId="77777777"/>
    <w:p w:rsidRPr="00651AB0" w:rsidR="0034318C" w:rsidP="08388028" w:rsidRDefault="0034318C" w14:paraId="16726618" w14:textId="5E8CF1E2">
      <w:pPr>
        <w:rPr>
          <w:rStyle w:val="Heading2Char"/>
        </w:rPr>
      </w:pPr>
    </w:p>
    <w:p w:rsidRPr="00651AB0" w:rsidR="0034318C" w:rsidP="35A427F4" w:rsidRDefault="41861984" w14:paraId="6DE3652A" w14:textId="324CD528">
      <w:r>
        <w:br w:type="page"/>
      </w:r>
    </w:p>
    <w:p w:rsidRPr="00651AB0" w:rsidR="0034318C" w:rsidP="35A427F4" w:rsidRDefault="41861984" w14:paraId="33FC5A97" w14:textId="22477D7A">
      <w:pPr>
        <w:rPr>
          <w:del w:author="Graf, Brian" w:date="2026-04-03T17:39:00Z" w16du:dateUtc="2026-04-03T17:39:21Z" w:id="546"/>
          <w:rStyle w:val="Heading2Char"/>
        </w:rPr>
      </w:pPr>
      <w:bookmarkStart w:name="_Toc137855591" w:id="547"/>
      <w:bookmarkStart w:name="_Toc825234046" w:id="548"/>
      <w:r w:rsidRPr="35A427F4">
        <w:rPr>
          <w:rStyle w:val="Heading2Char"/>
        </w:rPr>
        <w:t>Course Summary</w:t>
      </w:r>
      <w:r w:rsidR="00146949">
        <w:rPr>
          <w:rStyle w:val="Heading2Char"/>
        </w:rPr>
        <w:t xml:space="preserve"> (OpenSearch Ambassador)</w:t>
      </w:r>
      <w:bookmarkEnd w:id="547"/>
      <w:bookmarkEnd w:id="548"/>
    </w:p>
    <w:p w:rsidR="08388028" w:rsidP="08388028" w:rsidRDefault="08388028" w14:paraId="32684F6A" w14:textId="2E12040F">
      <w:pPr>
        <w:pStyle w:val="font-claude-response-body"/>
        <w:rPr>
          <w:rFonts w:ascii="Times New Roman" w:hAnsi="Times New Roman" w:eastAsia="Times New Roman" w:cs="Times New Roman"/>
          <w:color w:val="000000" w:themeColor="text1"/>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0"/>
        <w:gridCol w:w="2870"/>
        <w:gridCol w:w="2430"/>
        <w:tblGridChange w:id="549">
          <w:tblGrid>
            <w:gridCol w:w="1360"/>
            <w:gridCol w:w="2870"/>
            <w:gridCol w:w="2430"/>
          </w:tblGrid>
        </w:tblGridChange>
      </w:tblGrid>
      <w:tr w:rsidR="08388028" w:rsidTr="08388028" w14:paraId="05F4A90F" w14:textId="77777777">
        <w:trPr>
          <w:trHeight w:val="300"/>
        </w:trPr>
        <w:tc>
          <w:tcPr>
            <w:tcW w:w="1360" w:type="dxa"/>
            <w:shd w:val="clear" w:color="auto" w:fill="FFFFFF" w:themeFill="background1"/>
            <w:tcMar>
              <w:top w:w="0" w:type="dxa"/>
              <w:left w:w="0" w:type="dxa"/>
              <w:bottom w:w="0" w:type="dxa"/>
              <w:right w:w="0" w:type="dxa"/>
            </w:tcMar>
            <w:vAlign w:val="bottom"/>
          </w:tcPr>
          <w:p w:rsidR="08388028" w:rsidP="08388028" w:rsidRDefault="08388028" w14:paraId="68EA5785" w14:textId="77777777">
            <w:pPr>
              <w:rPr>
                <w:b/>
                <w:bCs/>
              </w:rPr>
            </w:pPr>
            <w:r w:rsidRPr="08388028">
              <w:rPr>
                <w:b/>
                <w:bCs/>
              </w:rPr>
              <w:t>Section Name</w:t>
            </w:r>
          </w:p>
        </w:tc>
        <w:tc>
          <w:tcPr>
            <w:tcW w:w="2870" w:type="dxa"/>
            <w:shd w:val="clear" w:color="auto" w:fill="FFFFFF" w:themeFill="background1"/>
            <w:tcMar>
              <w:top w:w="0" w:type="dxa"/>
              <w:left w:w="0" w:type="dxa"/>
              <w:bottom w:w="0" w:type="dxa"/>
              <w:right w:w="0" w:type="dxa"/>
            </w:tcMar>
            <w:vAlign w:val="bottom"/>
          </w:tcPr>
          <w:p w:rsidR="08388028" w:rsidP="08388028" w:rsidRDefault="08388028" w14:paraId="20D43B78" w14:textId="77777777">
            <w:pPr>
              <w:rPr>
                <w:b/>
                <w:bCs/>
              </w:rPr>
            </w:pPr>
            <w:r w:rsidRPr="08388028">
              <w:rPr>
                <w:b/>
                <w:bCs/>
              </w:rPr>
              <w:t>Voice Over</w:t>
            </w:r>
          </w:p>
        </w:tc>
        <w:tc>
          <w:tcPr>
            <w:tcW w:w="2430" w:type="dxa"/>
            <w:shd w:val="clear" w:color="auto" w:fill="FFFFFF" w:themeFill="background1"/>
            <w:tcMar>
              <w:top w:w="0" w:type="dxa"/>
              <w:left w:w="0" w:type="dxa"/>
              <w:bottom w:w="0" w:type="dxa"/>
              <w:right w:w="0" w:type="dxa"/>
            </w:tcMar>
            <w:vAlign w:val="bottom"/>
          </w:tcPr>
          <w:p w:rsidR="08388028" w:rsidP="08388028" w:rsidRDefault="08388028" w14:paraId="29FC473F" w14:textId="77777777">
            <w:pPr>
              <w:rPr>
                <w:b/>
                <w:bCs/>
              </w:rPr>
            </w:pPr>
            <w:r w:rsidRPr="08388028">
              <w:rPr>
                <w:b/>
                <w:bCs/>
              </w:rPr>
              <w:t>Visual Cues</w:t>
            </w:r>
          </w:p>
        </w:tc>
      </w:tr>
      <w:tr w:rsidR="08388028" w:rsidTr="08388028" w14:paraId="2A9D7614" w14:textId="77777777">
        <w:tblPrEx>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Graf, Brian" w:date="2026-04-03T17:36:00Z" w:id="550">
            <w:tblPrEx>
              <w:tblW w:w="10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rHeight w:val="300"/>
          <w:trPrChange w:author="Graf, Brian" w:date="2026-04-03T17:36:00Z" w:id="551">
            <w:trPr>
              <w:trHeight w:val="300"/>
            </w:trPr>
          </w:trPrChange>
        </w:trPr>
        <w:tc>
          <w:tcPr>
            <w:tcW w:w="1360" w:type="dxa"/>
            <w:shd w:val="clear" w:color="auto" w:fill="FFFFFF" w:themeFill="background1"/>
            <w:tcMar>
              <w:top w:w="0" w:type="dxa"/>
              <w:left w:w="0" w:type="dxa"/>
              <w:bottom w:w="0" w:type="dxa"/>
              <w:right w:w="0" w:type="dxa"/>
            </w:tcMar>
            <w:tcPrChange w:author="Graf, Brian" w:date="2026-04-03T17:36:00Z" w:id="552">
              <w:tcPr>
                <w:tcW w:w="1360" w:type="dxa"/>
                <w:shd w:val="clear" w:color="auto" w:fill="FFFFFF" w:themeFill="background1"/>
                <w:tcMar>
                  <w:top w:w="0" w:type="dxa"/>
                  <w:left w:w="0" w:type="dxa"/>
                  <w:bottom w:w="0" w:type="dxa"/>
                  <w:right w:w="0" w:type="dxa"/>
                </w:tcMar>
                <w:vAlign w:val="bottom"/>
              </w:tcPr>
            </w:tcPrChange>
          </w:tcPr>
          <w:p w:rsidR="08388028" w:rsidP="08388028" w:rsidRDefault="08388028" w14:paraId="66DC4BC8" w14:textId="0B0205FE"/>
          <w:p w:rsidR="73438501" w:rsidP="08388028" w:rsidRDefault="73438501" w14:paraId="6A5EB112" w14:textId="564500AB">
            <w:r>
              <w:t>Summary</w:t>
            </w:r>
          </w:p>
        </w:tc>
        <w:tc>
          <w:tcPr>
            <w:tcW w:w="2870" w:type="dxa"/>
            <w:shd w:val="clear" w:color="auto" w:fill="FFFFFF" w:themeFill="background1"/>
            <w:tcMar>
              <w:top w:w="0" w:type="dxa"/>
              <w:left w:w="0" w:type="dxa"/>
              <w:bottom w:w="0" w:type="dxa"/>
              <w:right w:w="0" w:type="dxa"/>
            </w:tcMar>
            <w:tcPrChange w:author="Graf, Brian" w:date="2026-04-03T17:36:00Z" w:id="553">
              <w:tcPr>
                <w:tcW w:w="2870" w:type="dxa"/>
                <w:shd w:val="clear" w:color="auto" w:fill="FFFFFF" w:themeFill="background1"/>
                <w:tcMar>
                  <w:top w:w="0" w:type="dxa"/>
                  <w:left w:w="0" w:type="dxa"/>
                  <w:bottom w:w="0" w:type="dxa"/>
                  <w:right w:w="0" w:type="dxa"/>
                </w:tcMar>
                <w:vAlign w:val="bottom"/>
              </w:tcPr>
            </w:tcPrChange>
          </w:tcPr>
          <w:p w:rsidR="73438501" w:rsidP="08388028" w:rsidRDefault="73438501" w14:paraId="70AE4ED1" w14:textId="54621413">
            <w:pPr>
              <w:pStyle w:val="font-claude-response-body"/>
              <w:rPr>
                <w:ins w:author="Graf, Brian" w:date="2026-04-03T17:37:00Z" w16du:dateUtc="2026-04-03T17:37:04Z" w:id="554"/>
                <w:rFonts w:ascii="Times New Roman" w:hAnsi="Times New Roman" w:eastAsia="Times New Roman" w:cs="Times New Roman"/>
                <w:color w:val="000000" w:themeColor="text1"/>
              </w:rPr>
            </w:pPr>
            <w:ins w:author="Graf, Brian" w:date="2026-04-03T17:37:00Z" w16du:dateUtc="2026-04-03T17:37:04Z" w:id="555">
              <w:r w:rsidRPr="08388028">
                <w:rPr>
                  <w:rFonts w:ascii="Times New Roman" w:hAnsi="Times New Roman" w:eastAsia="Times New Roman" w:cs="Times New Roman"/>
                  <w:color w:val="000000" w:themeColor="text1"/>
                </w:rPr>
                <w:t xml:space="preserve">Congratulations on completing this course! You now have practical, hands-on skills for structuring vector indexes for performance, building neural search pipelines with ML Commons, optimizing hybrid and RAG search strategies, and making informed decisions about sharding, reindexing, and production hardening for your clusters. You’re now ready to design and optimize the next-generation of AI search systems. </w:t>
              </w:r>
            </w:ins>
          </w:p>
          <w:p w:rsidR="73438501" w:rsidP="08388028" w:rsidRDefault="73438501" w14:paraId="4A12A264" w14:textId="0B06F716">
            <w:pPr>
              <w:pStyle w:val="font-claude-response-body"/>
              <w:spacing w:line="300" w:lineRule="atLeast"/>
              <w:rPr>
                <w:ins w:author="Graf, Brian" w:date="2026-04-03T17:37:00Z" w16du:dateUtc="2026-04-03T17:37:04Z" w:id="556"/>
                <w:rFonts w:ascii="Times New Roman" w:hAnsi="Times New Roman" w:eastAsia="Times New Roman" w:cs="Times New Roman"/>
                <w:color w:val="000000" w:themeColor="text1"/>
              </w:rPr>
            </w:pPr>
            <w:ins w:author="Graf, Brian" w:date="2026-04-03T17:37:00Z" w16du:dateUtc="2026-04-03T17:37:04Z" w:id="557">
              <w:r w:rsidRPr="08388028">
                <w:rPr>
                  <w:rFonts w:ascii="Times New Roman" w:hAnsi="Times New Roman" w:eastAsia="Times New Roman" w:cs="Times New Roman"/>
                  <w:color w:val="000000" w:themeColor="text1"/>
                </w:rPr>
                <w:t xml:space="preserve">If you used the NetApp Instaclustr free-tier environment, you still have time left in your 30 day free trial. So keep building momentum. Use the environment to experiment with OpenSearch further, create a proof of concept with your own data, or explore additional open source technologies on the Instaclustr Managed Platform. </w:t>
              </w:r>
            </w:ins>
          </w:p>
          <w:p w:rsidR="73438501" w:rsidP="08388028" w:rsidRDefault="73438501" w14:paraId="3AFB1952" w14:textId="0D08F606">
            <w:pPr>
              <w:pStyle w:val="font-claude-response-body"/>
              <w:rPr>
                <w:ins w:author="Graf, Brian" w:date="2026-04-03T17:37:00Z" w16du:dateUtc="2026-04-03T17:37:04Z" w:id="558"/>
                <w:rFonts w:ascii="Times New Roman" w:hAnsi="Times New Roman" w:eastAsia="Times New Roman" w:cs="Times New Roman"/>
                <w:color w:val="000000" w:themeColor="text1"/>
              </w:rPr>
            </w:pPr>
            <w:ins w:author="Graf, Brian" w:date="2026-04-03T17:37:00Z" w16du:dateUtc="2026-04-03T17:37:04Z" w:id="559">
              <w:r w:rsidRPr="08388028">
                <w:rPr>
                  <w:rFonts w:ascii="Times New Roman" w:hAnsi="Times New Roman" w:eastAsia="Times New Roman" w:cs="Times New Roman"/>
                  <w:color w:val="000000" w:themeColor="text1"/>
                </w:rPr>
                <w:t xml:space="preserve">And don’t forget to share your course completion badge on LinkedIn to celebrate this milestone. </w:t>
              </w:r>
            </w:ins>
          </w:p>
          <w:p w:rsidR="73438501" w:rsidP="08388028" w:rsidRDefault="73438501" w14:paraId="166BFB26" w14:textId="1AF20569">
            <w:pPr>
              <w:pStyle w:val="font-claude-response-body"/>
              <w:rPr>
                <w:ins w:author="Graf, Brian" w:date="2026-04-03T17:37:00Z" w16du:dateUtc="2026-04-03T17:37:04Z" w:id="560"/>
                <w:rFonts w:ascii="Times New Roman" w:hAnsi="Times New Roman" w:eastAsia="Times New Roman" w:cs="Times New Roman"/>
                <w:color w:val="000000" w:themeColor="text1"/>
              </w:rPr>
            </w:pPr>
            <w:ins w:author="Graf, Brian" w:date="2026-04-03T17:37:00Z" w16du:dateUtc="2026-04-03T17:37:04Z" w:id="561">
              <w:r w:rsidRPr="08388028">
                <w:rPr>
                  <w:rFonts w:ascii="Times New Roman" w:hAnsi="Times New Roman" w:eastAsia="Times New Roman" w:cs="Times New Roman"/>
                  <w:color w:val="000000" w:themeColor="text1"/>
                </w:rPr>
                <w:t>Wishing you all the best in your OpenSearch journey.</w:t>
              </w:r>
            </w:ins>
          </w:p>
          <w:p w:rsidR="08388028" w:rsidP="08388028" w:rsidRDefault="08388028" w14:paraId="365821F8" w14:textId="6458ABFA"/>
        </w:tc>
        <w:tc>
          <w:tcPr>
            <w:tcW w:w="2430" w:type="dxa"/>
            <w:shd w:val="clear" w:color="auto" w:fill="FFFFFF" w:themeFill="background1"/>
            <w:tcMar>
              <w:top w:w="0" w:type="dxa"/>
              <w:left w:w="0" w:type="dxa"/>
              <w:bottom w:w="0" w:type="dxa"/>
              <w:right w:w="0" w:type="dxa"/>
            </w:tcMar>
            <w:tcPrChange w:author="Graf, Brian" w:date="2026-04-03T17:36:00Z" w:id="562">
              <w:tcPr>
                <w:tcW w:w="2430" w:type="dxa"/>
                <w:shd w:val="clear" w:color="auto" w:fill="FFFFFF" w:themeFill="background1"/>
                <w:tcMar>
                  <w:top w:w="0" w:type="dxa"/>
                  <w:left w:w="0" w:type="dxa"/>
                  <w:bottom w:w="0" w:type="dxa"/>
                  <w:right w:w="0" w:type="dxa"/>
                </w:tcMar>
                <w:vAlign w:val="bottom"/>
              </w:tcPr>
            </w:tcPrChange>
          </w:tcPr>
          <w:p w:rsidR="08388028" w:rsidP="08388028" w:rsidRDefault="08388028" w14:paraId="49C51A54" w14:textId="7DD6156E"/>
        </w:tc>
      </w:tr>
    </w:tbl>
    <w:p w:rsidR="08388028" w:rsidP="08388028" w:rsidRDefault="08388028" w14:paraId="59EC012C" w14:textId="28664FEA">
      <w:pPr>
        <w:rPr>
          <w:rStyle w:val="Heading2Char"/>
        </w:rPr>
      </w:pPr>
    </w:p>
    <w:p w:rsidR="009A301F" w:rsidP="002C786C" w:rsidRDefault="009A301F" w14:paraId="2679088E" w14:textId="77777777"/>
    <w:tbl>
      <w:tblPr>
        <w:tblW w:w="10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360"/>
        <w:gridCol w:w="2870"/>
        <w:gridCol w:w="2430"/>
        <w:gridCol w:w="3775"/>
      </w:tblGrid>
      <w:tr w:rsidRPr="00651AB0" w:rsidR="00651AB0" w:rsidTr="008E3AF0" w14:paraId="0DFA28ED" w14:textId="77777777">
        <w:trPr>
          <w:tblHeader/>
        </w:trPr>
        <w:tc>
          <w:tcPr>
            <w:tcW w:w="1360" w:type="dxa"/>
            <w:shd w:val="clear" w:color="auto" w:fill="FFFFFF" w:themeFill="background1"/>
            <w:noWrap/>
            <w:tcMar>
              <w:top w:w="0" w:type="dxa"/>
              <w:left w:w="0" w:type="dxa"/>
              <w:bottom w:w="0" w:type="dxa"/>
              <w:right w:w="0" w:type="dxa"/>
            </w:tcMar>
            <w:vAlign w:val="bottom"/>
            <w:hideMark/>
          </w:tcPr>
          <w:p w:rsidRPr="00651AB0" w:rsidR="00651AB0" w:rsidP="00651AB0" w:rsidRDefault="00651AB0" w14:paraId="333F3E67" w14:textId="77777777">
            <w:pPr>
              <w:rPr>
                <w:b/>
                <w:bCs/>
              </w:rPr>
            </w:pPr>
            <w:commentRangeStart w:id="563"/>
            <w:r w:rsidRPr="00651AB0">
              <w:rPr>
                <w:b/>
                <w:bCs/>
              </w:rPr>
              <w:t>Section Name</w:t>
            </w:r>
          </w:p>
        </w:tc>
        <w:tc>
          <w:tcPr>
            <w:tcW w:w="2870" w:type="dxa"/>
            <w:shd w:val="clear" w:color="auto" w:fill="FFFFFF" w:themeFill="background1"/>
            <w:noWrap/>
            <w:tcMar>
              <w:top w:w="0" w:type="dxa"/>
              <w:left w:w="0" w:type="dxa"/>
              <w:bottom w:w="0" w:type="dxa"/>
              <w:right w:w="0" w:type="dxa"/>
            </w:tcMar>
            <w:vAlign w:val="bottom"/>
            <w:hideMark/>
          </w:tcPr>
          <w:p w:rsidRPr="00651AB0" w:rsidR="00651AB0" w:rsidP="00651AB0" w:rsidRDefault="00651AB0" w14:paraId="1C49D58E" w14:textId="77777777">
            <w:pPr>
              <w:rPr>
                <w:b/>
                <w:bCs/>
              </w:rPr>
            </w:pPr>
            <w:r w:rsidRPr="00651AB0">
              <w:rPr>
                <w:b/>
                <w:bCs/>
              </w:rPr>
              <w:t>Voice Over</w:t>
            </w:r>
          </w:p>
        </w:tc>
        <w:tc>
          <w:tcPr>
            <w:tcW w:w="2430" w:type="dxa"/>
            <w:shd w:val="clear" w:color="auto" w:fill="FFFFFF" w:themeFill="background1"/>
            <w:noWrap/>
            <w:tcMar>
              <w:top w:w="0" w:type="dxa"/>
              <w:left w:w="0" w:type="dxa"/>
              <w:bottom w:w="0" w:type="dxa"/>
              <w:right w:w="0" w:type="dxa"/>
            </w:tcMar>
            <w:vAlign w:val="bottom"/>
            <w:hideMark/>
          </w:tcPr>
          <w:p w:rsidRPr="00651AB0" w:rsidR="00651AB0" w:rsidP="00651AB0" w:rsidRDefault="00651AB0" w14:paraId="57925DC9" w14:textId="77777777">
            <w:pPr>
              <w:rPr>
                <w:b/>
                <w:bCs/>
              </w:rPr>
            </w:pPr>
            <w:r w:rsidRPr="00651AB0">
              <w:rPr>
                <w:b/>
                <w:bCs/>
              </w:rPr>
              <w:t>Visual Cues</w:t>
            </w:r>
          </w:p>
        </w:tc>
        <w:tc>
          <w:tcPr>
            <w:tcW w:w="3775" w:type="dxa"/>
            <w:shd w:val="clear" w:color="auto" w:fill="FFFFFF" w:themeFill="background1"/>
            <w:noWrap/>
            <w:tcMar>
              <w:top w:w="0" w:type="dxa"/>
              <w:left w:w="0" w:type="dxa"/>
              <w:bottom w:w="0" w:type="dxa"/>
              <w:right w:w="0" w:type="dxa"/>
            </w:tcMar>
            <w:vAlign w:val="bottom"/>
            <w:hideMark/>
          </w:tcPr>
          <w:p w:rsidRPr="00651AB0" w:rsidR="00651AB0" w:rsidP="00651AB0" w:rsidRDefault="00651AB0" w14:paraId="2524C083" w14:textId="77777777">
            <w:pPr>
              <w:rPr>
                <w:b/>
                <w:bCs/>
              </w:rPr>
            </w:pPr>
            <w:r w:rsidRPr="00651AB0">
              <w:rPr>
                <w:b/>
                <w:bCs/>
              </w:rPr>
              <w:t>Code Parts</w:t>
            </w:r>
          </w:p>
        </w:tc>
      </w:tr>
      <w:tr w:rsidRPr="00651AB0" w:rsidR="00651AB0" w:rsidTr="008E3AF0" w14:paraId="09C333F4"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5100BC93" w14:textId="77777777">
            <w:r w:rsidRPr="00651AB0">
              <w:t>Introduction</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2C6871E1" w14:paraId="244F4140" w14:textId="5D158931">
            <w:r>
              <w:t>"</w:t>
            </w:r>
            <w:r w:rsidR="411C4226">
              <w:t xml:space="preserve">You’ve made it to the end of the course. If you haven’t had a chance to use the additional course resources to deploy and configure the online bookstore example on your own yet, </w:t>
            </w:r>
            <w:r w:rsidR="01B975FD">
              <w:t>you can grab the beginning of the hands-on resources to the side of this video. NetApp Instaclustr provides a free trial, no credit card required, for you to get hands-on experience with this course</w:t>
            </w:r>
            <w:r w:rsidR="54874DF6">
              <w:t xml:space="preserve">. </w:t>
            </w:r>
            <w:r w:rsidR="00651AB0">
              <w:br/>
            </w:r>
            <w:r w:rsidR="00651AB0">
              <w:br/>
            </w:r>
            <w:r w:rsidR="403F5797">
              <w:t>Let’s recap what we’ve discussed...</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0F86F2AB" w14:textId="77777777">
            <w:r w:rsidRPr="00651AB0">
              <w:t>Title slide with OpenSearch logo and "Learning Path Summary"</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4718495C" w14:textId="77777777">
            <w:r w:rsidRPr="00651AB0">
              <w:t>N/A</w:t>
            </w:r>
          </w:p>
        </w:tc>
      </w:tr>
      <w:tr w:rsidRPr="00651AB0" w:rsidR="00651AB0" w:rsidTr="008E3AF0" w14:paraId="37743470"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20ACCFD7" w14:textId="77777777">
            <w:r w:rsidRPr="00651AB0">
              <w:t>Chapter 1: Indexing and Optimizing for Vector Search</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00651AB0" w14:paraId="20AE276D" w14:textId="77777777">
            <w:r w:rsidRPr="00651AB0">
              <w:t>"In Chapter 1, we covered the fundamentals of vector search with OpenSearch. You learned how to configure vector fields, optimize vector storage, and choose the right vector search algorithms. We also discussed the importance of designing indexes for their entire lifecycle, managing shard sizes, and separating data by access pattern."</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542B3C8A" w14:textId="77777777">
            <w:r w:rsidRPr="00651AB0">
              <w:t>Icons representing vectors, index design, and shard management. Diagram showing lifecycle of an index.</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19BE5FF7" w14:textId="77777777">
            <w:r w:rsidRPr="00651AB0">
              <w:rPr>
                <w:b/>
                <w:bCs/>
              </w:rPr>
              <w:t>bash PUT /book-embeddings-v2 { "settings": { "number_of_shards": 3, "number_of_replicas": 1, "index.knn": true }, "mappings": { "properties": { "book_id": { "type": "keyword" }, "title": { "type": "text" }, "embedding": { "type": "knn_vector", "dimension": 768, "method": { "name": "hnsw", "space_type": "l2", "engine": "faiss", "parameters": { "ef_construction": 128, "m": 16 } } } } } } </w:t>
            </w:r>
          </w:p>
        </w:tc>
      </w:tr>
      <w:tr w:rsidRPr="00651AB0" w:rsidR="00651AB0" w:rsidTr="008E3AF0" w14:paraId="4F06AC9C"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000C7EE3" w14:textId="77777777">
            <w:r w:rsidRPr="00651AB0">
              <w:t>Chapter 2: Neural Search Pipelines</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00651AB0" w14:paraId="7A6C87E7" w14:textId="77777777">
            <w:r w:rsidRPr="00651AB0">
              <w:t>"Chapter 2 focused on building neural search pipelines in OpenSearch. You learned how to register machine learning models, create vector indexes, and build ingest pipelines that transform text into vector embeddings. We also explored how to use the ML Commons plugin to manage your model lifecycle."</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30A6A706" w14:textId="77777777">
            <w:r w:rsidRPr="00651AB0">
              <w:t>Animated workflow: Text → Embedding → Vector Index. Icons representing ML models and pipelines.</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04626D45" w14:textId="77777777">
            <w:r w:rsidRPr="00651AB0">
              <w:rPr>
                <w:b/>
                <w:bCs/>
              </w:rPr>
              <w:t>bash PUT /_ingest/pipeline/bookstore-chunking-pipeline { . } # 2. Create the index with all settings and mappings PUT /bookstore-rag { "settings": {.}, "mappings": {.} } </w:t>
            </w:r>
          </w:p>
        </w:tc>
      </w:tr>
      <w:tr w:rsidRPr="00651AB0" w:rsidR="00651AB0" w:rsidTr="008E3AF0" w14:paraId="126B105F"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4E18AD85" w14:textId="77777777">
            <w:r w:rsidRPr="00651AB0">
              <w:t>Chapter 3: Mastering Hybrid Search</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00651AB0" w14:paraId="23C5A0C8" w14:textId="0AC09FA0">
            <w:r>
              <w:t xml:space="preserve">"In Chapter 3, we </w:t>
            </w:r>
            <w:r w:rsidR="76A27AE2">
              <w:t>discussed</w:t>
            </w:r>
            <w:r>
              <w:t xml:space="preserve"> hybrid search techniques. You learned how to combine traditional keyword search with vector search for improved accuracy and performance. We also covered the Reciprocal Rank Fusion method to enhance search accuracy."</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6FB5EDD9" w14:textId="77777777">
            <w:r w:rsidRPr="00651AB0">
              <w:t>Split screen: Keyword search vs. Vector search. Diagram showing Reciprocal Rank Fusion.</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31728BD4" w14:textId="77777777">
            <w:r w:rsidRPr="00651AB0">
              <w:t>N/A</w:t>
            </w:r>
          </w:p>
        </w:tc>
      </w:tr>
      <w:tr w:rsidRPr="00651AB0" w:rsidR="00651AB0" w:rsidTr="008E3AF0" w14:paraId="126661AB"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305FC383" w14:textId="77777777">
            <w:r w:rsidRPr="00651AB0">
              <w:t>Chapter 4: Optimizing RAG Pipelines</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00651AB0" w14:paraId="64DC3880" w14:textId="77777777">
            <w:r w:rsidRPr="00651AB0">
              <w:t>"Chapter 4 was all about optimizing Retrieval-Augmented Generation (RAG) pipelines. You learned how to tune performance at the algorithm and query level, optimize indexes for RAG pipelines, and manage query quality using profiling and rank evaluation."</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6F708461" w14:textId="77777777">
            <w:r w:rsidRPr="00651AB0">
              <w:t>Icons representing RAG pipelines, performance tuning, and query profiling.</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4A935D12" w14:textId="77777777">
            <w:r w:rsidRPr="00651AB0">
              <w:rPr>
                <w:b/>
                <w:bCs/>
              </w:rPr>
              <w:t>bash POST /_search { "profile": true, "query": { "hybrid": { "queries": [ { "match": { "content": { "query": "mystery novel unreliable narrator" } } }, { "knn": { "content_embedding": { "vector": [/* query embedding */], "k": 10 } } } ] } } } </w:t>
            </w:r>
          </w:p>
        </w:tc>
      </w:tr>
      <w:tr w:rsidRPr="00651AB0" w:rsidR="00651AB0" w:rsidTr="008E3AF0" w14:paraId="0583825B"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7CBDA6B3" w14:textId="77777777">
            <w:r w:rsidRPr="00651AB0">
              <w:t>Chapter 5: Production Optimizations</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00651AB0" w14:paraId="12B1091B" w14:textId="77777777">
            <w:r w:rsidRPr="00651AB0">
              <w:t>"In the final chapter, we focused on production optimizations for OpenSearch clusters. Key topics included shard management, index performance optimization, vector storage, security best practices, and query prioritization. You now have the knowledge to ensure your OpenSearch clusters are resilient, performant, and secure for real-world applications."</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2CB70FD3" w14:textId="77777777">
            <w:r w:rsidRPr="00651AB0">
              <w:t>Checklist graphic with green checkmarks for each topic. Icons representing resiliency, security, and performance.</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05E6E247" w14:textId="77777777">
            <w:r w:rsidRPr="00651AB0">
              <w:rPr>
                <w:b/>
                <w:bCs/>
              </w:rPr>
              <w:t>bash # Shard Management PUT /_cluster/settings { "persistent": { "cluster.routing.allocation.enable": "all" } } # Index Performance Optimization POST /my_index/_forcemerge?max_num_segments=1 # Vector Storage PUT /my_vector_index { "settings": { "index": { "number_of_shards": 3, "number_of_replicas": 2 } }, "mappings": { "properties": { "vector": { "type": "dense_vector", "dims": 128 } } } } # Security Best Practices PUT /_security/role/read_only_role { "indices": [ { "names": [ "bookstore-rag" ], "privileges": [ "read" ] } ] } # Query Prioritization POST /_search { "query": { "bool": { "must": [ { "match": { "field": "value" } } ] } }, "search_type": "dfs_query_then_fetch" } </w:t>
            </w:r>
          </w:p>
        </w:tc>
      </w:tr>
      <w:tr w:rsidRPr="00651AB0" w:rsidR="00651AB0" w:rsidTr="008E3AF0" w14:paraId="7C34148C" w14:textId="77777777">
        <w:tc>
          <w:tcPr>
            <w:tcW w:w="1360" w:type="dxa"/>
            <w:shd w:val="clear" w:color="auto" w:fill="FFFFFF" w:themeFill="background1"/>
            <w:noWrap/>
            <w:tcMar>
              <w:top w:w="0" w:type="dxa"/>
              <w:left w:w="0" w:type="dxa"/>
              <w:bottom w:w="0" w:type="dxa"/>
              <w:right w:w="0" w:type="dxa"/>
            </w:tcMar>
            <w:hideMark/>
          </w:tcPr>
          <w:p w:rsidRPr="00651AB0" w:rsidR="00651AB0" w:rsidP="00651AB0" w:rsidRDefault="00651AB0" w14:paraId="212C9841" w14:textId="77777777">
            <w:r w:rsidRPr="00651AB0">
              <w:t>Conclusion</w:t>
            </w:r>
          </w:p>
        </w:tc>
        <w:tc>
          <w:tcPr>
            <w:tcW w:w="2870" w:type="dxa"/>
            <w:shd w:val="clear" w:color="auto" w:fill="FFFFFF" w:themeFill="background1"/>
            <w:noWrap/>
            <w:tcMar>
              <w:top w:w="0" w:type="dxa"/>
              <w:left w:w="0" w:type="dxa"/>
              <w:bottom w:w="0" w:type="dxa"/>
              <w:right w:w="0" w:type="dxa"/>
            </w:tcMar>
            <w:hideMark/>
          </w:tcPr>
          <w:p w:rsidRPr="00651AB0" w:rsidR="00651AB0" w:rsidP="00651AB0" w:rsidRDefault="00651AB0" w14:paraId="46D9BC1F" w14:textId="77777777">
            <w:r w:rsidRPr="00651AB0">
              <w:t>"Congratulations on completing the OpenSearch learning path! You now have a solid foundation in indexing, optimizing, and securing your OpenSearch clusters. Remember, the key to success lies in continuous monitoring and optimization. Thank you for joining us, and we wish you the best in your OpenSearch journey!"</w:t>
            </w:r>
          </w:p>
        </w:tc>
        <w:tc>
          <w:tcPr>
            <w:tcW w:w="2430" w:type="dxa"/>
            <w:shd w:val="clear" w:color="auto" w:fill="FFFFFF" w:themeFill="background1"/>
            <w:noWrap/>
            <w:tcMar>
              <w:top w:w="0" w:type="dxa"/>
              <w:left w:w="0" w:type="dxa"/>
              <w:bottom w:w="0" w:type="dxa"/>
              <w:right w:w="0" w:type="dxa"/>
            </w:tcMar>
            <w:hideMark/>
          </w:tcPr>
          <w:p w:rsidRPr="00651AB0" w:rsidR="00651AB0" w:rsidP="00651AB0" w:rsidRDefault="00651AB0" w14:paraId="2A12C82E" w14:textId="77777777">
            <w:r w:rsidRPr="00651AB0">
              <w:t>Closing slide with OpenSearch logo and "Thank You!"</w:t>
            </w:r>
          </w:p>
        </w:tc>
        <w:tc>
          <w:tcPr>
            <w:tcW w:w="3775" w:type="dxa"/>
            <w:shd w:val="clear" w:color="auto" w:fill="FFFFFF" w:themeFill="background1"/>
            <w:noWrap/>
            <w:tcMar>
              <w:top w:w="0" w:type="dxa"/>
              <w:left w:w="0" w:type="dxa"/>
              <w:bottom w:w="0" w:type="dxa"/>
              <w:right w:w="0" w:type="dxa"/>
            </w:tcMar>
            <w:hideMark/>
          </w:tcPr>
          <w:p w:rsidRPr="00651AB0" w:rsidR="00651AB0" w:rsidP="00651AB0" w:rsidRDefault="00651AB0" w14:paraId="2D965B2A" w14:textId="77777777">
            <w:r w:rsidRPr="00651AB0">
              <w:t>N/A</w:t>
            </w:r>
            <w:commentRangeEnd w:id="563"/>
            <w:r w:rsidRPr="00651AB0">
              <w:rPr>
                <w:rStyle w:val="CommentReference"/>
                <w:sz w:val="24"/>
                <w:szCs w:val="24"/>
              </w:rPr>
              <w:commentReference w:id="563"/>
            </w:r>
          </w:p>
        </w:tc>
      </w:tr>
    </w:tbl>
    <w:p w:rsidR="00651AB0" w:rsidP="002C786C" w:rsidRDefault="00651AB0" w14:paraId="359685D3" w14:textId="77777777"/>
    <w:p w:rsidR="00DF352B" w:rsidRDefault="00DF352B" w14:paraId="1FA67B84" w14:textId="2CE5DE4C"/>
    <w:sectPr w:rsidR="00DF352B" w:rsidSect="009862D1">
      <w:pgSz w:w="12240" w:h="15840" w:orient="portrait"/>
      <w:pgMar w:top="180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A" w:author="Bunday, Alexander" w:date="2026-01-16T12:53:00Z" w:id="30">
    <w:p w:rsidR="001E1A3D" w:rsidRDefault="001E1A3D" w14:paraId="525BCCF5" w14:textId="67674F1D">
      <w:pPr>
        <w:pStyle w:val="CommentText"/>
      </w:pPr>
      <w:r>
        <w:rPr>
          <w:rStyle w:val="CommentReference"/>
        </w:rPr>
        <w:annotationRef/>
      </w:r>
      <w:r w:rsidRPr="5D5CF201">
        <w:t xml:space="preserve">Would we want to suggest certain node types here? Like high-memory instances or high compute. </w:t>
      </w:r>
    </w:p>
  </w:comment>
  <w:comment w:initials="GB" w:author="Graf, Brian" w:date="2026-01-18T20:54:00Z" w:id="31">
    <w:p w:rsidR="002C7A45" w:rsidRDefault="002C7A45" w14:paraId="69740123" w14:textId="18A6EC52">
      <w:pPr>
        <w:pStyle w:val="CommentText"/>
      </w:pPr>
      <w:r>
        <w:rPr>
          <w:rStyle w:val="CommentReference"/>
        </w:rPr>
        <w:annotationRef/>
      </w:r>
      <w:r>
        <w:fldChar w:fldCharType="begin"/>
      </w:r>
      <w:r>
        <w:instrText xml:space="preserve"> HYPERLINK "mailto:kassian@netapp.com"</w:instrText>
      </w:r>
      <w:bookmarkStart w:name="_@_7CC2110F7C0946A59351058CF471507DZ" w:id="32"/>
      <w:r>
        <w:fldChar w:fldCharType="separate"/>
      </w:r>
      <w:bookmarkEnd w:id="32"/>
      <w:r w:rsidRPr="3E7367D3">
        <w:rPr>
          <w:noProof/>
        </w:rPr>
        <w:t>@Wren, Kassian</w:t>
      </w:r>
      <w:r>
        <w:fldChar w:fldCharType="end"/>
      </w:r>
      <w:r w:rsidRPr="03F2F13B">
        <w:t xml:space="preserve"> </w:t>
      </w:r>
    </w:p>
  </w:comment>
  <w:comment w:initials="GB" w:author="Graf, Brian" w:date="2026-01-12T15:04:00Z" w:id="33">
    <w:p w:rsidR="00540684" w:rsidRDefault="00540684" w14:paraId="56988F21" w14:textId="24C5FA4D">
      <w:pPr>
        <w:pStyle w:val="CommentText"/>
      </w:pPr>
      <w:r>
        <w:rPr>
          <w:rStyle w:val="CommentReference"/>
        </w:rPr>
        <w:annotationRef/>
      </w:r>
      <w:r>
        <w:fldChar w:fldCharType="begin"/>
      </w:r>
      <w:r>
        <w:instrText xml:space="preserve"> HYPERLINK "mailto:kassian@netapp.com"</w:instrText>
      </w:r>
      <w:bookmarkStart w:name="_@_4575CC4B8BD44F73A68F9EAD6F425D31Z" w:id="34"/>
      <w:r>
        <w:fldChar w:fldCharType="separate"/>
      </w:r>
      <w:bookmarkEnd w:id="34"/>
      <w:r w:rsidRPr="210F4B4A">
        <w:rPr>
          <w:noProof/>
        </w:rPr>
        <w:t>@Wren, Kassian</w:t>
      </w:r>
      <w:r>
        <w:fldChar w:fldCharType="end"/>
      </w:r>
      <w:r w:rsidRPr="0DBA221D">
        <w:t xml:space="preserve"> Here's a response from grok for the disk-based that we may want to check. </w:t>
      </w:r>
    </w:p>
    <w:p w:rsidR="00540684" w:rsidRDefault="00540684" w14:paraId="0AB9EA0B" w14:textId="02816672">
      <w:pPr>
        <w:pStyle w:val="CommentText"/>
      </w:pPr>
    </w:p>
    <w:p w:rsidR="00540684" w:rsidRDefault="00540684" w14:paraId="04E4AB99" w14:textId="55169F5D">
      <w:pPr>
        <w:pStyle w:val="CommentText"/>
      </w:pPr>
      <w:r w:rsidRPr="4D9A9A06">
        <w:t>Disk-Based Search Optimization (73 words)</w:t>
      </w:r>
    </w:p>
    <w:p w:rsidR="00540684" w:rsidRDefault="00540684" w14:paraId="31CAF15D" w14:textId="2C47093B">
      <w:pPr>
        <w:pStyle w:val="CommentText"/>
      </w:pPr>
      <w:r w:rsidRPr="4D167D28">
        <w:rPr>
          <w:b/>
          <w:bCs/>
        </w:rPr>
        <w:t>Accuracy</w:t>
      </w:r>
      <w:r w:rsidRPr="384A7814">
        <w:t>: Partially accurate but with some imprecision. OpenSearch supports off-heap storage and quantization for vectors to reduce memory usage:</w:t>
      </w:r>
    </w:p>
    <w:p w:rsidR="00540684" w:rsidRDefault="00540684" w14:paraId="3006C9D9" w14:textId="32606E76">
      <w:pPr>
        <w:pStyle w:val="CommentText"/>
      </w:pPr>
      <w:r w:rsidRPr="09F5A7F7">
        <w:t>Binary quantization (or more commonly, scalar quantization in OpenSearch) compresses vectors on disk, allowing larger indexes with lower RAM needs while maintaining near-full recall.</w:t>
      </w:r>
    </w:p>
    <w:p w:rsidR="00540684" w:rsidRDefault="00540684" w14:paraId="14F7D7B6" w14:textId="7705A520">
      <w:pPr>
        <w:pStyle w:val="CommentText"/>
      </w:pPr>
      <w:r w:rsidRPr="5214FF39">
        <w:t>This is enabled via index mappings (e.g., method: {name: 'hnsw', engine: 'faiss'}, with parameters like quantizer for compression).</w:t>
      </w:r>
    </w:p>
    <w:p w:rsidR="00540684" w:rsidRDefault="00540684" w14:paraId="74A03126" w14:textId="08ED71A4">
      <w:pPr>
        <w:pStyle w:val="CommentText"/>
      </w:pPr>
      <w:r w:rsidRPr="37EC01A9">
        <w:t>Trade-off: Slight recall loss but cost savings, as stated.</w:t>
      </w:r>
    </w:p>
    <w:p w:rsidR="00540684" w:rsidRDefault="00540684" w14:paraId="5EA0C466" w14:textId="36185DE1">
      <w:pPr>
        <w:pStyle w:val="CommentText"/>
      </w:pPr>
      <w:r w:rsidRPr="6CE549B7">
        <w:rPr>
          <w:b/>
          <w:bCs/>
        </w:rPr>
        <w:t>Potential Improvements</w:t>
      </w:r>
      <w:r w:rsidRPr="25CF60B5">
        <w:t>: The script says "binary quantization," but OpenSearch's k-NN plugin primarily uses scalar quantization (dividing vector values into bins) or product quantization. Binary might refer to a specific technique, but it's not the default—clarify to avoid confusion. Also, it's not just for disk; it's for overall efficiency. Full recall isn't always "maintained"—approximate methods trade some accuracy.</w:t>
      </w:r>
    </w:p>
  </w:comment>
  <w:comment w:initials="KM" w:author="Kolarkunnu, Muneer" w:date="2026-01-23T14:56:00Z" w:id="35">
    <w:p w:rsidR="002C7A45" w:rsidRDefault="002C7A45" w14:paraId="7EE1E073" w14:textId="3B2DC8FF">
      <w:pPr>
        <w:pStyle w:val="CommentText"/>
      </w:pPr>
      <w:r>
        <w:rPr>
          <w:rStyle w:val="CommentReference"/>
        </w:rPr>
        <w:annotationRef/>
      </w:r>
      <w:r>
        <w:fldChar w:fldCharType="begin"/>
      </w:r>
      <w:r>
        <w:instrText xml:space="preserve"> HYPERLINK "mailto:kassian@netapp.com"</w:instrText>
      </w:r>
      <w:bookmarkStart w:name="_@_DD7297119E094642A66C4321E83B063EZ" w:id="37"/>
      <w:r>
        <w:fldChar w:fldCharType="separate"/>
      </w:r>
      <w:bookmarkEnd w:id="37"/>
      <w:r w:rsidRPr="14973B9B">
        <w:rPr>
          <w:rStyle w:val="Mention"/>
          <w:noProof/>
        </w:rPr>
        <w:t>@Wren, Kassian</w:t>
      </w:r>
      <w:r>
        <w:fldChar w:fldCharType="end"/>
      </w:r>
      <w:r w:rsidRPr="7E5245CD">
        <w:t xml:space="preserve"> Can we use NetApp storage for this. If yes, please include that also in examples.</w:t>
      </w:r>
    </w:p>
  </w:comment>
  <w:comment w:initials="KW" w:author="Wren, Kassian" w:date="2026-01-23T08:13:00Z" w:id="36">
    <w:p w:rsidR="00701FCD" w:rsidP="00701FCD" w:rsidRDefault="00701FCD" w14:paraId="58959E55" w14:textId="3B0B5A2F">
      <w:pPr>
        <w:pStyle w:val="CommentText"/>
      </w:pPr>
      <w:r>
        <w:rPr>
          <w:rStyle w:val="CommentReference"/>
        </w:rPr>
        <w:annotationRef/>
      </w:r>
      <w:r>
        <w:fldChar w:fldCharType="begin"/>
      </w:r>
      <w:r>
        <w:instrText>HYPERLINK "mailto:abunday@netapp.com"</w:instrText>
      </w:r>
      <w:bookmarkStart w:name="_@_7453F8CDF0DB430DB9201F947F5B52C7Z" w:id="38"/>
      <w:r>
        <w:fldChar w:fldCharType="separate"/>
      </w:r>
      <w:bookmarkEnd w:id="38"/>
      <w:r w:rsidRPr="00701FCD">
        <w:rPr>
          <w:rStyle w:val="Mention"/>
          <w:noProof/>
        </w:rPr>
        <w:t>@Bunday, Alexander</w:t>
      </w:r>
      <w:r>
        <w:fldChar w:fldCharType="end"/>
      </w:r>
      <w:r>
        <w:t xml:space="preserve"> thoughts?</w:t>
      </w:r>
    </w:p>
  </w:comment>
  <w:comment w:initials="KW" w:author="Wren, Kassian" w:date="2026-01-26T11:30:00Z" w:id="39">
    <w:p w:rsidR="00C13AAE" w:rsidP="00C13AAE" w:rsidRDefault="00C13AAE" w14:paraId="77FB720F" w14:textId="77777777">
      <w:pPr>
        <w:pStyle w:val="CommentText"/>
      </w:pPr>
      <w:r>
        <w:rPr>
          <w:rStyle w:val="CommentReference"/>
        </w:rPr>
        <w:annotationRef/>
      </w:r>
      <w:r>
        <w:t>I will write these later.</w:t>
      </w:r>
    </w:p>
  </w:comment>
  <w:comment w:initials="GB" w:author="Graf, Brian" w:date="2026-01-14T14:53:00Z" w:id="51">
    <w:p w:rsidR="002C7A45" w:rsidRDefault="002C7A45" w14:paraId="537108C8" w14:textId="3AD447E6">
      <w:pPr>
        <w:pStyle w:val="CommentText"/>
      </w:pPr>
      <w:r>
        <w:rPr>
          <w:rStyle w:val="CommentReference"/>
        </w:rPr>
        <w:annotationRef/>
      </w:r>
      <w:r w:rsidRPr="70A5F0FC">
        <w:t xml:space="preserve">do we have any visuals we want to bring into this lesson? and if so we need to add the talking point references to them as well </w:t>
      </w:r>
      <w:r>
        <w:fldChar w:fldCharType="begin"/>
      </w:r>
      <w:r>
        <w:instrText xml:space="preserve"> HYPERLINK "mailto:kassian@netapp.com"</w:instrText>
      </w:r>
      <w:bookmarkStart w:name="_@_918739FA91DB4763A18143737CAABF29Z" w:id="53"/>
      <w:r>
        <w:fldChar w:fldCharType="separate"/>
      </w:r>
      <w:bookmarkEnd w:id="53"/>
      <w:r w:rsidRPr="66CB2525">
        <w:rPr>
          <w:noProof/>
        </w:rPr>
        <w:t>@Wren, Kassian</w:t>
      </w:r>
      <w:r>
        <w:fldChar w:fldCharType="end"/>
      </w:r>
      <w:r w:rsidRPr="36A1D5B6">
        <w:t xml:space="preserve"> </w:t>
      </w:r>
    </w:p>
  </w:comment>
  <w:comment w:initials="GB" w:author="Graf, Brian" w:date="2026-01-18T20:55:00Z" w:id="52">
    <w:p w:rsidR="002C7A45" w:rsidRDefault="002C7A45" w14:paraId="38C4F776" w14:textId="0FE60E74">
      <w:pPr>
        <w:pStyle w:val="CommentText"/>
      </w:pPr>
      <w:r>
        <w:rPr>
          <w:rStyle w:val="CommentReference"/>
        </w:rPr>
        <w:annotationRef/>
      </w:r>
      <w:r>
        <w:fldChar w:fldCharType="begin"/>
      </w:r>
      <w:r>
        <w:instrText xml:space="preserve"> HYPERLINK "mailto:kassian@netapp.com"</w:instrText>
      </w:r>
      <w:bookmarkStart w:name="_@_C7102897247F45659834ACBB3DC51720Z" w:id="54"/>
      <w:r>
        <w:fldChar w:fldCharType="separate"/>
      </w:r>
      <w:bookmarkEnd w:id="54"/>
      <w:r w:rsidRPr="55A03F3C">
        <w:rPr>
          <w:noProof/>
        </w:rPr>
        <w:t>@Wren, Kassian</w:t>
      </w:r>
      <w:r>
        <w:fldChar w:fldCharType="end"/>
      </w:r>
      <w:r w:rsidRPr="01A7AA94">
        <w:t xml:space="preserve"> if this is complete, please close the task/comment as completed. If it's not, please address and update this comment thread</w:t>
      </w:r>
    </w:p>
  </w:comment>
  <w:comment w:initials="GB" w:author="Graf, Brian" w:date="2026-01-14T14:46:00Z" w:id="55">
    <w:p w:rsidR="006A019C" w:rsidRDefault="006A019C" w14:paraId="0D285EBF" w14:textId="5A2E4B15">
      <w:pPr>
        <w:pStyle w:val="CommentText"/>
      </w:pPr>
      <w:r>
        <w:rPr>
          <w:rStyle w:val="CommentReference"/>
        </w:rPr>
        <w:annotationRef/>
      </w:r>
      <w:r w:rsidRPr="21D0457B">
        <w:t xml:space="preserve">the script contrasts it with kNN's "distance" method—actually, aNN still uses distances but builds index structures (graphs, partitions) to avoid exhaustive search. </w:t>
      </w:r>
      <w:r>
        <w:fldChar w:fldCharType="begin"/>
      </w:r>
      <w:r>
        <w:instrText xml:space="preserve"> HYPERLINK "mailto:kassian@netapp.com"</w:instrText>
      </w:r>
      <w:bookmarkStart w:name="_@_182E0F33E8854C96BE866C168E5523BAZ" w:id="57"/>
      <w:r>
        <w:fldChar w:fldCharType="separate"/>
      </w:r>
      <w:bookmarkEnd w:id="57"/>
      <w:r w:rsidRPr="0D0DC377">
        <w:rPr>
          <w:noProof/>
        </w:rPr>
        <w:t>@Wren, Kassian</w:t>
      </w:r>
      <w:r>
        <w:fldChar w:fldCharType="end"/>
      </w:r>
      <w:r w:rsidRPr="4ECC5CF8">
        <w:t xml:space="preserve"> </w:t>
      </w:r>
    </w:p>
  </w:comment>
  <w:comment w:initials="GB" w:author="Graf, Brian" w:date="2026-01-18T21:17:00Z" w:id="56">
    <w:p w:rsidR="002C7A45" w:rsidRDefault="002C7A45" w14:paraId="3461EAB4" w14:textId="37C4781F">
      <w:pPr>
        <w:pStyle w:val="CommentText"/>
      </w:pPr>
      <w:r>
        <w:rPr>
          <w:rStyle w:val="CommentReference"/>
        </w:rPr>
        <w:annotationRef/>
      </w:r>
      <w:r>
        <w:fldChar w:fldCharType="begin"/>
      </w:r>
      <w:r>
        <w:instrText xml:space="preserve"> HYPERLINK "mailto:kassian@netapp.com"</w:instrText>
      </w:r>
      <w:bookmarkStart w:name="_@_C7EB63DEAC934630BD8C0271CE27B983Z" w:id="58"/>
      <w:r>
        <w:fldChar w:fldCharType="separate"/>
      </w:r>
      <w:bookmarkEnd w:id="58"/>
      <w:r w:rsidRPr="3611A5FD">
        <w:rPr>
          <w:noProof/>
        </w:rPr>
        <w:t>@Wren, Kassian</w:t>
      </w:r>
      <w:r>
        <w:fldChar w:fldCharType="end"/>
      </w:r>
      <w:r w:rsidRPr="7A203B87">
        <w:t xml:space="preserve"> . I have updated this section based on the above and because this has not been addressed in 4 days.</w:t>
      </w:r>
    </w:p>
  </w:comment>
  <w:comment w:initials="YM" w:author="Yancey, Michelle" w:date="2026-01-20T22:00:00Z" w:id="59">
    <w:p w:rsidR="00BC110C" w:rsidP="00BC110C" w:rsidRDefault="00BC110C" w14:paraId="0CAE3D1C" w14:textId="69AE4FC1">
      <w:r>
        <w:rPr>
          <w:rStyle w:val="CommentReference"/>
        </w:rPr>
        <w:annotationRef/>
      </w:r>
      <w:r>
        <w:rPr>
          <w:sz w:val="20"/>
          <w:szCs w:val="20"/>
        </w:rPr>
        <w:fldChar w:fldCharType="begin"/>
      </w:r>
      <w:r>
        <w:rPr>
          <w:sz w:val="20"/>
          <w:szCs w:val="20"/>
        </w:rPr>
        <w:instrText>HYPERLINK "mailto:bgraf@netapp.com"</w:instrText>
      </w:r>
      <w:r>
        <w:rPr>
          <w:sz w:val="20"/>
          <w:szCs w:val="20"/>
        </w:rPr>
      </w:r>
      <w:bookmarkStart w:name="_@_A61053F7957F8F45933808F0ED0D87D6Z" w:id="61"/>
      <w:r>
        <w:rPr>
          <w:sz w:val="20"/>
          <w:szCs w:val="20"/>
        </w:rPr>
        <w:fldChar w:fldCharType="separate"/>
      </w:r>
      <w:bookmarkEnd w:id="61"/>
      <w:r w:rsidRPr="00BC110C">
        <w:rPr>
          <w:rStyle w:val="Mention"/>
          <w:noProof/>
          <w:sz w:val="20"/>
          <w:szCs w:val="20"/>
        </w:rPr>
        <w:t>@Graf, Brian</w:t>
      </w:r>
      <w:r>
        <w:rPr>
          <w:sz w:val="20"/>
          <w:szCs w:val="20"/>
        </w:rPr>
        <w:fldChar w:fldCharType="end"/>
      </w:r>
      <w:r>
        <w:rPr>
          <w:sz w:val="20"/>
          <w:szCs w:val="20"/>
        </w:rPr>
        <w:t xml:space="preserve"> </w:t>
      </w:r>
      <w:r>
        <w:rPr>
          <w:sz w:val="20"/>
          <w:szCs w:val="20"/>
        </w:rPr>
        <w:fldChar w:fldCharType="begin"/>
      </w:r>
      <w:r>
        <w:rPr>
          <w:sz w:val="20"/>
          <w:szCs w:val="20"/>
        </w:rPr>
        <w:instrText>HYPERLINK "mailto:kassian@netapp.com"</w:instrText>
      </w:r>
      <w:r>
        <w:rPr>
          <w:sz w:val="20"/>
          <w:szCs w:val="20"/>
        </w:rPr>
      </w:r>
      <w:bookmarkStart w:name="_@_8DACCD4073640F40834DB839851ACAD2Z" w:id="62"/>
      <w:r>
        <w:rPr>
          <w:sz w:val="20"/>
          <w:szCs w:val="20"/>
        </w:rPr>
        <w:fldChar w:fldCharType="separate"/>
      </w:r>
      <w:bookmarkEnd w:id="62"/>
      <w:r w:rsidRPr="00BC110C">
        <w:rPr>
          <w:rStyle w:val="Mention"/>
          <w:noProof/>
          <w:sz w:val="20"/>
          <w:szCs w:val="20"/>
        </w:rPr>
        <w:t>@Wren, Kassian</w:t>
      </w:r>
      <w:r>
        <w:rPr>
          <w:sz w:val="20"/>
          <w:szCs w:val="20"/>
        </w:rPr>
        <w:fldChar w:fldCharType="end"/>
      </w:r>
      <w:r>
        <w:rPr>
          <w:sz w:val="20"/>
          <w:szCs w:val="20"/>
        </w:rPr>
        <w:t>Is there a reference image the agency can work from? Or a sketch?</w:t>
      </w:r>
    </w:p>
  </w:comment>
  <w:comment w:initials="KW" w:author="Wren, Kassian" w:date="2026-01-21T07:47:00Z" w:id="60">
    <w:p w:rsidR="0057744A" w:rsidP="0057744A" w:rsidRDefault="0057744A" w14:paraId="234FC78F" w14:textId="77777777">
      <w:pPr>
        <w:pStyle w:val="CommentText"/>
      </w:pPr>
      <w:r>
        <w:rPr>
          <w:rStyle w:val="CommentReference"/>
        </w:rPr>
        <w:annotationRef/>
      </w:r>
      <w:r>
        <w:t>I’ll get a sketch.</w:t>
      </w:r>
    </w:p>
  </w:comment>
  <w:comment w:initials="YM" w:author="Yancey, Michelle" w:date="2026-01-26T14:49:00Z" w:id="63">
    <w:p w:rsidR="003064E6" w:rsidP="003064E6" w:rsidRDefault="003064E6" w14:paraId="1E1D71AE" w14:textId="648228CD">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3E324060058C104D95ADE75EA006529DZ" w:id="64"/>
      <w:r>
        <w:rPr>
          <w:sz w:val="20"/>
          <w:szCs w:val="20"/>
        </w:rPr>
        <w:fldChar w:fldCharType="separate"/>
      </w:r>
      <w:bookmarkEnd w:id="64"/>
      <w:r w:rsidRPr="003064E6">
        <w:rPr>
          <w:rStyle w:val="Mention"/>
          <w:noProof/>
          <w:sz w:val="20"/>
          <w:szCs w:val="20"/>
        </w:rPr>
        <w:t>@Wren, Kassian</w:t>
      </w:r>
      <w:r>
        <w:rPr>
          <w:sz w:val="20"/>
          <w:szCs w:val="20"/>
        </w:rPr>
        <w:fldChar w:fldCharType="end"/>
      </w:r>
      <w:r>
        <w:rPr>
          <w:sz w:val="20"/>
          <w:szCs w:val="20"/>
        </w:rPr>
        <w:t xml:space="preserve"> Can we re-word, I'm not following. It says we should look at 3 items - performance, resource cost and operational cost; but then there is "optimize 2". </w:t>
      </w:r>
    </w:p>
  </w:comment>
  <w:comment w:initials="BA" w:author="Bunday, Alexander" w:date="2026-01-23T10:56:00Z" w:id="70">
    <w:p w:rsidR="00407919" w:rsidRDefault="00407919" w14:paraId="396E2A62" w14:textId="62C55E1F">
      <w:pPr>
        <w:pStyle w:val="CommentText"/>
      </w:pPr>
      <w:r>
        <w:rPr>
          <w:rStyle w:val="CommentReference"/>
        </w:rPr>
        <w:annotationRef/>
      </w:r>
      <w:r w:rsidRPr="6E3C9807">
        <w:t>In terms of ordering, are we ok with GPU acceleration being the third lesson? It feels like a more advanced topic - but happy to leave it if we think it's fine</w:t>
      </w:r>
    </w:p>
  </w:comment>
  <w:comment w:initials="KW" w:author="Wren, Kassian" w:date="2026-01-23T08:13:00Z" w:id="71">
    <w:p w:rsidR="00701FCD" w:rsidP="00701FCD" w:rsidRDefault="00701FCD" w14:paraId="05872EE4" w14:textId="580D07BC">
      <w:pPr>
        <w:pStyle w:val="CommentText"/>
      </w:pPr>
      <w:r>
        <w:rPr>
          <w:rStyle w:val="CommentReference"/>
        </w:rPr>
        <w:annotationRef/>
      </w:r>
      <w:r>
        <w:t xml:space="preserve">I think it’s fine as it’s mostly a high-level overview. What do you think, </w:t>
      </w:r>
      <w:r>
        <w:fldChar w:fldCharType="begin"/>
      </w:r>
      <w:r>
        <w:instrText>HYPERLINK "mailto:bgraf@netapp.com"</w:instrText>
      </w:r>
      <w:bookmarkStart w:name="_@_7A492949D2774CB1A95E93C97DEEA364Z" w:id="73"/>
      <w:r>
        <w:fldChar w:fldCharType="separate"/>
      </w:r>
      <w:bookmarkEnd w:id="73"/>
      <w:r w:rsidRPr="00701FCD">
        <w:rPr>
          <w:rStyle w:val="Mention"/>
          <w:noProof/>
        </w:rPr>
        <w:t>@Graf, Brian</w:t>
      </w:r>
      <w:r>
        <w:fldChar w:fldCharType="end"/>
      </w:r>
      <w:r>
        <w:t xml:space="preserve"> </w:t>
      </w:r>
    </w:p>
  </w:comment>
  <w:comment w:initials="GB" w:author="Graf, Brian" w:date="2026-01-23T09:45:00Z" w:id="72">
    <w:p w:rsidR="001750F4" w:rsidRDefault="001750F4" w14:paraId="06FA0D1A" w14:textId="03AAF01C">
      <w:pPr>
        <w:pStyle w:val="CommentText"/>
      </w:pPr>
      <w:r>
        <w:rPr>
          <w:rStyle w:val="CommentReference"/>
        </w:rPr>
        <w:annotationRef/>
      </w:r>
      <w:r w:rsidRPr="5B9D076A">
        <w:t>I agree this is fine</w:t>
      </w:r>
    </w:p>
  </w:comment>
  <w:comment w:initials="YM" w:author="Yancey, Michelle" w:date="2026-01-20T22:03:00Z" w:id="74">
    <w:p w:rsidR="0081687A" w:rsidP="0081687A" w:rsidRDefault="0081687A" w14:paraId="1F021AA3" w14:textId="1E11A556">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950AE081C5FB7D43A88243D402825C03Z" w:id="76"/>
      <w:r>
        <w:rPr>
          <w:sz w:val="20"/>
          <w:szCs w:val="20"/>
        </w:rPr>
        <w:fldChar w:fldCharType="separate"/>
      </w:r>
      <w:bookmarkEnd w:id="76"/>
      <w:r w:rsidRPr="0081687A">
        <w:rPr>
          <w:rStyle w:val="Mention"/>
          <w:noProof/>
          <w:sz w:val="20"/>
          <w:szCs w:val="20"/>
        </w:rPr>
        <w:t>@Wren, Kassian</w:t>
      </w:r>
      <w:r>
        <w:rPr>
          <w:sz w:val="20"/>
          <w:szCs w:val="20"/>
        </w:rPr>
        <w:fldChar w:fldCharType="end"/>
      </w:r>
      <w:r>
        <w:rPr>
          <w:sz w:val="20"/>
          <w:szCs w:val="20"/>
        </w:rPr>
        <w:t xml:space="preserve"> Is there some sort of  architecture that can be referenced here to show what a search feature with 50 million vectors looks like? cc </w:t>
      </w:r>
      <w:r>
        <w:fldChar w:fldCharType="begin"/>
      </w:r>
      <w:r>
        <w:instrText>HYPERLINK "mailto:bgraf@netapp.com"</w:instrText>
      </w:r>
      <w:bookmarkStart w:name="_@_911F0E4E409612409F0076ED97577F36Z" w:id="77"/>
      <w:r>
        <w:fldChar w:fldCharType="separate"/>
      </w:r>
      <w:bookmarkEnd w:id="77"/>
      <w:r w:rsidRPr="0081687A">
        <w:rPr>
          <w:rStyle w:val="Mention"/>
          <w:noProof/>
        </w:rPr>
        <w:t>@Graf, Brian</w:t>
      </w:r>
      <w:r>
        <w:fldChar w:fldCharType="end"/>
      </w:r>
    </w:p>
  </w:comment>
  <w:comment w:initials="KW" w:author="Wren, Kassian" w:date="2026-01-21T07:48:00Z" w:id="75">
    <w:p w:rsidR="00BA1011" w:rsidP="00BA1011" w:rsidRDefault="00BA1011" w14:paraId="02A0D04C" w14:textId="77777777">
      <w:pPr>
        <w:pStyle w:val="CommentText"/>
      </w:pPr>
      <w:r>
        <w:rPr>
          <w:rStyle w:val="CommentReference"/>
        </w:rPr>
        <w:annotationRef/>
      </w:r>
      <w:r>
        <w:t>Could make a sketch</w:t>
      </w:r>
    </w:p>
  </w:comment>
  <w:comment w:initials="GB" w:author="Graf, Brian" w:date="2026-01-21T13:26:00Z" w:id="83">
    <w:p w:rsidR="008039D5" w:rsidRDefault="008039D5" w14:paraId="0E6062C3" w14:textId="0A87473F">
      <w:pPr>
        <w:pStyle w:val="CommentText"/>
      </w:pPr>
      <w:r>
        <w:rPr>
          <w:rStyle w:val="CommentReference"/>
        </w:rPr>
        <w:annotationRef/>
      </w:r>
      <w:r>
        <w:fldChar w:fldCharType="begin"/>
      </w:r>
      <w:r>
        <w:instrText xml:space="preserve"> HYPERLINK "mailto:kassian@netapp.com"</w:instrText>
      </w:r>
      <w:bookmarkStart w:name="_@_D20D684332EB4FAEA67CD31D96C923F1Z" w:id="84"/>
      <w:r>
        <w:fldChar w:fldCharType="separate"/>
      </w:r>
      <w:bookmarkEnd w:id="84"/>
      <w:r w:rsidRPr="04B9EE68">
        <w:rPr>
          <w:rStyle w:val="Mention"/>
          <w:noProof/>
        </w:rPr>
        <w:t>@Wren, Kassian</w:t>
      </w:r>
      <w:r>
        <w:fldChar w:fldCharType="end"/>
      </w:r>
      <w:r w:rsidRPr="73B3E009">
        <w:t xml:space="preserve"> we should probably have some sort of visual for each section of each lesson. As you write this, keep in mind what the viewer will be looking at. There will be the person talking, but what else will keep their attention. Diagrams, charts, images, etc. Please spend a little time updating the visuals column for each lesson and topic of each lesson</w:t>
      </w:r>
    </w:p>
  </w:comment>
  <w:comment w:initials="GB" w:author="Graf, Brian" w:date="2026-01-21T13:55:00Z" w:id="102">
    <w:p w:rsidR="0053045F" w:rsidRDefault="0053045F" w14:paraId="3B5BE6D3" w14:textId="6442124C">
      <w:pPr>
        <w:pStyle w:val="CommentText"/>
      </w:pPr>
      <w:r>
        <w:rPr>
          <w:rStyle w:val="CommentReference"/>
        </w:rPr>
        <w:annotationRef/>
      </w:r>
      <w:r>
        <w:fldChar w:fldCharType="begin"/>
      </w:r>
      <w:r>
        <w:instrText xml:space="preserve"> HYPERLINK "mailto:kassian@netapp.com"</w:instrText>
      </w:r>
      <w:bookmarkStart w:name="_@_CA15DDAB717E4AACB001AF13D3549148Z" w:id="103"/>
      <w:r>
        <w:fldChar w:fldCharType="separate"/>
      </w:r>
      <w:bookmarkEnd w:id="103"/>
      <w:r w:rsidRPr="7378F77C">
        <w:rPr>
          <w:rStyle w:val="Mention"/>
          <w:noProof/>
        </w:rPr>
        <w:t>@Wren, Kassian</w:t>
      </w:r>
      <w:r>
        <w:fldChar w:fldCharType="end"/>
      </w:r>
      <w:r w:rsidRPr="50D0F5A2">
        <w:t xml:space="preserve"> is this too similar to the chapter introduction?</w:t>
      </w:r>
    </w:p>
  </w:comment>
  <w:comment w:initials="GB" w:author="Graf, Brian" w:date="2026-01-21T14:00:00Z" w:id="104">
    <w:p w:rsidR="004376A4" w:rsidRDefault="004376A4" w14:paraId="16B8EF92" w14:textId="65BA962C">
      <w:pPr>
        <w:pStyle w:val="CommentText"/>
      </w:pPr>
      <w:r>
        <w:rPr>
          <w:rStyle w:val="CommentReference"/>
        </w:rPr>
        <w:annotationRef/>
      </w:r>
      <w:r>
        <w:fldChar w:fldCharType="begin"/>
      </w:r>
      <w:r>
        <w:instrText xml:space="preserve"> HYPERLINK "mailto:kassian@netapp.com"</w:instrText>
      </w:r>
      <w:bookmarkStart w:name="_@_798F5EC7BB404792BB822352CB504C84Z" w:id="105"/>
      <w:r>
        <w:fldChar w:fldCharType="separate"/>
      </w:r>
      <w:bookmarkEnd w:id="105"/>
      <w:r w:rsidRPr="57190418">
        <w:rPr>
          <w:rStyle w:val="Mention"/>
          <w:noProof/>
        </w:rPr>
        <w:t>@Wren, Kassian</w:t>
      </w:r>
      <w:r>
        <w:fldChar w:fldCharType="end"/>
      </w:r>
      <w:r w:rsidRPr="5CF6B7C1">
        <w:t xml:space="preserve"> How do you anticipate showing or teaching these steps? are you thinking of screen-recording these steps and pulling that up full-screen or something?</w:t>
      </w:r>
    </w:p>
  </w:comment>
  <w:comment w:initials="YM" w:author="Yancey, Michelle" w:date="2026-01-26T16:29:00Z" w:id="109">
    <w:p w:rsidR="000F04A7" w:rsidP="000F04A7" w:rsidRDefault="000F04A7" w14:paraId="0C5A9C31" w14:textId="2AE43EED">
      <w:r>
        <w:rPr>
          <w:rStyle w:val="CommentReference"/>
        </w:rPr>
        <w:annotationRef/>
      </w:r>
      <w:r>
        <w:rPr>
          <w:sz w:val="20"/>
          <w:szCs w:val="20"/>
        </w:rPr>
        <w:fldChar w:fldCharType="begin"/>
      </w:r>
      <w:r>
        <w:rPr>
          <w:sz w:val="20"/>
          <w:szCs w:val="20"/>
        </w:rPr>
        <w:instrText>HYPERLINK "mailto:bgraf@netapp.com"</w:instrText>
      </w:r>
      <w:r>
        <w:rPr>
          <w:sz w:val="20"/>
          <w:szCs w:val="20"/>
        </w:rPr>
      </w:r>
      <w:bookmarkStart w:name="_@_B444E9FC7F04154F938075C790C69FEBZ" w:id="110"/>
      <w:r>
        <w:rPr>
          <w:sz w:val="20"/>
          <w:szCs w:val="20"/>
        </w:rPr>
        <w:fldChar w:fldCharType="separate"/>
      </w:r>
      <w:bookmarkEnd w:id="110"/>
      <w:r w:rsidRPr="000F04A7">
        <w:rPr>
          <w:rStyle w:val="Mention"/>
          <w:noProof/>
          <w:sz w:val="20"/>
          <w:szCs w:val="20"/>
        </w:rPr>
        <w:t>@Graf, Brian</w:t>
      </w:r>
      <w:r>
        <w:rPr>
          <w:sz w:val="20"/>
          <w:szCs w:val="20"/>
        </w:rPr>
        <w:fldChar w:fldCharType="end"/>
      </w:r>
      <w:r>
        <w:rPr>
          <w:sz w:val="20"/>
          <w:szCs w:val="20"/>
        </w:rPr>
        <w:t xml:space="preserve"> </w:t>
      </w:r>
      <w:r>
        <w:rPr>
          <w:sz w:val="20"/>
          <w:szCs w:val="20"/>
        </w:rPr>
        <w:fldChar w:fldCharType="begin"/>
      </w:r>
      <w:r>
        <w:rPr>
          <w:sz w:val="20"/>
          <w:szCs w:val="20"/>
        </w:rPr>
        <w:instrText>HYPERLINK "mailto:kassian@netapp.com"</w:instrText>
      </w:r>
      <w:r>
        <w:rPr>
          <w:sz w:val="20"/>
          <w:szCs w:val="20"/>
        </w:rPr>
      </w:r>
      <w:bookmarkStart w:name="_@_ACC76A9A0C976445A3FBB506EF9B5E6EZ" w:id="111"/>
      <w:r>
        <w:rPr>
          <w:sz w:val="20"/>
          <w:szCs w:val="20"/>
        </w:rPr>
        <w:fldChar w:fldCharType="separate"/>
      </w:r>
      <w:bookmarkEnd w:id="111"/>
      <w:r w:rsidRPr="000F04A7">
        <w:rPr>
          <w:rStyle w:val="Mention"/>
          <w:noProof/>
          <w:sz w:val="20"/>
          <w:szCs w:val="20"/>
        </w:rPr>
        <w:t>@Wren, Kassian</w:t>
      </w:r>
      <w:r>
        <w:rPr>
          <w:sz w:val="20"/>
          <w:szCs w:val="20"/>
        </w:rPr>
        <w:fldChar w:fldCharType="end"/>
      </w:r>
      <w:r>
        <w:rPr>
          <w:sz w:val="20"/>
          <w:szCs w:val="20"/>
        </w:rPr>
        <w:t xml:space="preserve"> Chapter 2 has a lot of substance, which is great. With that said, we needed to break up the chapter just a bit. So I split Lesson 1 into 1-1 and 1-2, and renumbered the rest</w:t>
      </w:r>
    </w:p>
  </w:comment>
  <w:comment w:initials="KM" w:author="Kolarkunnu, Muneer" w:date="2026-01-23T20:12:00Z" w:id="120">
    <w:p w:rsidR="00B440BF" w:rsidRDefault="00B440BF" w14:paraId="6C6F482C" w14:textId="3A5460AF">
      <w:pPr>
        <w:pStyle w:val="CommentText"/>
      </w:pPr>
      <w:r>
        <w:rPr>
          <w:rStyle w:val="CommentReference"/>
        </w:rPr>
        <w:annotationRef/>
      </w:r>
      <w:r>
        <w:fldChar w:fldCharType="begin"/>
      </w:r>
      <w:r>
        <w:instrText xml:space="preserve"> HYPERLINK "mailto:kassian@netapp.com"</w:instrText>
      </w:r>
      <w:bookmarkStart w:name="_@_61427366D3B547D88A8906B9B654F966Z" w:id="122"/>
      <w:r>
        <w:fldChar w:fldCharType="separate"/>
      </w:r>
      <w:bookmarkEnd w:id="122"/>
      <w:r w:rsidRPr="1F6FBA77">
        <w:rPr>
          <w:rStyle w:val="Mention"/>
          <w:noProof/>
        </w:rPr>
        <w:t>@Wren, Kassian</w:t>
      </w:r>
      <w:r>
        <w:fldChar w:fldCharType="end"/>
      </w:r>
      <w:r w:rsidRPr="25512AD1">
        <w:t xml:space="preserve"> Good to give a link to project here</w:t>
      </w:r>
    </w:p>
  </w:comment>
  <w:comment w:initials="KM" w:author="Kolarkunnu, Muneer" w:date="2026-01-23T20:18:00Z" w:id="121">
    <w:p w:rsidR="006401AE" w:rsidRDefault="006401AE" w14:paraId="158C2104" w14:textId="07BFA8B9">
      <w:pPr>
        <w:pStyle w:val="CommentText"/>
      </w:pPr>
      <w:r>
        <w:rPr>
          <w:rStyle w:val="CommentReference"/>
        </w:rPr>
        <w:annotationRef/>
      </w:r>
      <w:r w:rsidRPr="3B7A76BD">
        <w:t>ok, I think you will be talking about this, so better to show the website then,</w:t>
      </w:r>
    </w:p>
  </w:comment>
  <w:comment w:initials="BA" w:author="Bunday, Alexander" w:date="2026-01-23T11:31:00Z" w:id="123">
    <w:p w:rsidR="00407919" w:rsidRDefault="00407919" w14:paraId="1E618FB4" w14:textId="07EB392B">
      <w:pPr>
        <w:pStyle w:val="CommentText"/>
      </w:pPr>
      <w:r>
        <w:rPr>
          <w:rStyle w:val="CommentReference"/>
        </w:rPr>
        <w:annotationRef/>
      </w:r>
      <w:r w:rsidRPr="28B8643C">
        <w:t>I think what would be really good here would be to show the learner how the semantic search results actually differ to a normal keyword search. You can do this in Opensearch using the search relevance tool</w:t>
      </w:r>
    </w:p>
  </w:comment>
  <w:comment w:initials="KM" w:author="Kolarkunnu, Muneer" w:date="2026-01-23T20:18:00Z" w:id="124">
    <w:p w:rsidR="006401AE" w:rsidRDefault="006401AE" w14:paraId="739ABF04" w14:textId="74B4243A">
      <w:pPr>
        <w:pStyle w:val="CommentText"/>
      </w:pPr>
      <w:r>
        <w:rPr>
          <w:rStyle w:val="CommentReference"/>
        </w:rPr>
        <w:annotationRef/>
      </w:r>
      <w:r w:rsidRPr="49113BF0">
        <w:t>+1</w:t>
      </w:r>
    </w:p>
  </w:comment>
  <w:comment w:initials="KW" w:author="Wren, Kassian" w:date="2026-01-23T08:11:00Z" w:id="125">
    <w:p w:rsidR="00780B7C" w:rsidP="00780B7C" w:rsidRDefault="00780B7C" w14:paraId="2E2C35A2" w14:textId="77777777">
      <w:pPr>
        <w:pStyle w:val="CommentText"/>
      </w:pPr>
      <w:r>
        <w:rPr>
          <w:rStyle w:val="CommentReference"/>
        </w:rPr>
        <w:annotationRef/>
      </w:r>
      <w:r>
        <w:t xml:space="preserve">You mean </w:t>
      </w:r>
      <w:hyperlink w:history="1" r:id="rId1">
        <w:r w:rsidRPr="00B26C28">
          <w:rPr>
            <w:rStyle w:val="Hyperlink"/>
          </w:rPr>
          <w:t>https://docs.opensearch.org/latest/search-plugins/search-relevance/using-search-relevance-workbench/</w:t>
        </w:r>
      </w:hyperlink>
      <w:r>
        <w:t xml:space="preserve"> ?</w:t>
      </w:r>
    </w:p>
  </w:comment>
  <w:comment w:initials="GB" w:author="Graf, Brian" w:date="2026-01-23T09:54:00Z" w:id="126">
    <w:p w:rsidR="00DD37C8" w:rsidRDefault="00DD37C8" w14:paraId="351F4A4C" w14:textId="2F0DF673">
      <w:pPr>
        <w:pStyle w:val="CommentText"/>
      </w:pPr>
      <w:r>
        <w:rPr>
          <w:rStyle w:val="CommentReference"/>
        </w:rPr>
        <w:annotationRef/>
      </w:r>
      <w:r w:rsidRPr="5581C41D">
        <w:t xml:space="preserve">ooh I like this idea you guys. We should show the results for both, could be part of the visuals but would need some talking points in the script that point out the differences and stuff </w:t>
      </w:r>
      <w:r>
        <w:fldChar w:fldCharType="begin"/>
      </w:r>
      <w:r>
        <w:instrText xml:space="preserve"> HYPERLINK "mailto:kassian@netapp.com"</w:instrText>
      </w:r>
      <w:bookmarkStart w:name="_@_A593D2B2E167409D9FB4737C29CD4C23Z" w:id="129"/>
      <w:r>
        <w:fldChar w:fldCharType="separate"/>
      </w:r>
      <w:bookmarkEnd w:id="129"/>
      <w:r w:rsidRPr="67641E7A">
        <w:rPr>
          <w:rStyle w:val="Mention"/>
          <w:noProof/>
        </w:rPr>
        <w:t>@Wren, Kassian</w:t>
      </w:r>
      <w:r>
        <w:fldChar w:fldCharType="end"/>
      </w:r>
      <w:r w:rsidRPr="409F5A4E">
        <w:t xml:space="preserve"> </w:t>
      </w:r>
    </w:p>
  </w:comment>
  <w:comment w:initials="KW" w:author="Wren, Kassian" w:date="2026-01-23T10:01:00Z" w:id="127">
    <w:p w:rsidR="001D2634" w:rsidP="001D2634" w:rsidRDefault="001D2634" w14:paraId="5D2802CA" w14:textId="77777777">
      <w:pPr>
        <w:pStyle w:val="CommentText"/>
      </w:pPr>
      <w:r>
        <w:rPr>
          <w:rStyle w:val="CommentReference"/>
        </w:rPr>
        <w:annotationRef/>
      </w:r>
      <w:r>
        <w:t>I’ll hash this out.</w:t>
      </w:r>
    </w:p>
  </w:comment>
  <w:comment w:initials="KW" w:author="Wren, Kassian" w:date="2026-02-02T15:51:00Z" w:id="128">
    <w:p w:rsidR="00A55A6C" w:rsidP="00A55A6C" w:rsidRDefault="00A55A6C" w14:paraId="0BCCD04C" w14:textId="443200FF">
      <w:pPr>
        <w:pStyle w:val="CommentText"/>
      </w:pPr>
      <w:r>
        <w:rPr>
          <w:rStyle w:val="CommentReference"/>
        </w:rPr>
        <w:annotationRef/>
      </w:r>
      <w:r>
        <w:fldChar w:fldCharType="begin"/>
      </w:r>
      <w:r>
        <w:instrText>HYPERLINK "mailto:bgraf@netapp.com"</w:instrText>
      </w:r>
      <w:bookmarkStart w:name="_@_ECAF4E3588F94428858D4EC61F7EE2B1Z" w:id="130"/>
      <w:r>
        <w:fldChar w:fldCharType="separate"/>
      </w:r>
      <w:bookmarkEnd w:id="130"/>
      <w:r w:rsidRPr="00A55A6C">
        <w:rPr>
          <w:rStyle w:val="Mention"/>
          <w:noProof/>
        </w:rPr>
        <w:t>@Graf, Brian</w:t>
      </w:r>
      <w:r>
        <w:fldChar w:fldCharType="end"/>
      </w:r>
      <w:r>
        <w:t xml:space="preserve"> okay. I’ll be adding a scene that says something along the lines of “there’s also the workbench, you can tweak search parameters and see relevance there, more in a link in the course notes” </w:t>
      </w:r>
      <w:r>
        <w:br/>
      </w:r>
      <w:r>
        <w:br/>
      </w:r>
      <w:r>
        <w:t>but more script-y. Sound correct?</w:t>
      </w:r>
    </w:p>
  </w:comment>
  <w:comment w:initials="YM" w:author="Yancey, Michelle" w:date="2026-01-26T16:41:00Z" w:id="152">
    <w:p w:rsidR="0091480A" w:rsidP="0091480A" w:rsidRDefault="0091480A" w14:paraId="432956CD" w14:textId="666EC884">
      <w:r>
        <w:rPr>
          <w:rStyle w:val="CommentReference"/>
        </w:rPr>
        <w:annotationRef/>
      </w:r>
      <w:r>
        <w:rPr>
          <w:sz w:val="20"/>
          <w:szCs w:val="20"/>
        </w:rPr>
        <w:fldChar w:fldCharType="begin"/>
      </w:r>
      <w:r>
        <w:rPr>
          <w:sz w:val="20"/>
          <w:szCs w:val="20"/>
        </w:rPr>
        <w:instrText>HYPERLINK "mailto:bgraf@netapp.com"</w:instrText>
      </w:r>
      <w:r>
        <w:rPr>
          <w:sz w:val="20"/>
          <w:szCs w:val="20"/>
        </w:rPr>
      </w:r>
      <w:bookmarkStart w:name="_@_4837E219713B3440A167C15BFAB9938BZ" w:id="154"/>
      <w:r>
        <w:rPr>
          <w:sz w:val="20"/>
          <w:szCs w:val="20"/>
        </w:rPr>
        <w:fldChar w:fldCharType="separate"/>
      </w:r>
      <w:bookmarkEnd w:id="154"/>
      <w:r w:rsidRPr="0091480A">
        <w:rPr>
          <w:rStyle w:val="Mention"/>
          <w:noProof/>
          <w:sz w:val="20"/>
          <w:szCs w:val="20"/>
        </w:rPr>
        <w:t>@Graf, Brian</w:t>
      </w:r>
      <w:r>
        <w:rPr>
          <w:sz w:val="20"/>
          <w:szCs w:val="20"/>
        </w:rPr>
        <w:fldChar w:fldCharType="end"/>
      </w:r>
      <w:r>
        <w:rPr>
          <w:sz w:val="20"/>
          <w:szCs w:val="20"/>
        </w:rPr>
        <w:t xml:space="preserve"> </w:t>
      </w:r>
      <w:r>
        <w:rPr>
          <w:sz w:val="20"/>
          <w:szCs w:val="20"/>
        </w:rPr>
        <w:fldChar w:fldCharType="begin"/>
      </w:r>
      <w:r>
        <w:rPr>
          <w:sz w:val="20"/>
          <w:szCs w:val="20"/>
        </w:rPr>
        <w:instrText>HYPERLINK "mailto:kassian@netapp.com"</w:instrText>
      </w:r>
      <w:r>
        <w:rPr>
          <w:sz w:val="20"/>
          <w:szCs w:val="20"/>
        </w:rPr>
      </w:r>
      <w:bookmarkStart w:name="_@_468A1ADB21A06F4EBA2826E3EA008E30Z" w:id="155"/>
      <w:r>
        <w:rPr>
          <w:sz w:val="20"/>
          <w:szCs w:val="20"/>
        </w:rPr>
        <w:fldChar w:fldCharType="separate"/>
      </w:r>
      <w:bookmarkEnd w:id="155"/>
      <w:r w:rsidRPr="0091480A">
        <w:rPr>
          <w:rStyle w:val="Mention"/>
          <w:noProof/>
          <w:sz w:val="20"/>
          <w:szCs w:val="20"/>
        </w:rPr>
        <w:t>@Wren, Kassian</w:t>
      </w:r>
      <w:r>
        <w:rPr>
          <w:sz w:val="20"/>
          <w:szCs w:val="20"/>
        </w:rPr>
        <w:fldChar w:fldCharType="end"/>
      </w:r>
      <w:r>
        <w:rPr>
          <w:sz w:val="20"/>
          <w:szCs w:val="20"/>
        </w:rPr>
        <w:t xml:space="preserve"> Is there a hands on exercise we can include in this lesson so it's just not someone talking at them?</w:t>
      </w:r>
    </w:p>
    <w:p w:rsidR="0091480A" w:rsidP="0091480A" w:rsidRDefault="0091480A" w14:paraId="23F3CB25" w14:textId="77777777"/>
    <w:p w:rsidR="0091480A" w:rsidP="0091480A" w:rsidRDefault="0091480A" w14:paraId="5AC507A8" w14:textId="77777777">
      <w:r>
        <w:rPr>
          <w:sz w:val="20"/>
          <w:szCs w:val="20"/>
        </w:rPr>
        <w:t>A suggestion from AI "For your hands-on exercise, you’ll test both embedding types on a sample dataset. Compare the query latency and accuracy to see the trade-offs firsthand."</w:t>
      </w:r>
    </w:p>
    <w:p w:rsidR="0091480A" w:rsidP="0091480A" w:rsidRDefault="0091480A" w14:paraId="53C3A13B" w14:textId="77777777">
      <w:r>
        <w:rPr>
          <w:sz w:val="20"/>
          <w:szCs w:val="20"/>
        </w:rPr>
        <w:t xml:space="preserve"> </w:t>
      </w:r>
    </w:p>
    <w:p w:rsidR="0091480A" w:rsidP="0091480A" w:rsidRDefault="0091480A" w14:paraId="53FFA76C" w14:textId="77777777">
      <w:r>
        <w:rPr>
          <w:sz w:val="20"/>
          <w:szCs w:val="20"/>
        </w:rPr>
        <w:t>Thoughts??</w:t>
      </w:r>
    </w:p>
  </w:comment>
  <w:comment w:initials="GB" w:author="Graf, Brian" w:date="2026-01-26T14:49:00Z" w:id="153">
    <w:p w:rsidR="00D301F3" w:rsidRDefault="00D301F3" w14:paraId="1D535071" w14:textId="71558CA8">
      <w:pPr>
        <w:pStyle w:val="CommentText"/>
      </w:pPr>
      <w:r>
        <w:rPr>
          <w:rStyle w:val="CommentReference"/>
        </w:rPr>
        <w:annotationRef/>
      </w:r>
      <w:r w:rsidRPr="7213338B">
        <w:t xml:space="preserve">We plan on adding hands-on content but we hadn't flushed that out yet. thoughts on what to add here </w:t>
      </w:r>
      <w:r>
        <w:fldChar w:fldCharType="begin"/>
      </w:r>
      <w:r>
        <w:instrText xml:space="preserve"> HYPERLINK "mailto:kassian@netapp.com"</w:instrText>
      </w:r>
      <w:bookmarkStart w:name="_@_F84ACD1E82FB452EBE30A01604871DE6Z" w:id="156"/>
      <w:r>
        <w:fldChar w:fldCharType="separate"/>
      </w:r>
      <w:bookmarkEnd w:id="156"/>
      <w:r w:rsidRPr="35F91077">
        <w:rPr>
          <w:rStyle w:val="Mention"/>
          <w:noProof/>
        </w:rPr>
        <w:t>@Wren, Kassian</w:t>
      </w:r>
      <w:r>
        <w:fldChar w:fldCharType="end"/>
      </w:r>
      <w:r w:rsidRPr="24DE5BBA">
        <w:t xml:space="preserve"> </w:t>
      </w:r>
    </w:p>
  </w:comment>
  <w:comment w:initials="GB" w:author="Graf, Brian" w:date="2026-01-21T15:10:00Z" w:id="173">
    <w:p w:rsidR="003B75D4" w:rsidRDefault="003B75D4" w14:paraId="25CF8BF2" w14:textId="7BD7838C">
      <w:pPr>
        <w:pStyle w:val="CommentText"/>
      </w:pPr>
      <w:r>
        <w:rPr>
          <w:rStyle w:val="CommentReference"/>
        </w:rPr>
        <w:annotationRef/>
      </w:r>
      <w:r>
        <w:fldChar w:fldCharType="begin"/>
      </w:r>
      <w:r>
        <w:instrText xml:space="preserve"> HYPERLINK "mailto:Kassian.Wren@netapp.com"</w:instrText>
      </w:r>
      <w:bookmarkStart w:name="_@_E983E8C66B064EE99EF094F2B7A4DEDDZ" w:id="175"/>
      <w:r>
        <w:fldChar w:fldCharType="separate"/>
      </w:r>
      <w:bookmarkEnd w:id="175"/>
      <w:r w:rsidRPr="40A88724">
        <w:rPr>
          <w:rStyle w:val="Mention"/>
          <w:noProof/>
        </w:rPr>
        <w:t>@Wren, Kassian</w:t>
      </w:r>
      <w:r>
        <w:fldChar w:fldCharType="end"/>
      </w:r>
    </w:p>
  </w:comment>
  <w:comment w:initials="BA" w:author="Bunday, Alexander" w:date="2026-01-23T11:40:00Z" w:id="176">
    <w:p w:rsidR="00C90243" w:rsidRDefault="00C90243" w14:paraId="5576BCAB" w14:textId="4399498A">
      <w:pPr>
        <w:pStyle w:val="CommentText"/>
      </w:pPr>
      <w:r>
        <w:rPr>
          <w:rStyle w:val="CommentReference"/>
        </w:rPr>
        <w:annotationRef/>
      </w:r>
      <w:r w:rsidRPr="77F26FB9">
        <w:t>Can we provide code snippets/JSON templates here?</w:t>
      </w:r>
    </w:p>
  </w:comment>
  <w:comment w:initials="GB" w:author="Graf, Brian" w:date="2026-01-21T17:04:00Z" w:id="184">
    <w:p w:rsidR="00400EB3" w:rsidRDefault="00400EB3" w14:paraId="2EDCC801" w14:textId="4DA6DD39">
      <w:pPr>
        <w:pStyle w:val="CommentText"/>
      </w:pPr>
      <w:r>
        <w:rPr>
          <w:rStyle w:val="CommentReference"/>
        </w:rPr>
        <w:annotationRef/>
      </w:r>
      <w:r>
        <w:fldChar w:fldCharType="begin"/>
      </w:r>
      <w:r>
        <w:instrText xml:space="preserve"> HYPERLINK "mailto:Kassian.Wren@netapp.com"</w:instrText>
      </w:r>
      <w:bookmarkStart w:name="_@_106F84C5F672467597DE8F96B487193FZ" w:id="186"/>
      <w:r>
        <w:fldChar w:fldCharType="separate"/>
      </w:r>
      <w:bookmarkEnd w:id="186"/>
      <w:r w:rsidRPr="2B9F90F7">
        <w:rPr>
          <w:rStyle w:val="Mention"/>
          <w:noProof/>
        </w:rPr>
        <w:t>@Wren, Kassian</w:t>
      </w:r>
      <w:r>
        <w:fldChar w:fldCharType="end"/>
      </w:r>
    </w:p>
  </w:comment>
  <w:comment w:initials="GB" w:author="Graf, Brian" w:date="2026-01-21T16:45:00Z" w:id="187">
    <w:p w:rsidR="00C1140D" w:rsidRDefault="00C1140D" w14:paraId="731DF8ED" w14:textId="7BF30A49">
      <w:pPr>
        <w:pStyle w:val="CommentText"/>
      </w:pPr>
      <w:r>
        <w:rPr>
          <w:rStyle w:val="CommentReference"/>
        </w:rPr>
        <w:annotationRef/>
      </w:r>
      <w:r w:rsidRPr="1A892D08">
        <w:t xml:space="preserve">Do we want to mention (knn.memory.circuit_breaker.limit) setting name for those who want to tune it? </w:t>
      </w:r>
      <w:r>
        <w:fldChar w:fldCharType="begin"/>
      </w:r>
      <w:r>
        <w:instrText xml:space="preserve"> HYPERLINK "mailto:kassian@netapp.com"</w:instrText>
      </w:r>
      <w:bookmarkStart w:name="_@_DBFE5E973ECA40BCAEE37200C044522BZ" w:id="188"/>
      <w:r>
        <w:fldChar w:fldCharType="separate"/>
      </w:r>
      <w:bookmarkEnd w:id="188"/>
      <w:r w:rsidRPr="3C0CB081">
        <w:rPr>
          <w:rStyle w:val="Mention"/>
          <w:noProof/>
        </w:rPr>
        <w:t>@Wren, Kassian</w:t>
      </w:r>
      <w:r>
        <w:fldChar w:fldCharType="end"/>
      </w:r>
      <w:r w:rsidRPr="17611B82">
        <w:t xml:space="preserve"> </w:t>
      </w:r>
    </w:p>
  </w:comment>
  <w:comment w:initials="GB" w:author="Graf, Brian" w:date="2026-01-21T13:22:00Z" w:id="189">
    <w:p w:rsidR="005D2ADA" w:rsidRDefault="005D2ADA" w14:paraId="17C49590" w14:textId="0C6B9003">
      <w:pPr>
        <w:pStyle w:val="CommentText"/>
      </w:pPr>
      <w:r>
        <w:rPr>
          <w:rStyle w:val="CommentReference"/>
        </w:rPr>
        <w:annotationRef/>
      </w:r>
      <w:r w:rsidRPr="2E685ECA">
        <w:t>for reference: https://docs.aws.amazon.com/opensearch-service/latest/developerguide/bp-sharding.html</w:t>
      </w:r>
    </w:p>
  </w:comment>
  <w:comment w:initials="GB" w:author="Graf, Brian" w:date="2026-01-21T17:00:00Z" w:id="190">
    <w:p w:rsidR="00557249" w:rsidRDefault="00557249" w14:paraId="672D4E48" w14:textId="3F69B225">
      <w:pPr>
        <w:pStyle w:val="CommentText"/>
      </w:pPr>
      <w:r>
        <w:rPr>
          <w:rStyle w:val="CommentReference"/>
        </w:rPr>
        <w:annotationRef/>
      </w:r>
      <w:r w:rsidRPr="5A644CB9">
        <w:t xml:space="preserve">"OpenSearch supports two vector workload modes: </w:t>
      </w:r>
      <w:r w:rsidRPr="63DF945C">
        <w:rPr>
          <w:b/>
          <w:bCs/>
        </w:rPr>
        <w:t>in_memory</w:t>
      </w:r>
      <w:r w:rsidRPr="3FDF3609">
        <w:t xml:space="preserve"> optimizes for lowest latency by keeping ANN graphs in native memory, while </w:t>
      </w:r>
      <w:r w:rsidRPr="0CC3D629">
        <w:rPr>
          <w:b/>
          <w:bCs/>
        </w:rPr>
        <w:t>on_disk</w:t>
      </w:r>
      <w:r w:rsidRPr="3C835AF4">
        <w:t xml:space="preserve"> optimizes for cost by using quantization techniques like binary quantization to compress vectors. You can also specify a compression_level (like 16x or 32x) to further tune the memory-accuracy tradeoff."</w:t>
      </w:r>
    </w:p>
    <w:p w:rsidR="00557249" w:rsidRDefault="00557249" w14:paraId="57B9AB95" w14:textId="5AB43B85">
      <w:pPr>
        <w:pStyle w:val="CommentText"/>
      </w:pPr>
    </w:p>
    <w:p w:rsidR="00557249" w:rsidRDefault="00557249" w14:paraId="630BA35B" w14:textId="2A4DF1C2">
      <w:pPr>
        <w:pStyle w:val="CommentText"/>
      </w:pPr>
      <w:r w:rsidRPr="6E1C1E57">
        <w:t xml:space="preserve">we should use the exact terms (in_memory and on_disk) </w:t>
      </w:r>
      <w:r>
        <w:fldChar w:fldCharType="begin"/>
      </w:r>
      <w:r>
        <w:instrText xml:space="preserve"> HYPERLINK "mailto:kassian@netapp.com"</w:instrText>
      </w:r>
      <w:bookmarkStart w:name="_@_03E8539E6F514323882225E15142272FZ" w:id="191"/>
      <w:r>
        <w:fldChar w:fldCharType="separate"/>
      </w:r>
      <w:bookmarkEnd w:id="191"/>
      <w:r w:rsidRPr="157A782C">
        <w:rPr>
          <w:rStyle w:val="Mention"/>
          <w:noProof/>
        </w:rPr>
        <w:t>@Wren, Kassian</w:t>
      </w:r>
      <w:r>
        <w:fldChar w:fldCharType="end"/>
      </w:r>
      <w:r w:rsidRPr="45E09FFA">
        <w:t xml:space="preserve"> </w:t>
      </w:r>
    </w:p>
  </w:comment>
  <w:comment w:initials="GB" w:author="Graf, Brian" w:date="2026-01-21T17:01:00Z" w:id="192">
    <w:p w:rsidR="00FC6E32" w:rsidRDefault="00FC6E32" w14:paraId="2FB09C0E" w14:textId="1000F07E">
      <w:pPr>
        <w:pStyle w:val="CommentText"/>
      </w:pPr>
      <w:r>
        <w:rPr>
          <w:rStyle w:val="CommentReference"/>
        </w:rPr>
        <w:annotationRef/>
      </w:r>
      <w:r w:rsidRPr="1EE2B691">
        <w:t>maybe we show or discuss the specific call:</w:t>
      </w:r>
    </w:p>
    <w:p w:rsidR="00FC6E32" w:rsidRDefault="00FC6E32" w14:paraId="446534A4" w14:textId="125C4B2D">
      <w:pPr>
        <w:pStyle w:val="CommentText"/>
      </w:pPr>
      <w:r w:rsidRPr="35E620D7">
        <w:t>PUT /&lt;index_name&gt;/_settings { "index": { "refresh_interval": "-1" } }</w:t>
      </w:r>
    </w:p>
    <w:p w:rsidR="00FC6E32" w:rsidRDefault="00FC6E32" w14:paraId="16056A39" w14:textId="3AB6F7E0">
      <w:pPr>
        <w:pStyle w:val="CommentText"/>
      </w:pPr>
    </w:p>
    <w:p w:rsidR="00FC6E32" w:rsidRDefault="00FC6E32" w14:paraId="5FDB548B" w14:textId="6659E901">
      <w:pPr>
        <w:pStyle w:val="CommentText"/>
      </w:pPr>
      <w:r>
        <w:fldChar w:fldCharType="begin"/>
      </w:r>
      <w:r>
        <w:instrText xml:space="preserve"> HYPERLINK "mailto:kassian@netapp.com"</w:instrText>
      </w:r>
      <w:bookmarkStart w:name="_@_CAFFB263946F4CAE8CDF9182ED9E150FZ" w:id="193"/>
      <w:r>
        <w:fldChar w:fldCharType="separate"/>
      </w:r>
      <w:bookmarkEnd w:id="193"/>
      <w:r w:rsidRPr="244BFB92">
        <w:rPr>
          <w:rStyle w:val="Mention"/>
          <w:noProof/>
        </w:rPr>
        <w:t>@Wren, Kassian</w:t>
      </w:r>
      <w:r>
        <w:fldChar w:fldCharType="end"/>
      </w:r>
      <w:r w:rsidRPr="0E5195B8">
        <w:t xml:space="preserve"> </w:t>
      </w:r>
    </w:p>
  </w:comment>
  <w:comment w:initials="GB" w:author="Graf, Brian" w:date="2026-01-21T17:03:00Z" w:id="194">
    <w:p w:rsidR="00400EB3" w:rsidRDefault="00400EB3" w14:paraId="0B7435F0" w14:textId="2F6F856A">
      <w:pPr>
        <w:pStyle w:val="CommentText"/>
      </w:pPr>
      <w:r>
        <w:rPr>
          <w:rStyle w:val="CommentReference"/>
        </w:rPr>
        <w:annotationRef/>
      </w:r>
      <w:r>
        <w:fldChar w:fldCharType="begin"/>
      </w:r>
      <w:r>
        <w:instrText xml:space="preserve"> HYPERLINK "mailto:kassian@netapp.com"</w:instrText>
      </w:r>
      <w:bookmarkStart w:name="_@_5C0ADB8E318C49FC98A05AC91125871AZ" w:id="195"/>
      <w:r>
        <w:fldChar w:fldCharType="separate"/>
      </w:r>
      <w:bookmarkEnd w:id="195"/>
      <w:r w:rsidRPr="7E93C708">
        <w:rPr>
          <w:rStyle w:val="Mention"/>
          <w:noProof/>
        </w:rPr>
        <w:t>@Wren, Kassian</w:t>
      </w:r>
      <w:r>
        <w:fldChar w:fldCharType="end"/>
      </w:r>
      <w:r w:rsidRPr="68AA1C55">
        <w:t xml:space="preserve"> there's an 'e' at the end. not sure if something was cut off.</w:t>
      </w:r>
    </w:p>
    <w:p w:rsidR="00400EB3" w:rsidRDefault="00400EB3" w14:paraId="4DEA06B9" w14:textId="3248C18B">
      <w:pPr>
        <w:pStyle w:val="CommentText"/>
      </w:pPr>
      <w:r w:rsidRPr="29A500DB">
        <w:t>Based on what i'm seeing here's a comment on this portion:</w:t>
      </w:r>
    </w:p>
    <w:p w:rsidR="00400EB3" w:rsidRDefault="00400EB3" w14:paraId="6AB8A9D0" w14:textId="15418927">
      <w:pPr>
        <w:pStyle w:val="CommentText"/>
      </w:pPr>
    </w:p>
    <w:p w:rsidR="00400EB3" w:rsidRDefault="00400EB3" w14:paraId="489944EB" w14:textId="61F8578C">
      <w:pPr>
        <w:pStyle w:val="CommentText"/>
      </w:pPr>
      <w:r w:rsidRPr="738C15B3">
        <w:t>Filtering is one of the most powerful optimizations for vector search. OpenSearch supports three filtering strategies: pre-filtering, post-filtering, and efficient filtering—which happens during the ANN traversal itself. The Lucene and Faiss engines automatically choose the best strategy based on your filter selectivity. For highly restrictive filters that leave a small subset, exact k-NN with pre-filtering is often used. For less restrictive filters, efficient filtering during the HNSW traversal provides the best balance of recall and latency. The key is that OpenSearch handles this decision automatically when you include a filter in your k-NN query."</w:t>
      </w:r>
    </w:p>
    <w:p w:rsidR="00400EB3" w:rsidRDefault="00400EB3" w14:paraId="7C10285F" w14:textId="2FAF0DB7">
      <w:pPr>
        <w:pStyle w:val="CommentText"/>
      </w:pPr>
    </w:p>
    <w:p w:rsidR="00400EB3" w:rsidRDefault="00400EB3" w14:paraId="7705AF3F" w14:textId="62F76503">
      <w:pPr>
        <w:pStyle w:val="CommentText"/>
      </w:pPr>
    </w:p>
    <w:p w:rsidR="00400EB3" w:rsidRDefault="00400EB3" w14:paraId="66B069FF" w14:textId="214F1B94">
      <w:pPr>
        <w:pStyle w:val="CommentText"/>
      </w:pPr>
      <w:r w:rsidRPr="009431A0">
        <w:t xml:space="preserve">The script currently implies you always want pre-filtering, but that's not accurate. For large filtered subsets, efficient filtering or post-filtering may be faster. </w:t>
      </w:r>
    </w:p>
  </w:comment>
  <w:comment w:initials="YM" w:author="Yancey, Michelle" w:date="2026-01-26T16:49:00Z" w:id="196">
    <w:p w:rsidR="00F35155" w:rsidP="00F35155" w:rsidRDefault="00F35155" w14:paraId="11BA5733" w14:textId="3A1A589A">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5F46DA9A6C60124D9A87DFC5923748E9Z" w:id="197"/>
      <w:r>
        <w:rPr>
          <w:sz w:val="20"/>
          <w:szCs w:val="20"/>
        </w:rPr>
        <w:fldChar w:fldCharType="separate"/>
      </w:r>
      <w:bookmarkEnd w:id="197"/>
      <w:r w:rsidRPr="00F35155">
        <w:rPr>
          <w:rStyle w:val="Mention"/>
          <w:noProof/>
          <w:sz w:val="20"/>
          <w:szCs w:val="20"/>
        </w:rPr>
        <w:t>@Wren, Kassian</w:t>
      </w:r>
      <w:r>
        <w:rPr>
          <w:sz w:val="20"/>
          <w:szCs w:val="20"/>
        </w:rPr>
        <w:fldChar w:fldCharType="end"/>
      </w:r>
      <w:r>
        <w:rPr>
          <w:sz w:val="20"/>
          <w:szCs w:val="20"/>
        </w:rPr>
        <w:t xml:space="preserve"> Should this be using adequate CPU or GPU? Based on the last chapter it could be either right?</w:t>
      </w:r>
    </w:p>
  </w:comment>
  <w:comment w:initials="GB" w:author="Graf, Brian" w:date="2026-02-04T21:31:00Z" w:id="201">
    <w:p w:rsidR="001F3BE6" w:rsidRDefault="001F3BE6" w14:paraId="587305ED" w14:textId="47BBD993">
      <w:pPr>
        <w:pStyle w:val="CommentText"/>
      </w:pPr>
      <w:r>
        <w:rPr>
          <w:rStyle w:val="CommentReference"/>
        </w:rPr>
        <w:annotationRef/>
      </w:r>
      <w:r>
        <w:fldChar w:fldCharType="begin"/>
      </w:r>
      <w:r>
        <w:instrText xml:space="preserve"> HYPERLINK "mailto:kassian@netapp.com"</w:instrText>
      </w:r>
      <w:bookmarkStart w:name="_@_8E27112376D7443A9FD2C33FA1860B96Z" w:id="202"/>
      <w:r>
        <w:fldChar w:fldCharType="separate"/>
      </w:r>
      <w:bookmarkEnd w:id="202"/>
      <w:r w:rsidRPr="68FFF321">
        <w:rPr>
          <w:rStyle w:val="Mention"/>
          <w:noProof/>
        </w:rPr>
        <w:t>@Wren, Kassian</w:t>
      </w:r>
      <w:r>
        <w:fldChar w:fldCharType="end"/>
      </w:r>
      <w:r w:rsidRPr="672CFCF0">
        <w:t xml:space="preserve"> please correctly add chapter 3 and lessons headings to update the Table of Content.</w:t>
      </w:r>
    </w:p>
  </w:comment>
  <w:comment w:initials="YM" w:author="Yancey, Michelle" w:date="2026-02-12T18:05:00Z" w:id="203">
    <w:p w:rsidR="004F4212" w:rsidP="004F4212" w:rsidRDefault="004F4212" w14:paraId="6529B48F" w14:textId="234CE1CD">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4FDCFC454FA934469F7981F57619FA9FZ" w:id="204"/>
      <w:r>
        <w:rPr>
          <w:sz w:val="20"/>
          <w:szCs w:val="20"/>
        </w:rPr>
        <w:fldChar w:fldCharType="separate"/>
      </w:r>
      <w:bookmarkEnd w:id="204"/>
      <w:r w:rsidRPr="004F4212">
        <w:rPr>
          <w:rStyle w:val="Mention"/>
          <w:noProof/>
          <w:sz w:val="20"/>
          <w:szCs w:val="20"/>
        </w:rPr>
        <w:t>@Wren, Kassian</w:t>
      </w:r>
      <w:r>
        <w:rPr>
          <w:sz w:val="20"/>
          <w:szCs w:val="20"/>
        </w:rPr>
        <w:fldChar w:fldCharType="end"/>
      </w:r>
      <w:r>
        <w:rPr>
          <w:sz w:val="20"/>
          <w:szCs w:val="20"/>
        </w:rPr>
        <w:t xml:space="preserve"> </w:t>
      </w:r>
      <w:r>
        <w:rPr>
          <w:sz w:val="20"/>
          <w:szCs w:val="20"/>
        </w:rPr>
        <w:fldChar w:fldCharType="begin"/>
      </w:r>
      <w:r>
        <w:rPr>
          <w:sz w:val="20"/>
          <w:szCs w:val="20"/>
        </w:rPr>
        <w:instrText>HYPERLINK "mailto:bgraf@netapp.com"</w:instrText>
      </w:r>
      <w:r>
        <w:rPr>
          <w:sz w:val="20"/>
          <w:szCs w:val="20"/>
        </w:rPr>
      </w:r>
      <w:bookmarkStart w:name="_@_ACACF2D4D2F8AC4B819A2EEE9C673329Z" w:id="205"/>
      <w:r>
        <w:rPr>
          <w:sz w:val="20"/>
          <w:szCs w:val="20"/>
        </w:rPr>
        <w:fldChar w:fldCharType="separate"/>
      </w:r>
      <w:bookmarkEnd w:id="205"/>
      <w:r w:rsidRPr="004F4212">
        <w:rPr>
          <w:rStyle w:val="Mention"/>
          <w:noProof/>
          <w:sz w:val="20"/>
          <w:szCs w:val="20"/>
        </w:rPr>
        <w:t>@Graf, Brian</w:t>
      </w:r>
      <w:r>
        <w:rPr>
          <w:sz w:val="20"/>
          <w:szCs w:val="20"/>
        </w:rPr>
        <w:fldChar w:fldCharType="end"/>
      </w:r>
      <w:r>
        <w:rPr>
          <w:sz w:val="20"/>
          <w:szCs w:val="20"/>
        </w:rPr>
        <w:t xml:space="preserve"> I gave Chapter 3 an official title, as it was missing. Please confirm</w:t>
      </w:r>
    </w:p>
  </w:comment>
  <w:comment w:initials="GB" w:author="Graf, Brian" w:date="2026-02-04T21:30:00Z" w:id="214">
    <w:p w:rsidR="001F3BE6" w:rsidRDefault="001F3BE6" w14:paraId="0FF36B3D" w14:textId="218D0C73">
      <w:pPr>
        <w:pStyle w:val="CommentText"/>
      </w:pPr>
      <w:r>
        <w:rPr>
          <w:rStyle w:val="CommentReference"/>
        </w:rPr>
        <w:annotationRef/>
      </w:r>
      <w:r w:rsidRPr="2ADA5508">
        <w:rPr>
          <w:b/>
          <w:bCs/>
        </w:rPr>
        <w:t>Search Pipeline Creation:</w:t>
      </w:r>
      <w:r w:rsidRPr="107A7EA4">
        <w:t xml:space="preserve"> The lesson doesn't actually show creating a </w:t>
      </w:r>
      <w:r w:rsidRPr="65250B12">
        <w:rPr>
          <w:b/>
          <w:bCs/>
        </w:rPr>
        <w:t>search pipeline</w:t>
      </w:r>
      <w:r w:rsidRPr="60191C71">
        <w:t xml:space="preserve"> with a normalization processor - this is required for hybrid search to work!</w:t>
      </w:r>
    </w:p>
    <w:p w:rsidR="001F3BE6" w:rsidRDefault="001F3BE6" w14:paraId="6C7158CA" w14:textId="1142C8EC">
      <w:pPr>
        <w:pStyle w:val="CommentText"/>
      </w:pPr>
      <w:r w:rsidRPr="4699A686">
        <w:t xml:space="preserve">"The search pipeline intercepts search results at an intermediate stage and applies processing to normalize and combine document scores." </w:t>
      </w:r>
      <w:hyperlink r:id="rId2">
        <w:r w:rsidRPr="0E93DC36">
          <w:rPr>
            <w:rStyle w:val="Hyperlink"/>
          </w:rPr>
          <w:t>OpenSearch</w:t>
        </w:r>
      </w:hyperlink>
    </w:p>
    <w:p w:rsidR="001F3BE6" w:rsidRDefault="001F3BE6" w14:paraId="5DC62DB0" w14:textId="20022338">
      <w:pPr>
        <w:pStyle w:val="CommentText"/>
      </w:pPr>
      <w:r w:rsidRPr="490EEEC9">
        <w:t>Example that should be included:</w:t>
      </w:r>
    </w:p>
    <w:p w:rsidR="001F3BE6" w:rsidRDefault="001F3BE6" w14:paraId="1DFB0D2A" w14:textId="58C24935">
      <w:pPr>
        <w:pStyle w:val="CommentText"/>
      </w:pPr>
    </w:p>
    <w:p w:rsidR="001F3BE6" w:rsidRDefault="001F3BE6" w14:paraId="42DD9D40" w14:textId="42CE6ACC">
      <w:pPr>
        <w:pStyle w:val="CommentText"/>
      </w:pPr>
    </w:p>
    <w:p w:rsidR="001F3BE6" w:rsidRDefault="001F3BE6" w14:paraId="38A679BB" w14:textId="6672C146">
      <w:pPr>
        <w:pStyle w:val="CommentText"/>
      </w:pPr>
      <w:r w:rsidRPr="6DF72DD6">
        <w:t>json</w:t>
      </w:r>
    </w:p>
    <w:p w:rsidR="001F3BE6" w:rsidRDefault="001F3BE6" w14:paraId="4586E06E" w14:textId="6783DEB7">
      <w:pPr>
        <w:pStyle w:val="CommentText"/>
      </w:pPr>
      <w:r w:rsidRPr="1363000B">
        <w:t>PUT /_search/pipeline/nlp-search-pipeline</w:t>
      </w:r>
    </w:p>
    <w:p w:rsidR="001F3BE6" w:rsidRDefault="001F3BE6" w14:paraId="342EE7F2" w14:textId="32D57453">
      <w:pPr>
        <w:pStyle w:val="CommentText"/>
      </w:pPr>
      <w:r w:rsidRPr="42FDF016">
        <w:t>{</w:t>
      </w:r>
    </w:p>
    <w:p w:rsidR="001F3BE6" w:rsidRDefault="001F3BE6" w14:paraId="5540611C" w14:textId="7163562B">
      <w:pPr>
        <w:pStyle w:val="CommentText"/>
      </w:pPr>
      <w:r w:rsidRPr="51BAEFE9">
        <w:t xml:space="preserve">  "description": "Post processor for hybrid search",</w:t>
      </w:r>
    </w:p>
    <w:p w:rsidR="001F3BE6" w:rsidRDefault="001F3BE6" w14:paraId="4EC015F7" w14:textId="26A6D10B">
      <w:pPr>
        <w:pStyle w:val="CommentText"/>
      </w:pPr>
      <w:r w:rsidRPr="4C5401E7">
        <w:t xml:space="preserve">  "phase_results_processors": [</w:t>
      </w:r>
    </w:p>
    <w:p w:rsidR="001F3BE6" w:rsidRDefault="001F3BE6" w14:paraId="4F0448FC" w14:textId="585D11A4">
      <w:pPr>
        <w:pStyle w:val="CommentText"/>
      </w:pPr>
      <w:r w:rsidRPr="2A6C7CE1">
        <w:t xml:space="preserve">    {</w:t>
      </w:r>
    </w:p>
    <w:p w:rsidR="001F3BE6" w:rsidRDefault="001F3BE6" w14:paraId="2FC5F90B" w14:textId="0F77D779">
      <w:pPr>
        <w:pStyle w:val="CommentText"/>
      </w:pPr>
      <w:r w:rsidRPr="45238485">
        <w:t xml:space="preserve">      "normalization-processor": {</w:t>
      </w:r>
    </w:p>
    <w:p w:rsidR="001F3BE6" w:rsidRDefault="001F3BE6" w14:paraId="1BB6613C" w14:textId="4A62EC02">
      <w:pPr>
        <w:pStyle w:val="CommentText"/>
      </w:pPr>
      <w:r w:rsidRPr="12ADAE1E">
        <w:t xml:space="preserve">        "normalization": { "technique": "min_max" },</w:t>
      </w:r>
    </w:p>
    <w:p w:rsidR="001F3BE6" w:rsidRDefault="001F3BE6" w14:paraId="5C1809D7" w14:textId="44FDA0DB">
      <w:pPr>
        <w:pStyle w:val="CommentText"/>
      </w:pPr>
      <w:r w:rsidRPr="3D6A528A">
        <w:t xml:space="preserve">        "combination": { </w:t>
      </w:r>
    </w:p>
    <w:p w:rsidR="001F3BE6" w:rsidRDefault="001F3BE6" w14:paraId="11F8CB91" w14:textId="56B8AD74">
      <w:pPr>
        <w:pStyle w:val="CommentText"/>
      </w:pPr>
      <w:r w:rsidRPr="0636BAE9">
        <w:t xml:space="preserve">          "technique": "arithmetic_mean",</w:t>
      </w:r>
    </w:p>
    <w:p w:rsidR="001F3BE6" w:rsidRDefault="001F3BE6" w14:paraId="1C2965CD" w14:textId="58283E7D">
      <w:pPr>
        <w:pStyle w:val="CommentText"/>
      </w:pPr>
      <w:r w:rsidRPr="47C7EBEA">
        <w:t xml:space="preserve">          "parameters": { "weights": [0.3, 0.7] }</w:t>
      </w:r>
    </w:p>
    <w:p w:rsidR="001F3BE6" w:rsidRDefault="001F3BE6" w14:paraId="7E88313E" w14:textId="6B2BFCCD">
      <w:pPr>
        <w:pStyle w:val="CommentText"/>
      </w:pPr>
      <w:r w:rsidRPr="655395ED">
        <w:t xml:space="preserve">        }</w:t>
      </w:r>
    </w:p>
    <w:p w:rsidR="001F3BE6" w:rsidRDefault="001F3BE6" w14:paraId="676E6000" w14:textId="2C1D1D33">
      <w:pPr>
        <w:pStyle w:val="CommentText"/>
      </w:pPr>
      <w:r w:rsidRPr="5F3C35F3">
        <w:t xml:space="preserve">      }</w:t>
      </w:r>
    </w:p>
    <w:p w:rsidR="001F3BE6" w:rsidRDefault="001F3BE6" w14:paraId="1706829A" w14:textId="1A3E2984">
      <w:pPr>
        <w:pStyle w:val="CommentText"/>
      </w:pPr>
      <w:r w:rsidRPr="1E5DB483">
        <w:t xml:space="preserve">    }</w:t>
      </w:r>
    </w:p>
    <w:p w:rsidR="001F3BE6" w:rsidRDefault="001F3BE6" w14:paraId="4EBD3303" w14:textId="75AC2CF1">
      <w:pPr>
        <w:pStyle w:val="CommentText"/>
      </w:pPr>
      <w:r w:rsidRPr="46D06255">
        <w:t xml:space="preserve">  ]</w:t>
      </w:r>
    </w:p>
    <w:p w:rsidR="001F3BE6" w:rsidRDefault="001F3BE6" w14:paraId="5DD197B5" w14:textId="1694B526">
      <w:pPr>
        <w:pStyle w:val="CommentText"/>
      </w:pPr>
      <w:r w:rsidRPr="41F2CDE9">
        <w:t>}</w:t>
      </w:r>
    </w:p>
    <w:p w:rsidR="001F3BE6" w:rsidRDefault="001F3BE6" w14:paraId="475E7EAB" w14:textId="3C0FACD5">
      <w:pPr>
        <w:pStyle w:val="CommentText"/>
      </w:pPr>
    </w:p>
    <w:p w:rsidR="001F3BE6" w:rsidRDefault="001F3BE6" w14:paraId="11579B01" w14:textId="21391E4D">
      <w:pPr>
        <w:pStyle w:val="CommentText"/>
      </w:pPr>
      <w:r>
        <w:fldChar w:fldCharType="begin"/>
      </w:r>
      <w:r>
        <w:instrText xml:space="preserve"> HYPERLINK "mailto:kassian@netapp.com"</w:instrText>
      </w:r>
      <w:bookmarkStart w:name="_@_F0C058EA9B2B40A9A87B58C7736212A5Z" w:id="215"/>
      <w:r>
        <w:fldChar w:fldCharType="separate"/>
      </w:r>
      <w:bookmarkEnd w:id="215"/>
      <w:r w:rsidRPr="5F67AF50">
        <w:rPr>
          <w:rStyle w:val="Mention"/>
          <w:noProof/>
        </w:rPr>
        <w:t>@Wren, Kassian</w:t>
      </w:r>
      <w:r>
        <w:fldChar w:fldCharType="end"/>
      </w:r>
      <w:r w:rsidRPr="4E1FF1F3">
        <w:t xml:space="preserve"> </w:t>
      </w:r>
    </w:p>
  </w:comment>
  <w:comment w:initials="YM" w:author="Yancey, Michelle" w:date="2026-02-12T18:06:00Z" w:id="216">
    <w:p w:rsidR="00AE6BB3" w:rsidP="00AE6BB3" w:rsidRDefault="00AE6BB3" w14:paraId="6DE7C082" w14:textId="434793F2">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B27F3CF1521AAA42A3ADD0213647FC4CZ" w:id="217"/>
      <w:r>
        <w:rPr>
          <w:sz w:val="20"/>
          <w:szCs w:val="20"/>
        </w:rPr>
        <w:fldChar w:fldCharType="separate"/>
      </w:r>
      <w:bookmarkEnd w:id="217"/>
      <w:r w:rsidRPr="00AE6BB3">
        <w:rPr>
          <w:rStyle w:val="Mention"/>
          <w:noProof/>
          <w:sz w:val="20"/>
          <w:szCs w:val="20"/>
        </w:rPr>
        <w:t>@Wren, Kassian</w:t>
      </w:r>
      <w:r>
        <w:rPr>
          <w:sz w:val="20"/>
          <w:szCs w:val="20"/>
        </w:rPr>
        <w:fldChar w:fldCharType="end"/>
      </w:r>
      <w:r>
        <w:rPr>
          <w:sz w:val="20"/>
          <w:szCs w:val="20"/>
        </w:rPr>
        <w:t xml:space="preserve"> </w:t>
      </w:r>
      <w:r>
        <w:rPr>
          <w:sz w:val="20"/>
          <w:szCs w:val="20"/>
        </w:rPr>
        <w:fldChar w:fldCharType="begin"/>
      </w:r>
      <w:r>
        <w:rPr>
          <w:sz w:val="20"/>
          <w:szCs w:val="20"/>
        </w:rPr>
        <w:instrText>HYPERLINK "mailto:bgraf@netapp.com"</w:instrText>
      </w:r>
      <w:r>
        <w:rPr>
          <w:sz w:val="20"/>
          <w:szCs w:val="20"/>
        </w:rPr>
      </w:r>
      <w:bookmarkStart w:name="_@_C3D521BD1A57814896389115CB745CA1Z" w:id="218"/>
      <w:r>
        <w:rPr>
          <w:sz w:val="20"/>
          <w:szCs w:val="20"/>
        </w:rPr>
        <w:fldChar w:fldCharType="separate"/>
      </w:r>
      <w:bookmarkEnd w:id="218"/>
      <w:r w:rsidRPr="00AE6BB3">
        <w:rPr>
          <w:rStyle w:val="Mention"/>
          <w:noProof/>
          <w:sz w:val="20"/>
          <w:szCs w:val="20"/>
        </w:rPr>
        <w:t>@Graf, Brian</w:t>
      </w:r>
      <w:r>
        <w:rPr>
          <w:sz w:val="20"/>
          <w:szCs w:val="20"/>
        </w:rPr>
        <w:fldChar w:fldCharType="end"/>
      </w:r>
      <w:r>
        <w:rPr>
          <w:sz w:val="20"/>
          <w:szCs w:val="20"/>
        </w:rPr>
        <w:t xml:space="preserve"> Gave lesson 1 a more descriptive title</w:t>
      </w:r>
    </w:p>
  </w:comment>
  <w:comment w:initials="GB" w:author="Graf, Brian" w:date="2026-02-04T21:32:00Z" w:id="223">
    <w:p w:rsidR="001F3BE6" w:rsidRDefault="001F3BE6" w14:paraId="285C4161" w14:textId="6207D88B">
      <w:pPr>
        <w:pStyle w:val="CommentText"/>
      </w:pPr>
      <w:r>
        <w:rPr>
          <w:rStyle w:val="CommentReference"/>
        </w:rPr>
        <w:annotationRef/>
      </w:r>
      <w:r>
        <w:fldChar w:fldCharType="begin"/>
      </w:r>
      <w:r>
        <w:instrText xml:space="preserve"> HYPERLINK "mailto:kassian@netapp.com"</w:instrText>
      </w:r>
      <w:bookmarkStart w:name="_@_53E9B6C4C986459EB15093A54483051FZ" w:id="224"/>
      <w:r>
        <w:fldChar w:fldCharType="separate"/>
      </w:r>
      <w:bookmarkEnd w:id="224"/>
      <w:r w:rsidRPr="2F893E23">
        <w:rPr>
          <w:rStyle w:val="Mention"/>
          <w:noProof/>
        </w:rPr>
        <w:t>@Wren, Kassian</w:t>
      </w:r>
      <w:r>
        <w:fldChar w:fldCharType="end"/>
      </w:r>
      <w:r w:rsidRPr="46668E26">
        <w:t xml:space="preserve"> please spend a little more time making sure everything in here is good. All dashes are gone throughout the lessons. This should be easy to avoid. Please fix all areas where we are missing dashes. Thanks!</w:t>
      </w:r>
    </w:p>
  </w:comment>
  <w:comment w:initials="GB" w:author="Graf, Brian" w:date="2026-02-04T21:22:00Z" w:id="225">
    <w:p w:rsidR="001F3BE6" w:rsidRDefault="001F3BE6" w14:paraId="4803D747" w14:textId="4EAC8BD9">
      <w:pPr>
        <w:pStyle w:val="CommentText"/>
      </w:pPr>
      <w:r>
        <w:rPr>
          <w:rStyle w:val="CommentReference"/>
        </w:rPr>
        <w:annotationRef/>
      </w:r>
      <w:r>
        <w:fldChar w:fldCharType="begin"/>
      </w:r>
      <w:r>
        <w:instrText xml:space="preserve"> HYPERLINK "mailto:kassian@netapp.com"</w:instrText>
      </w:r>
      <w:bookmarkStart w:name="_@_E375D5B7D3644F169243FFC914F5806CZ" w:id="228"/>
      <w:r>
        <w:fldChar w:fldCharType="separate"/>
      </w:r>
      <w:bookmarkEnd w:id="228"/>
      <w:r w:rsidRPr="2BD10B48">
        <w:rPr>
          <w:rStyle w:val="Mention"/>
          <w:noProof/>
        </w:rPr>
        <w:t>@Wren, Kassian</w:t>
      </w:r>
      <w:r>
        <w:fldChar w:fldCharType="end"/>
      </w:r>
      <w:r w:rsidRPr="3245CC54">
        <w:t xml:space="preserve"> The script doesn't mention that sparse vectors use the rank_features filed type, not knn_vector or dense_vector.</w:t>
      </w:r>
    </w:p>
  </w:comment>
  <w:comment w:initials="GB" w:author="Graf, Brian" w:date="2026-02-04T21:23:00Z" w:id="226">
    <w:p w:rsidR="001F3BE6" w:rsidRDefault="001F3BE6" w14:paraId="0D6EB740" w14:textId="2E99605F">
      <w:pPr>
        <w:pStyle w:val="CommentText"/>
      </w:pPr>
      <w:r>
        <w:rPr>
          <w:rStyle w:val="CommentReference"/>
        </w:rPr>
        <w:annotationRef/>
      </w:r>
      <w:r w:rsidRPr="0EC003FA">
        <w:t>Dense methods use k-NN search which consumes a large amount of memory and cpu recsources</w:t>
      </w:r>
    </w:p>
  </w:comment>
  <w:comment w:initials="GB" w:author="Graf, Brian" w:date="2026-02-05T20:31:00Z" w:id="227">
    <w:p w:rsidR="00BC53D2" w:rsidRDefault="001F3BE6" w14:paraId="26BE0A36" w14:textId="02154273">
      <w:pPr>
        <w:pStyle w:val="CommentText"/>
      </w:pPr>
      <w:r>
        <w:rPr>
          <w:rStyle w:val="CommentReference"/>
        </w:rPr>
        <w:annotationRef/>
      </w:r>
      <w:r>
        <w:fldChar w:fldCharType="begin"/>
      </w:r>
      <w:r>
        <w:instrText xml:space="preserve"> HYPERLINK "mailto:kassian@netapp.com"</w:instrText>
      </w:r>
      <w:bookmarkStart w:name="_@_FEB77A53843B48F8AD40BF11AA3633B2Z" w:id="229"/>
      <w:r>
        <w:fldChar w:fldCharType="separate"/>
      </w:r>
      <w:bookmarkEnd w:id="229"/>
      <w:r w:rsidRPr="78BDDAC5">
        <w:rPr>
          <w:rStyle w:val="Mention"/>
          <w:noProof/>
        </w:rPr>
        <w:t>@Wren, Kassian</w:t>
      </w:r>
      <w:r>
        <w:fldChar w:fldCharType="end"/>
      </w:r>
      <w:r w:rsidRPr="08D2C027">
        <w:t xml:space="preserve"> it doesn't appear that you did anything with this one. You also have many places that are missing dashes. Please make sure you finish each comment that is left for you and that you do better QA of your work before passing it on. These are things I shouldn't have to be catching.</w:t>
      </w:r>
    </w:p>
  </w:comment>
  <w:comment w:initials="GB" w:author="Graf, Brian" w:date="2026-02-04T21:25:00Z" w:id="230">
    <w:p w:rsidR="001F3BE6" w:rsidRDefault="001F3BE6" w14:paraId="47520A7E" w14:textId="176CEAA5">
      <w:pPr>
        <w:pStyle w:val="CommentText"/>
      </w:pPr>
      <w:r>
        <w:rPr>
          <w:rStyle w:val="CommentReference"/>
        </w:rPr>
        <w:annotationRef/>
      </w:r>
      <w:r>
        <w:fldChar w:fldCharType="begin"/>
      </w:r>
      <w:r>
        <w:instrText xml:space="preserve"> HYPERLINK "mailto:kassian@netapp.com"</w:instrText>
      </w:r>
      <w:bookmarkStart w:name="_@_E62B100A0A714F4F9167CF4DE7656393Z" w:id="231"/>
      <w:r>
        <w:fldChar w:fldCharType="separate"/>
      </w:r>
      <w:bookmarkEnd w:id="231"/>
      <w:r w:rsidRPr="4E5690DB">
        <w:rPr>
          <w:rStyle w:val="Mention"/>
          <w:noProof/>
        </w:rPr>
        <w:t>@Wren, Kassian</w:t>
      </w:r>
      <w:r>
        <w:fldChar w:fldCharType="end"/>
      </w:r>
      <w:r w:rsidRPr="1B3F78CE">
        <w:t xml:space="preserve"> reword recommendation:</w:t>
      </w:r>
    </w:p>
    <w:p w:rsidR="001F3BE6" w:rsidRDefault="001F3BE6" w14:paraId="552B7622" w14:textId="50BA0CFC">
      <w:pPr>
        <w:pStyle w:val="CommentText"/>
      </w:pPr>
      <w:r w:rsidRPr="65D6C709">
        <w:t>"First, set up the components for sparse embeddings. You'll register a sparse encoding model, create an ingest pipeline, and configure your index with a rank_features field type."</w:t>
      </w:r>
    </w:p>
  </w:comment>
  <w:comment w:initials="GB" w:author="Graf, Brian" w:date="2026-02-04T21:26:00Z" w:id="232">
    <w:p w:rsidR="001F3BE6" w:rsidRDefault="001F3BE6" w14:paraId="54D623A8" w14:textId="1ACECC73">
      <w:pPr>
        <w:pStyle w:val="CommentText"/>
      </w:pPr>
      <w:r>
        <w:rPr>
          <w:rStyle w:val="CommentReference"/>
        </w:rPr>
        <w:annotationRef/>
      </w:r>
      <w:r w:rsidRPr="30095E5F">
        <w:t>Show the actual index mapping with rank_features type - the current visual description is vague.</w:t>
      </w:r>
    </w:p>
    <w:p w:rsidR="001F3BE6" w:rsidRDefault="001F3BE6" w14:paraId="24016F2F" w14:textId="5B400C08">
      <w:pPr>
        <w:pStyle w:val="CommentText"/>
      </w:pPr>
    </w:p>
    <w:p w:rsidR="001F3BE6" w:rsidRDefault="001F3BE6" w14:paraId="58D90AE2" w14:textId="5092D69F">
      <w:pPr>
        <w:pStyle w:val="CommentText"/>
      </w:pPr>
      <w:r w:rsidRPr="79F493AF">
        <w:t xml:space="preserve">"PUT /my-nlp-index { "settings": { "default_pipeline": "nlp-ingest-pipeline-sparse" }, "mappings": { "_source": { "excludes": [ "passage_embedding" ] }, "properties": { "id": { "type": "text" }, "passage_embedding": { "type": "rank_features" }, "passage_text": { "type": "text" } } } }" </w:t>
      </w:r>
    </w:p>
    <w:p w:rsidR="001F3BE6" w:rsidRDefault="001F3BE6" w14:paraId="358C7E82" w14:textId="103292A7">
      <w:pPr>
        <w:pStyle w:val="CommentText"/>
      </w:pPr>
      <w:r>
        <w:fldChar w:fldCharType="begin"/>
      </w:r>
      <w:r>
        <w:instrText xml:space="preserve"> HYPERLINK "mailto:kassian@netapp.com"</w:instrText>
      </w:r>
      <w:bookmarkStart w:name="_@_F4281268B88F41E48179EB2D28242564Z" w:id="233"/>
      <w:r>
        <w:fldChar w:fldCharType="separate"/>
      </w:r>
      <w:bookmarkEnd w:id="233"/>
      <w:r w:rsidRPr="61A9973B">
        <w:rPr>
          <w:rStyle w:val="Mention"/>
          <w:noProof/>
        </w:rPr>
        <w:t>@Wren, Kassian</w:t>
      </w:r>
      <w:r>
        <w:fldChar w:fldCharType="end"/>
      </w:r>
      <w:r w:rsidRPr="6AECB81F">
        <w:t xml:space="preserve"> </w:t>
      </w:r>
    </w:p>
  </w:comment>
  <w:comment w:initials="GB" w:author="Graf, Brian" w:date="2026-02-04T21:29:00Z" w:id="234">
    <w:p w:rsidR="001F3BE6" w:rsidRDefault="001F3BE6" w14:paraId="3C0A01A0" w14:textId="5696BF73">
      <w:pPr>
        <w:pStyle w:val="CommentText"/>
      </w:pPr>
      <w:r>
        <w:rPr>
          <w:rStyle w:val="CommentReference"/>
        </w:rPr>
        <w:annotationRef/>
      </w:r>
      <w:r w:rsidRPr="795F1501">
        <w:t xml:space="preserve">For sparse embeddings, you use a </w:t>
      </w:r>
      <w:r w:rsidRPr="58B053A6">
        <w:rPr>
          <w:b/>
          <w:bCs/>
        </w:rPr>
        <w:t>sparse_encoding processor</w:t>
      </w:r>
      <w:r w:rsidRPr="130B5E79">
        <w:t>, NOT a text_embedding processor. The text_embedding processor is for dense embeddings.</w:t>
      </w:r>
    </w:p>
    <w:p w:rsidR="001F3BE6" w:rsidRDefault="001F3BE6" w14:paraId="69B55B50" w14:textId="72E7895F">
      <w:pPr>
        <w:pStyle w:val="CommentText"/>
      </w:pPr>
    </w:p>
    <w:p w:rsidR="001F3BE6" w:rsidRDefault="001F3BE6" w14:paraId="56019697" w14:textId="506E40D1">
      <w:pPr>
        <w:pStyle w:val="CommentText"/>
      </w:pPr>
      <w:r>
        <w:fldChar w:fldCharType="begin"/>
      </w:r>
      <w:r>
        <w:instrText xml:space="preserve"> HYPERLINK "mailto:kassian@netapp.com"</w:instrText>
      </w:r>
      <w:bookmarkStart w:name="_@_467C857ECE8C4E6AAD7863EDFC1F2DC1Z" w:id="235"/>
      <w:r>
        <w:fldChar w:fldCharType="separate"/>
      </w:r>
      <w:bookmarkEnd w:id="235"/>
      <w:r w:rsidRPr="45C27C89">
        <w:rPr>
          <w:rStyle w:val="Mention"/>
          <w:noProof/>
        </w:rPr>
        <w:t>@Wren, Kassian</w:t>
      </w:r>
      <w:r>
        <w:fldChar w:fldCharType="end"/>
      </w:r>
      <w:r w:rsidRPr="3E2F0B4F">
        <w:t xml:space="preserve"> </w:t>
      </w:r>
    </w:p>
  </w:comment>
  <w:comment w:initials="GB" w:author="Graf, Brian" w:date="2026-02-04T21:54:00Z" w:id="240">
    <w:p w:rsidR="001F3BE6" w:rsidRDefault="001F3BE6" w14:paraId="295D2842" w14:textId="5BE27836">
      <w:pPr>
        <w:pStyle w:val="CommentText"/>
      </w:pPr>
      <w:r>
        <w:rPr>
          <w:rStyle w:val="CommentReference"/>
        </w:rPr>
        <w:annotationRef/>
      </w:r>
      <w:r w:rsidRPr="118A100D">
        <w:t>Missing Steps in Lesson 3-2</w:t>
      </w:r>
    </w:p>
    <w:p w:rsidR="001F3BE6" w:rsidRDefault="001F3BE6" w14:paraId="6C571CD1" w14:textId="3EFC17E8">
      <w:pPr>
        <w:pStyle w:val="CommentText"/>
      </w:pPr>
      <w:r w:rsidRPr="5A0610F3">
        <w:rPr>
          <w:b/>
          <w:bCs/>
        </w:rPr>
        <w:t>Creating the Search Pipeline</w:t>
      </w:r>
      <w:r w:rsidRPr="20C0F9C5">
        <w:t xml:space="preserve"> - This is absolutely required for hybrid search:</w:t>
      </w:r>
    </w:p>
    <w:p w:rsidR="001F3BE6" w:rsidRDefault="001F3BE6" w14:paraId="5DF860F6" w14:textId="51D18F88">
      <w:pPr>
        <w:pStyle w:val="CommentText"/>
      </w:pPr>
    </w:p>
    <w:p w:rsidR="001F3BE6" w:rsidRDefault="001F3BE6" w14:paraId="4AF559B5" w14:textId="403D00D1">
      <w:pPr>
        <w:pStyle w:val="CommentText"/>
      </w:pPr>
    </w:p>
    <w:p w:rsidR="001F3BE6" w:rsidRDefault="001F3BE6" w14:paraId="310B311D" w14:textId="6E922F46">
      <w:pPr>
        <w:pStyle w:val="CommentText"/>
      </w:pPr>
      <w:r w:rsidRPr="4DC9C5DB">
        <w:t>json</w:t>
      </w:r>
    </w:p>
    <w:p w:rsidR="001F3BE6" w:rsidRDefault="001F3BE6" w14:paraId="20387160" w14:textId="05C07A14">
      <w:pPr>
        <w:pStyle w:val="CommentText"/>
      </w:pPr>
      <w:r w:rsidRPr="3A2B10E8">
        <w:t>PUT /_search/pipeline/hybrid-search-pipeline</w:t>
      </w:r>
    </w:p>
    <w:p w:rsidR="001F3BE6" w:rsidRDefault="001F3BE6" w14:paraId="71D011B3" w14:textId="08269739">
      <w:pPr>
        <w:pStyle w:val="CommentText"/>
      </w:pPr>
      <w:r w:rsidRPr="000F874E">
        <w:t>{</w:t>
      </w:r>
    </w:p>
    <w:p w:rsidR="001F3BE6" w:rsidRDefault="001F3BE6" w14:paraId="63482678" w14:textId="157BA4E3">
      <w:pPr>
        <w:pStyle w:val="CommentText"/>
      </w:pPr>
      <w:r w:rsidRPr="77200099">
        <w:t xml:space="preserve">  "description": "Post processor for hybrid search",</w:t>
      </w:r>
    </w:p>
    <w:p w:rsidR="001F3BE6" w:rsidRDefault="001F3BE6" w14:paraId="084362D3" w14:textId="2F15904D">
      <w:pPr>
        <w:pStyle w:val="CommentText"/>
      </w:pPr>
      <w:r w:rsidRPr="02EEE515">
        <w:t xml:space="preserve">  "phase_results_processors": [</w:t>
      </w:r>
    </w:p>
    <w:p w:rsidR="001F3BE6" w:rsidRDefault="001F3BE6" w14:paraId="51172DDE" w14:textId="172ED02F">
      <w:pPr>
        <w:pStyle w:val="CommentText"/>
      </w:pPr>
      <w:r w:rsidRPr="756E9FB9">
        <w:t xml:space="preserve">    {</w:t>
      </w:r>
    </w:p>
    <w:p w:rsidR="001F3BE6" w:rsidRDefault="001F3BE6" w14:paraId="1CB06D23" w14:textId="44300DC0">
      <w:pPr>
        <w:pStyle w:val="CommentText"/>
      </w:pPr>
      <w:r w:rsidRPr="7F1E51AE">
        <w:t xml:space="preserve">      "normalization-processor": {</w:t>
      </w:r>
    </w:p>
    <w:p w:rsidR="001F3BE6" w:rsidRDefault="001F3BE6" w14:paraId="60806DB2" w14:textId="3B04C7E7">
      <w:pPr>
        <w:pStyle w:val="CommentText"/>
      </w:pPr>
      <w:r w:rsidRPr="1BFB15F3">
        <w:t xml:space="preserve">        "normalization": { "technique": "min_max" },</w:t>
      </w:r>
    </w:p>
    <w:p w:rsidR="001F3BE6" w:rsidRDefault="001F3BE6" w14:paraId="012D2028" w14:textId="189D1941">
      <w:pPr>
        <w:pStyle w:val="CommentText"/>
      </w:pPr>
      <w:r w:rsidRPr="6B59F557">
        <w:t xml:space="preserve">        "combination": { "technique": "arithmetic_mean" }</w:t>
      </w:r>
    </w:p>
    <w:p w:rsidR="001F3BE6" w:rsidRDefault="001F3BE6" w14:paraId="7EDC9B44" w14:textId="034FCEE0">
      <w:pPr>
        <w:pStyle w:val="CommentText"/>
      </w:pPr>
      <w:r w:rsidRPr="0B2F0B76">
        <w:t xml:space="preserve">      }</w:t>
      </w:r>
    </w:p>
    <w:p w:rsidR="001F3BE6" w:rsidRDefault="001F3BE6" w14:paraId="3AE69C67" w14:textId="74318240">
      <w:pPr>
        <w:pStyle w:val="CommentText"/>
      </w:pPr>
      <w:r w:rsidRPr="49FD51FE">
        <w:t xml:space="preserve">    }</w:t>
      </w:r>
    </w:p>
    <w:p w:rsidR="001F3BE6" w:rsidRDefault="001F3BE6" w14:paraId="30C23B74" w14:textId="606ED6B9">
      <w:pPr>
        <w:pStyle w:val="CommentText"/>
      </w:pPr>
      <w:r w:rsidRPr="0BC39334">
        <w:t xml:space="preserve">  ]</w:t>
      </w:r>
    </w:p>
    <w:p w:rsidR="001F3BE6" w:rsidRDefault="001F3BE6" w14:paraId="3C028039" w14:textId="11F3DC09">
      <w:pPr>
        <w:pStyle w:val="CommentText"/>
      </w:pPr>
      <w:r w:rsidRPr="41937E30">
        <w:t>}</w:t>
      </w:r>
    </w:p>
    <w:p w:rsidR="001F3BE6" w:rsidRDefault="001F3BE6" w14:paraId="6C58408A" w14:textId="510042CC">
      <w:pPr>
        <w:pStyle w:val="CommentText"/>
      </w:pPr>
    </w:p>
    <w:p w:rsidR="001F3BE6" w:rsidRDefault="001F3BE6" w14:paraId="198378A9" w14:textId="74CC8105">
      <w:pPr>
        <w:pStyle w:val="CommentText"/>
      </w:pPr>
    </w:p>
    <w:p w:rsidR="001F3BE6" w:rsidRDefault="001F3BE6" w14:paraId="1D43B16E" w14:textId="079B3626">
      <w:pPr>
        <w:pStyle w:val="CommentText"/>
      </w:pPr>
      <w:r>
        <w:fldChar w:fldCharType="begin"/>
      </w:r>
      <w:r>
        <w:instrText xml:space="preserve"> HYPERLINK "mailto:kassian@netapp.com"</w:instrText>
      </w:r>
      <w:bookmarkStart w:name="_@_367F4DFF88CB43F2B07D9927DB562579Z" w:id="241"/>
      <w:r>
        <w:fldChar w:fldCharType="separate"/>
      </w:r>
      <w:bookmarkEnd w:id="241"/>
      <w:r w:rsidRPr="6EB27F3C">
        <w:rPr>
          <w:rStyle w:val="Mention"/>
          <w:noProof/>
        </w:rPr>
        <w:t>@Wren, Kassian</w:t>
      </w:r>
      <w:r>
        <w:fldChar w:fldCharType="end"/>
      </w:r>
      <w:r w:rsidRPr="580D815D">
        <w:t xml:space="preserve"> </w:t>
      </w:r>
    </w:p>
  </w:comment>
  <w:comment w:initials="GB" w:author="Graf, Brian" w:date="2026-02-04T21:33:00Z" w:id="244">
    <w:p w:rsidR="001F3BE6" w:rsidRDefault="001F3BE6" w14:paraId="69AF1B2D" w14:textId="4C6C7304">
      <w:pPr>
        <w:pStyle w:val="CommentText"/>
      </w:pPr>
      <w:r>
        <w:rPr>
          <w:rStyle w:val="CommentReference"/>
        </w:rPr>
        <w:annotationRef/>
      </w:r>
      <w:r w:rsidRPr="687C6DEF">
        <w:t>missing sub-section names in this column</w:t>
      </w:r>
    </w:p>
  </w:comment>
  <w:comment w:initials="GB" w:author="Graf, Brian" w:date="2026-02-04T21:47:00Z" w:id="245">
    <w:p w:rsidR="001F3BE6" w:rsidRDefault="001F3BE6" w14:paraId="69EDF94D" w14:textId="72E11F11">
      <w:pPr>
        <w:pStyle w:val="CommentText"/>
      </w:pPr>
      <w:r>
        <w:rPr>
          <w:rStyle w:val="CommentReference"/>
        </w:rPr>
        <w:annotationRef/>
      </w:r>
      <w:r w:rsidRPr="4CBC9CAC">
        <w:t>This should really show or discuss a specific pretrained model so they can understand (either in the script or the visual or both)</w:t>
      </w:r>
    </w:p>
    <w:p w:rsidR="001F3BE6" w:rsidRDefault="001F3BE6" w14:paraId="51E3A5BF" w14:textId="127D18DC">
      <w:pPr>
        <w:pStyle w:val="CommentText"/>
      </w:pPr>
      <w:r>
        <w:fldChar w:fldCharType="begin"/>
      </w:r>
      <w:r>
        <w:instrText xml:space="preserve"> HYPERLINK "mailto:kassian@netapp.com"</w:instrText>
      </w:r>
      <w:bookmarkStart w:name="_@_44CBA2CD09F4476E989DC4C1DF272B16Z" w:id="249"/>
      <w:r>
        <w:fldChar w:fldCharType="separate"/>
      </w:r>
      <w:bookmarkEnd w:id="249"/>
      <w:r w:rsidRPr="385C8BC5">
        <w:rPr>
          <w:rStyle w:val="Mention"/>
          <w:noProof/>
        </w:rPr>
        <w:t>@Wren, Kassian</w:t>
      </w:r>
      <w:r>
        <w:fldChar w:fldCharType="end"/>
      </w:r>
      <w:r w:rsidRPr="0E838FDA">
        <w:t xml:space="preserve"> </w:t>
      </w:r>
    </w:p>
  </w:comment>
  <w:comment w:initials="KW" w:author="Wren, Kassian" w:date="2026-02-04T06:58:00Z" w:id="246">
    <w:p w:rsidR="0037725B" w:rsidP="0037725B" w:rsidRDefault="0037725B" w14:paraId="588DED48" w14:textId="77777777">
      <w:pPr>
        <w:pStyle w:val="CommentText"/>
      </w:pPr>
      <w:r>
        <w:rPr>
          <w:rStyle w:val="CommentReference"/>
        </w:rPr>
        <w:annotationRef/>
      </w:r>
      <w:r>
        <w:t>I will I just don’t know which one we’ll use yet? But yes something like distilbert.</w:t>
      </w:r>
    </w:p>
  </w:comment>
  <w:comment w:initials="GB" w:author="Graf, Brian" w:date="2026-02-05T20:34:00Z" w:id="247">
    <w:p w:rsidR="00BC53D2" w:rsidRDefault="001F3BE6" w14:paraId="2181F188" w14:textId="5BFC92FD">
      <w:pPr>
        <w:pStyle w:val="CommentText"/>
      </w:pPr>
      <w:r>
        <w:rPr>
          <w:rStyle w:val="CommentReference"/>
        </w:rPr>
        <w:annotationRef/>
      </w:r>
      <w:r>
        <w:fldChar w:fldCharType="begin"/>
      </w:r>
      <w:r>
        <w:instrText xml:space="preserve"> HYPERLINK "mailto:kassian@netapp.com"</w:instrText>
      </w:r>
      <w:bookmarkStart w:name="_@_1FF4CD9E0B1C4D509D337B39DF25D1E4Z" w:id="250"/>
      <w:r>
        <w:fldChar w:fldCharType="separate"/>
      </w:r>
      <w:bookmarkEnd w:id="250"/>
      <w:r w:rsidRPr="4F44684D">
        <w:rPr>
          <w:rStyle w:val="Mention"/>
          <w:noProof/>
        </w:rPr>
        <w:t>@Wren, Kassian</w:t>
      </w:r>
      <w:r>
        <w:fldChar w:fldCharType="end"/>
      </w:r>
      <w:r w:rsidRPr="2D8AFFD7">
        <w:t xml:space="preserve"> the agency is building visuals as we send these in so this is something that you need to decide now.</w:t>
      </w:r>
    </w:p>
  </w:comment>
  <w:comment w:initials="KR" w:author="Wren, Kassian" w:date="2026-02-05T09:57:00Z" w:id="248">
    <w:p w:rsidR="003B22BC" w:rsidP="003B22BC" w:rsidRDefault="003B22BC" w14:paraId="78B928F0" w14:textId="77777777">
      <w:pPr>
        <w:pStyle w:val="CommentText"/>
      </w:pPr>
      <w:r>
        <w:rPr>
          <w:rStyle w:val="CommentReference"/>
        </w:rPr>
        <w:annotationRef/>
      </w:r>
      <w:r>
        <w:t>got it distilbert it is</w:t>
      </w:r>
    </w:p>
  </w:comment>
  <w:comment w:initials="GB" w:author="Graf, Brian" w:date="2026-02-05T20:38:00Z" w:id="251">
    <w:p w:rsidR="00BC53D2" w:rsidRDefault="001F3BE6" w14:paraId="004A7FCB" w14:textId="7EBE03C9">
      <w:pPr>
        <w:pStyle w:val="CommentText"/>
      </w:pPr>
      <w:r>
        <w:rPr>
          <w:rStyle w:val="CommentReference"/>
        </w:rPr>
        <w:annotationRef/>
      </w:r>
      <w:r>
        <w:fldChar w:fldCharType="begin"/>
      </w:r>
      <w:r>
        <w:instrText xml:space="preserve"> HYPERLINK "mailto:kassian@netapp.com"</w:instrText>
      </w:r>
      <w:bookmarkStart w:name="_@_4AF0C091D98744EA90EBBCE5B6689B6CZ" w:id="252"/>
      <w:r>
        <w:fldChar w:fldCharType="separate"/>
      </w:r>
      <w:bookmarkEnd w:id="252"/>
      <w:r w:rsidRPr="27482BD4">
        <w:rPr>
          <w:rStyle w:val="Mention"/>
          <w:noProof/>
        </w:rPr>
        <w:t>@Wren, Kassian</w:t>
      </w:r>
      <w:r>
        <w:fldChar w:fldCharType="end"/>
      </w:r>
      <w:r w:rsidRPr="0D501FD6">
        <w:t xml:space="preserve"> I think this needs to mention search pipelines in addition to the code that is discussed. You talk about the processor, which is a component that runs inside of a search pipeline. We should probably call this out.</w:t>
      </w:r>
    </w:p>
  </w:comment>
  <w:comment w:initials="YM" w:author="Yancey, Michelle" w:date="2026-02-12T18:08:00Z" w:id="257">
    <w:p w:rsidR="0080276F" w:rsidP="0080276F" w:rsidRDefault="0080276F" w14:paraId="6A951D07" w14:textId="7052CF8A">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6B5CF9A58CED0746B567518916FFE060Z" w:id="260"/>
      <w:r>
        <w:rPr>
          <w:sz w:val="20"/>
          <w:szCs w:val="20"/>
        </w:rPr>
        <w:fldChar w:fldCharType="separate"/>
      </w:r>
      <w:bookmarkEnd w:id="260"/>
      <w:r w:rsidRPr="0080276F">
        <w:rPr>
          <w:rStyle w:val="Mention"/>
          <w:noProof/>
          <w:sz w:val="20"/>
          <w:szCs w:val="20"/>
        </w:rPr>
        <w:t>@Wren, Kassian</w:t>
      </w:r>
      <w:r>
        <w:rPr>
          <w:sz w:val="20"/>
          <w:szCs w:val="20"/>
        </w:rPr>
        <w:fldChar w:fldCharType="end"/>
      </w:r>
      <w:r>
        <w:rPr>
          <w:sz w:val="20"/>
          <w:szCs w:val="20"/>
        </w:rPr>
        <w:t xml:space="preserve"> </w:t>
      </w:r>
      <w:r>
        <w:rPr>
          <w:sz w:val="20"/>
          <w:szCs w:val="20"/>
        </w:rPr>
        <w:fldChar w:fldCharType="begin"/>
      </w:r>
      <w:r>
        <w:rPr>
          <w:sz w:val="20"/>
          <w:szCs w:val="20"/>
        </w:rPr>
        <w:instrText>HYPERLINK "mailto:bgraf@netapp.com"</w:instrText>
      </w:r>
      <w:r>
        <w:rPr>
          <w:sz w:val="20"/>
          <w:szCs w:val="20"/>
        </w:rPr>
      </w:r>
      <w:bookmarkStart w:name="_@_61B2C096233E1C47AF8A041DAD4934CDZ" w:id="261"/>
      <w:r>
        <w:rPr>
          <w:sz w:val="20"/>
          <w:szCs w:val="20"/>
        </w:rPr>
        <w:fldChar w:fldCharType="separate"/>
      </w:r>
      <w:bookmarkEnd w:id="261"/>
      <w:r w:rsidRPr="0080276F">
        <w:rPr>
          <w:rStyle w:val="Mention"/>
          <w:noProof/>
          <w:sz w:val="20"/>
          <w:szCs w:val="20"/>
        </w:rPr>
        <w:t>@Graf, Brian</w:t>
      </w:r>
      <w:r>
        <w:rPr>
          <w:sz w:val="20"/>
          <w:szCs w:val="20"/>
        </w:rPr>
        <w:fldChar w:fldCharType="end"/>
      </w:r>
      <w:r>
        <w:rPr>
          <w:sz w:val="20"/>
          <w:szCs w:val="20"/>
        </w:rPr>
        <w:t xml:space="preserve"> Needed a title for lesson 3-3 that included more description. Is this ok?</w:t>
      </w:r>
    </w:p>
  </w:comment>
  <w:comment w:initials="KR" w:author="Wren, Kassian" w:date="2026-02-12T15:32:00Z" w:id="258">
    <w:p w:rsidR="009E450C" w:rsidP="009E450C" w:rsidRDefault="009E450C" w14:paraId="013B3110" w14:textId="77777777">
      <w:pPr>
        <w:pStyle w:val="CommentText"/>
      </w:pPr>
      <w:r>
        <w:rPr>
          <w:rStyle w:val="CommentReference"/>
        </w:rPr>
        <w:annotationRef/>
      </w:r>
      <w:r>
        <w:t>lgtm, thanks</w:t>
      </w:r>
    </w:p>
  </w:comment>
  <w:comment w:initials="GB" w:author="Graf, Brian" w:date="2026-02-12T16:47:00Z" w:id="259">
    <w:p w:rsidR="0004323E" w:rsidRDefault="0004323E" w14:paraId="5B5FB37D" w14:textId="2EFE5905">
      <w:pPr>
        <w:pStyle w:val="CommentText"/>
      </w:pPr>
      <w:r>
        <w:rPr>
          <w:rStyle w:val="CommentReference"/>
        </w:rPr>
        <w:annotationRef/>
      </w:r>
      <w:r w:rsidRPr="3EB8A29C">
        <w:t>agree. looks good</w:t>
      </w:r>
    </w:p>
  </w:comment>
  <w:comment w:initials="KM" w:author="Kolarkunnu, Muneer" w:date="1900-01-01T00:00:00Z" w:id="267">
    <w:p w:rsidR="00FA2BA5" w:rsidRDefault="00FA2BA5" w14:paraId="2C3ACA59" w14:textId="173E4D8B">
      <w:pPr>
        <w:pStyle w:val="CommentText"/>
      </w:pPr>
      <w:r>
        <w:rPr>
          <w:rStyle w:val="CommentReference"/>
        </w:rPr>
        <w:annotationRef/>
      </w:r>
      <w:r>
        <w:fldChar w:fldCharType="begin"/>
      </w:r>
      <w:r>
        <w:instrText xml:space="preserve"> HYPERLINK "mailto:kassian@netapp.com"</w:instrText>
      </w:r>
      <w:bookmarkStart w:name="_@_CFCD65E405924D2AA9C7254DE7FE781FZ" w:id="268"/>
      <w:r>
        <w:fldChar w:fldCharType="separate"/>
      </w:r>
      <w:bookmarkEnd w:id="268"/>
      <w:r w:rsidRPr="67EDD0B0">
        <w:rPr>
          <w:rStyle w:val="Mention"/>
          <w:noProof/>
        </w:rPr>
        <w:t>@Wren, Kassian</w:t>
      </w:r>
      <w:r>
        <w:fldChar w:fldCharType="end"/>
      </w:r>
      <w:r w:rsidRPr="656503B6">
        <w:t xml:space="preserve"> It will be nice if you can explain the equation rankScore(document_i) = sum((1/(k + query_1_rank), (1/(k + query_2_rank), ..., (1/(k + query_j_rank)))</w:t>
      </w:r>
    </w:p>
    <w:p w:rsidR="00FA2BA5" w:rsidRDefault="00FA2BA5" w14:paraId="7BAD220D" w14:textId="7FC6968D">
      <w:pPr>
        <w:pStyle w:val="CommentText"/>
      </w:pPr>
    </w:p>
    <w:p w:rsidR="00FA2BA5" w:rsidRDefault="00FA2BA5" w14:paraId="3C98F67A" w14:textId="344A6262">
      <w:pPr>
        <w:pStyle w:val="CommentText"/>
      </w:pPr>
      <w:r w:rsidRPr="0A414094">
        <w:t>Reference - https://opensearch.org/blog/building-effective-hybrid-search-in-opensearch-techniques-and-best-practices/</w:t>
      </w:r>
    </w:p>
  </w:comment>
  <w:comment w:initials="KM" w:author="Kolarkunnu, Muneer" w:date="1900-01-01T00:00:00Z" w:id="269">
    <w:p w:rsidR="00292173" w:rsidRDefault="00292173" w14:paraId="63D5BA71" w14:textId="7754C3FA">
      <w:pPr>
        <w:pStyle w:val="CommentText"/>
      </w:pPr>
      <w:r>
        <w:rPr>
          <w:rStyle w:val="CommentReference"/>
        </w:rPr>
        <w:annotationRef/>
      </w:r>
      <w:r>
        <w:fldChar w:fldCharType="begin"/>
      </w:r>
      <w:r>
        <w:instrText xml:space="preserve"> HYPERLINK "mailto:kassian@netapp.com"</w:instrText>
      </w:r>
      <w:bookmarkStart w:name="_@_E96D211BC8EC438C86129103743B9341Z" w:id="270"/>
      <w:r>
        <w:fldChar w:fldCharType="separate"/>
      </w:r>
      <w:bookmarkEnd w:id="270"/>
      <w:r w:rsidRPr="1F4BCE83">
        <w:rPr>
          <w:rStyle w:val="Mention"/>
          <w:noProof/>
        </w:rPr>
        <w:t>@Wren, Kassian</w:t>
      </w:r>
      <w:r>
        <w:fldChar w:fldCharType="end"/>
      </w:r>
      <w:r w:rsidRPr="24BB632F">
        <w:t xml:space="preserve"> Is it pre-processor or post-processor</w:t>
      </w:r>
    </w:p>
    <w:p w:rsidR="00292173" w:rsidRDefault="00292173" w14:paraId="474284A6" w14:textId="6356DB24">
      <w:pPr>
        <w:pStyle w:val="CommentText"/>
      </w:pPr>
      <w:r w:rsidRPr="47C8CE25">
        <w:t>Or you can use term "pipeline"</w:t>
      </w:r>
    </w:p>
  </w:comment>
  <w:comment w:initials="GB" w:author="Graf, Brian" w:date="2026-02-04T21:31:00Z" w:id="278">
    <w:p w:rsidR="005C6A86" w:rsidP="005C6A86" w:rsidRDefault="005C6A86" w14:paraId="49AA1F1F" w14:textId="77777777">
      <w:pPr>
        <w:pStyle w:val="CommentText"/>
      </w:pPr>
      <w:r>
        <w:rPr>
          <w:rStyle w:val="CommentReference"/>
        </w:rPr>
        <w:annotationRef/>
      </w:r>
      <w:hyperlink w:history="1" r:id="rId3">
        <w:r w:rsidRPr="68FFF321">
          <w:rPr>
            <w:rStyle w:val="Mention"/>
            <w:noProof/>
          </w:rPr>
          <w:t>@Wren, Kassian</w:t>
        </w:r>
      </w:hyperlink>
      <w:r w:rsidRPr="672CFCF0">
        <w:t xml:space="preserve"> please correctly add chapter 3 and lessons headings to update the Table of Content.</w:t>
      </w:r>
    </w:p>
  </w:comment>
  <w:comment w:initials="GB" w:author="Graf, Brian" w:date="2026-02-17T11:19:00Z" w:id="280">
    <w:p w:rsidR="0067593C" w:rsidRDefault="0067593C" w14:paraId="27F2CBC9" w14:textId="10FFCD43">
      <w:pPr>
        <w:pStyle w:val="CommentText"/>
      </w:pPr>
      <w:r>
        <w:rPr>
          <w:rStyle w:val="CommentReference"/>
        </w:rPr>
        <w:annotationRef/>
      </w:r>
      <w:r>
        <w:fldChar w:fldCharType="begin"/>
      </w:r>
      <w:r>
        <w:instrText xml:space="preserve"> HYPERLINK "mailto:kassian@netapp.com"</w:instrText>
      </w:r>
      <w:bookmarkStart w:name="_@_1F1F350C6A224B30BF0E2C2A2D29A4FCZ" w:id="284"/>
      <w:r>
        <w:fldChar w:fldCharType="separate"/>
      </w:r>
      <w:bookmarkEnd w:id="284"/>
      <w:r w:rsidRPr="397F4673">
        <w:rPr>
          <w:rStyle w:val="Mention"/>
          <w:noProof/>
        </w:rPr>
        <w:t>@Wren, Kassian</w:t>
      </w:r>
      <w:r>
        <w:fldChar w:fldCharType="end"/>
      </w:r>
      <w:r w:rsidRPr="10CEC150">
        <w:t xml:space="preserve"> we are lacking a chapter intro and conclusion for chapter 4</w:t>
      </w:r>
    </w:p>
  </w:comment>
  <w:comment w:initials="YM" w:author="Yancey, Michelle" w:date="2026-03-02T14:21:00Z" w:id="276">
    <w:p w:rsidR="0050266B" w:rsidP="0050266B" w:rsidRDefault="0050266B" w14:paraId="17DBE02D" w14:textId="46A42F89">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C6987E2EFEEB954A93A39406F953028EZ" w:id="286"/>
      <w:r>
        <w:rPr>
          <w:sz w:val="20"/>
          <w:szCs w:val="20"/>
        </w:rPr>
        <w:fldChar w:fldCharType="separate"/>
      </w:r>
      <w:bookmarkEnd w:id="286"/>
      <w:r w:rsidRPr="0050266B">
        <w:rPr>
          <w:rStyle w:val="Mention"/>
          <w:noProof/>
          <w:sz w:val="20"/>
          <w:szCs w:val="20"/>
        </w:rPr>
        <w:t>@Wren, Kassian</w:t>
      </w:r>
      <w:r>
        <w:rPr>
          <w:sz w:val="20"/>
          <w:szCs w:val="20"/>
        </w:rPr>
        <w:fldChar w:fldCharType="end"/>
      </w:r>
      <w:r>
        <w:rPr>
          <w:sz w:val="20"/>
          <w:szCs w:val="20"/>
        </w:rPr>
        <w:t xml:space="preserve"> Chapter 4 needs an overarching title. Which do you like best from the list below:</w:t>
      </w:r>
    </w:p>
    <w:p w:rsidR="0050266B" w:rsidP="0050266B" w:rsidRDefault="0050266B" w14:paraId="6933E381" w14:textId="77777777">
      <w:r>
        <w:rPr>
          <w:color w:val="1D2533"/>
          <w:sz w:val="20"/>
          <w:szCs w:val="20"/>
          <w:highlight w:val="white"/>
        </w:rPr>
        <w:t xml:space="preserve"> - "Mastering RAG Optimization in OpenSearch"</w:t>
      </w:r>
    </w:p>
    <w:p w:rsidR="0050266B" w:rsidP="0050266B" w:rsidRDefault="0050266B" w14:paraId="06ABBECF" w14:textId="77777777">
      <w:r>
        <w:rPr>
          <w:color w:val="1D2533"/>
          <w:sz w:val="20"/>
          <w:szCs w:val="20"/>
          <w:highlight w:val="white"/>
        </w:rPr>
        <w:t xml:space="preserve"> - "Building High-Performance RAG Pipelines with OpenSearch"</w:t>
      </w:r>
    </w:p>
    <w:p w:rsidR="0050266B" w:rsidP="0050266B" w:rsidRDefault="0050266B" w14:paraId="05C3B0BE" w14:textId="77777777">
      <w:r>
        <w:rPr>
          <w:color w:val="1D2533"/>
          <w:sz w:val="20"/>
          <w:szCs w:val="20"/>
          <w:highlight w:val="white"/>
        </w:rPr>
        <w:t>- "Supercharging Your RAG Pipelines with OpenSearch"</w:t>
      </w:r>
    </w:p>
    <w:p w:rsidR="0050266B" w:rsidP="0050266B" w:rsidRDefault="0050266B" w14:paraId="3F601C93" w14:textId="77777777">
      <w:r>
        <w:rPr>
          <w:color w:val="1D2533"/>
          <w:sz w:val="20"/>
          <w:szCs w:val="20"/>
          <w:highlight w:val="white"/>
        </w:rPr>
        <w:t>- "The Art and Science of RAG Optimization in OpenSearch"</w:t>
      </w:r>
    </w:p>
    <w:p w:rsidR="0050266B" w:rsidP="0050266B" w:rsidRDefault="0050266B" w14:paraId="65350C0A" w14:textId="77777777">
      <w:r>
        <w:rPr>
          <w:color w:val="1D2533"/>
          <w:sz w:val="20"/>
          <w:szCs w:val="20"/>
          <w:highlight w:val="white"/>
        </w:rPr>
        <w:t>-"Performance Meets Precision: RAG Optimization in OpenSearch"</w:t>
      </w:r>
    </w:p>
    <w:p w:rsidR="0050266B" w:rsidP="0050266B" w:rsidRDefault="0050266B" w14:paraId="3F1BD744" w14:textId="77777777">
      <w:r>
        <w:rPr>
          <w:sz w:val="20"/>
          <w:szCs w:val="20"/>
        </w:rPr>
        <w:t>- "Optimizing OpenSearch for Next-Level RAG Applications"</w:t>
      </w:r>
    </w:p>
    <w:p w:rsidR="0050266B" w:rsidP="0050266B" w:rsidRDefault="0050266B" w14:paraId="2A1E1A4E" w14:textId="77777777"/>
    <w:p w:rsidR="0050266B" w:rsidP="0050266B" w:rsidRDefault="0050266B" w14:paraId="1A98B828" w14:textId="5A90623C">
      <w:r>
        <w:rPr>
          <w:sz w:val="20"/>
          <w:szCs w:val="20"/>
        </w:rPr>
        <w:t xml:space="preserve">cc </w:t>
      </w:r>
      <w:r>
        <w:fldChar w:fldCharType="begin"/>
      </w:r>
      <w:r>
        <w:instrText>HYPERLINK "mailto:bgraf@netapp.com"</w:instrText>
      </w:r>
      <w:bookmarkStart w:name="_@_ED7E01F8B6AAF24FBE93B3ECA2F81631Z" w:id="287"/>
      <w:r>
        <w:fldChar w:fldCharType="separate"/>
      </w:r>
      <w:bookmarkEnd w:id="287"/>
      <w:r w:rsidRPr="0050266B">
        <w:rPr>
          <w:rStyle w:val="Mention"/>
          <w:noProof/>
        </w:rPr>
        <w:t>@Graf, Brian</w:t>
      </w:r>
      <w:r>
        <w:fldChar w:fldCharType="end"/>
      </w:r>
    </w:p>
  </w:comment>
  <w:comment w:initials="KW" w:author="Wren, Kassian" w:date="2026-03-03T07:41:00Z" w:id="277">
    <w:p w:rsidR="00C511BF" w:rsidP="00C511BF" w:rsidRDefault="00C511BF" w14:paraId="250D9EC1" w14:textId="77777777">
      <w:pPr>
        <w:pStyle w:val="CommentText"/>
      </w:pPr>
      <w:r>
        <w:rPr>
          <w:rStyle w:val="CommentReference"/>
        </w:rPr>
        <w:annotationRef/>
      </w:r>
      <w:r>
        <w:t>We discussed this in Slack, but just to make sure: I went with option #5.</w:t>
      </w:r>
    </w:p>
  </w:comment>
  <w:comment w:initials="GB" w:author="Graf, Brian" w:date="2026-02-04T21:30:00Z" w:id="296">
    <w:p w:rsidR="005C6A86" w:rsidP="005C6A86" w:rsidRDefault="005C6A86" w14:paraId="1E78D476" w14:textId="77777777">
      <w:pPr>
        <w:pStyle w:val="CommentText"/>
      </w:pPr>
      <w:r>
        <w:rPr>
          <w:rStyle w:val="CommentReference"/>
        </w:rPr>
        <w:annotationRef/>
      </w:r>
      <w:r w:rsidRPr="2ADA5508">
        <w:rPr>
          <w:b/>
          <w:bCs/>
        </w:rPr>
        <w:t>Search Pipeline Creation:</w:t>
      </w:r>
      <w:r w:rsidRPr="107A7EA4">
        <w:t xml:space="preserve"> The lesson doesn't actually show creating a </w:t>
      </w:r>
      <w:r w:rsidRPr="65250B12">
        <w:rPr>
          <w:b/>
          <w:bCs/>
        </w:rPr>
        <w:t>search pipeline</w:t>
      </w:r>
      <w:r w:rsidRPr="60191C71">
        <w:t xml:space="preserve"> with a normalization processor - this is required for hybrid search to work!</w:t>
      </w:r>
    </w:p>
    <w:p w:rsidR="005C6A86" w:rsidP="005C6A86" w:rsidRDefault="005C6A86" w14:paraId="1C7B716F" w14:textId="77777777">
      <w:pPr>
        <w:pStyle w:val="CommentText"/>
      </w:pPr>
      <w:r w:rsidRPr="4699A686">
        <w:t xml:space="preserve">"The search pipeline intercepts search results at an intermediate stage and applies processing to normalize and combine document scores." </w:t>
      </w:r>
      <w:hyperlink r:id="rId4">
        <w:r w:rsidRPr="0E93DC36">
          <w:rPr>
            <w:rStyle w:val="Hyperlink"/>
          </w:rPr>
          <w:t>OpenSearch</w:t>
        </w:r>
      </w:hyperlink>
    </w:p>
    <w:p w:rsidR="005C6A86" w:rsidP="005C6A86" w:rsidRDefault="005C6A86" w14:paraId="46BB7C80" w14:textId="77777777">
      <w:pPr>
        <w:pStyle w:val="CommentText"/>
      </w:pPr>
      <w:r w:rsidRPr="490EEEC9">
        <w:t>Example that should be included:</w:t>
      </w:r>
    </w:p>
    <w:p w:rsidR="005C6A86" w:rsidP="005C6A86" w:rsidRDefault="005C6A86" w14:paraId="21A417CA" w14:textId="77777777">
      <w:pPr>
        <w:pStyle w:val="CommentText"/>
      </w:pPr>
    </w:p>
    <w:p w:rsidR="005C6A86" w:rsidP="005C6A86" w:rsidRDefault="005C6A86" w14:paraId="2F315954" w14:textId="77777777">
      <w:pPr>
        <w:pStyle w:val="CommentText"/>
      </w:pPr>
    </w:p>
    <w:p w:rsidR="005C6A86" w:rsidP="005C6A86" w:rsidRDefault="005C6A86" w14:paraId="133CC728" w14:textId="77777777">
      <w:pPr>
        <w:pStyle w:val="CommentText"/>
      </w:pPr>
      <w:r w:rsidRPr="6DF72DD6">
        <w:t>json</w:t>
      </w:r>
    </w:p>
    <w:p w:rsidR="005C6A86" w:rsidP="005C6A86" w:rsidRDefault="005C6A86" w14:paraId="1DB102A1" w14:textId="77777777">
      <w:pPr>
        <w:pStyle w:val="CommentText"/>
      </w:pPr>
      <w:r w:rsidRPr="1363000B">
        <w:t>PUT /_search/pipeline/nlp-search-pipeline</w:t>
      </w:r>
    </w:p>
    <w:p w:rsidR="005C6A86" w:rsidP="005C6A86" w:rsidRDefault="005C6A86" w14:paraId="2ABE9DB3" w14:textId="77777777">
      <w:pPr>
        <w:pStyle w:val="CommentText"/>
      </w:pPr>
      <w:r w:rsidRPr="42FDF016">
        <w:t>{</w:t>
      </w:r>
    </w:p>
    <w:p w:rsidR="005C6A86" w:rsidP="005C6A86" w:rsidRDefault="005C6A86" w14:paraId="6DB4B33E" w14:textId="77777777">
      <w:pPr>
        <w:pStyle w:val="CommentText"/>
      </w:pPr>
      <w:r w:rsidRPr="51BAEFE9">
        <w:t xml:space="preserve">  "description": "Post processor for hybrid search",</w:t>
      </w:r>
    </w:p>
    <w:p w:rsidR="005C6A86" w:rsidP="005C6A86" w:rsidRDefault="005C6A86" w14:paraId="484D3BD9" w14:textId="77777777">
      <w:pPr>
        <w:pStyle w:val="CommentText"/>
      </w:pPr>
      <w:r w:rsidRPr="4C5401E7">
        <w:t xml:space="preserve">  "phase_results_processors": [</w:t>
      </w:r>
    </w:p>
    <w:p w:rsidR="005C6A86" w:rsidP="005C6A86" w:rsidRDefault="005C6A86" w14:paraId="55FDC414" w14:textId="77777777">
      <w:pPr>
        <w:pStyle w:val="CommentText"/>
      </w:pPr>
      <w:r w:rsidRPr="2A6C7CE1">
        <w:t xml:space="preserve">    {</w:t>
      </w:r>
    </w:p>
    <w:p w:rsidR="005C6A86" w:rsidP="005C6A86" w:rsidRDefault="005C6A86" w14:paraId="035821B7" w14:textId="77777777">
      <w:pPr>
        <w:pStyle w:val="CommentText"/>
      </w:pPr>
      <w:r w:rsidRPr="45238485">
        <w:t xml:space="preserve">      "normalization-processor": {</w:t>
      </w:r>
    </w:p>
    <w:p w:rsidR="005C6A86" w:rsidP="005C6A86" w:rsidRDefault="005C6A86" w14:paraId="671212EA" w14:textId="77777777">
      <w:pPr>
        <w:pStyle w:val="CommentText"/>
      </w:pPr>
      <w:r w:rsidRPr="12ADAE1E">
        <w:t xml:space="preserve">        "normalization": { "technique": "min_max" },</w:t>
      </w:r>
    </w:p>
    <w:p w:rsidR="005C6A86" w:rsidP="005C6A86" w:rsidRDefault="005C6A86" w14:paraId="3B6C8602" w14:textId="77777777">
      <w:pPr>
        <w:pStyle w:val="CommentText"/>
      </w:pPr>
      <w:r w:rsidRPr="3D6A528A">
        <w:t xml:space="preserve">        "combination": { </w:t>
      </w:r>
    </w:p>
    <w:p w:rsidR="005C6A86" w:rsidP="005C6A86" w:rsidRDefault="005C6A86" w14:paraId="4D5DBCE3" w14:textId="77777777">
      <w:pPr>
        <w:pStyle w:val="CommentText"/>
      </w:pPr>
      <w:r w:rsidRPr="0636BAE9">
        <w:t xml:space="preserve">          "technique": "arithmetic_mean",</w:t>
      </w:r>
    </w:p>
    <w:p w:rsidR="005C6A86" w:rsidP="005C6A86" w:rsidRDefault="005C6A86" w14:paraId="20243938" w14:textId="77777777">
      <w:pPr>
        <w:pStyle w:val="CommentText"/>
      </w:pPr>
      <w:r w:rsidRPr="47C7EBEA">
        <w:t xml:space="preserve">          "parameters": { "weights": [0.3, 0.7] }</w:t>
      </w:r>
    </w:p>
    <w:p w:rsidR="005C6A86" w:rsidP="005C6A86" w:rsidRDefault="005C6A86" w14:paraId="28B3CA46" w14:textId="77777777">
      <w:pPr>
        <w:pStyle w:val="CommentText"/>
      </w:pPr>
      <w:r w:rsidRPr="655395ED">
        <w:t xml:space="preserve">        }</w:t>
      </w:r>
    </w:p>
    <w:p w:rsidR="005C6A86" w:rsidP="005C6A86" w:rsidRDefault="005C6A86" w14:paraId="1463AA5C" w14:textId="77777777">
      <w:pPr>
        <w:pStyle w:val="CommentText"/>
      </w:pPr>
      <w:r w:rsidRPr="5F3C35F3">
        <w:t xml:space="preserve">      }</w:t>
      </w:r>
    </w:p>
    <w:p w:rsidR="005C6A86" w:rsidP="005C6A86" w:rsidRDefault="005C6A86" w14:paraId="4E8B5779" w14:textId="77777777">
      <w:pPr>
        <w:pStyle w:val="CommentText"/>
      </w:pPr>
      <w:r w:rsidRPr="1E5DB483">
        <w:t xml:space="preserve">    }</w:t>
      </w:r>
    </w:p>
    <w:p w:rsidR="005C6A86" w:rsidP="005C6A86" w:rsidRDefault="005C6A86" w14:paraId="52A7A4CF" w14:textId="77777777">
      <w:pPr>
        <w:pStyle w:val="CommentText"/>
      </w:pPr>
      <w:r w:rsidRPr="46D06255">
        <w:t xml:space="preserve">  ]</w:t>
      </w:r>
    </w:p>
    <w:p w:rsidR="005C6A86" w:rsidP="005C6A86" w:rsidRDefault="005C6A86" w14:paraId="046A699A" w14:textId="77777777">
      <w:pPr>
        <w:pStyle w:val="CommentText"/>
      </w:pPr>
      <w:r w:rsidRPr="41F2CDE9">
        <w:t>}</w:t>
      </w:r>
    </w:p>
    <w:p w:rsidR="005C6A86" w:rsidP="005C6A86" w:rsidRDefault="005C6A86" w14:paraId="0161E89B" w14:textId="77777777">
      <w:pPr>
        <w:pStyle w:val="CommentText"/>
      </w:pPr>
    </w:p>
    <w:p w:rsidR="005C6A86" w:rsidP="005C6A86" w:rsidRDefault="005C6A86" w14:paraId="24252381" w14:textId="77777777">
      <w:pPr>
        <w:pStyle w:val="CommentText"/>
      </w:pPr>
      <w:hyperlink w:history="1" r:id="rId5">
        <w:r w:rsidRPr="5F67AF50">
          <w:rPr>
            <w:rStyle w:val="Mention"/>
            <w:noProof/>
          </w:rPr>
          <w:t>@Wren, Kassian</w:t>
        </w:r>
      </w:hyperlink>
      <w:r w:rsidRPr="4E1FF1F3">
        <w:t xml:space="preserve"> </w:t>
      </w:r>
    </w:p>
  </w:comment>
  <w:comment w:initials="GB" w:author="Graf, Brian" w:date="2026-02-17T11:33:00Z" w:id="297">
    <w:p w:rsidR="00672655" w:rsidRDefault="00672655" w14:paraId="362A203B" w14:textId="28C93BCA">
      <w:pPr>
        <w:pStyle w:val="CommentText"/>
      </w:pPr>
      <w:r>
        <w:rPr>
          <w:rStyle w:val="CommentReference"/>
        </w:rPr>
        <w:annotationRef/>
      </w:r>
      <w:r w:rsidRPr="2FE1BF25">
        <w:t xml:space="preserve">is there a way to add bookstore dataset tie-in examples here </w:t>
      </w:r>
      <w:r>
        <w:fldChar w:fldCharType="begin"/>
      </w:r>
      <w:r>
        <w:instrText xml:space="preserve"> HYPERLINK "mailto:kassian@netapp.com"</w:instrText>
      </w:r>
      <w:bookmarkStart w:name="_@_F3E0AA0041654DDAB4F85DCAC62400DDZ" w:id="298"/>
      <w:r>
        <w:fldChar w:fldCharType="separate"/>
      </w:r>
      <w:bookmarkEnd w:id="298"/>
      <w:r w:rsidRPr="19594636">
        <w:rPr>
          <w:rStyle w:val="Mention"/>
          <w:noProof/>
        </w:rPr>
        <w:t>@Wren, Kassian</w:t>
      </w:r>
      <w:r>
        <w:fldChar w:fldCharType="end"/>
      </w:r>
      <w:r w:rsidRPr="67FF3F3E">
        <w:t>? It still feels very high level for being an advanced topic. it should be structured around 2-3 concrete examples that demonstrate the key optimizations with the bookstare dataset, rather than listing techniques at a high-level.</w:t>
      </w:r>
    </w:p>
  </w:comment>
  <w:comment w:initials="GB" w:author="Graf, Brian" w:date="2026-02-12T10:39:00Z" w:id="299">
    <w:p w:rsidR="00F550D6" w:rsidRDefault="00F550D6" w14:paraId="63CEBCF0" w14:textId="0E3E3E79">
      <w:pPr>
        <w:pStyle w:val="CommentText"/>
      </w:pPr>
      <w:r>
        <w:rPr>
          <w:rStyle w:val="CommentReference"/>
        </w:rPr>
        <w:annotationRef/>
      </w:r>
      <w:r w:rsidRPr="1C9CC87F">
        <w:t>This is supposed to be 'Optimizing RAG pipelines in OpenSearch'</w:t>
      </w:r>
    </w:p>
    <w:p w:rsidR="00F550D6" w:rsidRDefault="00F550D6" w14:paraId="448EFF5D" w14:textId="35E89EE5">
      <w:pPr>
        <w:pStyle w:val="CommentText"/>
      </w:pPr>
      <w:r>
        <w:fldChar w:fldCharType="begin"/>
      </w:r>
      <w:r>
        <w:instrText xml:space="preserve"> HYPERLINK "mailto:kassian@netapp.com"</w:instrText>
      </w:r>
      <w:bookmarkStart w:name="_@_B0F84FA5A654431C8F8711699A3183D5Z" w:id="301"/>
      <w:r>
        <w:fldChar w:fldCharType="separate"/>
      </w:r>
      <w:bookmarkEnd w:id="301"/>
      <w:r w:rsidRPr="1F79D4E7">
        <w:rPr>
          <w:rStyle w:val="Mention"/>
          <w:noProof/>
        </w:rPr>
        <w:t>@Wren, Kassian</w:t>
      </w:r>
      <w:r>
        <w:fldChar w:fldCharType="end"/>
      </w:r>
      <w:r w:rsidRPr="7165CA5C">
        <w:t xml:space="preserve"> </w:t>
      </w:r>
    </w:p>
    <w:p w:rsidR="00F550D6" w:rsidRDefault="00F550D6" w14:paraId="2354D75F" w14:textId="3DFC1CEE">
      <w:pPr>
        <w:pStyle w:val="CommentText"/>
      </w:pPr>
      <w:r w:rsidRPr="7852F94B">
        <w:t>In addition, this lesson is extremely high level for this being an advanced course. Need to scrap it and re-write for the correct topic, ensure examples and the 'why'. Run it through AI for accuracy and interest against the latest version of OpenSearch with Claude Opus and make whatever additional changes are needed before passing it back please.</w:t>
      </w:r>
    </w:p>
  </w:comment>
  <w:comment w:initials="KW" w:author="Wren, Kassian" w:date="2026-02-13T13:15:00Z" w:id="300">
    <w:p w:rsidR="0006689F" w:rsidP="0006689F" w:rsidRDefault="0006689F" w14:paraId="2D1EFD0F" w14:textId="3C148926">
      <w:pPr>
        <w:pStyle w:val="CommentText"/>
      </w:pPr>
      <w:r>
        <w:rPr>
          <w:rStyle w:val="CommentReference"/>
        </w:rPr>
        <w:annotationRef/>
      </w:r>
      <w:r>
        <w:fldChar w:fldCharType="begin"/>
      </w:r>
      <w:r>
        <w:instrText>HYPERLINK "mailto:bgraf@netapp.com"</w:instrText>
      </w:r>
      <w:bookmarkStart w:name="_@_D2A8B8F4448E4853AA8927580A4DF73BZ" w:id="302"/>
      <w:r>
        <w:fldChar w:fldCharType="separate"/>
      </w:r>
      <w:bookmarkEnd w:id="302"/>
      <w:r w:rsidRPr="0006689F">
        <w:rPr>
          <w:rStyle w:val="Mention"/>
          <w:noProof/>
        </w:rPr>
        <w:t>@Graf, Brian</w:t>
      </w:r>
      <w:r>
        <w:fldChar w:fldCharType="end"/>
      </w:r>
      <w:r>
        <w:t xml:space="preserve"> this is ready for a read-through</w:t>
      </w:r>
    </w:p>
  </w:comment>
  <w:comment w:initials="GB" w:author="Graf, Brian" w:date="2026-02-04T21:32:00Z" w:id="311">
    <w:p w:rsidR="00DE025A" w:rsidP="005C6A86" w:rsidRDefault="00DE025A" w14:paraId="3FCFD140" w14:textId="77777777">
      <w:pPr>
        <w:pStyle w:val="CommentText"/>
      </w:pPr>
      <w:r>
        <w:rPr>
          <w:rStyle w:val="CommentReference"/>
        </w:rPr>
        <w:annotationRef/>
      </w:r>
      <w:hyperlink w:history="1" r:id="rId6">
        <w:r w:rsidRPr="2F893E23">
          <w:rPr>
            <w:rStyle w:val="Mention"/>
            <w:noProof/>
          </w:rPr>
          <w:t>@Wren, Kassian</w:t>
        </w:r>
      </w:hyperlink>
      <w:r w:rsidRPr="46668E26">
        <w:t xml:space="preserve"> please spend a little more time making sure everything in here is good. All dashes are gone throughout the lessons. This should be easy to avoid. Please fix all areas where we are missing dashes. Thanks!</w:t>
      </w:r>
    </w:p>
  </w:comment>
  <w:comment w:initials="GB" w:author="Graf, Brian" w:date="2026-02-04T21:30:00Z" w:id="318">
    <w:p w:rsidR="00365DCA" w:rsidP="00365DCA" w:rsidRDefault="00365DCA" w14:paraId="08F18AC7" w14:textId="77777777">
      <w:pPr>
        <w:pStyle w:val="CommentText"/>
      </w:pPr>
      <w:r>
        <w:rPr>
          <w:rStyle w:val="CommentReference"/>
        </w:rPr>
        <w:annotationRef/>
      </w:r>
      <w:r w:rsidRPr="2ADA5508">
        <w:rPr>
          <w:b/>
          <w:bCs/>
        </w:rPr>
        <w:t>Search Pipeline Creation:</w:t>
      </w:r>
      <w:r w:rsidRPr="107A7EA4">
        <w:t xml:space="preserve"> The lesson doesn't actually show creating a </w:t>
      </w:r>
      <w:r w:rsidRPr="65250B12">
        <w:rPr>
          <w:b/>
          <w:bCs/>
        </w:rPr>
        <w:t>search pipeline</w:t>
      </w:r>
      <w:r w:rsidRPr="60191C71">
        <w:t xml:space="preserve"> with a normalization processor - this is required for hybrid search to work!</w:t>
      </w:r>
    </w:p>
    <w:p w:rsidR="00365DCA" w:rsidP="00365DCA" w:rsidRDefault="00365DCA" w14:paraId="3565AEF6" w14:textId="77777777">
      <w:pPr>
        <w:pStyle w:val="CommentText"/>
      </w:pPr>
      <w:r w:rsidRPr="4699A686">
        <w:t xml:space="preserve">"The search pipeline intercepts search results at an intermediate stage and applies processing to normalize and combine document scores." </w:t>
      </w:r>
      <w:hyperlink r:id="rId7">
        <w:r w:rsidRPr="0E93DC36">
          <w:rPr>
            <w:rStyle w:val="Hyperlink"/>
          </w:rPr>
          <w:t>OpenSearch</w:t>
        </w:r>
      </w:hyperlink>
    </w:p>
    <w:p w:rsidR="00365DCA" w:rsidP="00365DCA" w:rsidRDefault="00365DCA" w14:paraId="18F5F5D3" w14:textId="77777777">
      <w:pPr>
        <w:pStyle w:val="CommentText"/>
      </w:pPr>
      <w:r w:rsidRPr="490EEEC9">
        <w:t>Example that should be included:</w:t>
      </w:r>
    </w:p>
    <w:p w:rsidR="00365DCA" w:rsidP="00365DCA" w:rsidRDefault="00365DCA" w14:paraId="2EE46D0E" w14:textId="77777777">
      <w:pPr>
        <w:pStyle w:val="CommentText"/>
      </w:pPr>
    </w:p>
    <w:p w:rsidR="00365DCA" w:rsidP="00365DCA" w:rsidRDefault="00365DCA" w14:paraId="0C387DEB" w14:textId="77777777">
      <w:pPr>
        <w:pStyle w:val="CommentText"/>
      </w:pPr>
    </w:p>
    <w:p w:rsidR="00365DCA" w:rsidP="00365DCA" w:rsidRDefault="00365DCA" w14:paraId="6E434CF3" w14:textId="77777777">
      <w:pPr>
        <w:pStyle w:val="CommentText"/>
      </w:pPr>
      <w:r w:rsidRPr="6DF72DD6">
        <w:t>json</w:t>
      </w:r>
    </w:p>
    <w:p w:rsidR="00365DCA" w:rsidP="00365DCA" w:rsidRDefault="00365DCA" w14:paraId="26EC0967" w14:textId="77777777">
      <w:pPr>
        <w:pStyle w:val="CommentText"/>
      </w:pPr>
      <w:r w:rsidRPr="1363000B">
        <w:t>PUT /_search/pipeline/nlp-search-pipeline</w:t>
      </w:r>
    </w:p>
    <w:p w:rsidR="00365DCA" w:rsidP="00365DCA" w:rsidRDefault="00365DCA" w14:paraId="48318976" w14:textId="77777777">
      <w:pPr>
        <w:pStyle w:val="CommentText"/>
      </w:pPr>
      <w:r w:rsidRPr="42FDF016">
        <w:t>{</w:t>
      </w:r>
    </w:p>
    <w:p w:rsidR="00365DCA" w:rsidP="00365DCA" w:rsidRDefault="00365DCA" w14:paraId="2F7353ED" w14:textId="77777777">
      <w:pPr>
        <w:pStyle w:val="CommentText"/>
      </w:pPr>
      <w:r w:rsidRPr="51BAEFE9">
        <w:t xml:space="preserve">  "description": "Post processor for hybrid search",</w:t>
      </w:r>
    </w:p>
    <w:p w:rsidR="00365DCA" w:rsidP="00365DCA" w:rsidRDefault="00365DCA" w14:paraId="76677FB0" w14:textId="77777777">
      <w:pPr>
        <w:pStyle w:val="CommentText"/>
      </w:pPr>
      <w:r w:rsidRPr="4C5401E7">
        <w:t xml:space="preserve">  "phase_results_processors": [</w:t>
      </w:r>
    </w:p>
    <w:p w:rsidR="00365DCA" w:rsidP="00365DCA" w:rsidRDefault="00365DCA" w14:paraId="7B9A85E9" w14:textId="77777777">
      <w:pPr>
        <w:pStyle w:val="CommentText"/>
      </w:pPr>
      <w:r w:rsidRPr="2A6C7CE1">
        <w:t xml:space="preserve">    {</w:t>
      </w:r>
    </w:p>
    <w:p w:rsidR="00365DCA" w:rsidP="00365DCA" w:rsidRDefault="00365DCA" w14:paraId="721028F6" w14:textId="77777777">
      <w:pPr>
        <w:pStyle w:val="CommentText"/>
      </w:pPr>
      <w:r w:rsidRPr="45238485">
        <w:t xml:space="preserve">      "normalization-processor": {</w:t>
      </w:r>
    </w:p>
    <w:p w:rsidR="00365DCA" w:rsidP="00365DCA" w:rsidRDefault="00365DCA" w14:paraId="7100662B" w14:textId="77777777">
      <w:pPr>
        <w:pStyle w:val="CommentText"/>
      </w:pPr>
      <w:r w:rsidRPr="12ADAE1E">
        <w:t xml:space="preserve">        "normalization": { "technique": "min_max" },</w:t>
      </w:r>
    </w:p>
    <w:p w:rsidR="00365DCA" w:rsidP="00365DCA" w:rsidRDefault="00365DCA" w14:paraId="375C62C1" w14:textId="77777777">
      <w:pPr>
        <w:pStyle w:val="CommentText"/>
      </w:pPr>
      <w:r w:rsidRPr="3D6A528A">
        <w:t xml:space="preserve">        "combination": { </w:t>
      </w:r>
    </w:p>
    <w:p w:rsidR="00365DCA" w:rsidP="00365DCA" w:rsidRDefault="00365DCA" w14:paraId="6E454593" w14:textId="77777777">
      <w:pPr>
        <w:pStyle w:val="CommentText"/>
      </w:pPr>
      <w:r w:rsidRPr="0636BAE9">
        <w:t xml:space="preserve">          "technique": "arithmetic_mean",</w:t>
      </w:r>
    </w:p>
    <w:p w:rsidR="00365DCA" w:rsidP="00365DCA" w:rsidRDefault="00365DCA" w14:paraId="728B12D5" w14:textId="77777777">
      <w:pPr>
        <w:pStyle w:val="CommentText"/>
      </w:pPr>
      <w:r w:rsidRPr="47C7EBEA">
        <w:t xml:space="preserve">          "parameters": { "weights": [0.3, 0.7] }</w:t>
      </w:r>
    </w:p>
    <w:p w:rsidR="00365DCA" w:rsidP="00365DCA" w:rsidRDefault="00365DCA" w14:paraId="5C5E6E16" w14:textId="77777777">
      <w:pPr>
        <w:pStyle w:val="CommentText"/>
      </w:pPr>
      <w:r w:rsidRPr="655395ED">
        <w:t xml:space="preserve">        }</w:t>
      </w:r>
    </w:p>
    <w:p w:rsidR="00365DCA" w:rsidP="00365DCA" w:rsidRDefault="00365DCA" w14:paraId="2DB233CF" w14:textId="77777777">
      <w:pPr>
        <w:pStyle w:val="CommentText"/>
      </w:pPr>
      <w:r w:rsidRPr="5F3C35F3">
        <w:t xml:space="preserve">      }</w:t>
      </w:r>
    </w:p>
    <w:p w:rsidR="00365DCA" w:rsidP="00365DCA" w:rsidRDefault="00365DCA" w14:paraId="287A62AB" w14:textId="77777777">
      <w:pPr>
        <w:pStyle w:val="CommentText"/>
      </w:pPr>
      <w:r w:rsidRPr="1E5DB483">
        <w:t xml:space="preserve">    }</w:t>
      </w:r>
    </w:p>
    <w:p w:rsidR="00365DCA" w:rsidP="00365DCA" w:rsidRDefault="00365DCA" w14:paraId="7A28051F" w14:textId="77777777">
      <w:pPr>
        <w:pStyle w:val="CommentText"/>
      </w:pPr>
      <w:r w:rsidRPr="46D06255">
        <w:t xml:space="preserve">  ]</w:t>
      </w:r>
    </w:p>
    <w:p w:rsidR="00365DCA" w:rsidP="00365DCA" w:rsidRDefault="00365DCA" w14:paraId="6C596FA5" w14:textId="77777777">
      <w:pPr>
        <w:pStyle w:val="CommentText"/>
      </w:pPr>
      <w:r w:rsidRPr="41F2CDE9">
        <w:t>}</w:t>
      </w:r>
    </w:p>
    <w:p w:rsidR="00365DCA" w:rsidP="00365DCA" w:rsidRDefault="00365DCA" w14:paraId="3E1CF0AC" w14:textId="77777777">
      <w:pPr>
        <w:pStyle w:val="CommentText"/>
      </w:pPr>
    </w:p>
    <w:p w:rsidR="00365DCA" w:rsidP="00365DCA" w:rsidRDefault="00365DCA" w14:paraId="7749C754" w14:textId="77777777">
      <w:pPr>
        <w:pStyle w:val="CommentText"/>
      </w:pPr>
      <w:hyperlink w:history="1" r:id="rId8">
        <w:r w:rsidRPr="5F67AF50">
          <w:rPr>
            <w:rStyle w:val="Mention"/>
            <w:noProof/>
          </w:rPr>
          <w:t>@Wren, Kassian</w:t>
        </w:r>
      </w:hyperlink>
      <w:r w:rsidRPr="4E1FF1F3">
        <w:t xml:space="preserve"> </w:t>
      </w:r>
    </w:p>
  </w:comment>
  <w:comment w:initials="GB" w:author="Graf, Brian" w:date="2026-02-17T11:51:00Z" w:id="316">
    <w:p w:rsidR="00A71BC4" w:rsidRDefault="00A71BC4" w14:paraId="4DE9B292" w14:textId="2AD7E35A">
      <w:pPr>
        <w:pStyle w:val="CommentText"/>
      </w:pPr>
      <w:r>
        <w:rPr>
          <w:rStyle w:val="CommentReference"/>
        </w:rPr>
        <w:annotationRef/>
      </w:r>
      <w:r>
        <w:fldChar w:fldCharType="begin"/>
      </w:r>
      <w:r>
        <w:instrText xml:space="preserve"> HYPERLINK "mailto:kassian@netapp.com"</w:instrText>
      </w:r>
      <w:bookmarkStart w:name="_@_BEC150DFC2384F51B4B15B89D390D536Z" w:id="319"/>
      <w:r>
        <w:fldChar w:fldCharType="separate"/>
      </w:r>
      <w:bookmarkEnd w:id="319"/>
      <w:r w:rsidRPr="0D2749EA">
        <w:rPr>
          <w:rStyle w:val="Mention"/>
          <w:noProof/>
        </w:rPr>
        <w:t>@Wren, Kassian</w:t>
      </w:r>
      <w:r>
        <w:fldChar w:fldCharType="end"/>
      </w:r>
      <w:r w:rsidRPr="6B5ABFEC">
        <w:t xml:space="preserve"> there are no examples, bookstore references, or API calls. this one as well is a bit of a definition dump, which is not what the advanced course needs. Please take a little time and figure out how to weave in our examples, and why these things matter to the viewer. You can use examples of optimized vs not optimized and what that would look like for the bookstore, for example.</w:t>
      </w:r>
    </w:p>
  </w:comment>
  <w:comment w:initials="GB" w:author="Graf, Brian" w:date="2026-02-23T14:07:00Z" w:id="317">
    <w:p w:rsidR="00E247F5" w:rsidRDefault="00E247F5" w14:paraId="77E81A93" w14:textId="7427B8A7">
      <w:pPr>
        <w:pStyle w:val="CommentText"/>
      </w:pPr>
      <w:r>
        <w:rPr>
          <w:rStyle w:val="CommentReference"/>
        </w:rPr>
        <w:annotationRef/>
      </w:r>
      <w:r>
        <w:fldChar w:fldCharType="begin"/>
      </w:r>
      <w:r>
        <w:instrText xml:space="preserve"> HYPERLINK "mailto:kassian@netapp.com"</w:instrText>
      </w:r>
      <w:bookmarkStart w:name="_@_0AF9FF7680674C09A024F172CDE111D9Z" w:id="320"/>
      <w:r>
        <w:fldChar w:fldCharType="separate"/>
      </w:r>
      <w:bookmarkEnd w:id="320"/>
      <w:r w:rsidRPr="4C0CE375">
        <w:rPr>
          <w:rStyle w:val="Mention"/>
          <w:noProof/>
        </w:rPr>
        <w:t>@Wren, Kassian</w:t>
      </w:r>
      <w:r>
        <w:fldChar w:fldCharType="end"/>
      </w:r>
      <w:r w:rsidRPr="7DB16D2F">
        <w:t xml:space="preserve"> this lesson needs more work redone. It's still primarily a definition dump, there's nothing here of substance that a viewer would walk away feeling like they can build a RAG implementation  from. </w:t>
      </w:r>
    </w:p>
    <w:p w:rsidR="00E247F5" w:rsidRDefault="00E247F5" w14:paraId="0CC9097F" w14:textId="24156A84">
      <w:pPr>
        <w:pStyle w:val="CommentText"/>
      </w:pPr>
    </w:p>
    <w:p w:rsidR="00E247F5" w:rsidRDefault="00E247F5" w14:paraId="0A9B5011" w14:textId="33A46458">
      <w:pPr>
        <w:pStyle w:val="CommentText"/>
      </w:pPr>
      <w:r w:rsidRPr="76A2B001">
        <w:t xml:space="preserve">Thought: Build this (or add it for the whole chapter) as a before &amp; after, show a working configured index (but done poorly), show/talk about the problem, and fix it as you go through the lesson(s). </w:t>
      </w:r>
    </w:p>
  </w:comment>
  <w:comment w:initials="GB" w:author="Graf, Brian" w:date="2026-02-12T10:45:00Z" w:id="321">
    <w:p w:rsidR="007F68A6" w:rsidRDefault="007F68A6" w14:paraId="5144FE78" w14:textId="2EB2C63E">
      <w:pPr>
        <w:pStyle w:val="CommentText"/>
      </w:pPr>
      <w:r>
        <w:rPr>
          <w:rStyle w:val="CommentReference"/>
        </w:rPr>
        <w:annotationRef/>
      </w:r>
      <w:r>
        <w:fldChar w:fldCharType="begin"/>
      </w:r>
      <w:r>
        <w:instrText xml:space="preserve"> HYPERLINK "mailto:kassian@netapp.com"</w:instrText>
      </w:r>
      <w:bookmarkStart w:name="_@_682960F4863249B2BE6A159987887B93Z" w:id="323"/>
      <w:r>
        <w:fldChar w:fldCharType="separate"/>
      </w:r>
      <w:bookmarkEnd w:id="323"/>
      <w:r w:rsidRPr="445ACAE4">
        <w:rPr>
          <w:rStyle w:val="Mention"/>
          <w:noProof/>
        </w:rPr>
        <w:t>@Wren, Kassian</w:t>
      </w:r>
      <w:r>
        <w:fldChar w:fldCharType="end"/>
      </w:r>
      <w:r w:rsidRPr="613A30B4">
        <w:t xml:space="preserve"> </w:t>
      </w:r>
    </w:p>
    <w:p w:rsidR="007F68A6" w:rsidRDefault="007F68A6" w14:paraId="43A5CAB6" w14:textId="76F940E9">
      <w:pPr>
        <w:pStyle w:val="CommentText"/>
      </w:pPr>
      <w:r w:rsidRPr="47BFECCA">
        <w:rPr>
          <w:b/>
          <w:bCs/>
        </w:rPr>
        <w:t>Shard Size Management — Not Actually Covered</w:t>
      </w:r>
    </w:p>
    <w:p w:rsidR="007F68A6" w:rsidRDefault="007F68A6" w14:paraId="65A0B41E" w14:textId="3423D737">
      <w:pPr>
        <w:pStyle w:val="CommentText"/>
      </w:pPr>
      <w:r w:rsidRPr="74EFDCF6">
        <w:t>The intro lists "shard size management" as one of the index-level optimizations, and it's in the visual list, but the lesson body never discusses it. This is a gap. For RAG workloads, shard sizing recommendations (10–50 GB per shard is the general guidance) would be valuable.</w:t>
      </w:r>
    </w:p>
    <w:p w:rsidR="007F68A6" w:rsidRDefault="007F68A6" w14:paraId="35D2E688" w14:textId="379CBE6A">
      <w:pPr>
        <w:pStyle w:val="CommentText"/>
      </w:pPr>
    </w:p>
    <w:p w:rsidR="007F68A6" w:rsidRDefault="007F68A6" w14:paraId="1E05DF88" w14:textId="3D813D5D">
      <w:pPr>
        <w:pStyle w:val="CommentText"/>
      </w:pPr>
      <w:r w:rsidRPr="15D873B9">
        <w:t>^ double check these values with OS documentation and find where best to fit this in</w:t>
      </w:r>
    </w:p>
  </w:comment>
  <w:comment w:initials="GB" w:author="Graf, Brian" w:date="2026-02-12T10:46:00Z" w:id="322">
    <w:p w:rsidR="00385D23" w:rsidRDefault="00385D23" w14:paraId="491257A1" w14:textId="2F2A352B">
      <w:pPr>
        <w:pStyle w:val="CommentText"/>
      </w:pPr>
      <w:r>
        <w:rPr>
          <w:rStyle w:val="CommentReference"/>
        </w:rPr>
        <w:annotationRef/>
      </w:r>
      <w:r w:rsidRPr="35837D7B">
        <w:t>This section is missing examples/code/demo. we should weave this in throughout</w:t>
      </w:r>
    </w:p>
  </w:comment>
  <w:comment w:initials="YM" w:author="Yancey, Michelle" w:date="2026-03-02T17:01:00Z" w:id="328">
    <w:p w:rsidR="00A27082" w:rsidP="00A27082" w:rsidRDefault="00A27082" w14:paraId="11EF17CE" w14:textId="4EDFACC8">
      <w:r>
        <w:rPr>
          <w:rStyle w:val="CommentReference"/>
        </w:rPr>
        <w:annotationRef/>
      </w:r>
      <w:r>
        <w:rPr>
          <w:sz w:val="20"/>
          <w:szCs w:val="20"/>
        </w:rPr>
        <w:fldChar w:fldCharType="begin"/>
      </w:r>
      <w:r>
        <w:rPr>
          <w:sz w:val="20"/>
          <w:szCs w:val="20"/>
        </w:rPr>
        <w:instrText>HYPERLINK "mailto:bgraf@netapp.com"</w:instrText>
      </w:r>
      <w:r>
        <w:rPr>
          <w:sz w:val="20"/>
          <w:szCs w:val="20"/>
        </w:rPr>
      </w:r>
      <w:bookmarkStart w:name="_@_20A80A2A95C51B468887A360F0D502ECZ" w:id="330"/>
      <w:r>
        <w:rPr>
          <w:sz w:val="20"/>
          <w:szCs w:val="20"/>
        </w:rPr>
        <w:fldChar w:fldCharType="separate"/>
      </w:r>
      <w:bookmarkEnd w:id="330"/>
      <w:r w:rsidRPr="00A27082">
        <w:rPr>
          <w:rStyle w:val="Mention"/>
          <w:noProof/>
          <w:sz w:val="20"/>
          <w:szCs w:val="20"/>
        </w:rPr>
        <w:t>@Graf, Brian</w:t>
      </w:r>
      <w:r>
        <w:rPr>
          <w:sz w:val="20"/>
          <w:szCs w:val="20"/>
        </w:rPr>
        <w:fldChar w:fldCharType="end"/>
      </w:r>
      <w:r>
        <w:rPr>
          <w:sz w:val="20"/>
          <w:szCs w:val="20"/>
        </w:rPr>
        <w:t xml:space="preserve"> In these sections where there is more sample code, I've added VO to go along with what users are seeing on screen. Does this make sense?</w:t>
      </w:r>
    </w:p>
  </w:comment>
  <w:comment w:initials="GB" w:author="Graf, Brian" w:date="2026-03-02T15:03:00Z" w:id="329">
    <w:p w:rsidR="005C39EB" w:rsidRDefault="005C39EB" w14:paraId="1DADB941" w14:textId="26716F8C">
      <w:pPr>
        <w:pStyle w:val="CommentText"/>
      </w:pPr>
      <w:r>
        <w:rPr>
          <w:rStyle w:val="CommentReference"/>
        </w:rPr>
        <w:annotationRef/>
      </w:r>
      <w:r w:rsidRPr="3E2917C2">
        <w:t>yep! I had originally put the code around the VO section it applies to. May get changed a little as the VO script gets updated but it should be pretty close still</w:t>
      </w:r>
    </w:p>
  </w:comment>
  <w:comment w:initials="YM" w:author="Yancey, Michelle" w:date="2026-03-02T17:02:00Z" w:id="332">
    <w:p w:rsidR="009073F5" w:rsidP="009073F5" w:rsidRDefault="009073F5" w14:paraId="399E8343" w14:textId="4C1FB76C">
      <w:r>
        <w:rPr>
          <w:rStyle w:val="CommentReference"/>
        </w:rPr>
        <w:annotationRef/>
      </w:r>
      <w:r>
        <w:rPr>
          <w:sz w:val="20"/>
          <w:szCs w:val="20"/>
        </w:rPr>
        <w:fldChar w:fldCharType="begin"/>
      </w:r>
      <w:r>
        <w:rPr>
          <w:sz w:val="20"/>
          <w:szCs w:val="20"/>
        </w:rPr>
        <w:instrText>HYPERLINK "mailto:bgraf@netapp.com"</w:instrText>
      </w:r>
      <w:r>
        <w:rPr>
          <w:sz w:val="20"/>
          <w:szCs w:val="20"/>
        </w:rPr>
      </w:r>
      <w:bookmarkStart w:name="_@_7E2566D3288C3D4BBC636105DF38041BZ" w:id="334"/>
      <w:r>
        <w:rPr>
          <w:sz w:val="20"/>
          <w:szCs w:val="20"/>
        </w:rPr>
        <w:fldChar w:fldCharType="separate"/>
      </w:r>
      <w:bookmarkEnd w:id="334"/>
      <w:r w:rsidRPr="009073F5">
        <w:rPr>
          <w:rStyle w:val="Mention"/>
          <w:noProof/>
          <w:sz w:val="20"/>
          <w:szCs w:val="20"/>
        </w:rPr>
        <w:t>@Graf, Brian</w:t>
      </w:r>
      <w:r>
        <w:rPr>
          <w:sz w:val="20"/>
          <w:szCs w:val="20"/>
        </w:rPr>
        <w:fldChar w:fldCharType="end"/>
      </w:r>
      <w:r>
        <w:rPr>
          <w:sz w:val="20"/>
          <w:szCs w:val="20"/>
        </w:rPr>
        <w:t xml:space="preserve"> Should we add these sequence steps to the VO?</w:t>
      </w:r>
    </w:p>
  </w:comment>
  <w:comment w:initials="GB" w:author="Graf, Brian" w:date="2026-03-02T16:08:00Z" w:id="333">
    <w:p w:rsidR="00033264" w:rsidRDefault="00033264" w14:paraId="59808CFC" w14:textId="1259DEC0">
      <w:pPr>
        <w:pStyle w:val="CommentText"/>
      </w:pPr>
      <w:r>
        <w:rPr>
          <w:rStyle w:val="CommentReference"/>
        </w:rPr>
        <w:annotationRef/>
      </w:r>
      <w:r w:rsidRPr="733B447F">
        <w:t xml:space="preserve">Done! </w:t>
      </w:r>
      <w:r>
        <w:fldChar w:fldCharType="begin"/>
      </w:r>
      <w:r>
        <w:instrText xml:space="preserve"> HYPERLINK "mailto:myancey@netapp.com"</w:instrText>
      </w:r>
      <w:bookmarkStart w:name="_@_B775FDF423114B7F887E52BC44AADE26Z" w:id="335"/>
      <w:r>
        <w:fldChar w:fldCharType="separate"/>
      </w:r>
      <w:bookmarkEnd w:id="335"/>
      <w:r w:rsidRPr="73D76C0E">
        <w:rPr>
          <w:rStyle w:val="Mention"/>
          <w:noProof/>
        </w:rPr>
        <w:t>@Yancey, Michelle</w:t>
      </w:r>
      <w:r>
        <w:fldChar w:fldCharType="end"/>
      </w:r>
      <w:r w:rsidRPr="14B106E3">
        <w:t xml:space="preserve"> </w:t>
      </w:r>
    </w:p>
  </w:comment>
  <w:comment w:initials="GB" w:author="Graf, Brian" w:date="2026-02-04T21:30:00Z" w:id="339">
    <w:p w:rsidR="00DF352B" w:rsidP="00DF352B" w:rsidRDefault="00DF352B" w14:paraId="5FEC93EB" w14:textId="77777777">
      <w:pPr>
        <w:pStyle w:val="CommentText"/>
      </w:pPr>
      <w:r>
        <w:rPr>
          <w:rStyle w:val="CommentReference"/>
        </w:rPr>
        <w:annotationRef/>
      </w:r>
      <w:r w:rsidRPr="2ADA5508">
        <w:rPr>
          <w:b/>
          <w:bCs/>
        </w:rPr>
        <w:t>Search Pipeline Creation:</w:t>
      </w:r>
      <w:r w:rsidRPr="107A7EA4">
        <w:t xml:space="preserve"> The lesson doesn't actually show creating a </w:t>
      </w:r>
      <w:r w:rsidRPr="65250B12">
        <w:rPr>
          <w:b/>
          <w:bCs/>
        </w:rPr>
        <w:t>search pipeline</w:t>
      </w:r>
      <w:r w:rsidRPr="60191C71">
        <w:t xml:space="preserve"> with a normalization processor - this is required for hybrid search to work!</w:t>
      </w:r>
    </w:p>
    <w:p w:rsidR="00DF352B" w:rsidP="00DF352B" w:rsidRDefault="00DF352B" w14:paraId="11F3961C" w14:textId="77777777">
      <w:pPr>
        <w:pStyle w:val="CommentText"/>
      </w:pPr>
      <w:r w:rsidRPr="4699A686">
        <w:t xml:space="preserve">"The search pipeline intercepts search results at an intermediate stage and applies processing to normalize and combine document scores." </w:t>
      </w:r>
      <w:hyperlink r:id="rId9">
        <w:r w:rsidRPr="0E93DC36">
          <w:rPr>
            <w:rStyle w:val="Hyperlink"/>
          </w:rPr>
          <w:t>OpenSearch</w:t>
        </w:r>
      </w:hyperlink>
    </w:p>
    <w:p w:rsidR="00DF352B" w:rsidP="00DF352B" w:rsidRDefault="00DF352B" w14:paraId="48D26DB0" w14:textId="77777777">
      <w:pPr>
        <w:pStyle w:val="CommentText"/>
      </w:pPr>
      <w:r w:rsidRPr="490EEEC9">
        <w:t>Example that should be included:</w:t>
      </w:r>
    </w:p>
    <w:p w:rsidR="00DF352B" w:rsidP="00DF352B" w:rsidRDefault="00DF352B" w14:paraId="4BC6D7A5" w14:textId="77777777">
      <w:pPr>
        <w:pStyle w:val="CommentText"/>
      </w:pPr>
    </w:p>
    <w:p w:rsidR="00DF352B" w:rsidP="00DF352B" w:rsidRDefault="00DF352B" w14:paraId="264BC58F" w14:textId="77777777">
      <w:pPr>
        <w:pStyle w:val="CommentText"/>
      </w:pPr>
    </w:p>
    <w:p w:rsidR="00DF352B" w:rsidP="00DF352B" w:rsidRDefault="00DF352B" w14:paraId="43E6D903" w14:textId="77777777">
      <w:pPr>
        <w:pStyle w:val="CommentText"/>
      </w:pPr>
      <w:r w:rsidRPr="6DF72DD6">
        <w:t>json</w:t>
      </w:r>
    </w:p>
    <w:p w:rsidR="00DF352B" w:rsidP="00DF352B" w:rsidRDefault="00DF352B" w14:paraId="0A202EAC" w14:textId="77777777">
      <w:pPr>
        <w:pStyle w:val="CommentText"/>
      </w:pPr>
      <w:r w:rsidRPr="1363000B">
        <w:t>PUT /_search/pipeline/nlp-search-pipeline</w:t>
      </w:r>
    </w:p>
    <w:p w:rsidR="00DF352B" w:rsidP="00DF352B" w:rsidRDefault="00DF352B" w14:paraId="0FAB2327" w14:textId="77777777">
      <w:pPr>
        <w:pStyle w:val="CommentText"/>
      </w:pPr>
      <w:r w:rsidRPr="42FDF016">
        <w:t>{</w:t>
      </w:r>
    </w:p>
    <w:p w:rsidR="00DF352B" w:rsidP="00DF352B" w:rsidRDefault="00DF352B" w14:paraId="33703828" w14:textId="77777777">
      <w:pPr>
        <w:pStyle w:val="CommentText"/>
      </w:pPr>
      <w:r w:rsidRPr="51BAEFE9">
        <w:t xml:space="preserve">  "description": "Post processor for hybrid search",</w:t>
      </w:r>
    </w:p>
    <w:p w:rsidR="00DF352B" w:rsidP="00DF352B" w:rsidRDefault="00DF352B" w14:paraId="732717B7" w14:textId="77777777">
      <w:pPr>
        <w:pStyle w:val="CommentText"/>
      </w:pPr>
      <w:r w:rsidRPr="4C5401E7">
        <w:t xml:space="preserve">  "phase_results_processors": [</w:t>
      </w:r>
    </w:p>
    <w:p w:rsidR="00DF352B" w:rsidP="00DF352B" w:rsidRDefault="00DF352B" w14:paraId="3DC5C8BB" w14:textId="77777777">
      <w:pPr>
        <w:pStyle w:val="CommentText"/>
      </w:pPr>
      <w:r w:rsidRPr="2A6C7CE1">
        <w:t xml:space="preserve">    {</w:t>
      </w:r>
    </w:p>
    <w:p w:rsidR="00DF352B" w:rsidP="00DF352B" w:rsidRDefault="00DF352B" w14:paraId="67B29482" w14:textId="77777777">
      <w:pPr>
        <w:pStyle w:val="CommentText"/>
      </w:pPr>
      <w:r w:rsidRPr="45238485">
        <w:t xml:space="preserve">      "normalization-processor": {</w:t>
      </w:r>
    </w:p>
    <w:p w:rsidR="00DF352B" w:rsidP="00DF352B" w:rsidRDefault="00DF352B" w14:paraId="48F8329E" w14:textId="77777777">
      <w:pPr>
        <w:pStyle w:val="CommentText"/>
      </w:pPr>
      <w:r w:rsidRPr="12ADAE1E">
        <w:t xml:space="preserve">        "normalization": { "technique": "min_max" },</w:t>
      </w:r>
    </w:p>
    <w:p w:rsidR="00DF352B" w:rsidP="00DF352B" w:rsidRDefault="00DF352B" w14:paraId="74BAA6BF" w14:textId="77777777">
      <w:pPr>
        <w:pStyle w:val="CommentText"/>
      </w:pPr>
      <w:r w:rsidRPr="3D6A528A">
        <w:t xml:space="preserve">        "combination": { </w:t>
      </w:r>
    </w:p>
    <w:p w:rsidR="00DF352B" w:rsidP="00DF352B" w:rsidRDefault="00DF352B" w14:paraId="379BD4F0" w14:textId="77777777">
      <w:pPr>
        <w:pStyle w:val="CommentText"/>
      </w:pPr>
      <w:r w:rsidRPr="0636BAE9">
        <w:t xml:space="preserve">          "technique": "arithmetic_mean",</w:t>
      </w:r>
    </w:p>
    <w:p w:rsidR="00DF352B" w:rsidP="00DF352B" w:rsidRDefault="00DF352B" w14:paraId="7044D639" w14:textId="77777777">
      <w:pPr>
        <w:pStyle w:val="CommentText"/>
      </w:pPr>
      <w:r w:rsidRPr="47C7EBEA">
        <w:t xml:space="preserve">          "parameters": { "weights": [0.3, 0.7] }</w:t>
      </w:r>
    </w:p>
    <w:p w:rsidR="00DF352B" w:rsidP="00DF352B" w:rsidRDefault="00DF352B" w14:paraId="1BDB3D26" w14:textId="77777777">
      <w:pPr>
        <w:pStyle w:val="CommentText"/>
      </w:pPr>
      <w:r w:rsidRPr="655395ED">
        <w:t xml:space="preserve">        }</w:t>
      </w:r>
    </w:p>
    <w:p w:rsidR="00DF352B" w:rsidP="00DF352B" w:rsidRDefault="00DF352B" w14:paraId="44C598C5" w14:textId="77777777">
      <w:pPr>
        <w:pStyle w:val="CommentText"/>
      </w:pPr>
      <w:r w:rsidRPr="5F3C35F3">
        <w:t xml:space="preserve">      }</w:t>
      </w:r>
    </w:p>
    <w:p w:rsidR="00DF352B" w:rsidP="00DF352B" w:rsidRDefault="00DF352B" w14:paraId="6B829FB8" w14:textId="77777777">
      <w:pPr>
        <w:pStyle w:val="CommentText"/>
      </w:pPr>
      <w:r w:rsidRPr="1E5DB483">
        <w:t xml:space="preserve">    }</w:t>
      </w:r>
    </w:p>
    <w:p w:rsidR="00DF352B" w:rsidP="00DF352B" w:rsidRDefault="00DF352B" w14:paraId="0D36541A" w14:textId="77777777">
      <w:pPr>
        <w:pStyle w:val="CommentText"/>
      </w:pPr>
      <w:r w:rsidRPr="46D06255">
        <w:t xml:space="preserve">  ]</w:t>
      </w:r>
    </w:p>
    <w:p w:rsidR="00DF352B" w:rsidP="00DF352B" w:rsidRDefault="00DF352B" w14:paraId="78451F77" w14:textId="77777777">
      <w:pPr>
        <w:pStyle w:val="CommentText"/>
      </w:pPr>
      <w:r w:rsidRPr="41F2CDE9">
        <w:t>}</w:t>
      </w:r>
    </w:p>
    <w:p w:rsidR="00DF352B" w:rsidP="00DF352B" w:rsidRDefault="00DF352B" w14:paraId="0ED51703" w14:textId="77777777">
      <w:pPr>
        <w:pStyle w:val="CommentText"/>
      </w:pPr>
    </w:p>
    <w:p w:rsidR="00DF352B" w:rsidP="00DF352B" w:rsidRDefault="00DF352B" w14:paraId="1FE08E75" w14:textId="77777777">
      <w:pPr>
        <w:pStyle w:val="CommentText"/>
      </w:pPr>
      <w:hyperlink w:history="1" r:id="rId10">
        <w:r w:rsidRPr="5F67AF50">
          <w:rPr>
            <w:rStyle w:val="Mention"/>
            <w:noProof/>
          </w:rPr>
          <w:t>@Wren, Kassian</w:t>
        </w:r>
      </w:hyperlink>
      <w:r w:rsidRPr="4E1FF1F3">
        <w:t xml:space="preserve"> </w:t>
      </w:r>
    </w:p>
  </w:comment>
  <w:comment w:initials="GB" w:author="Graf, Brian" w:date="2026-02-12T10:47:00Z" w:id="340">
    <w:p w:rsidR="00A71194" w:rsidRDefault="00A71194" w14:paraId="746F8EA9" w14:textId="2B8E8BE2">
      <w:pPr>
        <w:pStyle w:val="CommentText"/>
      </w:pPr>
      <w:r>
        <w:rPr>
          <w:rStyle w:val="CommentReference"/>
        </w:rPr>
        <w:annotationRef/>
      </w:r>
      <w:r>
        <w:fldChar w:fldCharType="begin"/>
      </w:r>
      <w:r>
        <w:instrText xml:space="preserve"> HYPERLINK "mailto:kassian@netapp.com"</w:instrText>
      </w:r>
      <w:bookmarkStart w:name="_@_6655668F1A9F43A686FCF02A58A8EBE4Z" w:id="344"/>
      <w:r>
        <w:fldChar w:fldCharType="separate"/>
      </w:r>
      <w:bookmarkEnd w:id="344"/>
      <w:r w:rsidRPr="492AF219">
        <w:rPr>
          <w:rStyle w:val="Mention"/>
          <w:noProof/>
        </w:rPr>
        <w:t>@Wren, Kassian</w:t>
      </w:r>
      <w:r>
        <w:fldChar w:fldCharType="end"/>
      </w:r>
      <w:r w:rsidRPr="257FD998">
        <w:t xml:space="preserve"> </w:t>
      </w:r>
    </w:p>
    <w:p w:rsidR="00A71194" w:rsidRDefault="00A71194" w14:paraId="4E5BE4DE" w14:textId="5C029D49">
      <w:pPr>
        <w:pStyle w:val="CommentText"/>
      </w:pPr>
      <w:r w:rsidRPr="426AB0C3">
        <w:t>This lesson covers query optimization divided into retrieval quality vs. performance, which is a solid framework. However, it stays almost entirely conceptual and provides no OpenSearch-specific examples, API calls, or configuration. For the final lesson in the RAG chapter, learners should walk away with actionable skills.</w:t>
      </w:r>
    </w:p>
  </w:comment>
  <w:comment w:initials="GB" w:author="Graf, Brian" w:date="2026-02-12T10:54:00Z" w:id="341">
    <w:p w:rsidR="00DA56A1" w:rsidRDefault="00DA56A1" w14:paraId="4CC501FC" w14:textId="3947FD37">
      <w:pPr>
        <w:pStyle w:val="CommentText"/>
      </w:pPr>
      <w:r>
        <w:rPr>
          <w:rStyle w:val="CommentReference"/>
        </w:rPr>
        <w:annotationRef/>
      </w:r>
      <w:r w:rsidRPr="7F5FB648">
        <w:t>Overall, very conceptual, there should be actual showing and discussing through the build imo. This was a comment I had before about not having this be necessarily a lecture of 'this is what the tech is' and more woven into actionable content that they will walk away feeling confident that they can build/use it. part of that is seeing it in action. Possibly look at a few of David VT's latest RAG youtubes or conference talks for ideas/suggestions here</w:t>
      </w:r>
    </w:p>
  </w:comment>
  <w:comment w:initials="GB" w:author="Graf, Brian" w:date="2026-02-17T12:03:00Z" w:id="342">
    <w:p w:rsidR="00006D64" w:rsidRDefault="00006D64" w14:paraId="287F894E" w14:textId="22BAF002">
      <w:pPr>
        <w:pStyle w:val="CommentText"/>
      </w:pPr>
      <w:r>
        <w:rPr>
          <w:rStyle w:val="CommentReference"/>
        </w:rPr>
        <w:annotationRef/>
      </w:r>
      <w:r>
        <w:fldChar w:fldCharType="begin"/>
      </w:r>
      <w:r>
        <w:instrText xml:space="preserve"> HYPERLINK "mailto:kassian@netapp.com"</w:instrText>
      </w:r>
      <w:bookmarkStart w:name="_@_F7A1E57E583A4285B0C4ACC373C47316Z" w:id="345"/>
      <w:r>
        <w:fldChar w:fldCharType="separate"/>
      </w:r>
      <w:bookmarkEnd w:id="345"/>
      <w:r w:rsidRPr="21632088">
        <w:rPr>
          <w:rStyle w:val="Mention"/>
          <w:noProof/>
        </w:rPr>
        <w:t>@Wren, Kassian</w:t>
      </w:r>
      <w:r>
        <w:fldChar w:fldCharType="end"/>
      </w:r>
      <w:r w:rsidRPr="2866213F">
        <w:t xml:space="preserve"> still very conceptual here, there's no example takeaways even in the 'examples' subsections. Please add actual examples (what about a complete _rank_eval API call with bookstore dataset?</w:t>
      </w:r>
    </w:p>
    <w:p w:rsidR="00006D64" w:rsidRDefault="00006D64" w14:paraId="312A247E" w14:textId="5ADB5497">
      <w:pPr>
        <w:pStyle w:val="CommentText"/>
      </w:pPr>
      <w:r w:rsidRPr="378249A0">
        <w:t>hybrid search query with profile output, showing where time is spent</w:t>
      </w:r>
    </w:p>
    <w:p w:rsidR="00006D64" w:rsidRDefault="00006D64" w14:paraId="1963560B" w14:textId="54EB7C21">
      <w:pPr>
        <w:pStyle w:val="CommentText"/>
      </w:pPr>
    </w:p>
    <w:p w:rsidR="00006D64" w:rsidRDefault="00006D64" w14:paraId="47CF4970" w14:textId="2E2A0FD6">
      <w:pPr>
        <w:pStyle w:val="CommentText"/>
      </w:pPr>
      <w:r w:rsidRPr="0D797C37">
        <w:t>before/after query boosting (of newer publications)</w:t>
      </w:r>
    </w:p>
    <w:p w:rsidR="00006D64" w:rsidRDefault="00006D64" w14:paraId="325AC9C7" w14:textId="7ACDAA1D">
      <w:pPr>
        <w:pStyle w:val="CommentText"/>
      </w:pPr>
      <w:r w:rsidRPr="2E7B5DE5">
        <w:t>etc</w:t>
      </w:r>
    </w:p>
  </w:comment>
  <w:comment w:initials="GB" w:author="Graf, Brian" w:date="2026-02-23T14:14:00Z" w:id="343">
    <w:p w:rsidR="001F38C2" w:rsidRDefault="001F38C2" w14:paraId="2A9C9D6B" w14:textId="66F35CB4">
      <w:pPr>
        <w:pStyle w:val="CommentText"/>
      </w:pPr>
      <w:r>
        <w:rPr>
          <w:rStyle w:val="CommentReference"/>
        </w:rPr>
        <w:annotationRef/>
      </w:r>
      <w:r>
        <w:fldChar w:fldCharType="begin"/>
      </w:r>
      <w:r>
        <w:instrText xml:space="preserve"> HYPERLINK "mailto:kassian@netapp.com"</w:instrText>
      </w:r>
      <w:bookmarkStart w:name="_@_C62626454AAC404CB5BD85699300C732Z" w:id="346"/>
      <w:r>
        <w:fldChar w:fldCharType="separate"/>
      </w:r>
      <w:bookmarkEnd w:id="346"/>
      <w:r w:rsidRPr="7918DAF0">
        <w:rPr>
          <w:rStyle w:val="Mention"/>
          <w:noProof/>
        </w:rPr>
        <w:t>@Wren, Kassian</w:t>
      </w:r>
      <w:r>
        <w:fldChar w:fldCharType="end"/>
      </w:r>
      <w:r w:rsidRPr="6C69207B">
        <w:t xml:space="preserve"> the search relevance workbench section is the best part of this lesson. that part looks good.</w:t>
      </w:r>
    </w:p>
    <w:p w:rsidR="001F38C2" w:rsidRDefault="001F38C2" w14:paraId="22CF97DF" w14:textId="3958ABB9">
      <w:pPr>
        <w:pStyle w:val="CommentText"/>
      </w:pPr>
    </w:p>
    <w:p w:rsidR="001F38C2" w:rsidRDefault="001F38C2" w14:paraId="195F363D" w14:textId="52E83A1D">
      <w:pPr>
        <w:pStyle w:val="CommentText"/>
      </w:pPr>
      <w:r w:rsidRPr="57039137">
        <w:t>still extremely conceptual. Can we do the same for this lesson as I mention for the previous about adding a before &amp; after query profile API example, show latency improvement between running before and after? or something of the sort?</w:t>
      </w:r>
    </w:p>
  </w:comment>
  <w:comment w:initials="GB" w:author="Graf, Brian" w:date="2026-02-04T21:32:00Z" w:id="347">
    <w:p w:rsidR="00DF352B" w:rsidP="00365DCA" w:rsidRDefault="00DF352B" w14:paraId="04C5D31C" w14:textId="77777777">
      <w:pPr>
        <w:pStyle w:val="CommentText"/>
      </w:pPr>
      <w:r>
        <w:rPr>
          <w:rStyle w:val="CommentReference"/>
        </w:rPr>
        <w:annotationRef/>
      </w:r>
      <w:hyperlink w:history="1" r:id="rId11">
        <w:r w:rsidRPr="2F893E23">
          <w:rPr>
            <w:rStyle w:val="Mention"/>
            <w:noProof/>
          </w:rPr>
          <w:t>@Wren, Kassian</w:t>
        </w:r>
      </w:hyperlink>
      <w:r w:rsidRPr="46668E26">
        <w:t xml:space="preserve"> please spend a little more time making sure everything in here is good. All dashes are gone throughout the lessons. This should be easy to avoid. Please fix all areas where we are missing dashes. Thanks!</w:t>
      </w:r>
    </w:p>
  </w:comment>
  <w:comment w:initials="GB" w:author="Graf, Brian" w:date="2026-02-04T21:30:00Z" w:id="352">
    <w:p w:rsidR="00B6792A" w:rsidP="00B6792A" w:rsidRDefault="00B6792A" w14:paraId="0DC98B44" w14:textId="77777777">
      <w:pPr>
        <w:pStyle w:val="CommentText"/>
      </w:pPr>
      <w:r>
        <w:rPr>
          <w:rStyle w:val="CommentReference"/>
        </w:rPr>
        <w:annotationRef/>
      </w:r>
      <w:r w:rsidRPr="2ADA5508">
        <w:rPr>
          <w:b/>
          <w:bCs/>
        </w:rPr>
        <w:t>Search Pipeline Creation:</w:t>
      </w:r>
      <w:r w:rsidRPr="107A7EA4">
        <w:t xml:space="preserve"> The lesson doesn't actually show creating a </w:t>
      </w:r>
      <w:r w:rsidRPr="65250B12">
        <w:rPr>
          <w:b/>
          <w:bCs/>
        </w:rPr>
        <w:t>search pipeline</w:t>
      </w:r>
      <w:r w:rsidRPr="60191C71">
        <w:t xml:space="preserve"> with a normalization processor - this is required for hybrid search to work!</w:t>
      </w:r>
    </w:p>
    <w:p w:rsidR="00B6792A" w:rsidP="00B6792A" w:rsidRDefault="00B6792A" w14:paraId="07F065E1" w14:textId="77777777">
      <w:pPr>
        <w:pStyle w:val="CommentText"/>
      </w:pPr>
      <w:r w:rsidRPr="4699A686">
        <w:t xml:space="preserve">"The search pipeline intercepts search results at an intermediate stage and applies processing to normalize and combine document scores." </w:t>
      </w:r>
      <w:hyperlink r:id="rId12">
        <w:r w:rsidRPr="0E93DC36">
          <w:rPr>
            <w:rStyle w:val="Hyperlink"/>
          </w:rPr>
          <w:t>OpenSearch</w:t>
        </w:r>
      </w:hyperlink>
    </w:p>
    <w:p w:rsidR="00B6792A" w:rsidP="00B6792A" w:rsidRDefault="00B6792A" w14:paraId="2C8128BB" w14:textId="77777777">
      <w:pPr>
        <w:pStyle w:val="CommentText"/>
      </w:pPr>
      <w:r w:rsidRPr="490EEEC9">
        <w:t>Example that should be included:</w:t>
      </w:r>
    </w:p>
    <w:p w:rsidR="00B6792A" w:rsidP="00B6792A" w:rsidRDefault="00B6792A" w14:paraId="7204460D" w14:textId="77777777">
      <w:pPr>
        <w:pStyle w:val="CommentText"/>
      </w:pPr>
    </w:p>
    <w:p w:rsidR="00B6792A" w:rsidP="00B6792A" w:rsidRDefault="00B6792A" w14:paraId="290062CD" w14:textId="77777777">
      <w:pPr>
        <w:pStyle w:val="CommentText"/>
      </w:pPr>
    </w:p>
    <w:p w:rsidR="00B6792A" w:rsidP="00B6792A" w:rsidRDefault="00B6792A" w14:paraId="0EDB128A" w14:textId="77777777">
      <w:pPr>
        <w:pStyle w:val="CommentText"/>
      </w:pPr>
      <w:r w:rsidRPr="6DF72DD6">
        <w:t>json</w:t>
      </w:r>
    </w:p>
    <w:p w:rsidR="00B6792A" w:rsidP="00B6792A" w:rsidRDefault="00B6792A" w14:paraId="0562F73A" w14:textId="77777777">
      <w:pPr>
        <w:pStyle w:val="CommentText"/>
      </w:pPr>
      <w:r w:rsidRPr="1363000B">
        <w:t>PUT /_search/pipeline/nlp-search-pipeline</w:t>
      </w:r>
    </w:p>
    <w:p w:rsidR="00B6792A" w:rsidP="00B6792A" w:rsidRDefault="00B6792A" w14:paraId="40B31D4C" w14:textId="77777777">
      <w:pPr>
        <w:pStyle w:val="CommentText"/>
      </w:pPr>
      <w:r w:rsidRPr="42FDF016">
        <w:t>{</w:t>
      </w:r>
    </w:p>
    <w:p w:rsidR="00B6792A" w:rsidP="00B6792A" w:rsidRDefault="00B6792A" w14:paraId="3277D36A" w14:textId="77777777">
      <w:pPr>
        <w:pStyle w:val="CommentText"/>
      </w:pPr>
      <w:r w:rsidRPr="51BAEFE9">
        <w:t xml:space="preserve">  "description": "Post processor for hybrid search",</w:t>
      </w:r>
    </w:p>
    <w:p w:rsidR="00B6792A" w:rsidP="00B6792A" w:rsidRDefault="00B6792A" w14:paraId="39F64514" w14:textId="77777777">
      <w:pPr>
        <w:pStyle w:val="CommentText"/>
      </w:pPr>
      <w:r w:rsidRPr="4C5401E7">
        <w:t xml:space="preserve">  "phase_results_processors": [</w:t>
      </w:r>
    </w:p>
    <w:p w:rsidR="00B6792A" w:rsidP="00B6792A" w:rsidRDefault="00B6792A" w14:paraId="37C4D341" w14:textId="77777777">
      <w:pPr>
        <w:pStyle w:val="CommentText"/>
      </w:pPr>
      <w:r w:rsidRPr="2A6C7CE1">
        <w:t xml:space="preserve">    {</w:t>
      </w:r>
    </w:p>
    <w:p w:rsidR="00B6792A" w:rsidP="00B6792A" w:rsidRDefault="00B6792A" w14:paraId="14E926EE" w14:textId="77777777">
      <w:pPr>
        <w:pStyle w:val="CommentText"/>
      </w:pPr>
      <w:r w:rsidRPr="45238485">
        <w:t xml:space="preserve">      "normalization-processor": {</w:t>
      </w:r>
    </w:p>
    <w:p w:rsidR="00B6792A" w:rsidP="00B6792A" w:rsidRDefault="00B6792A" w14:paraId="4F87226C" w14:textId="77777777">
      <w:pPr>
        <w:pStyle w:val="CommentText"/>
      </w:pPr>
      <w:r w:rsidRPr="12ADAE1E">
        <w:t xml:space="preserve">        "normalization": { "technique": "min_max" },</w:t>
      </w:r>
    </w:p>
    <w:p w:rsidR="00B6792A" w:rsidP="00B6792A" w:rsidRDefault="00B6792A" w14:paraId="0E405849" w14:textId="77777777">
      <w:pPr>
        <w:pStyle w:val="CommentText"/>
      </w:pPr>
      <w:r w:rsidRPr="3D6A528A">
        <w:t xml:space="preserve">        "combination": { </w:t>
      </w:r>
    </w:p>
    <w:p w:rsidR="00B6792A" w:rsidP="00B6792A" w:rsidRDefault="00B6792A" w14:paraId="5587B432" w14:textId="77777777">
      <w:pPr>
        <w:pStyle w:val="CommentText"/>
      </w:pPr>
      <w:r w:rsidRPr="0636BAE9">
        <w:t xml:space="preserve">          "technique": "arithmetic_mean",</w:t>
      </w:r>
    </w:p>
    <w:p w:rsidR="00B6792A" w:rsidP="00B6792A" w:rsidRDefault="00B6792A" w14:paraId="5218CD89" w14:textId="77777777">
      <w:pPr>
        <w:pStyle w:val="CommentText"/>
      </w:pPr>
      <w:r w:rsidRPr="47C7EBEA">
        <w:t xml:space="preserve">          "parameters": { "weights": [0.3, 0.7] }</w:t>
      </w:r>
    </w:p>
    <w:p w:rsidR="00B6792A" w:rsidP="00B6792A" w:rsidRDefault="00B6792A" w14:paraId="1C91E5C6" w14:textId="77777777">
      <w:pPr>
        <w:pStyle w:val="CommentText"/>
      </w:pPr>
      <w:r w:rsidRPr="655395ED">
        <w:t xml:space="preserve">        }</w:t>
      </w:r>
    </w:p>
    <w:p w:rsidR="00B6792A" w:rsidP="00B6792A" w:rsidRDefault="00B6792A" w14:paraId="2428B114" w14:textId="77777777">
      <w:pPr>
        <w:pStyle w:val="CommentText"/>
      </w:pPr>
      <w:r w:rsidRPr="5F3C35F3">
        <w:t xml:space="preserve">      }</w:t>
      </w:r>
    </w:p>
    <w:p w:rsidR="00B6792A" w:rsidP="00B6792A" w:rsidRDefault="00B6792A" w14:paraId="481DFF11" w14:textId="77777777">
      <w:pPr>
        <w:pStyle w:val="CommentText"/>
      </w:pPr>
      <w:r w:rsidRPr="1E5DB483">
        <w:t xml:space="preserve">    }</w:t>
      </w:r>
    </w:p>
    <w:p w:rsidR="00B6792A" w:rsidP="00B6792A" w:rsidRDefault="00B6792A" w14:paraId="41CF0EDC" w14:textId="77777777">
      <w:pPr>
        <w:pStyle w:val="CommentText"/>
      </w:pPr>
      <w:r w:rsidRPr="46D06255">
        <w:t xml:space="preserve">  ]</w:t>
      </w:r>
    </w:p>
    <w:p w:rsidR="00B6792A" w:rsidP="00B6792A" w:rsidRDefault="00B6792A" w14:paraId="3F79E60A" w14:textId="77777777">
      <w:pPr>
        <w:pStyle w:val="CommentText"/>
      </w:pPr>
      <w:r w:rsidRPr="41F2CDE9">
        <w:t>}</w:t>
      </w:r>
    </w:p>
    <w:p w:rsidR="00B6792A" w:rsidP="00B6792A" w:rsidRDefault="00B6792A" w14:paraId="427AD87D" w14:textId="77777777">
      <w:pPr>
        <w:pStyle w:val="CommentText"/>
      </w:pPr>
    </w:p>
    <w:p w:rsidR="00B6792A" w:rsidP="00B6792A" w:rsidRDefault="00B6792A" w14:paraId="7DCFF87E" w14:textId="77777777">
      <w:pPr>
        <w:pStyle w:val="CommentText"/>
      </w:pPr>
      <w:hyperlink w:history="1" r:id="rId13">
        <w:r w:rsidRPr="5F67AF50">
          <w:rPr>
            <w:rStyle w:val="Mention"/>
            <w:noProof/>
          </w:rPr>
          <w:t>@Wren, Kassian</w:t>
        </w:r>
      </w:hyperlink>
      <w:r w:rsidRPr="4E1FF1F3">
        <w:t xml:space="preserve"> </w:t>
      </w:r>
    </w:p>
  </w:comment>
  <w:comment w:initials="GB" w:author="Graf, Brian" w:date="2026-02-17T12:16:00Z" w:id="353">
    <w:p w:rsidR="00464340" w:rsidRDefault="00464340" w14:paraId="5EE4168B" w14:textId="46BFC47D">
      <w:pPr>
        <w:pStyle w:val="CommentText"/>
      </w:pPr>
      <w:r>
        <w:rPr>
          <w:rStyle w:val="CommentReference"/>
        </w:rPr>
        <w:annotationRef/>
      </w:r>
      <w:r>
        <w:fldChar w:fldCharType="begin"/>
      </w:r>
      <w:r>
        <w:instrText xml:space="preserve"> HYPERLINK "mailto:kassian@netapp.com"</w:instrText>
      </w:r>
      <w:bookmarkStart w:name="_@_A146A9028AD049CFA71B19AFA414D695Z" w:id="354"/>
      <w:r>
        <w:fldChar w:fldCharType="separate"/>
      </w:r>
      <w:bookmarkEnd w:id="354"/>
      <w:r w:rsidRPr="2F6914EC">
        <w:rPr>
          <w:rStyle w:val="Mention"/>
          <w:noProof/>
        </w:rPr>
        <w:t>@Wren, Kassian</w:t>
      </w:r>
      <w:r>
        <w:fldChar w:fldCharType="end"/>
      </w:r>
      <w:r w:rsidRPr="7A7A0623">
        <w:t xml:space="preserve"> I think this is the strongest lesson in chapter 4 with api calls, pre-reqs and implementation. This is what I would hope for with the previous 3 lessons. </w:t>
      </w:r>
    </w:p>
  </w:comment>
  <w:comment w:initials="KW" w:author="Wren, Kassian" w:date="2026-02-18T09:25:00Z" w:id="356">
    <w:p w:rsidR="00E674CE" w:rsidP="00E674CE" w:rsidRDefault="00E674CE" w14:paraId="4F151799" w14:textId="7B7E9A80">
      <w:pPr>
        <w:pStyle w:val="CommentText"/>
      </w:pPr>
      <w:r>
        <w:rPr>
          <w:rStyle w:val="CommentReference"/>
        </w:rPr>
        <w:annotationRef/>
      </w:r>
      <w:r>
        <w:fldChar w:fldCharType="begin"/>
      </w:r>
      <w:r>
        <w:instrText>HYPERLINK "mailto:abdulmun@netapp.com"</w:instrText>
      </w:r>
      <w:bookmarkStart w:name="_@_AAB7D134BA604434B5D0E2BFD6E13EFBZ" w:id="360"/>
      <w:r>
        <w:fldChar w:fldCharType="separate"/>
      </w:r>
      <w:bookmarkEnd w:id="360"/>
      <w:r w:rsidRPr="00E674CE">
        <w:rPr>
          <w:rStyle w:val="Mention"/>
          <w:noProof/>
        </w:rPr>
        <w:t>@Kolarkunnu, Muneer</w:t>
      </w:r>
      <w:r>
        <w:fldChar w:fldCharType="end"/>
      </w:r>
      <w:r>
        <w:t xml:space="preserve"> I think you’d be especially suited to review this. If you could before the end of the week that’d be great.</w:t>
      </w:r>
    </w:p>
  </w:comment>
  <w:comment w:initials="KM" w:author="Kolarkunnu, Muneer" w:date="2026-02-19T16:58:00Z" w:id="357">
    <w:p w:rsidR="0010459C" w:rsidRDefault="00B94F92" w14:paraId="5C16766E" w14:textId="69C37435">
      <w:pPr>
        <w:pStyle w:val="CommentText"/>
      </w:pPr>
      <w:r>
        <w:rPr>
          <w:rStyle w:val="CommentReference"/>
        </w:rPr>
        <w:annotationRef/>
      </w:r>
      <w:r>
        <w:fldChar w:fldCharType="begin"/>
      </w:r>
      <w:r>
        <w:instrText xml:space="preserve"> HYPERLINK "mailto:kassian@netapp.com"</w:instrText>
      </w:r>
      <w:bookmarkStart w:name="_@_380F4005D38744258B4175FAEF837048Z" w:id="361"/>
      <w:r>
        <w:fldChar w:fldCharType="separate"/>
      </w:r>
      <w:bookmarkEnd w:id="361"/>
      <w:r w:rsidRPr="10D9D06E">
        <w:rPr>
          <w:rStyle w:val="Mention"/>
          <w:noProof/>
        </w:rPr>
        <w:t>@Wren, Kassian</w:t>
      </w:r>
      <w:r>
        <w:fldChar w:fldCharType="end"/>
      </w:r>
      <w:r w:rsidRPr="58D7C3D1">
        <w:t xml:space="preserve"> This area is not visible, some dark cover over text.</w:t>
      </w:r>
    </w:p>
  </w:comment>
  <w:comment w:initials="KW" w:author="Wren, Kassian" w:date="2026-02-22T18:37:00Z" w:id="358">
    <w:p w:rsidR="00CE7E91" w:rsidP="00CE7E91" w:rsidRDefault="00CE7E91" w14:paraId="4482CA63" w14:textId="41EA2EEF">
      <w:pPr>
        <w:pStyle w:val="CommentText"/>
      </w:pPr>
      <w:r>
        <w:rPr>
          <w:rStyle w:val="CommentReference"/>
        </w:rPr>
        <w:annotationRef/>
      </w:r>
      <w:r>
        <w:fldChar w:fldCharType="begin"/>
      </w:r>
      <w:r>
        <w:instrText>HYPERLINK "mailto:abdulmun@netapp.com"</w:instrText>
      </w:r>
      <w:bookmarkStart w:name="_@_9CE53378EE594FE0BE1E302B5B9A630DZ" w:id="362"/>
      <w:r>
        <w:fldChar w:fldCharType="separate"/>
      </w:r>
      <w:bookmarkEnd w:id="362"/>
      <w:r w:rsidRPr="00CE7E91">
        <w:rPr>
          <w:rStyle w:val="Mention"/>
          <w:noProof/>
        </w:rPr>
        <w:t>@Kolarkunnu, Muneer</w:t>
      </w:r>
      <w:r>
        <w:fldChar w:fldCharType="end"/>
      </w:r>
      <w:r>
        <w:t xml:space="preserve"> weird, I can see it. I tried some formatting to see if that helped. </w:t>
      </w:r>
    </w:p>
  </w:comment>
  <w:comment w:initials="KM" w:author="Kolarkunnu, Muneer" w:date="2026-02-23T17:00:00Z" w:id="359">
    <w:p w:rsidR="00054D72" w:rsidRDefault="00054D72" w14:paraId="2A05909C" w14:textId="6CC9F380">
      <w:pPr>
        <w:pStyle w:val="CommentText"/>
      </w:pPr>
      <w:r>
        <w:rPr>
          <w:rStyle w:val="CommentReference"/>
        </w:rPr>
        <w:annotationRef/>
      </w:r>
      <w:r w:rsidRPr="77E00148">
        <w:t>Still that cover is there, but I am able to review it now.</w:t>
      </w:r>
    </w:p>
  </w:comment>
  <w:comment w:initials="KM" w:author="Kolarkunnu, Muneer" w:date="2026-02-26T22:45:00Z" w:id="425">
    <w:p w:rsidR="006C64EA" w:rsidRDefault="00B94F92" w14:paraId="3EBC36F2" w14:textId="72416E60">
      <w:pPr>
        <w:pStyle w:val="CommentText"/>
      </w:pPr>
      <w:r>
        <w:rPr>
          <w:rStyle w:val="CommentReference"/>
        </w:rPr>
        <w:annotationRef/>
      </w:r>
      <w:r w:rsidRPr="2142F350">
        <w:t>Welcome to Chapter 5 than Welcome back, since this is first lesson ? :)</w:t>
      </w:r>
    </w:p>
  </w:comment>
  <w:comment w:initials="GB" w:author="Graf, Brian" w:date="2026-02-23T14:18:00Z" w:id="424">
    <w:p w:rsidR="002D11F7" w:rsidRDefault="002D11F7" w14:paraId="177A60B9" w14:textId="4AA9671B">
      <w:pPr>
        <w:pStyle w:val="CommentText"/>
      </w:pPr>
      <w:r>
        <w:rPr>
          <w:rStyle w:val="CommentReference"/>
        </w:rPr>
        <w:annotationRef/>
      </w:r>
      <w:r w:rsidRPr="1384C0C7">
        <w:t xml:space="preserve">@kass make sure the Chatper 5 description (shows {To be written}) is filled out, as well as the description for 5-1 </w:t>
      </w:r>
      <w:r>
        <w:fldChar w:fldCharType="begin"/>
      </w:r>
      <w:r>
        <w:instrText xml:space="preserve"> HYPERLINK "mailto:kassian@netapp.com"</w:instrText>
      </w:r>
      <w:bookmarkStart w:name="_@_BE2E1730C7824673A502901DB01B4279Z" w:id="426"/>
      <w:r>
        <w:fldChar w:fldCharType="separate"/>
      </w:r>
      <w:bookmarkEnd w:id="426"/>
      <w:r w:rsidRPr="1FC12519">
        <w:rPr>
          <w:rStyle w:val="Mention"/>
          <w:noProof/>
        </w:rPr>
        <w:t>@Wren, Kassian</w:t>
      </w:r>
      <w:r>
        <w:fldChar w:fldCharType="end"/>
      </w:r>
      <w:r w:rsidRPr="4A019FFC">
        <w:t xml:space="preserve"> </w:t>
      </w:r>
    </w:p>
  </w:comment>
  <w:comment w:initials="GB" w:author="Graf, Brian" w:date="2026-02-23T14:31:00Z" w:id="427">
    <w:p w:rsidR="00330249" w:rsidRDefault="00330249" w14:paraId="63694C30" w14:textId="65A4230F">
      <w:pPr>
        <w:pStyle w:val="CommentText"/>
      </w:pPr>
      <w:r>
        <w:rPr>
          <w:rStyle w:val="CommentReference"/>
        </w:rPr>
        <w:annotationRef/>
      </w:r>
      <w:r>
        <w:fldChar w:fldCharType="begin"/>
      </w:r>
      <w:r>
        <w:instrText xml:space="preserve"> HYPERLINK "mailto:kassian@netapp.com"</w:instrText>
      </w:r>
      <w:bookmarkStart w:name="_@_F295EAB5EA1A46E6B822794479AF6AFCZ" w:id="428"/>
      <w:r>
        <w:fldChar w:fldCharType="separate"/>
      </w:r>
      <w:bookmarkEnd w:id="428"/>
      <w:r w:rsidRPr="5A4EFCAE">
        <w:rPr>
          <w:rStyle w:val="Mention"/>
          <w:noProof/>
        </w:rPr>
        <w:t>@Wren, Kassian</w:t>
      </w:r>
      <w:r>
        <w:fldChar w:fldCharType="end"/>
      </w:r>
      <w:r w:rsidRPr="3E6531FC">
        <w:t xml:space="preserve"> I like where you are going with this, distribution across AZ's is important, however AZ's are still within the Region construct, so talking about customers in multiple regions and then AZ-distribution misses the mark a little.</w:t>
      </w:r>
    </w:p>
  </w:comment>
  <w:comment w:initials="KM" w:author="Kolarkunnu, Muneer" w:date="2026-02-27T11:08:00Z" w:id="429">
    <w:p w:rsidR="006C64EA" w:rsidRDefault="00B94F92" w14:paraId="34020893" w14:textId="0F364659">
      <w:pPr>
        <w:pStyle w:val="CommentText"/>
      </w:pPr>
      <w:r>
        <w:rPr>
          <w:rStyle w:val="CommentReference"/>
        </w:rPr>
        <w:annotationRef/>
      </w:r>
      <w:r w:rsidRPr="3EC5688D">
        <w:t>I like the write up.</w:t>
      </w:r>
    </w:p>
    <w:p w:rsidR="006C64EA" w:rsidRDefault="00B94F92" w14:paraId="5CBF80FC" w14:textId="15D9C7BF">
      <w:pPr>
        <w:pStyle w:val="CommentText"/>
      </w:pPr>
      <w:r w:rsidRPr="02BF73F6">
        <w:t>If you show a demo for these each use cases like force-merge, unallocated shards, adding more nodes or disks resolve the issue of unallocated shards, etc it will be more realistic and understandable.</w:t>
      </w:r>
    </w:p>
  </w:comment>
  <w:comment w:initials="GB" w:author="Graf, Brian" w:date="2026-02-23T14:49:00Z" w:id="433">
    <w:p w:rsidR="006A4A73" w:rsidRDefault="006A4A73" w14:paraId="55CE9CA4" w14:textId="269EF26B">
      <w:pPr>
        <w:pStyle w:val="CommentText"/>
      </w:pPr>
      <w:r>
        <w:rPr>
          <w:rStyle w:val="CommentReference"/>
        </w:rPr>
        <w:annotationRef/>
      </w:r>
      <w:r>
        <w:fldChar w:fldCharType="begin"/>
      </w:r>
      <w:r>
        <w:instrText xml:space="preserve"> HYPERLINK "mailto:kassian@netapp.com"</w:instrText>
      </w:r>
      <w:bookmarkStart w:name="_@_24E648F76DAB4DF99896056C42F6FE51Z" w:id="436"/>
      <w:r>
        <w:fldChar w:fldCharType="separate"/>
      </w:r>
      <w:bookmarkEnd w:id="436"/>
      <w:r w:rsidRPr="63930D5B">
        <w:rPr>
          <w:rStyle w:val="Mention"/>
          <w:noProof/>
        </w:rPr>
        <w:t>@Wren, Kassian</w:t>
      </w:r>
      <w:r>
        <w:fldChar w:fldCharType="end"/>
      </w:r>
      <w:r w:rsidRPr="7A079AFC">
        <w:t xml:space="preserve"> is this too much like the lessons on index optimization in the RAG chapter?</w:t>
      </w:r>
    </w:p>
  </w:comment>
  <w:comment w:initials="KW" w:author="Wren, Kassian" w:date="2026-02-25T09:59:00Z" w:id="434">
    <w:p w:rsidR="00CD049B" w:rsidP="00CD049B" w:rsidRDefault="00CD049B" w14:paraId="23B7E54F" w14:textId="77777777">
      <w:pPr>
        <w:pStyle w:val="CommentText"/>
      </w:pPr>
      <w:r>
        <w:rPr>
          <w:rStyle w:val="CommentReference"/>
        </w:rPr>
        <w:annotationRef/>
      </w:r>
      <w:r>
        <w:t>I would argue no. Mostly because this one is broader in scope and introduces techniques not used in 4-2.</w:t>
      </w:r>
    </w:p>
  </w:comment>
  <w:comment w:initials="GB" w:author="Graf, Brian" w:date="2026-02-23T14:53:00Z" w:id="440">
    <w:p w:rsidR="00A81E41" w:rsidRDefault="00A81E41" w14:paraId="1E3D51A9" w14:textId="2DBF16AA">
      <w:pPr>
        <w:pStyle w:val="CommentText"/>
      </w:pPr>
      <w:r>
        <w:rPr>
          <w:rStyle w:val="CommentReference"/>
        </w:rPr>
        <w:annotationRef/>
      </w:r>
      <w:r>
        <w:fldChar w:fldCharType="begin"/>
      </w:r>
      <w:r>
        <w:instrText xml:space="preserve"> HYPERLINK "mailto:kassian@netapp.com"</w:instrText>
      </w:r>
      <w:bookmarkStart w:name="_@_EAF99EAB324C466E8DA3DAA01C935D1AZ" w:id="441"/>
      <w:r>
        <w:fldChar w:fldCharType="separate"/>
      </w:r>
      <w:bookmarkEnd w:id="441"/>
      <w:r w:rsidRPr="1B21D798">
        <w:rPr>
          <w:rStyle w:val="Mention"/>
          <w:noProof/>
        </w:rPr>
        <w:t>@Wren, Kassian</w:t>
      </w:r>
      <w:r>
        <w:fldChar w:fldCharType="end"/>
      </w:r>
      <w:r w:rsidRPr="4190BD14">
        <w:t xml:space="preserve"> essentially saying the same thing</w:t>
      </w:r>
    </w:p>
  </w:comment>
  <w:comment w:initials="GB" w:author="Graf, Brian" w:date="2026-02-23T14:54:00Z" w:id="442">
    <w:p w:rsidR="00D55474" w:rsidRDefault="00D55474" w14:paraId="1E30511C" w14:textId="467A5CFF">
      <w:pPr>
        <w:pStyle w:val="CommentText"/>
      </w:pPr>
      <w:r>
        <w:rPr>
          <w:rStyle w:val="CommentReference"/>
        </w:rPr>
        <w:annotationRef/>
      </w:r>
      <w:r w:rsidRPr="5AF4C2C6">
        <w:t>expound on this maybe</w:t>
      </w:r>
    </w:p>
    <w:p w:rsidR="00D55474" w:rsidRDefault="00D55474" w14:paraId="0F89F407" w14:textId="5BC28008">
      <w:pPr>
        <w:pStyle w:val="CommentText"/>
      </w:pPr>
      <w:r>
        <w:fldChar w:fldCharType="begin"/>
      </w:r>
      <w:r>
        <w:instrText xml:space="preserve"> HYPERLINK "mailto:kassian@netapp.com"</w:instrText>
      </w:r>
      <w:bookmarkStart w:name="_@_84AE209E22074E75B4EB011BCF1BC341Z" w:id="443"/>
      <w:r>
        <w:fldChar w:fldCharType="separate"/>
      </w:r>
      <w:bookmarkEnd w:id="443"/>
      <w:r w:rsidRPr="638DA19B">
        <w:rPr>
          <w:rStyle w:val="Mention"/>
          <w:noProof/>
        </w:rPr>
        <w:t>@Wren, Kassian</w:t>
      </w:r>
      <w:r>
        <w:fldChar w:fldCharType="end"/>
      </w:r>
      <w:r w:rsidRPr="40513314">
        <w:t xml:space="preserve"> </w:t>
      </w:r>
    </w:p>
  </w:comment>
  <w:comment w:initials="GB" w:author="Graf, Brian" w:date="2026-02-23T14:55:00Z" w:id="444">
    <w:p w:rsidR="00213D53" w:rsidRDefault="00213D53" w14:paraId="501A963C" w14:textId="1E59116A">
      <w:pPr>
        <w:pStyle w:val="CommentText"/>
      </w:pPr>
      <w:r>
        <w:rPr>
          <w:rStyle w:val="CommentReference"/>
        </w:rPr>
        <w:annotationRef/>
      </w:r>
      <w:r w:rsidRPr="66E1B583">
        <w:t xml:space="preserve">Please go re-read the sharding sections of Chapter 4 and figure out what portions of chapter 5 sharding can be removed </w:t>
      </w:r>
    </w:p>
    <w:p w:rsidR="00213D53" w:rsidRDefault="00213D53" w14:paraId="756AE5FF" w14:textId="69AB261D">
      <w:pPr>
        <w:pStyle w:val="CommentText"/>
      </w:pPr>
      <w:r>
        <w:fldChar w:fldCharType="begin"/>
      </w:r>
      <w:r>
        <w:instrText xml:space="preserve"> HYPERLINK "mailto:kassian@netapp.com"</w:instrText>
      </w:r>
      <w:bookmarkStart w:name="_@_13FF852206304D67B34176C805046EF6Z" w:id="446"/>
      <w:r>
        <w:fldChar w:fldCharType="separate"/>
      </w:r>
      <w:bookmarkEnd w:id="446"/>
      <w:r w:rsidRPr="16ED56E8">
        <w:rPr>
          <w:rStyle w:val="Mention"/>
          <w:noProof/>
        </w:rPr>
        <w:t>@Wren, Kassian</w:t>
      </w:r>
      <w:r>
        <w:fldChar w:fldCharType="end"/>
      </w:r>
      <w:r w:rsidRPr="5439370E">
        <w:t xml:space="preserve"> </w:t>
      </w:r>
    </w:p>
  </w:comment>
  <w:comment w:initials="KW" w:author="Wren, Kassian" w:date="2026-02-25T10:11:00Z" w:id="445">
    <w:p w:rsidR="00302FEA" w:rsidP="00302FEA" w:rsidRDefault="00302FEA" w14:paraId="2A29C292" w14:textId="77777777">
      <w:pPr>
        <w:pStyle w:val="CommentText"/>
      </w:pPr>
      <w:r>
        <w:rPr>
          <w:rStyle w:val="CommentReference"/>
        </w:rPr>
        <w:annotationRef/>
      </w:r>
      <w:r>
        <w:t>There’s not a lot of overlap, just a line about shards being Lucene Indexes. Added a note.</w:t>
      </w:r>
    </w:p>
  </w:comment>
  <w:comment w:initials="GB" w:author="Graf, Brian" w:date="2026-02-23T14:57:00Z" w:id="447">
    <w:p w:rsidR="00401840" w:rsidRDefault="00401840" w14:paraId="53248845" w14:textId="5D381F0E">
      <w:pPr>
        <w:pStyle w:val="CommentText"/>
      </w:pPr>
      <w:r>
        <w:rPr>
          <w:rStyle w:val="CommentReference"/>
        </w:rPr>
        <w:annotationRef/>
      </w:r>
      <w:r>
        <w:fldChar w:fldCharType="begin"/>
      </w:r>
      <w:r>
        <w:instrText xml:space="preserve"> HYPERLINK "mailto:kassian@netapp.com"</w:instrText>
      </w:r>
      <w:bookmarkStart w:name="_@_2F4626A25C014E47BB1864DE83F18C44Z" w:id="449"/>
      <w:r>
        <w:fldChar w:fldCharType="separate"/>
      </w:r>
      <w:bookmarkEnd w:id="449"/>
      <w:r w:rsidRPr="3C0CB382">
        <w:rPr>
          <w:rStyle w:val="Mention"/>
          <w:noProof/>
        </w:rPr>
        <w:t>@Wren, Kassian</w:t>
      </w:r>
      <w:r>
        <w:fldChar w:fldCharType="end"/>
      </w:r>
      <w:r w:rsidRPr="3A76F6AC">
        <w:t xml:space="preserve"> I think we said 30GB was optimal in the previous chapter, correct? if different here we should explain why this is optimal in this case vs what we said in chapter 4</w:t>
      </w:r>
    </w:p>
  </w:comment>
  <w:comment w:initials="KW" w:author="Wren, Kassian" w:date="2026-02-25T10:15:00Z" w:id="448">
    <w:p w:rsidR="00270826" w:rsidP="00270826" w:rsidRDefault="00270826" w14:paraId="553D2591" w14:textId="77777777">
      <w:pPr>
        <w:pStyle w:val="CommentText"/>
      </w:pPr>
      <w:r>
        <w:rPr>
          <w:rStyle w:val="CommentReference"/>
        </w:rPr>
        <w:annotationRef/>
      </w:r>
      <w:r>
        <w:t>I explicitly defer shard sizing in ch 4 to ch 5 iirc.</w:t>
      </w:r>
    </w:p>
  </w:comment>
  <w:comment w:initials="GB" w:author="Graf, Brian" w:date="2026-02-23T14:58:00Z" w:id="450">
    <w:p w:rsidR="000106F0" w:rsidRDefault="000106F0" w14:paraId="2C86617A" w14:textId="7A6E3130">
      <w:pPr>
        <w:pStyle w:val="CommentText"/>
      </w:pPr>
      <w:r>
        <w:rPr>
          <w:rStyle w:val="CommentReference"/>
        </w:rPr>
        <w:annotationRef/>
      </w:r>
      <w:r w:rsidRPr="26257F79">
        <w:t xml:space="preserve">I like where this is going, but it seems to stop abruptly. talk more about the bookstore's indices here </w:t>
      </w:r>
      <w:r>
        <w:fldChar w:fldCharType="begin"/>
      </w:r>
      <w:r>
        <w:instrText xml:space="preserve"> HYPERLINK "mailto:kassian@netapp.com"</w:instrText>
      </w:r>
      <w:bookmarkStart w:name="_@_DDD2B987CF21427F8D99E29C23DDCD73Z" w:id="451"/>
      <w:r>
        <w:fldChar w:fldCharType="separate"/>
      </w:r>
      <w:bookmarkEnd w:id="451"/>
      <w:r w:rsidRPr="11CF2E55">
        <w:rPr>
          <w:rStyle w:val="Mention"/>
          <w:noProof/>
        </w:rPr>
        <w:t>@Wren, Kassian</w:t>
      </w:r>
      <w:r>
        <w:fldChar w:fldCharType="end"/>
      </w:r>
      <w:r w:rsidRPr="70DC0291">
        <w:t xml:space="preserve"> </w:t>
      </w:r>
    </w:p>
  </w:comment>
  <w:comment w:initials="GB" w:author="Graf, Brian" w:date="2026-02-23T14:59:00Z" w:id="452">
    <w:p w:rsidR="003B2D29" w:rsidRDefault="003B2D29" w14:paraId="35B5F994" w14:textId="6A70C522">
      <w:pPr>
        <w:pStyle w:val="CommentText"/>
      </w:pPr>
      <w:r>
        <w:rPr>
          <w:rStyle w:val="CommentReference"/>
        </w:rPr>
        <w:annotationRef/>
      </w:r>
      <w:r w:rsidRPr="6121F07F">
        <w:t>What are the policies we can use here? let's do an example and talk through it, not just as a definition.</w:t>
      </w:r>
    </w:p>
    <w:p w:rsidR="003B2D29" w:rsidRDefault="003B2D29" w14:paraId="7AA3B959" w14:textId="085D3C6B">
      <w:pPr>
        <w:pStyle w:val="CommentText"/>
      </w:pPr>
      <w:r>
        <w:fldChar w:fldCharType="begin"/>
      </w:r>
      <w:r>
        <w:instrText xml:space="preserve"> HYPERLINK "mailto:kassian@netapp.com"</w:instrText>
      </w:r>
      <w:bookmarkStart w:name="_@_66044C42E3364658990D731575D0D17EZ" w:id="453"/>
      <w:r>
        <w:fldChar w:fldCharType="separate"/>
      </w:r>
      <w:bookmarkEnd w:id="453"/>
      <w:r w:rsidRPr="04E921B3">
        <w:rPr>
          <w:rStyle w:val="Mention"/>
          <w:noProof/>
        </w:rPr>
        <w:t>@Wren, Kassian</w:t>
      </w:r>
      <w:r>
        <w:fldChar w:fldCharType="end"/>
      </w:r>
      <w:r w:rsidRPr="2825C003">
        <w:t xml:space="preserve"> </w:t>
      </w:r>
    </w:p>
  </w:comment>
  <w:comment w:initials="GB" w:author="Graf, Brian" w:date="2026-02-23T15:00:00Z" w:id="454">
    <w:p w:rsidR="00B25F09" w:rsidRDefault="00B25F09" w14:paraId="60E6AA0A" w14:textId="12F8810E">
      <w:pPr>
        <w:pStyle w:val="CommentText"/>
      </w:pPr>
      <w:r>
        <w:rPr>
          <w:rStyle w:val="CommentReference"/>
        </w:rPr>
        <w:annotationRef/>
      </w:r>
      <w:r w:rsidRPr="5A2B15FC">
        <w:t xml:space="preserve">Can an admin make an index read-only to shrink the index and then pull it out of read-only mode? this feels like a taste of something cool but lacks followthrough on details for the viewer </w:t>
      </w:r>
      <w:r>
        <w:fldChar w:fldCharType="begin"/>
      </w:r>
      <w:r>
        <w:instrText xml:space="preserve"> HYPERLINK "mailto:kassian@netapp.com"</w:instrText>
      </w:r>
      <w:bookmarkStart w:name="_@_25927C84DD074D5DA02C9732EDA0AA56Z" w:id="455"/>
      <w:r>
        <w:fldChar w:fldCharType="separate"/>
      </w:r>
      <w:bookmarkEnd w:id="455"/>
      <w:r w:rsidRPr="42BA4DC9">
        <w:rPr>
          <w:rStyle w:val="Mention"/>
          <w:noProof/>
        </w:rPr>
        <w:t>@Wren, Kassian</w:t>
      </w:r>
      <w:r>
        <w:fldChar w:fldCharType="end"/>
      </w:r>
      <w:r w:rsidRPr="239C1E63">
        <w:t xml:space="preserve"> </w:t>
      </w:r>
    </w:p>
  </w:comment>
  <w:comment w:initials="GB" w:author="Graf, Brian" w:date="2026-02-23T15:02:00Z" w:id="456">
    <w:p w:rsidR="00057943" w:rsidRDefault="00057943" w14:paraId="45859C0B" w14:textId="7E205A4E">
      <w:pPr>
        <w:pStyle w:val="CommentText"/>
      </w:pPr>
      <w:r>
        <w:rPr>
          <w:rStyle w:val="CommentReference"/>
        </w:rPr>
        <w:annotationRef/>
      </w:r>
      <w:r w:rsidRPr="6E49B394">
        <w:t xml:space="preserve">Is this an option (bandaid) for if you can't put your index in read-only mode? </w:t>
      </w:r>
      <w:r>
        <w:fldChar w:fldCharType="begin"/>
      </w:r>
      <w:r>
        <w:instrText xml:space="preserve"> HYPERLINK "mailto:kassian@netapp.com"</w:instrText>
      </w:r>
      <w:bookmarkStart w:name="_@_A361EA4533934DB0B339CFDAE66E8BB1Z" w:id="458"/>
      <w:r>
        <w:fldChar w:fldCharType="separate"/>
      </w:r>
      <w:bookmarkEnd w:id="458"/>
      <w:r w:rsidRPr="0DCFC4E2">
        <w:rPr>
          <w:rStyle w:val="Mention"/>
          <w:noProof/>
        </w:rPr>
        <w:t>@Wren, Kassian</w:t>
      </w:r>
      <w:r>
        <w:fldChar w:fldCharType="end"/>
      </w:r>
      <w:r w:rsidRPr="18EA14F0">
        <w:t xml:space="preserve"> </w:t>
      </w:r>
    </w:p>
  </w:comment>
  <w:comment w:initials="KW" w:author="Wren, Kassian" w:date="2026-02-25T10:39:00Z" w:id="457">
    <w:p w:rsidR="00DD297A" w:rsidP="00DD297A" w:rsidRDefault="00DD297A" w14:paraId="6912CA62" w14:textId="77777777">
      <w:pPr>
        <w:pStyle w:val="CommentText"/>
      </w:pPr>
      <w:r>
        <w:rPr>
          <w:rStyle w:val="CommentReference"/>
        </w:rPr>
        <w:annotationRef/>
      </w:r>
      <w:r>
        <w:t>More pointing out that there are steps you can take without inducing downtime.</w:t>
      </w:r>
    </w:p>
  </w:comment>
  <w:comment w:initials="GB" w:author="Graf, Brian" w:date="2026-02-23T15:04:00Z" w:id="459">
    <w:p w:rsidR="00A1414C" w:rsidRDefault="00A1414C" w14:paraId="22E6AE45" w14:textId="3BCBB0C1">
      <w:pPr>
        <w:pStyle w:val="CommentText"/>
      </w:pPr>
      <w:r>
        <w:rPr>
          <w:rStyle w:val="CommentReference"/>
        </w:rPr>
        <w:annotationRef/>
      </w:r>
      <w:r w:rsidRPr="7CD27433">
        <w:t>up until this point my understanding was re-indexing was essentially creating a new index. How is creating different than re-indexing?</w:t>
      </w:r>
    </w:p>
    <w:p w:rsidR="00A1414C" w:rsidRDefault="00A1414C" w14:paraId="5A975EFE" w14:textId="749D1C46">
      <w:pPr>
        <w:pStyle w:val="CommentText"/>
      </w:pPr>
      <w:r>
        <w:fldChar w:fldCharType="begin"/>
      </w:r>
      <w:r>
        <w:instrText xml:space="preserve"> HYPERLINK "mailto:kassian@netapp.com"</w:instrText>
      </w:r>
      <w:bookmarkStart w:name="_@_D4F350B13694439C90644FEF88EB92E6Z" w:id="461"/>
      <w:r>
        <w:fldChar w:fldCharType="separate"/>
      </w:r>
      <w:bookmarkEnd w:id="461"/>
      <w:r w:rsidRPr="62B2ADFC">
        <w:rPr>
          <w:rStyle w:val="Mention"/>
          <w:noProof/>
        </w:rPr>
        <w:t>@Wren, Kassian</w:t>
      </w:r>
      <w:r>
        <w:fldChar w:fldCharType="end"/>
      </w:r>
      <w:r w:rsidRPr="5852AD33">
        <w:t xml:space="preserve"> </w:t>
      </w:r>
    </w:p>
  </w:comment>
  <w:comment w:initials="KW" w:author="Wren, Kassian" w:date="2026-02-25T10:41:00Z" w:id="460">
    <w:p w:rsidR="00103E5B" w:rsidP="00103E5B" w:rsidRDefault="00103E5B" w14:paraId="0FDCBDDB" w14:textId="77777777">
      <w:pPr>
        <w:pStyle w:val="CommentText"/>
      </w:pPr>
      <w:r>
        <w:rPr>
          <w:rStyle w:val="CommentReference"/>
        </w:rPr>
        <w:annotationRef/>
      </w:r>
      <w:r>
        <w:t>That’s a  good point, caught a language inconsistency. Re-worded.</w:t>
      </w:r>
      <w:r>
        <w:br/>
      </w:r>
    </w:p>
  </w:comment>
  <w:comment w:initials="GB" w:author="Graf, Brian" w:date="2026-03-03T15:02:00Z" w:id="468">
    <w:p w:rsidR="00B56F0B" w:rsidRDefault="00B56F0B" w14:paraId="2C686B8C" w14:textId="711089BD">
      <w:pPr>
        <w:pStyle w:val="CommentText"/>
      </w:pPr>
      <w:r>
        <w:rPr>
          <w:rStyle w:val="CommentReference"/>
        </w:rPr>
        <w:annotationRef/>
      </w:r>
      <w:r>
        <w:fldChar w:fldCharType="begin"/>
      </w:r>
      <w:r>
        <w:instrText xml:space="preserve"> HYPERLINK "mailto:kassian@netapp.com"</w:instrText>
      </w:r>
      <w:bookmarkStart w:name="_@_543650915DD5444FBF846F90C6EC97FDZ" w:id="470"/>
      <w:r>
        <w:fldChar w:fldCharType="separate"/>
      </w:r>
      <w:bookmarkEnd w:id="470"/>
      <w:r w:rsidRPr="4E0854F4">
        <w:rPr>
          <w:rStyle w:val="Mention"/>
          <w:noProof/>
        </w:rPr>
        <w:t>@Wren, Kassian</w:t>
      </w:r>
      <w:r>
        <w:fldChar w:fldCharType="end"/>
      </w:r>
      <w:r w:rsidRPr="43FB1380">
        <w:t xml:space="preserve"> this is chapter 5: Production Optimizations for OpenSearch clusters </w:t>
      </w:r>
    </w:p>
    <w:p w:rsidR="00B56F0B" w:rsidRDefault="00B56F0B" w14:paraId="011A91FF" w14:textId="36744E13">
      <w:pPr>
        <w:pStyle w:val="CommentText"/>
      </w:pPr>
    </w:p>
    <w:p w:rsidR="00B56F0B" w:rsidRDefault="00B56F0B" w14:paraId="267FC84A" w14:textId="72AAAF8B">
      <w:pPr>
        <w:pStyle w:val="CommentText"/>
      </w:pPr>
      <w:r w:rsidRPr="2C96A87C">
        <w:t>This intro sounds like it's the first time we are talking about vectors. The intro needs to fit the topic of the chapter.</w:t>
      </w:r>
    </w:p>
  </w:comment>
  <w:comment w:initials="GB" w:author="Graf, Brian" w:date="2026-02-23T15:13:00Z" w:id="471">
    <w:p w:rsidR="00081271" w:rsidRDefault="00081271" w14:paraId="54420D04" w14:textId="38D6F9BA">
      <w:pPr>
        <w:pStyle w:val="CommentText"/>
      </w:pPr>
      <w:r>
        <w:rPr>
          <w:rStyle w:val="CommentReference"/>
        </w:rPr>
        <w:annotationRef/>
      </w:r>
      <w:r>
        <w:fldChar w:fldCharType="begin"/>
      </w:r>
      <w:r>
        <w:instrText xml:space="preserve"> HYPERLINK "mailto:kassian@netapp.com"</w:instrText>
      </w:r>
      <w:bookmarkStart w:name="_@_36B79DEA7F97435797AA178C8A2EF2D2Z" w:id="472"/>
      <w:r>
        <w:fldChar w:fldCharType="separate"/>
      </w:r>
      <w:bookmarkEnd w:id="472"/>
      <w:r w:rsidRPr="56756917">
        <w:rPr>
          <w:rStyle w:val="Mention"/>
          <w:noProof/>
        </w:rPr>
        <w:t>@Wren, Kassian</w:t>
      </w:r>
      <w:r>
        <w:fldChar w:fldCharType="end"/>
      </w:r>
      <w:r w:rsidRPr="11F1136A">
        <w:t xml:space="preserve"> some weird symbols</w:t>
      </w:r>
    </w:p>
  </w:comment>
  <w:comment w:initials="GB" w:author="Graf, Brian" w:date="2026-03-03T15:03:00Z" w:id="473">
    <w:p w:rsidR="00B56F0B" w:rsidRDefault="00B56F0B" w14:paraId="628CC550" w14:textId="7BD53787">
      <w:pPr>
        <w:pStyle w:val="CommentText"/>
      </w:pPr>
      <w:r>
        <w:rPr>
          <w:rStyle w:val="CommentReference"/>
        </w:rPr>
        <w:annotationRef/>
      </w:r>
      <w:r>
        <w:fldChar w:fldCharType="begin"/>
      </w:r>
      <w:r>
        <w:instrText xml:space="preserve"> HYPERLINK "mailto:kassian@netapp.com"</w:instrText>
      </w:r>
      <w:bookmarkStart w:name="_@_CB1FEA57B1484076AEEAB2AD8ACBC55EZ" w:id="474"/>
      <w:r>
        <w:fldChar w:fldCharType="separate"/>
      </w:r>
      <w:bookmarkEnd w:id="474"/>
      <w:r w:rsidRPr="54D25E05">
        <w:rPr>
          <w:rStyle w:val="Mention"/>
          <w:noProof/>
        </w:rPr>
        <w:t>@Wren, Kassian</w:t>
      </w:r>
      <w:r>
        <w:fldChar w:fldCharType="end"/>
      </w:r>
      <w:r w:rsidRPr="39FDE075">
        <w:t xml:space="preserve"> between what?</w:t>
      </w:r>
    </w:p>
  </w:comment>
  <w:comment w:initials="YM" w:author="Yancey, Michelle" w:date="2026-03-02T18:49:00Z" w:id="475">
    <w:p w:rsidR="00324BAE" w:rsidP="00324BAE" w:rsidRDefault="00324BAE" w14:paraId="4E832150" w14:textId="37867B8E">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48527C775605FC4094D16A06A7844380Z" w:id="476"/>
      <w:r>
        <w:rPr>
          <w:sz w:val="20"/>
          <w:szCs w:val="20"/>
        </w:rPr>
        <w:fldChar w:fldCharType="separate"/>
      </w:r>
      <w:bookmarkEnd w:id="476"/>
      <w:r w:rsidRPr="00324BAE">
        <w:rPr>
          <w:rStyle w:val="Mention"/>
          <w:noProof/>
          <w:sz w:val="20"/>
          <w:szCs w:val="20"/>
        </w:rPr>
        <w:t>@Wren, Kassian</w:t>
      </w:r>
      <w:r>
        <w:rPr>
          <w:sz w:val="20"/>
          <w:szCs w:val="20"/>
        </w:rPr>
        <w:fldChar w:fldCharType="end"/>
      </w:r>
      <w:r>
        <w:rPr>
          <w:sz w:val="20"/>
          <w:szCs w:val="20"/>
        </w:rPr>
        <w:t xml:space="preserve"> Why what matters? I'm not sure that "that" is referring to</w:t>
      </w:r>
    </w:p>
  </w:comment>
  <w:comment w:initials="GB" w:author="Graf, Brian" w:date="2026-03-03T15:06:00Z" w:id="478">
    <w:p w:rsidR="00B56F0B" w:rsidRDefault="00B56F0B" w14:paraId="5B06682B" w14:textId="4DB36967">
      <w:pPr>
        <w:pStyle w:val="CommentText"/>
      </w:pPr>
      <w:r>
        <w:rPr>
          <w:rStyle w:val="CommentReference"/>
        </w:rPr>
        <w:annotationRef/>
      </w:r>
      <w:r w:rsidRPr="1CFFB57E">
        <w:t xml:space="preserve">'between nodes' correct? </w:t>
      </w:r>
      <w:r>
        <w:fldChar w:fldCharType="begin"/>
      </w:r>
      <w:r>
        <w:instrText xml:space="preserve"> HYPERLINK "mailto:kassian@netapp.com"</w:instrText>
      </w:r>
      <w:bookmarkStart w:name="_@_B740D24D9001453EB0642C8B065EBCFCZ" w:id="479"/>
      <w:r>
        <w:fldChar w:fldCharType="separate"/>
      </w:r>
      <w:bookmarkEnd w:id="479"/>
      <w:r w:rsidRPr="433CD788">
        <w:rPr>
          <w:rStyle w:val="Mention"/>
          <w:noProof/>
        </w:rPr>
        <w:t>@Wren, Kassian</w:t>
      </w:r>
      <w:r>
        <w:fldChar w:fldCharType="end"/>
      </w:r>
      <w:r w:rsidRPr="6B3E0445">
        <w:t xml:space="preserve"> </w:t>
      </w:r>
    </w:p>
  </w:comment>
  <w:comment w:initials="KM" w:author="Kolarkunnu, Muneer" w:date="2026-02-27T14:57:00Z" w:id="477">
    <w:p w:rsidR="006C64EA" w:rsidRDefault="00B94F92" w14:paraId="4E57D4E2" w14:textId="6EAFFD17">
      <w:pPr>
        <w:pStyle w:val="CommentText"/>
      </w:pPr>
      <w:r>
        <w:rPr>
          <w:rStyle w:val="CommentReference"/>
        </w:rPr>
        <w:annotationRef/>
      </w:r>
      <w:r w:rsidRPr="0B8A8D93">
        <w:t>It's very hard to understand this</w:t>
      </w:r>
    </w:p>
  </w:comment>
  <w:comment w:initials="GB" w:author="Graf, Brian" w:date="2026-02-23T15:16:00Z" w:id="482">
    <w:p w:rsidR="00081271" w:rsidRDefault="00081271" w14:paraId="70204ABC" w14:textId="2488EECC">
      <w:pPr>
        <w:pStyle w:val="CommentText"/>
      </w:pPr>
      <w:r>
        <w:rPr>
          <w:rStyle w:val="CommentReference"/>
        </w:rPr>
        <w:annotationRef/>
      </w:r>
      <w:r>
        <w:fldChar w:fldCharType="begin"/>
      </w:r>
      <w:r>
        <w:instrText xml:space="preserve"> HYPERLINK "mailto:kassian@netapp.com"</w:instrText>
      </w:r>
      <w:bookmarkStart w:name="_@_64EE8A16B9EB4F8D927B16D0D66724BEZ" w:id="483"/>
      <w:r>
        <w:fldChar w:fldCharType="separate"/>
      </w:r>
      <w:bookmarkEnd w:id="483"/>
      <w:r w:rsidRPr="0194E767">
        <w:rPr>
          <w:rStyle w:val="Mention"/>
          <w:noProof/>
        </w:rPr>
        <w:t>@Wren, Kassian</w:t>
      </w:r>
      <w:r>
        <w:fldChar w:fldCharType="end"/>
      </w:r>
      <w:r w:rsidRPr="227CF075">
        <w:t xml:space="preserve"> OpenSearch's Faiss engine uses CPU SIMD acceleration, not GPU. GPU is relevant tot he ML inference layer, not k-NN search. Need to make that distinction</w:t>
      </w:r>
    </w:p>
  </w:comment>
  <w:comment w:initials="KM" w:author="Kolarkunnu, Muneer" w:date="2026-02-27T14:59:00Z" w:id="481">
    <w:p w:rsidR="006C64EA" w:rsidRDefault="00B94F92" w14:paraId="7C222800" w14:textId="180287CD">
      <w:pPr>
        <w:pStyle w:val="CommentText"/>
      </w:pPr>
      <w:r>
        <w:rPr>
          <w:rStyle w:val="CommentReference"/>
        </w:rPr>
        <w:annotationRef/>
      </w:r>
      <w:r w:rsidRPr="5A724AFB">
        <w:t>This is also hard to understand</w:t>
      </w:r>
    </w:p>
  </w:comment>
  <w:comment w:initials="GB" w:author="Graf, Brian" w:date="2026-03-03T15:15:00Z" w:id="484">
    <w:p w:rsidR="001A16F9" w:rsidRDefault="001A16F9" w14:paraId="78F9F2B4" w14:textId="7A283D19">
      <w:pPr>
        <w:pStyle w:val="CommentText"/>
      </w:pPr>
      <w:r>
        <w:rPr>
          <w:rStyle w:val="CommentReference"/>
        </w:rPr>
        <w:annotationRef/>
      </w:r>
      <w:r>
        <w:fldChar w:fldCharType="begin"/>
      </w:r>
      <w:r>
        <w:instrText xml:space="preserve"> HYPERLINK "mailto:kassian@netapp.com"</w:instrText>
      </w:r>
      <w:bookmarkStart w:name="_@_FDAE9E99E3714356823CF4988F43535BZ" w:id="485"/>
      <w:r>
        <w:fldChar w:fldCharType="separate"/>
      </w:r>
      <w:bookmarkEnd w:id="485"/>
      <w:r w:rsidRPr="1790822E">
        <w:rPr>
          <w:rStyle w:val="Mention"/>
          <w:noProof/>
        </w:rPr>
        <w:t>@Wren, Kassian</w:t>
      </w:r>
      <w:r>
        <w:fldChar w:fldCharType="end"/>
      </w:r>
      <w:r w:rsidRPr="0DE36095">
        <w:t xml:space="preserve"> we should add the query as a visual to the right of this,</w:t>
      </w:r>
    </w:p>
  </w:comment>
  <w:comment w:initials="YM" w:author="Yancey, Michelle" w:date="2026-03-05T17:47:00Z" w:id="486">
    <w:p w:rsidR="00870B56" w:rsidP="00870B56" w:rsidRDefault="00870B56" w14:paraId="3DEF248C" w14:textId="5BCC64C9">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ACF86EBE22DADB42899DC6F320449489Z" w:id="487"/>
      <w:r>
        <w:rPr>
          <w:sz w:val="20"/>
          <w:szCs w:val="20"/>
        </w:rPr>
        <w:fldChar w:fldCharType="separate"/>
      </w:r>
      <w:bookmarkEnd w:id="487"/>
      <w:r w:rsidRPr="00870B56">
        <w:rPr>
          <w:rStyle w:val="Mention"/>
          <w:noProof/>
          <w:sz w:val="20"/>
          <w:szCs w:val="20"/>
        </w:rPr>
        <w:t>@Wren, Kassian</w:t>
      </w:r>
      <w:r>
        <w:rPr>
          <w:sz w:val="20"/>
          <w:szCs w:val="20"/>
        </w:rPr>
        <w:fldChar w:fldCharType="end"/>
      </w:r>
      <w:r>
        <w:rPr>
          <w:sz w:val="20"/>
          <w:szCs w:val="20"/>
        </w:rPr>
        <w:t xml:space="preserve"> We needed a way to all the user to action at the end of this lesson. Something that would make them want to look back at what they've built. How does this additional text sound from a technical perspective? cc </w:t>
      </w:r>
      <w:r>
        <w:fldChar w:fldCharType="begin"/>
      </w:r>
      <w:r>
        <w:instrText>HYPERLINK "mailto:bgraf@netapp.com"</w:instrText>
      </w:r>
      <w:bookmarkStart w:name="_@_B3CB7251AD3CC746B3083056B2EB5D8CZ" w:id="488"/>
      <w:r>
        <w:fldChar w:fldCharType="separate"/>
      </w:r>
      <w:bookmarkEnd w:id="488"/>
      <w:r w:rsidRPr="00870B56">
        <w:rPr>
          <w:rStyle w:val="Mention"/>
          <w:noProof/>
        </w:rPr>
        <w:t>@Graf, Brian</w:t>
      </w:r>
      <w:r>
        <w:fldChar w:fldCharType="end"/>
      </w:r>
    </w:p>
  </w:comment>
  <w:comment w:initials="GB" w:author="Graf, Brian" w:date="2026-02-25T18:45:00Z" w:id="495">
    <w:p w:rsidR="006C0AFD" w:rsidRDefault="006C0AFD" w14:paraId="24A64CE2" w14:textId="43988388">
      <w:pPr>
        <w:pStyle w:val="CommentText"/>
      </w:pPr>
      <w:r>
        <w:rPr>
          <w:rStyle w:val="CommentReference"/>
        </w:rPr>
        <w:annotationRef/>
      </w:r>
      <w:r>
        <w:fldChar w:fldCharType="begin"/>
      </w:r>
      <w:r>
        <w:instrText xml:space="preserve"> HYPERLINK "mailto:Kassian.Wren@netapp.com"</w:instrText>
      </w:r>
      <w:bookmarkStart w:name="_@_896439B4A0684618B596D81D0B227313Z" w:id="497"/>
      <w:r>
        <w:fldChar w:fldCharType="separate"/>
      </w:r>
      <w:bookmarkEnd w:id="497"/>
      <w:r w:rsidRPr="18C239CD">
        <w:rPr>
          <w:rStyle w:val="Mention"/>
          <w:noProof/>
        </w:rPr>
        <w:t>@Wren, Kassian</w:t>
      </w:r>
      <w:r>
        <w:fldChar w:fldCharType="end"/>
      </w:r>
    </w:p>
  </w:comment>
  <w:comment w:initials="YM" w:author="Yancey, Michelle" w:date="2026-03-05T18:03:00Z" w:id="498">
    <w:p w:rsidR="00237EE6" w:rsidP="00237EE6" w:rsidRDefault="00237EE6" w14:paraId="0E3130F3" w14:textId="4C0AD33A">
      <w:r>
        <w:rPr>
          <w:rStyle w:val="CommentReference"/>
        </w:rPr>
        <w:annotationRef/>
      </w:r>
      <w:r>
        <w:rPr>
          <w:sz w:val="20"/>
          <w:szCs w:val="20"/>
        </w:rPr>
        <w:fldChar w:fldCharType="begin"/>
      </w:r>
      <w:r>
        <w:rPr>
          <w:sz w:val="20"/>
          <w:szCs w:val="20"/>
        </w:rPr>
        <w:instrText>HYPERLINK "mailto:kassian@netapp.com"</w:instrText>
      </w:r>
      <w:r>
        <w:rPr>
          <w:sz w:val="20"/>
          <w:szCs w:val="20"/>
        </w:rPr>
      </w:r>
      <w:bookmarkStart w:name="_@_716D1D433FD6BE4D8C65299A746FE57AZ" w:id="499"/>
      <w:r>
        <w:rPr>
          <w:sz w:val="20"/>
          <w:szCs w:val="20"/>
        </w:rPr>
        <w:fldChar w:fldCharType="separate"/>
      </w:r>
      <w:bookmarkEnd w:id="499"/>
      <w:r w:rsidRPr="00237EE6">
        <w:rPr>
          <w:rStyle w:val="Mention"/>
          <w:noProof/>
          <w:sz w:val="20"/>
          <w:szCs w:val="20"/>
        </w:rPr>
        <w:t>@Wren, Kassian</w:t>
      </w:r>
      <w:r>
        <w:rPr>
          <w:sz w:val="20"/>
          <w:szCs w:val="20"/>
        </w:rPr>
        <w:fldChar w:fldCharType="end"/>
      </w:r>
      <w:r>
        <w:rPr>
          <w:sz w:val="20"/>
          <w:szCs w:val="20"/>
        </w:rPr>
        <w:t xml:space="preserve"> @Graf, Brian This is the first time I recall seeing a mention for course notes. Are these notes the same as lesson resources a users will have access to? Or something different? </w:t>
      </w:r>
    </w:p>
  </w:comment>
  <w:comment w:initials="KW" w:author="Wren, Kassian" w:date="2026-03-02T16:29:00Z" w:id="506">
    <w:p w:rsidR="00C2559E" w:rsidP="00C2559E" w:rsidRDefault="00C2559E" w14:paraId="024F0122" w14:textId="3DAF35B1">
      <w:pPr>
        <w:pStyle w:val="CommentText"/>
      </w:pPr>
      <w:r>
        <w:rPr>
          <w:rStyle w:val="CommentReference"/>
        </w:rPr>
        <w:annotationRef/>
      </w:r>
      <w:r>
        <w:fldChar w:fldCharType="begin"/>
      </w:r>
      <w:r>
        <w:instrText>HYPERLINK "mailto:bgraf@netapp.com"</w:instrText>
      </w:r>
      <w:bookmarkStart w:name="_@_63EB8DA7C246408FBB6F145CCBFC603BZ" w:id="507"/>
      <w:r>
        <w:fldChar w:fldCharType="separate"/>
      </w:r>
      <w:bookmarkEnd w:id="507"/>
      <w:r w:rsidRPr="00C2559E">
        <w:rPr>
          <w:rStyle w:val="Mention"/>
          <w:noProof/>
        </w:rPr>
        <w:t>@Graf, Brian</w:t>
      </w:r>
      <w:r>
        <w:fldChar w:fldCharType="end"/>
      </w:r>
      <w:r>
        <w:t xml:space="preserve"> this is ready for you if you haven’t reviewed it or wanted to re-review.</w:t>
      </w:r>
    </w:p>
  </w:comment>
  <w:comment w:initials="GB" w:author="Graf, Brian" w:date="2026-03-03T15:24:00Z" w:id="508">
    <w:p w:rsidR="0093055D" w:rsidRDefault="0093055D" w14:paraId="51E54D1C" w14:textId="5D14E5B9">
      <w:pPr>
        <w:pStyle w:val="CommentText"/>
      </w:pPr>
      <w:r>
        <w:rPr>
          <w:rStyle w:val="CommentReference"/>
        </w:rPr>
        <w:annotationRef/>
      </w:r>
      <w:r>
        <w:fldChar w:fldCharType="begin"/>
      </w:r>
      <w:r>
        <w:instrText xml:space="preserve"> HYPERLINK "mailto:kassian@netapp.com"</w:instrText>
      </w:r>
      <w:bookmarkStart w:name="_@_5214642AABD94D64A60E50181B519515Z" w:id="510"/>
      <w:r>
        <w:fldChar w:fldCharType="separate"/>
      </w:r>
      <w:bookmarkEnd w:id="510"/>
      <w:r w:rsidRPr="491BE74B">
        <w:rPr>
          <w:rStyle w:val="Mention"/>
          <w:noProof/>
        </w:rPr>
        <w:t>@Wren, Kassian</w:t>
      </w:r>
      <w:r>
        <w:fldChar w:fldCharType="end"/>
      </w:r>
      <w:r w:rsidRPr="05CD1055">
        <w:t xml:space="preserve"> Is it just me or does this sound a little off. Are the two pools search and write? 'Relevantly' sounds strange here, and the sentence just seems a little off. please check</w:t>
      </w:r>
    </w:p>
  </w:comment>
  <w:comment w:initials="GB" w:author="Graf, Brian" w:date="2026-03-03T15:26:00Z" w:id="511">
    <w:p w:rsidR="00F56526" w:rsidRDefault="00F56526" w14:paraId="5527754E" w14:textId="2D1172E6">
      <w:pPr>
        <w:pStyle w:val="CommentText"/>
      </w:pPr>
      <w:r>
        <w:rPr>
          <w:rStyle w:val="CommentReference"/>
        </w:rPr>
        <w:annotationRef/>
      </w:r>
      <w:r>
        <w:fldChar w:fldCharType="begin"/>
      </w:r>
      <w:r>
        <w:instrText xml:space="preserve"> HYPERLINK "mailto:kassian@netapp.com"</w:instrText>
      </w:r>
      <w:bookmarkStart w:name="_@_CEDF1BC2563043C88A2766B2025F27CEZ" w:id="512"/>
      <w:r>
        <w:fldChar w:fldCharType="separate"/>
      </w:r>
      <w:bookmarkEnd w:id="512"/>
      <w:r w:rsidRPr="500E36BF">
        <w:rPr>
          <w:rStyle w:val="Mention"/>
          <w:noProof/>
        </w:rPr>
        <w:t>@Wren, Kassian</w:t>
      </w:r>
      <w:r>
        <w:fldChar w:fldCharType="end"/>
      </w:r>
      <w:r w:rsidRPr="084B819A">
        <w:t xml:space="preserve"> because this is a longer subsection, I think we need to add more visuals along the way throughout this topic.</w:t>
      </w:r>
    </w:p>
  </w:comment>
  <w:comment w:initials="KM" w:author="Kolarkunnu, Muneer" w:date="2026-03-09T17:25:00Z" w:id="536">
    <w:p w:rsidR="00B94F92" w:rsidRDefault="00B94F92" w14:paraId="2682BD2C" w14:textId="10815A44">
      <w:pPr>
        <w:pStyle w:val="CommentText"/>
      </w:pPr>
      <w:r>
        <w:rPr>
          <w:rStyle w:val="CommentReference"/>
        </w:rPr>
        <w:annotationRef/>
      </w:r>
      <w:r w:rsidRPr="689C8F04">
        <w:t>will can ?</w:t>
      </w:r>
    </w:p>
  </w:comment>
  <w:comment w:initials="KM" w:author="Kolarkunnu, Muneer" w:date="2026-03-09T17:34:00Z" w:id="541">
    <w:p w:rsidR="00B94F92" w:rsidRDefault="00B94F92" w14:paraId="550E17EF" w14:textId="4BCC35B1">
      <w:pPr>
        <w:pStyle w:val="CommentText"/>
      </w:pPr>
      <w:r>
        <w:rPr>
          <w:rStyle w:val="CommentReference"/>
        </w:rPr>
        <w:annotationRef/>
      </w:r>
      <w:r w:rsidRPr="631AA78C">
        <w:t>You didn't explain the practical example of  "shard-level request caching" and "Index-level prioritization". How to do these are missing.</w:t>
      </w:r>
    </w:p>
  </w:comment>
  <w:comment w:initials="KW" w:author="Wren, Kassian" w:date="2026-03-02T17:37:00Z" w:id="544">
    <w:p w:rsidR="004A24B7" w:rsidP="004A24B7" w:rsidRDefault="004A24B7" w14:paraId="32E1A049" w14:textId="7EEB90A2">
      <w:pPr>
        <w:pStyle w:val="CommentText"/>
      </w:pPr>
      <w:r>
        <w:rPr>
          <w:rStyle w:val="CommentReference"/>
        </w:rPr>
        <w:annotationRef/>
      </w:r>
      <w:r>
        <w:fldChar w:fldCharType="begin"/>
      </w:r>
      <w:r>
        <w:instrText>HYPERLINK "mailto:bgraf@netapp.com"</w:instrText>
      </w:r>
      <w:bookmarkStart w:name="_@_A16A301928034A76890A8D82950E2A2CZ" w:id="545"/>
      <w:r>
        <w:fldChar w:fldCharType="separate"/>
      </w:r>
      <w:bookmarkEnd w:id="545"/>
      <w:r w:rsidRPr="004A24B7">
        <w:rPr>
          <w:rStyle w:val="Mention"/>
          <w:noProof/>
        </w:rPr>
        <w:t>@Graf, Brian</w:t>
      </w:r>
      <w:r>
        <w:fldChar w:fldCharType="end"/>
      </w:r>
      <w:r>
        <w:t xml:space="preserve"> ready for review</w:t>
      </w:r>
    </w:p>
  </w:comment>
  <w:comment w:initials="GB" w:author="Graf, Brian" w:date="2026-04-03T11:40:00Z" w:id="563">
    <w:p w:rsidR="00256736" w:rsidRDefault="00664E50" w14:paraId="111A00C5" w14:textId="4F791993">
      <w:pPr>
        <w:pStyle w:val="CommentText"/>
      </w:pPr>
      <w:r>
        <w:rPr>
          <w:rStyle w:val="CommentReference"/>
        </w:rPr>
        <w:annotationRef/>
      </w:r>
      <w:r>
        <w:fldChar w:fldCharType="begin"/>
      </w:r>
      <w:r>
        <w:instrText xml:space="preserve"> HYPERLINK "mailto:myancey@netapp.com"</w:instrText>
      </w:r>
      <w:bookmarkStart w:name="_@_2BDCEA86F5AA4113AEA5A812BCBF0CFBZ" w:id="564"/>
      <w:r>
        <w:fldChar w:fldCharType="separate"/>
      </w:r>
      <w:bookmarkEnd w:id="564"/>
      <w:r w:rsidRPr="1DFE6E90">
        <w:rPr>
          <w:rStyle w:val="Mention"/>
          <w:noProof/>
        </w:rPr>
        <w:t>@Yancey, Michelle</w:t>
      </w:r>
      <w:r>
        <w:fldChar w:fldCharType="end"/>
      </w:r>
      <w:r w:rsidRPr="7C2A1B7A">
        <w:t xml:space="preserve"> </w:t>
      </w:r>
      <w:r>
        <w:fldChar w:fldCharType="begin"/>
      </w:r>
      <w:r>
        <w:instrText xml:space="preserve"> HYPERLINK "mailto:kassian@netapp.com"</w:instrText>
      </w:r>
      <w:bookmarkStart w:name="_@_C6E82D1C8C3D43D2A65FB62A4CC7CEFEZ" w:id="565"/>
      <w:r>
        <w:fldChar w:fldCharType="separate"/>
      </w:r>
      <w:bookmarkEnd w:id="565"/>
      <w:r w:rsidRPr="7EB196FA">
        <w:rPr>
          <w:rStyle w:val="Mention"/>
          <w:noProof/>
        </w:rPr>
        <w:t>@Wren, Kassian</w:t>
      </w:r>
      <w:r>
        <w:fldChar w:fldCharType="end"/>
      </w:r>
      <w:r w:rsidRPr="7979A9AB">
        <w:t xml:space="preserve"> </w:t>
      </w:r>
    </w:p>
    <w:p w:rsidR="00256736" w:rsidRDefault="00664E50" w14:paraId="4D942EDC" w14:textId="38BE4B79">
      <w:pPr>
        <w:pStyle w:val="CommentText"/>
      </w:pPr>
      <w:r w:rsidRPr="23F7BCB6">
        <w:t>Do you feel we should keep this prior to the approved course conclusion that I added above or should we remove this one fully and just keep the one Ben approved as the only closing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BCCF5" w15:done="1"/>
  <w15:commentEx w15:paraId="69740123" w15:paraIdParent="525BCCF5" w15:done="1"/>
  <w15:commentEx w15:paraId="5EA0C466" w15:done="1"/>
  <w15:commentEx w15:paraId="7EE1E073" w15:done="0"/>
  <w15:commentEx w15:paraId="58959E55" w15:paraIdParent="7EE1E073" w15:done="0"/>
  <w15:commentEx w15:paraId="77FB720F" w15:done="1"/>
  <w15:commentEx w15:paraId="537108C8" w15:done="1"/>
  <w15:commentEx w15:paraId="38C4F776" w15:paraIdParent="537108C8" w15:done="1"/>
  <w15:commentEx w15:paraId="0D285EBF" w15:done="1"/>
  <w15:commentEx w15:paraId="3461EAB4" w15:paraIdParent="0D285EBF" w15:done="1"/>
  <w15:commentEx w15:paraId="0CAE3D1C" w15:done="0"/>
  <w15:commentEx w15:paraId="234FC78F" w15:paraIdParent="0CAE3D1C" w15:done="0"/>
  <w15:commentEx w15:paraId="1E1D71AE" w15:done="1"/>
  <w15:commentEx w15:paraId="396E2A62" w15:done="1"/>
  <w15:commentEx w15:paraId="05872EE4" w15:paraIdParent="396E2A62" w15:done="1"/>
  <w15:commentEx w15:paraId="06FA0D1A" w15:paraIdParent="396E2A62" w15:done="1"/>
  <w15:commentEx w15:paraId="1F021AA3" w15:done="1"/>
  <w15:commentEx w15:paraId="02A0D04C" w15:paraIdParent="1F021AA3" w15:done="1"/>
  <w15:commentEx w15:paraId="0E6062C3" w15:done="1"/>
  <w15:commentEx w15:paraId="3B5BE6D3" w15:done="1"/>
  <w15:commentEx w15:paraId="16B8EF92" w15:done="1"/>
  <w15:commentEx w15:paraId="0C5A9C31" w15:done="1"/>
  <w15:commentEx w15:paraId="6C6F482C" w15:done="1"/>
  <w15:commentEx w15:paraId="158C2104" w15:paraIdParent="6C6F482C" w15:done="1"/>
  <w15:commentEx w15:paraId="1E618FB4" w15:done="0"/>
  <w15:commentEx w15:paraId="739ABF04" w15:paraIdParent="1E618FB4" w15:done="0"/>
  <w15:commentEx w15:paraId="2E2C35A2" w15:paraIdParent="1E618FB4" w15:done="0"/>
  <w15:commentEx w15:paraId="351F4A4C" w15:paraIdParent="1E618FB4" w15:done="0"/>
  <w15:commentEx w15:paraId="5D2802CA" w15:paraIdParent="1E618FB4" w15:done="0"/>
  <w15:commentEx w15:paraId="0BCCD04C" w15:paraIdParent="1E618FB4" w15:done="0"/>
  <w15:commentEx w15:paraId="53FFA76C" w15:done="1"/>
  <w15:commentEx w15:paraId="1D535071" w15:paraIdParent="53FFA76C" w15:done="1"/>
  <w15:commentEx w15:paraId="25CF8BF2" w15:done="1"/>
  <w15:commentEx w15:paraId="5576BCAB" w15:done="1"/>
  <w15:commentEx w15:paraId="2EDCC801" w15:done="1"/>
  <w15:commentEx w15:paraId="731DF8ED" w15:done="1"/>
  <w15:commentEx w15:paraId="17C49590" w15:done="1"/>
  <w15:commentEx w15:paraId="630BA35B" w15:done="1"/>
  <w15:commentEx w15:paraId="5FDB548B" w15:done="1"/>
  <w15:commentEx w15:paraId="66B069FF" w15:done="1"/>
  <w15:commentEx w15:paraId="11BA5733" w15:done="1"/>
  <w15:commentEx w15:paraId="587305ED" w15:done="1"/>
  <w15:commentEx w15:paraId="6529B48F" w15:done="1"/>
  <w15:commentEx w15:paraId="11579B01" w15:done="1"/>
  <w15:commentEx w15:paraId="6DE7C082" w15:done="1"/>
  <w15:commentEx w15:paraId="285C4161" w15:done="1"/>
  <w15:commentEx w15:paraId="4803D747" w15:done="1"/>
  <w15:commentEx w15:paraId="0D6EB740" w15:paraIdParent="4803D747" w15:done="1"/>
  <w15:commentEx w15:paraId="26BE0A36" w15:paraIdParent="4803D747" w15:done="1"/>
  <w15:commentEx w15:paraId="552B7622" w15:done="1"/>
  <w15:commentEx w15:paraId="358C7E82" w15:done="1"/>
  <w15:commentEx w15:paraId="56019697" w15:done="1"/>
  <w15:commentEx w15:paraId="1D43B16E" w15:done="1"/>
  <w15:commentEx w15:paraId="69AF1B2D" w15:done="1"/>
  <w15:commentEx w15:paraId="51E3A5BF" w15:done="1"/>
  <w15:commentEx w15:paraId="588DED48" w15:paraIdParent="51E3A5BF" w15:done="1"/>
  <w15:commentEx w15:paraId="2181F188" w15:paraIdParent="51E3A5BF" w15:done="1"/>
  <w15:commentEx w15:paraId="78B928F0" w15:paraIdParent="51E3A5BF" w15:done="1"/>
  <w15:commentEx w15:paraId="004A7FCB" w15:done="1"/>
  <w15:commentEx w15:paraId="6A951D07" w15:done="1"/>
  <w15:commentEx w15:paraId="013B3110" w15:paraIdParent="6A951D07" w15:done="1"/>
  <w15:commentEx w15:paraId="5B5FB37D" w15:paraIdParent="6A951D07" w15:done="1"/>
  <w15:commentEx w15:paraId="3C98F67A" w15:done="1"/>
  <w15:commentEx w15:paraId="474284A6" w15:done="1"/>
  <w15:commentEx w15:paraId="49AA1F1F" w15:done="1"/>
  <w15:commentEx w15:paraId="27F2CBC9" w15:done="1"/>
  <w15:commentEx w15:paraId="1A98B828" w15:done="1"/>
  <w15:commentEx w15:paraId="250D9EC1" w15:paraIdParent="1A98B828" w15:done="1"/>
  <w15:commentEx w15:paraId="24252381" w15:done="1"/>
  <w15:commentEx w15:paraId="362A203B" w15:done="1"/>
  <w15:commentEx w15:paraId="2354D75F" w15:done="1"/>
  <w15:commentEx w15:paraId="2D1EFD0F" w15:paraIdParent="2354D75F" w15:done="1"/>
  <w15:commentEx w15:paraId="3FCFD140" w15:done="1"/>
  <w15:commentEx w15:paraId="7749C754" w15:done="1"/>
  <w15:commentEx w15:paraId="4DE9B292" w15:done="1"/>
  <w15:commentEx w15:paraId="0A9B5011" w15:paraIdParent="4DE9B292" w15:done="1"/>
  <w15:commentEx w15:paraId="1E05DF88" w15:done="1"/>
  <w15:commentEx w15:paraId="491257A1" w15:paraIdParent="1E05DF88" w15:done="1"/>
  <w15:commentEx w15:paraId="11EF17CE" w15:done="1"/>
  <w15:commentEx w15:paraId="1DADB941" w15:paraIdParent="11EF17CE" w15:done="1"/>
  <w15:commentEx w15:paraId="399E8343" w15:done="1"/>
  <w15:commentEx w15:paraId="59808CFC" w15:paraIdParent="399E8343" w15:done="1"/>
  <w15:commentEx w15:paraId="1FE08E75" w15:done="1"/>
  <w15:commentEx w15:paraId="4E5BE4DE" w15:done="1"/>
  <w15:commentEx w15:paraId="4CC501FC" w15:paraIdParent="4E5BE4DE" w15:done="1"/>
  <w15:commentEx w15:paraId="325AC9C7" w15:paraIdParent="4E5BE4DE" w15:done="1"/>
  <w15:commentEx w15:paraId="195F363D" w15:paraIdParent="4E5BE4DE" w15:done="1"/>
  <w15:commentEx w15:paraId="04C5D31C" w15:done="1"/>
  <w15:commentEx w15:paraId="7DCFF87E" w15:done="1"/>
  <w15:commentEx w15:paraId="5EE4168B" w15:done="1"/>
  <w15:commentEx w15:paraId="4F151799" w15:done="1"/>
  <w15:commentEx w15:paraId="5C16766E" w15:paraIdParent="4F151799" w15:done="1"/>
  <w15:commentEx w15:paraId="4482CA63" w15:paraIdParent="4F151799" w15:done="1"/>
  <w15:commentEx w15:paraId="2A05909C" w15:paraIdParent="4F151799" w15:done="1"/>
  <w15:commentEx w15:paraId="3EBC36F2" w15:done="1"/>
  <w15:commentEx w15:paraId="177A60B9" w15:done="1"/>
  <w15:commentEx w15:paraId="63694C30" w15:done="1"/>
  <w15:commentEx w15:paraId="5CBF80FC" w15:done="1"/>
  <w15:commentEx w15:paraId="55CE9CA4" w15:done="1"/>
  <w15:commentEx w15:paraId="23B7E54F" w15:paraIdParent="55CE9CA4" w15:done="1"/>
  <w15:commentEx w15:paraId="1E3D51A9" w15:done="1"/>
  <w15:commentEx w15:paraId="0F89F407" w15:done="1"/>
  <w15:commentEx w15:paraId="756AE5FF" w15:done="1"/>
  <w15:commentEx w15:paraId="2A29C292" w15:paraIdParent="756AE5FF" w15:done="1"/>
  <w15:commentEx w15:paraId="53248845" w15:done="1"/>
  <w15:commentEx w15:paraId="553D2591" w15:paraIdParent="53248845" w15:done="1"/>
  <w15:commentEx w15:paraId="2C86617A" w15:done="1"/>
  <w15:commentEx w15:paraId="7AA3B959" w15:done="1"/>
  <w15:commentEx w15:paraId="60E6AA0A" w15:done="1"/>
  <w15:commentEx w15:paraId="45859C0B" w15:done="1"/>
  <w15:commentEx w15:paraId="6912CA62" w15:paraIdParent="45859C0B" w15:done="1"/>
  <w15:commentEx w15:paraId="5A975EFE" w15:done="1"/>
  <w15:commentEx w15:paraId="0FDCBDDB" w15:paraIdParent="5A975EFE" w15:done="1"/>
  <w15:commentEx w15:paraId="267FC84A" w15:done="1"/>
  <w15:commentEx w15:paraId="54420D04" w15:done="1"/>
  <w15:commentEx w15:paraId="628CC550" w15:done="1"/>
  <w15:commentEx w15:paraId="4E832150" w15:done="1"/>
  <w15:commentEx w15:paraId="5B06682B" w15:done="1"/>
  <w15:commentEx w15:paraId="4E57D4E2" w15:done="1"/>
  <w15:commentEx w15:paraId="70204ABC" w15:done="1"/>
  <w15:commentEx w15:paraId="7C222800" w15:done="1"/>
  <w15:commentEx w15:paraId="78F9F2B4" w15:done="1"/>
  <w15:commentEx w15:paraId="3DEF248C" w15:done="1"/>
  <w15:commentEx w15:paraId="24A64CE2" w15:done="1"/>
  <w15:commentEx w15:paraId="0E3130F3" w15:done="1"/>
  <w15:commentEx w15:paraId="024F0122" w15:done="1"/>
  <w15:commentEx w15:paraId="51E54D1C" w15:done="1"/>
  <w15:commentEx w15:paraId="5527754E" w15:done="1"/>
  <w15:commentEx w15:paraId="2682BD2C" w15:done="0"/>
  <w15:commentEx w15:paraId="550E17EF" w15:done="0"/>
  <w15:commentEx w15:paraId="32E1A049" w15:done="1"/>
  <w15:commentEx w15:paraId="4D942E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BB7C68" w16cex:dateUtc="2026-01-16T01:53:00Z"/>
  <w16cex:commentExtensible w16cex:durableId="26E07008" w16cex:dateUtc="2026-01-19T03:54:00Z"/>
  <w16cex:commentExtensible w16cex:durableId="7C32124B" w16cex:dateUtc="2026-01-12T22:04:00Z"/>
  <w16cex:commentExtensible w16cex:durableId="7451EB60" w16cex:dateUtc="2026-01-23T09:26:00Z"/>
  <w16cex:commentExtensible w16cex:durableId="23B8E5B8" w16cex:dateUtc="2026-01-23T16:13:00Z"/>
  <w16cex:commentExtensible w16cex:durableId="17B5F7BB" w16cex:dateUtc="2026-01-26T19:30:00Z"/>
  <w16cex:commentExtensible w16cex:durableId="5DCCAF8D" w16cex:dateUtc="2026-01-14T21:53:00Z"/>
  <w16cex:commentExtensible w16cex:durableId="0B04469D" w16cex:dateUtc="2026-01-19T03:55:00Z"/>
  <w16cex:commentExtensible w16cex:durableId="117A7793" w16cex:dateUtc="2026-01-14T21:46:00Z"/>
  <w16cex:commentExtensible w16cex:durableId="04D0BAFA" w16cex:dateUtc="2026-01-19T04:17:00Z"/>
  <w16cex:commentExtensible w16cex:durableId="7594DE51" w16cex:dateUtc="2026-01-21T03:00:00Z"/>
  <w16cex:commentExtensible w16cex:durableId="0A7ADABB" w16cex:dateUtc="2026-01-21T15:47:00Z"/>
  <w16cex:commentExtensible w16cex:durableId="67237EEF" w16cex:dateUtc="2026-01-26T19:49:00Z"/>
  <w16cex:commentExtensible w16cex:durableId="50AF6F92" w16cex:dateUtc="2026-01-22T23:56:00Z"/>
  <w16cex:commentExtensible w16cex:durableId="698396AE" w16cex:dateUtc="2026-01-23T16:13:00Z"/>
  <w16cex:commentExtensible w16cex:durableId="7082820F" w16cex:dateUtc="2026-01-23T16:45:00Z"/>
  <w16cex:commentExtensible w16cex:durableId="7499C4E8" w16cex:dateUtc="2026-01-21T03:03:00Z"/>
  <w16cex:commentExtensible w16cex:durableId="6F5E5C45" w16cex:dateUtc="2026-01-21T15:48:00Z"/>
  <w16cex:commentExtensible w16cex:durableId="2983670F" w16cex:dateUtc="2026-01-21T20:26:00Z"/>
  <w16cex:commentExtensible w16cex:durableId="0FFBEB36" w16cex:dateUtc="2026-01-21T20:55:00Z"/>
  <w16cex:commentExtensible w16cex:durableId="10AB8509" w16cex:dateUtc="2026-01-21T21:00:00Z"/>
  <w16cex:commentExtensible w16cex:durableId="524CCB63" w16cex:dateUtc="2026-01-26T21:29:00Z"/>
  <w16cex:commentExtensible w16cex:durableId="5850530D" w16cex:dateUtc="2026-01-23T14:42:00Z"/>
  <w16cex:commentExtensible w16cex:durableId="704F4567" w16cex:dateUtc="2026-01-23T14:48:00Z"/>
  <w16cex:commentExtensible w16cex:durableId="1B79681F" w16cex:dateUtc="2026-01-23T00:31:00Z"/>
  <w16cex:commentExtensible w16cex:durableId="4D50BC3D" w16cex:dateUtc="2026-01-23T14:48:00Z"/>
  <w16cex:commentExtensible w16cex:durableId="75914DE6" w16cex:dateUtc="2026-01-23T16:11:00Z"/>
  <w16cex:commentExtensible w16cex:durableId="2EDC0990" w16cex:dateUtc="2026-01-23T16:54:00Z"/>
  <w16cex:commentExtensible w16cex:durableId="35EE1F64" w16cex:dateUtc="2026-01-23T18:01:00Z"/>
  <w16cex:commentExtensible w16cex:durableId="09E11DEF" w16cex:dateUtc="2026-02-02T23:51:00Z">
    <w16cex:extLst>
      <w16:ext w16:uri="{CE6994B0-6A32-4C9F-8C6B-6E91EDA988CE}">
        <cr:reactions xmlns:cr="http://schemas.microsoft.com/office/comments/2020/reactions">
          <cr:reaction reactionType="1">
            <cr:reactionInfo dateUtc="2026-02-03T22:08:45Z">
              <cr:user userId="S::bgraf@netapp.com::5a132429-f540-45fe-b5ef-b4c532683e49" userProvider="AD" userName="Graf, Brian"/>
            </cr:reactionInfo>
          </cr:reaction>
        </cr:reactions>
      </w16:ext>
    </w16cex:extLst>
  </w16cex:commentExtensible>
  <w16cex:commentExtensible w16cex:durableId="572FBE4A" w16cex:dateUtc="2026-01-26T21:41:00Z"/>
  <w16cex:commentExtensible w16cex:durableId="5D352143" w16cex:dateUtc="2026-01-26T21:49:00Z"/>
  <w16cex:commentExtensible w16cex:durableId="6B7E7088" w16cex:dateUtc="2026-01-21T22:10:00Z"/>
  <w16cex:commentExtensible w16cex:durableId="4352827C" w16cex:dateUtc="2026-01-23T00:40:00Z"/>
  <w16cex:commentExtensible w16cex:durableId="605FF6C8" w16cex:dateUtc="2026-01-22T00:04:00Z"/>
  <w16cex:commentExtensible w16cex:durableId="6D9C813E" w16cex:dateUtc="2026-01-21T23:45:00Z"/>
  <w16cex:commentExtensible w16cex:durableId="5C8450A8" w16cex:dateUtc="2026-01-21T20:22:00Z"/>
  <w16cex:commentExtensible w16cex:durableId="650A54A4" w16cex:dateUtc="2026-01-22T00:00:00Z"/>
  <w16cex:commentExtensible w16cex:durableId="09B6BDCE" w16cex:dateUtc="2026-01-22T00:01:00Z"/>
  <w16cex:commentExtensible w16cex:durableId="58EFF068" w16cex:dateUtc="2026-01-22T00:03:00Z"/>
  <w16cex:commentExtensible w16cex:durableId="7FCE66E9" w16cex:dateUtc="2026-01-26T21:49:00Z">
    <w16cex:extLst>
      <w16:ext w16:uri="{CE6994B0-6A32-4C9F-8C6B-6E91EDA988CE}">
        <cr:reactions xmlns:cr="http://schemas.microsoft.com/office/comments/2020/reactions">
          <cr:reaction reactionType="1">
            <cr:reactionInfo dateUtc="2026-02-02T17:41:17Z">
              <cr:user userId="S::kassian@netapp.com::32c833b2-8b54-4dc3-97ed-de9da4f2d870" userProvider="AD" userName="Wren, Kassian"/>
            </cr:reactionInfo>
          </cr:reaction>
        </cr:reactions>
      </w16:ext>
    </w16cex:extLst>
  </w16cex:commentExtensible>
  <w16cex:commentExtensible w16cex:durableId="6454BCDD" w16cex:dateUtc="2026-02-04T10:31:00Z"/>
  <w16cex:commentExtensible w16cex:durableId="7F3B9F58" w16cex:dateUtc="2026-02-12T23:05:00Z"/>
  <w16cex:commentExtensible w16cex:durableId="64F1A334" w16cex:dateUtc="2026-02-04T10:30:00Z"/>
  <w16cex:commentExtensible w16cex:durableId="511AB640" w16cex:dateUtc="2026-02-12T23:06:00Z"/>
  <w16cex:commentExtensible w16cex:durableId="747C4FB0" w16cex:dateUtc="2026-02-04T10:32:00Z"/>
  <w16cex:commentExtensible w16cex:durableId="14E33025" w16cex:dateUtc="2026-02-04T10:22:00Z"/>
  <w16cex:commentExtensible w16cex:durableId="7DD4D4FF" w16cex:dateUtc="2026-02-04T10:23:00Z"/>
  <w16cex:commentExtensible w16cex:durableId="1BACE3FA" w16cex:dateUtc="2026-02-05T09:31:00Z"/>
  <w16cex:commentExtensible w16cex:durableId="0EB03F45" w16cex:dateUtc="2026-02-04T10:25:00Z"/>
  <w16cex:commentExtensible w16cex:durableId="341DB7CD" w16cex:dateUtc="2026-02-04T10:26:00Z"/>
  <w16cex:commentExtensible w16cex:durableId="5FCFA531" w16cex:dateUtc="2026-02-04T10:29:00Z"/>
  <w16cex:commentExtensible w16cex:durableId="05569C24" w16cex:dateUtc="2026-02-04T10:54:00Z"/>
  <w16cex:commentExtensible w16cex:durableId="4DDAC594" w16cex:dateUtc="2026-02-04T10:33:00Z"/>
  <w16cex:commentExtensible w16cex:durableId="2B243373" w16cex:dateUtc="2026-02-04T10:47:00Z"/>
  <w16cex:commentExtensible w16cex:durableId="44B810C9" w16cex:dateUtc="2026-02-04T14:58:00Z"/>
  <w16cex:commentExtensible w16cex:durableId="49135F8F" w16cex:dateUtc="2026-02-05T09:34:00Z"/>
  <w16cex:commentExtensible w16cex:durableId="66E0449D" w16cex:dateUtc="2026-02-05T17:57:00Z"/>
  <w16cex:commentExtensible w16cex:durableId="0948F9F4" w16cex:dateUtc="2026-02-05T09:38:00Z"/>
  <w16cex:commentExtensible w16cex:durableId="4117D562" w16cex:dateUtc="2026-02-12T23:08:00Z"/>
  <w16cex:commentExtensible w16cex:durableId="42798949" w16cex:dateUtc="2026-02-12T23:32:00Z"/>
  <w16cex:commentExtensible w16cex:durableId="0DF1183C" w16cex:dateUtc="2026-02-12T23:47:00Z"/>
  <w16cex:commentExtensible w16cex:durableId="2F75EDA1" w16cex:dateUtc="2026-02-09T01:13:00Z"/>
  <w16cex:commentExtensible w16cex:durableId="44C8A524" w16cex:dateUtc="2026-02-09T01:10:00Z"/>
  <w16cex:commentExtensible w16cex:durableId="1667DC38" w16cex:dateUtc="2026-02-04T10:31:00Z"/>
  <w16cex:commentExtensible w16cex:durableId="4AF89DD5" w16cex:dateUtc="2026-02-17T18:19:00Z"/>
  <w16cex:commentExtensible w16cex:durableId="131A04C8" w16cex:dateUtc="2026-03-02T19:21:00Z"/>
  <w16cex:commentExtensible w16cex:durableId="60795441" w16cex:dateUtc="2026-03-03T15:41:00Z"/>
  <w16cex:commentExtensible w16cex:durableId="7F0FFF69" w16cex:dateUtc="2026-02-04T10:30:00Z"/>
  <w16cex:commentExtensible w16cex:durableId="7BB20A65" w16cex:dateUtc="2026-02-17T18:33:00Z"/>
  <w16cex:commentExtensible w16cex:durableId="462CBC0F" w16cex:dateUtc="2026-02-12T17:39:00Z"/>
  <w16cex:commentExtensible w16cex:durableId="386EBC3C" w16cex:dateUtc="2026-02-13T21:15:00Z"/>
  <w16cex:commentExtensible w16cex:durableId="25B6A5C0" w16cex:dateUtc="2026-02-04T10:32:00Z"/>
  <w16cex:commentExtensible w16cex:durableId="1DF0F9B8" w16cex:dateUtc="2026-02-04T10:30:00Z"/>
  <w16cex:commentExtensible w16cex:durableId="1714F9E9" w16cex:dateUtc="2026-02-17T18:51:00Z"/>
  <w16cex:commentExtensible w16cex:durableId="44840E32" w16cex:dateUtc="2026-02-23T21:07:00Z"/>
  <w16cex:commentExtensible w16cex:durableId="663DAABB" w16cex:dateUtc="2026-02-12T17:45:00Z"/>
  <w16cex:commentExtensible w16cex:durableId="53FC1572" w16cex:dateUtc="2026-02-12T17:46:00Z"/>
  <w16cex:commentExtensible w16cex:durableId="51B9E237" w16cex:dateUtc="2026-03-02T22:01:00Z">
    <w16cex:extLst>
      <w16:ext w16:uri="{CE6994B0-6A32-4C9F-8C6B-6E91EDA988CE}">
        <cr:reactions xmlns:cr="http://schemas.microsoft.com/office/comments/2020/reactions">
          <cr:reaction reactionType="1">
            <cr:reactionInfo dateUtc="2026-03-02T22:03:47Z">
              <cr:user userId="S::bgraf@netapp.com::5a132429-f540-45fe-b5ef-b4c532683e49" userProvider="AD" userName="Graf, Brian"/>
            </cr:reactionInfo>
          </cr:reaction>
        </cr:reactions>
      </w16:ext>
    </w16cex:extLst>
  </w16cex:commentExtensible>
  <w16cex:commentExtensible w16cex:durableId="3E56CC55" w16cex:dateUtc="2026-03-02T22:03:00Z"/>
  <w16cex:commentExtensible w16cex:durableId="6F2B9B83" w16cex:dateUtc="2026-03-02T22:02:00Z"/>
  <w16cex:commentExtensible w16cex:durableId="2554C1A6" w16cex:dateUtc="2026-03-02T23:08:00Z"/>
  <w16cex:commentExtensible w16cex:durableId="20B115D8" w16cex:dateUtc="2026-02-04T10:30:00Z"/>
  <w16cex:commentExtensible w16cex:durableId="2B55C70F" w16cex:dateUtc="2026-02-12T17:47:00Z"/>
  <w16cex:commentExtensible w16cex:durableId="3159B740" w16cex:dateUtc="2026-02-12T17:54:00Z"/>
  <w16cex:commentExtensible w16cex:durableId="37286C7D" w16cex:dateUtc="2026-02-17T19:03:00Z"/>
  <w16cex:commentExtensible w16cex:durableId="5A10D48F" w16cex:dateUtc="2026-02-23T21:14:00Z"/>
  <w16cex:commentExtensible w16cex:durableId="30CCDEA3" w16cex:dateUtc="2026-02-04T10:32:00Z"/>
  <w16cex:commentExtensible w16cex:durableId="01B503F5" w16cex:dateUtc="2026-02-04T10:30:00Z"/>
  <w16cex:commentExtensible w16cex:durableId="20797AF4" w16cex:dateUtc="2026-02-17T19:16:00Z"/>
  <w16cex:commentExtensible w16cex:durableId="6DC4B7D4" w16cex:dateUtc="2026-02-18T17:25:00Z"/>
  <w16cex:commentExtensible w16cex:durableId="06281DAE" w16cex:dateUtc="2026-02-19T11:28:00Z"/>
  <w16cex:commentExtensible w16cex:durableId="57AA8958" w16cex:dateUtc="2026-02-23T02:37:00Z"/>
  <w16cex:commentExtensible w16cex:durableId="1DC9F179" w16cex:dateUtc="2026-02-23T11:30:00Z"/>
  <w16cex:commentExtensible w16cex:durableId="604CB2C3" w16cex:dateUtc="2026-02-26T17:15:00Z"/>
  <w16cex:commentExtensible w16cex:durableId="20C2CFD2" w16cex:dateUtc="2026-02-23T21:18:00Z"/>
  <w16cex:commentExtensible w16cex:durableId="7F6951F8" w16cex:dateUtc="2026-02-23T21:31:00Z"/>
  <w16cex:commentExtensible w16cex:durableId="0AB14B3E" w16cex:dateUtc="2026-02-27T05:38:00Z"/>
  <w16cex:commentExtensible w16cex:durableId="4543F18E" w16cex:dateUtc="2026-02-23T21:49:00Z"/>
  <w16cex:commentExtensible w16cex:durableId="149B7124" w16cex:dateUtc="2026-02-25T17:59:00Z"/>
  <w16cex:commentExtensible w16cex:durableId="6D8A65EB" w16cex:dateUtc="2026-02-23T21:53:00Z"/>
  <w16cex:commentExtensible w16cex:durableId="4F822526" w16cex:dateUtc="2026-02-23T21:54:00Z"/>
  <w16cex:commentExtensible w16cex:durableId="51BF1B60" w16cex:dateUtc="2026-02-23T21:55:00Z"/>
  <w16cex:commentExtensible w16cex:durableId="762C426A" w16cex:dateUtc="2026-02-25T18:11:00Z"/>
  <w16cex:commentExtensible w16cex:durableId="7301B555" w16cex:dateUtc="2026-02-23T21:57:00Z"/>
  <w16cex:commentExtensible w16cex:durableId="1E1A77C7" w16cex:dateUtc="2026-02-25T18:15:00Z"/>
  <w16cex:commentExtensible w16cex:durableId="43070346" w16cex:dateUtc="2026-02-23T21:58:00Z"/>
  <w16cex:commentExtensible w16cex:durableId="58F6450D" w16cex:dateUtc="2026-02-23T21:59:00Z"/>
  <w16cex:commentExtensible w16cex:durableId="08E52274" w16cex:dateUtc="2026-02-23T22:00:00Z"/>
  <w16cex:commentExtensible w16cex:durableId="213B4C42" w16cex:dateUtc="2026-02-23T22:02:00Z"/>
  <w16cex:commentExtensible w16cex:durableId="3956B6A6" w16cex:dateUtc="2026-02-25T18:39:00Z"/>
  <w16cex:commentExtensible w16cex:durableId="07AB3D7E" w16cex:dateUtc="2026-02-23T22:04:00Z"/>
  <w16cex:commentExtensible w16cex:durableId="745F5724" w16cex:dateUtc="2026-02-25T18:41:00Z"/>
  <w16cex:commentExtensible w16cex:durableId="5A567ED1" w16cex:dateUtc="2026-03-03T22:02:00Z"/>
  <w16cex:commentExtensible w16cex:durableId="7A58B3A4" w16cex:dateUtc="2026-02-23T22:13:00Z"/>
  <w16cex:commentExtensible w16cex:durableId="3D1F6AC2" w16cex:dateUtc="2026-03-03T22:03:00Z"/>
  <w16cex:commentExtensible w16cex:durableId="55DC8AB7" w16cex:dateUtc="2026-03-02T23:49:00Z"/>
  <w16cex:commentExtensible w16cex:durableId="7D221F4A" w16cex:dateUtc="2026-03-03T22:06:00Z"/>
  <w16cex:commentExtensible w16cex:durableId="5C126991" w16cex:dateUtc="2026-02-27T09:27:00Z"/>
  <w16cex:commentExtensible w16cex:durableId="62F7D110" w16cex:dateUtc="2026-02-23T22:16:00Z"/>
  <w16cex:commentExtensible w16cex:durableId="240864EE" w16cex:dateUtc="2026-02-27T09:29:00Z"/>
  <w16cex:commentExtensible w16cex:durableId="029C79FA" w16cex:dateUtc="2026-03-03T22:15:00Z"/>
  <w16cex:commentExtensible w16cex:durableId="30AC4D94" w16cex:dateUtc="2026-03-05T22:47:00Z"/>
  <w16cex:commentExtensible w16cex:durableId="3073991C" w16cex:dateUtc="2026-02-26T01:45:00Z"/>
  <w16cex:commentExtensible w16cex:durableId="08AE11C9" w16cex:dateUtc="2026-03-05T23:03:00Z"/>
  <w16cex:commentExtensible w16cex:durableId="34D8001B" w16cex:dateUtc="2026-03-03T00:29:00Z"/>
  <w16cex:commentExtensible w16cex:durableId="75841E2B" w16cex:dateUtc="2026-03-03T22:24:00Z"/>
  <w16cex:commentExtensible w16cex:durableId="781F2956" w16cex:dateUtc="2026-03-03T22:26:00Z"/>
  <w16cex:commentExtensible w16cex:durableId="3FA345C6" w16cex:dateUtc="2026-03-09T11:55:00Z"/>
  <w16cex:commentExtensible w16cex:durableId="1EB4E3CC" w16cex:dateUtc="2026-03-09T12:04:00Z"/>
  <w16cex:commentExtensible w16cex:durableId="1FDC7108" w16cex:dateUtc="2026-03-03T01:37:00Z"/>
  <w16cex:commentExtensible w16cex:durableId="4118A9FB" w16cex:dateUtc="2026-04-03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BCCF5" w16cid:durableId="0FBB7C68"/>
  <w16cid:commentId w16cid:paraId="69740123" w16cid:durableId="26E07008"/>
  <w16cid:commentId w16cid:paraId="5EA0C466" w16cid:durableId="7C32124B"/>
  <w16cid:commentId w16cid:paraId="7EE1E073" w16cid:durableId="7451EB60"/>
  <w16cid:commentId w16cid:paraId="58959E55" w16cid:durableId="23B8E5B8"/>
  <w16cid:commentId w16cid:paraId="77FB720F" w16cid:durableId="17B5F7BB"/>
  <w16cid:commentId w16cid:paraId="537108C8" w16cid:durableId="5DCCAF8D"/>
  <w16cid:commentId w16cid:paraId="38C4F776" w16cid:durableId="0B04469D"/>
  <w16cid:commentId w16cid:paraId="0D285EBF" w16cid:durableId="117A7793"/>
  <w16cid:commentId w16cid:paraId="3461EAB4" w16cid:durableId="04D0BAFA"/>
  <w16cid:commentId w16cid:paraId="0CAE3D1C" w16cid:durableId="7594DE51"/>
  <w16cid:commentId w16cid:paraId="234FC78F" w16cid:durableId="0A7ADABB"/>
  <w16cid:commentId w16cid:paraId="1E1D71AE" w16cid:durableId="67237EEF"/>
  <w16cid:commentId w16cid:paraId="396E2A62" w16cid:durableId="50AF6F92"/>
  <w16cid:commentId w16cid:paraId="05872EE4" w16cid:durableId="698396AE"/>
  <w16cid:commentId w16cid:paraId="06FA0D1A" w16cid:durableId="7082820F"/>
  <w16cid:commentId w16cid:paraId="1F021AA3" w16cid:durableId="7499C4E8"/>
  <w16cid:commentId w16cid:paraId="02A0D04C" w16cid:durableId="6F5E5C45"/>
  <w16cid:commentId w16cid:paraId="0E6062C3" w16cid:durableId="2983670F"/>
  <w16cid:commentId w16cid:paraId="3B5BE6D3" w16cid:durableId="0FFBEB36"/>
  <w16cid:commentId w16cid:paraId="16B8EF92" w16cid:durableId="10AB8509"/>
  <w16cid:commentId w16cid:paraId="0C5A9C31" w16cid:durableId="524CCB63"/>
  <w16cid:commentId w16cid:paraId="6C6F482C" w16cid:durableId="5850530D"/>
  <w16cid:commentId w16cid:paraId="158C2104" w16cid:durableId="704F4567"/>
  <w16cid:commentId w16cid:paraId="1E618FB4" w16cid:durableId="1B79681F"/>
  <w16cid:commentId w16cid:paraId="739ABF04" w16cid:durableId="4D50BC3D"/>
  <w16cid:commentId w16cid:paraId="2E2C35A2" w16cid:durableId="75914DE6"/>
  <w16cid:commentId w16cid:paraId="351F4A4C" w16cid:durableId="2EDC0990"/>
  <w16cid:commentId w16cid:paraId="5D2802CA" w16cid:durableId="35EE1F64"/>
  <w16cid:commentId w16cid:paraId="0BCCD04C" w16cid:durableId="09E11DEF"/>
  <w16cid:commentId w16cid:paraId="53FFA76C" w16cid:durableId="572FBE4A"/>
  <w16cid:commentId w16cid:paraId="1D535071" w16cid:durableId="5D352143"/>
  <w16cid:commentId w16cid:paraId="25CF8BF2" w16cid:durableId="6B7E7088"/>
  <w16cid:commentId w16cid:paraId="5576BCAB" w16cid:durableId="4352827C"/>
  <w16cid:commentId w16cid:paraId="2EDCC801" w16cid:durableId="605FF6C8"/>
  <w16cid:commentId w16cid:paraId="731DF8ED" w16cid:durableId="6D9C813E"/>
  <w16cid:commentId w16cid:paraId="17C49590" w16cid:durableId="5C8450A8"/>
  <w16cid:commentId w16cid:paraId="630BA35B" w16cid:durableId="650A54A4"/>
  <w16cid:commentId w16cid:paraId="5FDB548B" w16cid:durableId="09B6BDCE"/>
  <w16cid:commentId w16cid:paraId="66B069FF" w16cid:durableId="58EFF068"/>
  <w16cid:commentId w16cid:paraId="11BA5733" w16cid:durableId="7FCE66E9"/>
  <w16cid:commentId w16cid:paraId="587305ED" w16cid:durableId="6454BCDD"/>
  <w16cid:commentId w16cid:paraId="6529B48F" w16cid:durableId="7F3B9F58"/>
  <w16cid:commentId w16cid:paraId="11579B01" w16cid:durableId="64F1A334"/>
  <w16cid:commentId w16cid:paraId="6DE7C082" w16cid:durableId="511AB640"/>
  <w16cid:commentId w16cid:paraId="285C4161" w16cid:durableId="747C4FB0"/>
  <w16cid:commentId w16cid:paraId="4803D747" w16cid:durableId="14E33025"/>
  <w16cid:commentId w16cid:paraId="0D6EB740" w16cid:durableId="7DD4D4FF"/>
  <w16cid:commentId w16cid:paraId="26BE0A36" w16cid:durableId="1BACE3FA"/>
  <w16cid:commentId w16cid:paraId="552B7622" w16cid:durableId="0EB03F45"/>
  <w16cid:commentId w16cid:paraId="358C7E82" w16cid:durableId="341DB7CD"/>
  <w16cid:commentId w16cid:paraId="56019697" w16cid:durableId="5FCFA531"/>
  <w16cid:commentId w16cid:paraId="1D43B16E" w16cid:durableId="05569C24"/>
  <w16cid:commentId w16cid:paraId="69AF1B2D" w16cid:durableId="4DDAC594"/>
  <w16cid:commentId w16cid:paraId="51E3A5BF" w16cid:durableId="2B243373"/>
  <w16cid:commentId w16cid:paraId="588DED48" w16cid:durableId="44B810C9"/>
  <w16cid:commentId w16cid:paraId="2181F188" w16cid:durableId="49135F8F"/>
  <w16cid:commentId w16cid:paraId="78B928F0" w16cid:durableId="66E0449D"/>
  <w16cid:commentId w16cid:paraId="004A7FCB" w16cid:durableId="0948F9F4"/>
  <w16cid:commentId w16cid:paraId="6A951D07" w16cid:durableId="4117D562"/>
  <w16cid:commentId w16cid:paraId="013B3110" w16cid:durableId="42798949"/>
  <w16cid:commentId w16cid:paraId="5B5FB37D" w16cid:durableId="0DF1183C"/>
  <w16cid:commentId w16cid:paraId="3C98F67A" w16cid:durableId="2F75EDA1"/>
  <w16cid:commentId w16cid:paraId="474284A6" w16cid:durableId="44C8A524"/>
  <w16cid:commentId w16cid:paraId="49AA1F1F" w16cid:durableId="1667DC38"/>
  <w16cid:commentId w16cid:paraId="27F2CBC9" w16cid:durableId="4AF89DD5"/>
  <w16cid:commentId w16cid:paraId="1A98B828" w16cid:durableId="131A04C8"/>
  <w16cid:commentId w16cid:paraId="250D9EC1" w16cid:durableId="60795441"/>
  <w16cid:commentId w16cid:paraId="24252381" w16cid:durableId="7F0FFF69"/>
  <w16cid:commentId w16cid:paraId="362A203B" w16cid:durableId="7BB20A65"/>
  <w16cid:commentId w16cid:paraId="2354D75F" w16cid:durableId="462CBC0F"/>
  <w16cid:commentId w16cid:paraId="2D1EFD0F" w16cid:durableId="386EBC3C"/>
  <w16cid:commentId w16cid:paraId="3FCFD140" w16cid:durableId="25B6A5C0"/>
  <w16cid:commentId w16cid:paraId="7749C754" w16cid:durableId="1DF0F9B8"/>
  <w16cid:commentId w16cid:paraId="4DE9B292" w16cid:durableId="1714F9E9"/>
  <w16cid:commentId w16cid:paraId="0A9B5011" w16cid:durableId="44840E32"/>
  <w16cid:commentId w16cid:paraId="1E05DF88" w16cid:durableId="663DAABB"/>
  <w16cid:commentId w16cid:paraId="491257A1" w16cid:durableId="53FC1572"/>
  <w16cid:commentId w16cid:paraId="11EF17CE" w16cid:durableId="51B9E237"/>
  <w16cid:commentId w16cid:paraId="1DADB941" w16cid:durableId="3E56CC55"/>
  <w16cid:commentId w16cid:paraId="399E8343" w16cid:durableId="6F2B9B83"/>
  <w16cid:commentId w16cid:paraId="59808CFC" w16cid:durableId="2554C1A6"/>
  <w16cid:commentId w16cid:paraId="1FE08E75" w16cid:durableId="20B115D8"/>
  <w16cid:commentId w16cid:paraId="4E5BE4DE" w16cid:durableId="2B55C70F"/>
  <w16cid:commentId w16cid:paraId="4CC501FC" w16cid:durableId="3159B740"/>
  <w16cid:commentId w16cid:paraId="325AC9C7" w16cid:durableId="37286C7D"/>
  <w16cid:commentId w16cid:paraId="195F363D" w16cid:durableId="5A10D48F"/>
  <w16cid:commentId w16cid:paraId="04C5D31C" w16cid:durableId="30CCDEA3"/>
  <w16cid:commentId w16cid:paraId="7DCFF87E" w16cid:durableId="01B503F5"/>
  <w16cid:commentId w16cid:paraId="5EE4168B" w16cid:durableId="20797AF4"/>
  <w16cid:commentId w16cid:paraId="4F151799" w16cid:durableId="6DC4B7D4"/>
  <w16cid:commentId w16cid:paraId="5C16766E" w16cid:durableId="06281DAE"/>
  <w16cid:commentId w16cid:paraId="4482CA63" w16cid:durableId="57AA8958"/>
  <w16cid:commentId w16cid:paraId="2A05909C" w16cid:durableId="1DC9F179"/>
  <w16cid:commentId w16cid:paraId="3EBC36F2" w16cid:durableId="604CB2C3"/>
  <w16cid:commentId w16cid:paraId="177A60B9" w16cid:durableId="20C2CFD2"/>
  <w16cid:commentId w16cid:paraId="63694C30" w16cid:durableId="7F6951F8"/>
  <w16cid:commentId w16cid:paraId="5CBF80FC" w16cid:durableId="0AB14B3E"/>
  <w16cid:commentId w16cid:paraId="55CE9CA4" w16cid:durableId="4543F18E"/>
  <w16cid:commentId w16cid:paraId="23B7E54F" w16cid:durableId="149B7124"/>
  <w16cid:commentId w16cid:paraId="1E3D51A9" w16cid:durableId="6D8A65EB"/>
  <w16cid:commentId w16cid:paraId="0F89F407" w16cid:durableId="4F822526"/>
  <w16cid:commentId w16cid:paraId="756AE5FF" w16cid:durableId="51BF1B60"/>
  <w16cid:commentId w16cid:paraId="2A29C292" w16cid:durableId="762C426A"/>
  <w16cid:commentId w16cid:paraId="53248845" w16cid:durableId="7301B555"/>
  <w16cid:commentId w16cid:paraId="553D2591" w16cid:durableId="1E1A77C7"/>
  <w16cid:commentId w16cid:paraId="2C86617A" w16cid:durableId="43070346"/>
  <w16cid:commentId w16cid:paraId="7AA3B959" w16cid:durableId="58F6450D"/>
  <w16cid:commentId w16cid:paraId="60E6AA0A" w16cid:durableId="08E52274"/>
  <w16cid:commentId w16cid:paraId="45859C0B" w16cid:durableId="213B4C42"/>
  <w16cid:commentId w16cid:paraId="6912CA62" w16cid:durableId="3956B6A6"/>
  <w16cid:commentId w16cid:paraId="5A975EFE" w16cid:durableId="07AB3D7E"/>
  <w16cid:commentId w16cid:paraId="0FDCBDDB" w16cid:durableId="745F5724"/>
  <w16cid:commentId w16cid:paraId="267FC84A" w16cid:durableId="5A567ED1"/>
  <w16cid:commentId w16cid:paraId="54420D04" w16cid:durableId="7A58B3A4"/>
  <w16cid:commentId w16cid:paraId="628CC550" w16cid:durableId="3D1F6AC2"/>
  <w16cid:commentId w16cid:paraId="4E832150" w16cid:durableId="55DC8AB7"/>
  <w16cid:commentId w16cid:paraId="5B06682B" w16cid:durableId="7D221F4A"/>
  <w16cid:commentId w16cid:paraId="4E57D4E2" w16cid:durableId="5C126991"/>
  <w16cid:commentId w16cid:paraId="70204ABC" w16cid:durableId="62F7D110"/>
  <w16cid:commentId w16cid:paraId="7C222800" w16cid:durableId="240864EE"/>
  <w16cid:commentId w16cid:paraId="78F9F2B4" w16cid:durableId="029C79FA"/>
  <w16cid:commentId w16cid:paraId="3DEF248C" w16cid:durableId="30AC4D94"/>
  <w16cid:commentId w16cid:paraId="24A64CE2" w16cid:durableId="3073991C"/>
  <w16cid:commentId w16cid:paraId="0E3130F3" w16cid:durableId="08AE11C9"/>
  <w16cid:commentId w16cid:paraId="024F0122" w16cid:durableId="34D8001B"/>
  <w16cid:commentId w16cid:paraId="51E54D1C" w16cid:durableId="75841E2B"/>
  <w16cid:commentId w16cid:paraId="5527754E" w16cid:durableId="781F2956"/>
  <w16cid:commentId w16cid:paraId="2682BD2C" w16cid:durableId="3FA345C6"/>
  <w16cid:commentId w16cid:paraId="550E17EF" w16cid:durableId="1EB4E3CC"/>
  <w16cid:commentId w16cid:paraId="32E1A049" w16cid:durableId="1FDC7108"/>
  <w16cid:commentId w16cid:paraId="4D942EDC" w16cid:durableId="4118A9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580A" w:rsidP="00EE610D" w:rsidRDefault="007B580A" w14:paraId="1AEEB293" w14:textId="77777777">
      <w:r>
        <w:separator/>
      </w:r>
    </w:p>
  </w:endnote>
  <w:endnote w:type="continuationSeparator" w:id="0">
    <w:p w:rsidR="007B580A" w:rsidP="00EE610D" w:rsidRDefault="007B580A" w14:paraId="4BC2F7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580A" w:rsidP="00EE610D" w:rsidRDefault="007B580A" w14:paraId="30392D79" w14:textId="77777777">
      <w:r>
        <w:separator/>
      </w:r>
    </w:p>
  </w:footnote>
  <w:footnote w:type="continuationSeparator" w:id="0">
    <w:p w:rsidR="007B580A" w:rsidP="00EE610D" w:rsidRDefault="007B580A" w14:paraId="34BD886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35E"/>
    <w:multiLevelType w:val="multilevel"/>
    <w:tmpl w:val="72304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7C56A8"/>
    <w:multiLevelType w:val="multilevel"/>
    <w:tmpl w:val="5E74E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671FFA"/>
    <w:multiLevelType w:val="multilevel"/>
    <w:tmpl w:val="F5BE4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7D6121"/>
    <w:multiLevelType w:val="multilevel"/>
    <w:tmpl w:val="E1D64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1F41CD"/>
    <w:multiLevelType w:val="multilevel"/>
    <w:tmpl w:val="1EBEB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B91E1B"/>
    <w:multiLevelType w:val="multilevel"/>
    <w:tmpl w:val="3AD43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ACA1673"/>
    <w:multiLevelType w:val="multilevel"/>
    <w:tmpl w:val="CB9CD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C66F5D"/>
    <w:multiLevelType w:val="multilevel"/>
    <w:tmpl w:val="45588F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136771"/>
    <w:multiLevelType w:val="multilevel"/>
    <w:tmpl w:val="2B06C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BC327C"/>
    <w:multiLevelType w:val="multilevel"/>
    <w:tmpl w:val="EA10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56A30"/>
    <w:multiLevelType w:val="multilevel"/>
    <w:tmpl w:val="21DC5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9481407"/>
    <w:multiLevelType w:val="multilevel"/>
    <w:tmpl w:val="F69A1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2D55BE"/>
    <w:multiLevelType w:val="hybridMultilevel"/>
    <w:tmpl w:val="3EF0E174"/>
    <w:lvl w:ilvl="0" w:tplc="CCE02696">
      <w:start w:val="5"/>
      <w:numFmt w:val="bullet"/>
      <w:lvlText w:val="-"/>
      <w:lvlJc w:val="left"/>
      <w:pPr>
        <w:ind w:left="360" w:hanging="360"/>
      </w:pPr>
      <w:rPr>
        <w:rFonts w:hint="default" w:ascii="Aptos" w:hAnsi="Apto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1E8348F1"/>
    <w:multiLevelType w:val="multilevel"/>
    <w:tmpl w:val="F0D4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16D2D"/>
    <w:multiLevelType w:val="multilevel"/>
    <w:tmpl w:val="4C8C1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A8F7012"/>
    <w:multiLevelType w:val="multilevel"/>
    <w:tmpl w:val="54965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CDA7454"/>
    <w:multiLevelType w:val="multilevel"/>
    <w:tmpl w:val="2B826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D6833FC"/>
    <w:multiLevelType w:val="multilevel"/>
    <w:tmpl w:val="09F2D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F4943BB"/>
    <w:multiLevelType w:val="multilevel"/>
    <w:tmpl w:val="26A87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2CA281D"/>
    <w:multiLevelType w:val="multilevel"/>
    <w:tmpl w:val="2BE69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6DD6DA0"/>
    <w:multiLevelType w:val="hybridMultilevel"/>
    <w:tmpl w:val="A64075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BC6585B"/>
    <w:multiLevelType w:val="multilevel"/>
    <w:tmpl w:val="D324B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BE75D8A"/>
    <w:multiLevelType w:val="multilevel"/>
    <w:tmpl w:val="69009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01A6ADA"/>
    <w:multiLevelType w:val="multilevel"/>
    <w:tmpl w:val="DF9E706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4442E00"/>
    <w:multiLevelType w:val="multilevel"/>
    <w:tmpl w:val="F1FA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C643C"/>
    <w:multiLevelType w:val="hybridMultilevel"/>
    <w:tmpl w:val="279870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A561AFC"/>
    <w:multiLevelType w:val="multilevel"/>
    <w:tmpl w:val="BA4EC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FEC6274"/>
    <w:multiLevelType w:val="multilevel"/>
    <w:tmpl w:val="8CEA7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33B414A"/>
    <w:multiLevelType w:val="multilevel"/>
    <w:tmpl w:val="0E4A6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6CD44E6"/>
    <w:multiLevelType w:val="hybridMultilevel"/>
    <w:tmpl w:val="F68AD8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B4C3A5F"/>
    <w:multiLevelType w:val="multilevel"/>
    <w:tmpl w:val="F9ACF8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D0E209D"/>
    <w:multiLevelType w:val="multilevel"/>
    <w:tmpl w:val="B6125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E67FB17"/>
    <w:multiLevelType w:val="hybridMultilevel"/>
    <w:tmpl w:val="FFFFFFFF"/>
    <w:lvl w:ilvl="0" w:tplc="8800F532">
      <w:start w:val="1"/>
      <w:numFmt w:val="bullet"/>
      <w:lvlText w:val=""/>
      <w:lvlJc w:val="left"/>
      <w:pPr>
        <w:ind w:left="720" w:hanging="360"/>
      </w:pPr>
      <w:rPr>
        <w:rFonts w:hint="default" w:ascii="Symbol" w:hAnsi="Symbol"/>
      </w:rPr>
    </w:lvl>
    <w:lvl w:ilvl="1" w:tplc="0C92C016">
      <w:start w:val="1"/>
      <w:numFmt w:val="bullet"/>
      <w:lvlText w:val="o"/>
      <w:lvlJc w:val="left"/>
      <w:pPr>
        <w:ind w:left="1440" w:hanging="360"/>
      </w:pPr>
      <w:rPr>
        <w:rFonts w:hint="default" w:ascii="Courier New" w:hAnsi="Courier New"/>
      </w:rPr>
    </w:lvl>
    <w:lvl w:ilvl="2" w:tplc="A2B0EBB2">
      <w:start w:val="1"/>
      <w:numFmt w:val="bullet"/>
      <w:lvlText w:val=""/>
      <w:lvlJc w:val="left"/>
      <w:pPr>
        <w:ind w:left="2160" w:hanging="360"/>
      </w:pPr>
      <w:rPr>
        <w:rFonts w:hint="default" w:ascii="Wingdings" w:hAnsi="Wingdings"/>
      </w:rPr>
    </w:lvl>
    <w:lvl w:ilvl="3" w:tplc="C804B412">
      <w:start w:val="1"/>
      <w:numFmt w:val="bullet"/>
      <w:lvlText w:val=""/>
      <w:lvlJc w:val="left"/>
      <w:pPr>
        <w:ind w:left="2880" w:hanging="360"/>
      </w:pPr>
      <w:rPr>
        <w:rFonts w:hint="default" w:ascii="Symbol" w:hAnsi="Symbol"/>
      </w:rPr>
    </w:lvl>
    <w:lvl w:ilvl="4" w:tplc="C9240042">
      <w:start w:val="1"/>
      <w:numFmt w:val="bullet"/>
      <w:lvlText w:val="o"/>
      <w:lvlJc w:val="left"/>
      <w:pPr>
        <w:ind w:left="3600" w:hanging="360"/>
      </w:pPr>
      <w:rPr>
        <w:rFonts w:hint="default" w:ascii="Courier New" w:hAnsi="Courier New"/>
      </w:rPr>
    </w:lvl>
    <w:lvl w:ilvl="5" w:tplc="4944395C">
      <w:start w:val="1"/>
      <w:numFmt w:val="bullet"/>
      <w:lvlText w:val=""/>
      <w:lvlJc w:val="left"/>
      <w:pPr>
        <w:ind w:left="4320" w:hanging="360"/>
      </w:pPr>
      <w:rPr>
        <w:rFonts w:hint="default" w:ascii="Wingdings" w:hAnsi="Wingdings"/>
      </w:rPr>
    </w:lvl>
    <w:lvl w:ilvl="6" w:tplc="C6482CB4">
      <w:start w:val="1"/>
      <w:numFmt w:val="bullet"/>
      <w:lvlText w:val=""/>
      <w:lvlJc w:val="left"/>
      <w:pPr>
        <w:ind w:left="5040" w:hanging="360"/>
      </w:pPr>
      <w:rPr>
        <w:rFonts w:hint="default" w:ascii="Symbol" w:hAnsi="Symbol"/>
      </w:rPr>
    </w:lvl>
    <w:lvl w:ilvl="7" w:tplc="8362C9CE">
      <w:start w:val="1"/>
      <w:numFmt w:val="bullet"/>
      <w:lvlText w:val="o"/>
      <w:lvlJc w:val="left"/>
      <w:pPr>
        <w:ind w:left="5760" w:hanging="360"/>
      </w:pPr>
      <w:rPr>
        <w:rFonts w:hint="default" w:ascii="Courier New" w:hAnsi="Courier New"/>
      </w:rPr>
    </w:lvl>
    <w:lvl w:ilvl="8" w:tplc="7E223BAA">
      <w:start w:val="1"/>
      <w:numFmt w:val="bullet"/>
      <w:lvlText w:val=""/>
      <w:lvlJc w:val="left"/>
      <w:pPr>
        <w:ind w:left="6480" w:hanging="360"/>
      </w:pPr>
      <w:rPr>
        <w:rFonts w:hint="default" w:ascii="Wingdings" w:hAnsi="Wingdings"/>
      </w:rPr>
    </w:lvl>
  </w:abstractNum>
  <w:abstractNum w:abstractNumId="33" w15:restartNumberingAfterBreak="0">
    <w:nsid w:val="6328363E"/>
    <w:multiLevelType w:val="multilevel"/>
    <w:tmpl w:val="6F163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3516566"/>
    <w:multiLevelType w:val="multilevel"/>
    <w:tmpl w:val="9B5493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377185D"/>
    <w:multiLevelType w:val="multilevel"/>
    <w:tmpl w:val="D28A8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6581657"/>
    <w:multiLevelType w:val="multilevel"/>
    <w:tmpl w:val="898AE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6CB5849"/>
    <w:multiLevelType w:val="multilevel"/>
    <w:tmpl w:val="726C0C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8E8521E"/>
    <w:multiLevelType w:val="multilevel"/>
    <w:tmpl w:val="206C2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95F3051"/>
    <w:multiLevelType w:val="hybridMultilevel"/>
    <w:tmpl w:val="5C40A072"/>
    <w:lvl w:ilvl="0" w:tplc="CCE02696">
      <w:start w:val="5"/>
      <w:numFmt w:val="bullet"/>
      <w:lvlText w:val="-"/>
      <w:lvlJc w:val="left"/>
      <w:pPr>
        <w:ind w:left="720" w:hanging="360"/>
      </w:pPr>
      <w:rPr>
        <w:rFonts w:hint="default" w:ascii="Aptos" w:hAnsi="Aptos"/>
      </w:rPr>
    </w:lvl>
    <w:lvl w:ilvl="1" w:tplc="9CDAD0FC">
      <w:start w:val="1"/>
      <w:numFmt w:val="bullet"/>
      <w:lvlText w:val="o"/>
      <w:lvlJc w:val="left"/>
      <w:pPr>
        <w:ind w:left="1440" w:hanging="360"/>
      </w:pPr>
      <w:rPr>
        <w:rFonts w:hint="default" w:ascii="Courier New" w:hAnsi="Courier New"/>
      </w:rPr>
    </w:lvl>
    <w:lvl w:ilvl="2" w:tplc="E4926198">
      <w:start w:val="1"/>
      <w:numFmt w:val="bullet"/>
      <w:lvlText w:val=""/>
      <w:lvlJc w:val="left"/>
      <w:pPr>
        <w:ind w:left="2160" w:hanging="360"/>
      </w:pPr>
      <w:rPr>
        <w:rFonts w:hint="default" w:ascii="Wingdings" w:hAnsi="Wingdings"/>
      </w:rPr>
    </w:lvl>
    <w:lvl w:ilvl="3" w:tplc="5C0CC00A">
      <w:start w:val="1"/>
      <w:numFmt w:val="bullet"/>
      <w:lvlText w:val=""/>
      <w:lvlJc w:val="left"/>
      <w:pPr>
        <w:ind w:left="2880" w:hanging="360"/>
      </w:pPr>
      <w:rPr>
        <w:rFonts w:hint="default" w:ascii="Symbol" w:hAnsi="Symbol"/>
      </w:rPr>
    </w:lvl>
    <w:lvl w:ilvl="4" w:tplc="BB3A2922">
      <w:start w:val="1"/>
      <w:numFmt w:val="bullet"/>
      <w:lvlText w:val="o"/>
      <w:lvlJc w:val="left"/>
      <w:pPr>
        <w:ind w:left="3600" w:hanging="360"/>
      </w:pPr>
      <w:rPr>
        <w:rFonts w:hint="default" w:ascii="Courier New" w:hAnsi="Courier New"/>
      </w:rPr>
    </w:lvl>
    <w:lvl w:ilvl="5" w:tplc="8190FE96">
      <w:start w:val="1"/>
      <w:numFmt w:val="bullet"/>
      <w:lvlText w:val=""/>
      <w:lvlJc w:val="left"/>
      <w:pPr>
        <w:ind w:left="4320" w:hanging="360"/>
      </w:pPr>
      <w:rPr>
        <w:rFonts w:hint="default" w:ascii="Wingdings" w:hAnsi="Wingdings"/>
      </w:rPr>
    </w:lvl>
    <w:lvl w:ilvl="6" w:tplc="886637DE" w:tentative="1">
      <w:start w:val="1"/>
      <w:numFmt w:val="bullet"/>
      <w:lvlText w:val=""/>
      <w:lvlJc w:val="left"/>
      <w:pPr>
        <w:ind w:left="5040" w:hanging="360"/>
      </w:pPr>
      <w:rPr>
        <w:rFonts w:hint="default" w:ascii="Symbol" w:hAnsi="Symbol"/>
      </w:rPr>
    </w:lvl>
    <w:lvl w:ilvl="7" w:tplc="C60EB3FE" w:tentative="1">
      <w:start w:val="1"/>
      <w:numFmt w:val="bullet"/>
      <w:lvlText w:val="o"/>
      <w:lvlJc w:val="left"/>
      <w:pPr>
        <w:ind w:left="5760" w:hanging="360"/>
      </w:pPr>
      <w:rPr>
        <w:rFonts w:hint="default" w:ascii="Courier New" w:hAnsi="Courier New"/>
      </w:rPr>
    </w:lvl>
    <w:lvl w:ilvl="8" w:tplc="9EA4953E" w:tentative="1">
      <w:start w:val="1"/>
      <w:numFmt w:val="bullet"/>
      <w:lvlText w:val=""/>
      <w:lvlJc w:val="left"/>
      <w:pPr>
        <w:ind w:left="6480" w:hanging="360"/>
      </w:pPr>
      <w:rPr>
        <w:rFonts w:hint="default" w:ascii="Wingdings" w:hAnsi="Wingdings"/>
      </w:rPr>
    </w:lvl>
  </w:abstractNum>
  <w:abstractNum w:abstractNumId="40" w15:restartNumberingAfterBreak="0">
    <w:nsid w:val="7122778D"/>
    <w:multiLevelType w:val="multilevel"/>
    <w:tmpl w:val="716A9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1E70A38"/>
    <w:multiLevelType w:val="hybridMultilevel"/>
    <w:tmpl w:val="318AF8E8"/>
    <w:lvl w:ilvl="0" w:tplc="7284CB42">
      <w:numFmt w:val="bullet"/>
      <w:lvlText w:val="-"/>
      <w:lvlJc w:val="left"/>
      <w:pPr>
        <w:ind w:left="720" w:hanging="360"/>
      </w:pPr>
      <w:rPr>
        <w:rFonts w:hint="default" w:ascii="Aptos" w:hAnsi="Aptos" w:eastAsia="Aptos" w:cs="Apto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2A74E22"/>
    <w:multiLevelType w:val="multilevel"/>
    <w:tmpl w:val="8C481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74F58AA"/>
    <w:multiLevelType w:val="multilevel"/>
    <w:tmpl w:val="77C8D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753017D"/>
    <w:multiLevelType w:val="multilevel"/>
    <w:tmpl w:val="6AE06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75A7705"/>
    <w:multiLevelType w:val="multilevel"/>
    <w:tmpl w:val="83C20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AD64272"/>
    <w:multiLevelType w:val="multilevel"/>
    <w:tmpl w:val="8CBC7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CA3498A"/>
    <w:multiLevelType w:val="multilevel"/>
    <w:tmpl w:val="CAB06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DFD39B6"/>
    <w:multiLevelType w:val="multilevel"/>
    <w:tmpl w:val="6AF4A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3922482">
    <w:abstractNumId w:val="20"/>
  </w:num>
  <w:num w:numId="2" w16cid:durableId="1172723883">
    <w:abstractNumId w:val="29"/>
  </w:num>
  <w:num w:numId="3" w16cid:durableId="1161116106">
    <w:abstractNumId w:val="41"/>
  </w:num>
  <w:num w:numId="4" w16cid:durableId="963075328">
    <w:abstractNumId w:val="38"/>
  </w:num>
  <w:num w:numId="5" w16cid:durableId="415907543">
    <w:abstractNumId w:val="9"/>
  </w:num>
  <w:num w:numId="6" w16cid:durableId="1312978166">
    <w:abstractNumId w:val="3"/>
  </w:num>
  <w:num w:numId="7" w16cid:durableId="510802851">
    <w:abstractNumId w:val="35"/>
  </w:num>
  <w:num w:numId="8" w16cid:durableId="568612877">
    <w:abstractNumId w:val="8"/>
  </w:num>
  <w:num w:numId="9" w16cid:durableId="1214125240">
    <w:abstractNumId w:val="14"/>
  </w:num>
  <w:num w:numId="10" w16cid:durableId="1040127797">
    <w:abstractNumId w:val="47"/>
  </w:num>
  <w:num w:numId="11" w16cid:durableId="1549491022">
    <w:abstractNumId w:val="31"/>
  </w:num>
  <w:num w:numId="12" w16cid:durableId="700253290">
    <w:abstractNumId w:val="33"/>
  </w:num>
  <w:num w:numId="13" w16cid:durableId="855581616">
    <w:abstractNumId w:val="24"/>
  </w:num>
  <w:num w:numId="14" w16cid:durableId="1181897851">
    <w:abstractNumId w:val="19"/>
  </w:num>
  <w:num w:numId="15" w16cid:durableId="1538817592">
    <w:abstractNumId w:val="28"/>
  </w:num>
  <w:num w:numId="16" w16cid:durableId="1505589145">
    <w:abstractNumId w:val="46"/>
  </w:num>
  <w:num w:numId="17" w16cid:durableId="187107749">
    <w:abstractNumId w:val="5"/>
  </w:num>
  <w:num w:numId="18" w16cid:durableId="1638338491">
    <w:abstractNumId w:val="23"/>
  </w:num>
  <w:num w:numId="19" w16cid:durableId="837772239">
    <w:abstractNumId w:val="16"/>
  </w:num>
  <w:num w:numId="20" w16cid:durableId="101923092">
    <w:abstractNumId w:val="2"/>
  </w:num>
  <w:num w:numId="21" w16cid:durableId="1031613742">
    <w:abstractNumId w:val="44"/>
  </w:num>
  <w:num w:numId="22" w16cid:durableId="920069655">
    <w:abstractNumId w:val="1"/>
  </w:num>
  <w:num w:numId="23" w16cid:durableId="1857965558">
    <w:abstractNumId w:val="43"/>
  </w:num>
  <w:num w:numId="24" w16cid:durableId="1641184037">
    <w:abstractNumId w:val="11"/>
  </w:num>
  <w:num w:numId="25" w16cid:durableId="129639305">
    <w:abstractNumId w:val="15"/>
  </w:num>
  <w:num w:numId="26" w16cid:durableId="1635797398">
    <w:abstractNumId w:val="13"/>
    <w:lvlOverride w:ilvl="0">
      <w:startOverride w:val="1"/>
    </w:lvlOverride>
  </w:num>
  <w:num w:numId="27" w16cid:durableId="1429735895">
    <w:abstractNumId w:val="13"/>
    <w:lvlOverride w:ilvl="0">
      <w:startOverride w:val="2"/>
    </w:lvlOverride>
  </w:num>
  <w:num w:numId="28" w16cid:durableId="388767452">
    <w:abstractNumId w:val="13"/>
    <w:lvlOverride w:ilvl="0">
      <w:startOverride w:val="3"/>
    </w:lvlOverride>
  </w:num>
  <w:num w:numId="29" w16cid:durableId="756942325">
    <w:abstractNumId w:val="13"/>
    <w:lvlOverride w:ilvl="0">
      <w:startOverride w:val="4"/>
    </w:lvlOverride>
  </w:num>
  <w:num w:numId="30" w16cid:durableId="1131947588">
    <w:abstractNumId w:val="13"/>
    <w:lvlOverride w:ilvl="0">
      <w:startOverride w:val="5"/>
    </w:lvlOverride>
  </w:num>
  <w:num w:numId="31" w16cid:durableId="239025314">
    <w:abstractNumId w:val="40"/>
  </w:num>
  <w:num w:numId="32" w16cid:durableId="837113815">
    <w:abstractNumId w:val="18"/>
  </w:num>
  <w:num w:numId="33" w16cid:durableId="1345286035">
    <w:abstractNumId w:val="26"/>
  </w:num>
  <w:num w:numId="34" w16cid:durableId="881090858">
    <w:abstractNumId w:val="39"/>
  </w:num>
  <w:num w:numId="35" w16cid:durableId="1872575230">
    <w:abstractNumId w:val="30"/>
  </w:num>
  <w:num w:numId="36" w16cid:durableId="1875267930">
    <w:abstractNumId w:val="6"/>
  </w:num>
  <w:num w:numId="37" w16cid:durableId="1376003034">
    <w:abstractNumId w:val="4"/>
  </w:num>
  <w:num w:numId="38" w16cid:durableId="529341134">
    <w:abstractNumId w:val="45"/>
  </w:num>
  <w:num w:numId="39" w16cid:durableId="1089351989">
    <w:abstractNumId w:val="0"/>
  </w:num>
  <w:num w:numId="40" w16cid:durableId="2083670936">
    <w:abstractNumId w:val="36"/>
  </w:num>
  <w:num w:numId="41" w16cid:durableId="642269872">
    <w:abstractNumId w:val="17"/>
  </w:num>
  <w:num w:numId="42" w16cid:durableId="853693524">
    <w:abstractNumId w:val="10"/>
  </w:num>
  <w:num w:numId="43" w16cid:durableId="147020181">
    <w:abstractNumId w:val="34"/>
  </w:num>
  <w:num w:numId="44" w16cid:durableId="545798199">
    <w:abstractNumId w:val="42"/>
  </w:num>
  <w:num w:numId="45" w16cid:durableId="1328559749">
    <w:abstractNumId w:val="27"/>
  </w:num>
  <w:num w:numId="46" w16cid:durableId="1809586470">
    <w:abstractNumId w:val="21"/>
  </w:num>
  <w:num w:numId="47" w16cid:durableId="978456981">
    <w:abstractNumId w:val="48"/>
  </w:num>
  <w:num w:numId="48" w16cid:durableId="1680696785">
    <w:abstractNumId w:val="22"/>
  </w:num>
  <w:num w:numId="49" w16cid:durableId="1428307033">
    <w:abstractNumId w:val="32"/>
  </w:num>
  <w:num w:numId="50" w16cid:durableId="1822497488">
    <w:abstractNumId w:val="25"/>
  </w:num>
  <w:num w:numId="51" w16cid:durableId="703561166">
    <w:abstractNumId w:val="12"/>
  </w:num>
  <w:num w:numId="52" w16cid:durableId="841314197">
    <w:abstractNumId w:val="7"/>
  </w:num>
  <w:num w:numId="53" w16cid:durableId="1970358005">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f, Brian">
    <w15:presenceInfo w15:providerId="AD" w15:userId="S::bgraf@netapp.com::5a132429-f540-45fe-b5ef-b4c532683e49"/>
  </w15:person>
  <w15:person w15:author="Yancey, Michelle">
    <w15:presenceInfo w15:providerId="AD" w15:userId="S::myancey@netapp.com::de2ab3df-d17d-4807-bd5d-0e555c6cef9f"/>
  </w15:person>
  <w15:person w15:author="Bunday, Alexander">
    <w15:presenceInfo w15:providerId="AD" w15:userId="S::abunday@netapp.com::1da1d930-5876-439b-94b9-2b5ead5bec2a"/>
  </w15:person>
  <w15:person w15:author="Kolarkunnu, Muneer">
    <w15:presenceInfo w15:providerId="AD" w15:userId="S::abdulmun@netapp.com::1cd639c0-aa9e-48ae-a2e2-c6860d0410f3"/>
  </w15:person>
  <w15:person w15:author="Wren, Kassian">
    <w15:presenceInfo w15:providerId="AD" w15:userId="S::kassian@netapp.com::32c833b2-8b54-4dc3-97ed-de9da4f2d87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C0"/>
    <w:rsid w:val="000001D6"/>
    <w:rsid w:val="0000043B"/>
    <w:rsid w:val="00000819"/>
    <w:rsid w:val="00000E9D"/>
    <w:rsid w:val="000011B7"/>
    <w:rsid w:val="00001C3B"/>
    <w:rsid w:val="00001D03"/>
    <w:rsid w:val="00001EB1"/>
    <w:rsid w:val="00002086"/>
    <w:rsid w:val="0000237B"/>
    <w:rsid w:val="000023A8"/>
    <w:rsid w:val="000025B1"/>
    <w:rsid w:val="0000344F"/>
    <w:rsid w:val="00003809"/>
    <w:rsid w:val="00004071"/>
    <w:rsid w:val="00004263"/>
    <w:rsid w:val="000045EE"/>
    <w:rsid w:val="000048BB"/>
    <w:rsid w:val="000050A0"/>
    <w:rsid w:val="00005744"/>
    <w:rsid w:val="00005B53"/>
    <w:rsid w:val="00005FA3"/>
    <w:rsid w:val="000061C0"/>
    <w:rsid w:val="00006406"/>
    <w:rsid w:val="00006498"/>
    <w:rsid w:val="00006D64"/>
    <w:rsid w:val="00006E5E"/>
    <w:rsid w:val="00006E9A"/>
    <w:rsid w:val="00007002"/>
    <w:rsid w:val="00007012"/>
    <w:rsid w:val="000073E7"/>
    <w:rsid w:val="00007727"/>
    <w:rsid w:val="0000778D"/>
    <w:rsid w:val="00007910"/>
    <w:rsid w:val="00007AB9"/>
    <w:rsid w:val="000106F0"/>
    <w:rsid w:val="00010D67"/>
    <w:rsid w:val="00011210"/>
    <w:rsid w:val="000113AF"/>
    <w:rsid w:val="00011699"/>
    <w:rsid w:val="00011743"/>
    <w:rsid w:val="00011B16"/>
    <w:rsid w:val="00011C98"/>
    <w:rsid w:val="000120CE"/>
    <w:rsid w:val="00012449"/>
    <w:rsid w:val="00012521"/>
    <w:rsid w:val="00012696"/>
    <w:rsid w:val="000129EA"/>
    <w:rsid w:val="00012BC0"/>
    <w:rsid w:val="00013449"/>
    <w:rsid w:val="0001363D"/>
    <w:rsid w:val="00013762"/>
    <w:rsid w:val="000138B4"/>
    <w:rsid w:val="000142B8"/>
    <w:rsid w:val="000145F2"/>
    <w:rsid w:val="0001464C"/>
    <w:rsid w:val="0001480B"/>
    <w:rsid w:val="00014A0B"/>
    <w:rsid w:val="00014A9B"/>
    <w:rsid w:val="00014FA3"/>
    <w:rsid w:val="0001526D"/>
    <w:rsid w:val="00015581"/>
    <w:rsid w:val="00015678"/>
    <w:rsid w:val="000158BC"/>
    <w:rsid w:val="00015A21"/>
    <w:rsid w:val="00015C86"/>
    <w:rsid w:val="00015F85"/>
    <w:rsid w:val="00016590"/>
    <w:rsid w:val="00017379"/>
    <w:rsid w:val="00017449"/>
    <w:rsid w:val="000178CF"/>
    <w:rsid w:val="000179D0"/>
    <w:rsid w:val="00020057"/>
    <w:rsid w:val="0002021A"/>
    <w:rsid w:val="00020A57"/>
    <w:rsid w:val="00020EBC"/>
    <w:rsid w:val="00020F3B"/>
    <w:rsid w:val="00021173"/>
    <w:rsid w:val="00021C5B"/>
    <w:rsid w:val="00022AE7"/>
    <w:rsid w:val="00022CAD"/>
    <w:rsid w:val="000232EC"/>
    <w:rsid w:val="00023780"/>
    <w:rsid w:val="00023EC0"/>
    <w:rsid w:val="0002465D"/>
    <w:rsid w:val="000248ED"/>
    <w:rsid w:val="00024B5A"/>
    <w:rsid w:val="00024E36"/>
    <w:rsid w:val="000257D9"/>
    <w:rsid w:val="00025E42"/>
    <w:rsid w:val="00025EB8"/>
    <w:rsid w:val="00026099"/>
    <w:rsid w:val="0002674D"/>
    <w:rsid w:val="00026D01"/>
    <w:rsid w:val="00026D37"/>
    <w:rsid w:val="00026DC3"/>
    <w:rsid w:val="00026F9D"/>
    <w:rsid w:val="000279C8"/>
    <w:rsid w:val="000279E6"/>
    <w:rsid w:val="00027DBB"/>
    <w:rsid w:val="000301FD"/>
    <w:rsid w:val="000303C3"/>
    <w:rsid w:val="000303D9"/>
    <w:rsid w:val="00030A61"/>
    <w:rsid w:val="00030B7F"/>
    <w:rsid w:val="00030C0A"/>
    <w:rsid w:val="0003118D"/>
    <w:rsid w:val="000312B8"/>
    <w:rsid w:val="000314EF"/>
    <w:rsid w:val="00031C8C"/>
    <w:rsid w:val="00031E48"/>
    <w:rsid w:val="0003201C"/>
    <w:rsid w:val="00032087"/>
    <w:rsid w:val="000325E7"/>
    <w:rsid w:val="00032829"/>
    <w:rsid w:val="00032904"/>
    <w:rsid w:val="00032C6A"/>
    <w:rsid w:val="00033264"/>
    <w:rsid w:val="000337C5"/>
    <w:rsid w:val="000339AA"/>
    <w:rsid w:val="000340CB"/>
    <w:rsid w:val="00034942"/>
    <w:rsid w:val="00034B26"/>
    <w:rsid w:val="00034EA0"/>
    <w:rsid w:val="00035246"/>
    <w:rsid w:val="00035528"/>
    <w:rsid w:val="00035DC6"/>
    <w:rsid w:val="00036106"/>
    <w:rsid w:val="0003626C"/>
    <w:rsid w:val="00036509"/>
    <w:rsid w:val="000368E4"/>
    <w:rsid w:val="000369EB"/>
    <w:rsid w:val="000369EE"/>
    <w:rsid w:val="00036ABD"/>
    <w:rsid w:val="00036D4E"/>
    <w:rsid w:val="0003718A"/>
    <w:rsid w:val="000372CC"/>
    <w:rsid w:val="00037779"/>
    <w:rsid w:val="00037829"/>
    <w:rsid w:val="00040286"/>
    <w:rsid w:val="000404ED"/>
    <w:rsid w:val="0004099D"/>
    <w:rsid w:val="00040C1D"/>
    <w:rsid w:val="000419BB"/>
    <w:rsid w:val="00041ED3"/>
    <w:rsid w:val="00042A25"/>
    <w:rsid w:val="00042A42"/>
    <w:rsid w:val="00042BAA"/>
    <w:rsid w:val="00042CEC"/>
    <w:rsid w:val="00042D4F"/>
    <w:rsid w:val="0004323E"/>
    <w:rsid w:val="00043F51"/>
    <w:rsid w:val="000446D9"/>
    <w:rsid w:val="000450DE"/>
    <w:rsid w:val="00045265"/>
    <w:rsid w:val="00045816"/>
    <w:rsid w:val="00045A59"/>
    <w:rsid w:val="00045B2D"/>
    <w:rsid w:val="0004608B"/>
    <w:rsid w:val="000462A8"/>
    <w:rsid w:val="000469EA"/>
    <w:rsid w:val="00046C52"/>
    <w:rsid w:val="00046ED9"/>
    <w:rsid w:val="00046F4A"/>
    <w:rsid w:val="00047593"/>
    <w:rsid w:val="000475AF"/>
    <w:rsid w:val="00047B6E"/>
    <w:rsid w:val="00047CBF"/>
    <w:rsid w:val="00047EEC"/>
    <w:rsid w:val="00050024"/>
    <w:rsid w:val="0005018F"/>
    <w:rsid w:val="000504AB"/>
    <w:rsid w:val="00050B74"/>
    <w:rsid w:val="00050EC4"/>
    <w:rsid w:val="00050F84"/>
    <w:rsid w:val="00051C43"/>
    <w:rsid w:val="0005238A"/>
    <w:rsid w:val="000528AD"/>
    <w:rsid w:val="00052A64"/>
    <w:rsid w:val="00052BE0"/>
    <w:rsid w:val="00052C33"/>
    <w:rsid w:val="00052D92"/>
    <w:rsid w:val="00052F9E"/>
    <w:rsid w:val="000537A1"/>
    <w:rsid w:val="00053F48"/>
    <w:rsid w:val="00054370"/>
    <w:rsid w:val="00054A18"/>
    <w:rsid w:val="00054D72"/>
    <w:rsid w:val="000550A9"/>
    <w:rsid w:val="0005584D"/>
    <w:rsid w:val="00055927"/>
    <w:rsid w:val="00055BED"/>
    <w:rsid w:val="00055FC9"/>
    <w:rsid w:val="000569E6"/>
    <w:rsid w:val="00057314"/>
    <w:rsid w:val="00057943"/>
    <w:rsid w:val="00060224"/>
    <w:rsid w:val="00061053"/>
    <w:rsid w:val="00061073"/>
    <w:rsid w:val="000613FA"/>
    <w:rsid w:val="00061714"/>
    <w:rsid w:val="000617AD"/>
    <w:rsid w:val="000617B7"/>
    <w:rsid w:val="00061948"/>
    <w:rsid w:val="00061CFF"/>
    <w:rsid w:val="000620C9"/>
    <w:rsid w:val="0006260C"/>
    <w:rsid w:val="000630C7"/>
    <w:rsid w:val="00063132"/>
    <w:rsid w:val="000632CF"/>
    <w:rsid w:val="0006337B"/>
    <w:rsid w:val="00063478"/>
    <w:rsid w:val="000634C3"/>
    <w:rsid w:val="000635C5"/>
    <w:rsid w:val="00063621"/>
    <w:rsid w:val="00063702"/>
    <w:rsid w:val="000637A2"/>
    <w:rsid w:val="000638B7"/>
    <w:rsid w:val="0006421C"/>
    <w:rsid w:val="000643A7"/>
    <w:rsid w:val="00064B6A"/>
    <w:rsid w:val="00064BE2"/>
    <w:rsid w:val="00064F2C"/>
    <w:rsid w:val="000651CA"/>
    <w:rsid w:val="00065462"/>
    <w:rsid w:val="000658D5"/>
    <w:rsid w:val="00065D11"/>
    <w:rsid w:val="00065FB3"/>
    <w:rsid w:val="00065FEC"/>
    <w:rsid w:val="0006689F"/>
    <w:rsid w:val="00066959"/>
    <w:rsid w:val="00066A36"/>
    <w:rsid w:val="00066D9F"/>
    <w:rsid w:val="00066DFC"/>
    <w:rsid w:val="0006709F"/>
    <w:rsid w:val="00067330"/>
    <w:rsid w:val="0006741B"/>
    <w:rsid w:val="000679EE"/>
    <w:rsid w:val="00067CF6"/>
    <w:rsid w:val="00067FCB"/>
    <w:rsid w:val="000704E7"/>
    <w:rsid w:val="000711BA"/>
    <w:rsid w:val="000714BF"/>
    <w:rsid w:val="00071880"/>
    <w:rsid w:val="00071CAB"/>
    <w:rsid w:val="00071DD0"/>
    <w:rsid w:val="000723AC"/>
    <w:rsid w:val="000723E2"/>
    <w:rsid w:val="000727E5"/>
    <w:rsid w:val="00073312"/>
    <w:rsid w:val="00073601"/>
    <w:rsid w:val="00073705"/>
    <w:rsid w:val="00073969"/>
    <w:rsid w:val="00073AC9"/>
    <w:rsid w:val="00073B3F"/>
    <w:rsid w:val="00073FE4"/>
    <w:rsid w:val="00074329"/>
    <w:rsid w:val="0007461F"/>
    <w:rsid w:val="00074A66"/>
    <w:rsid w:val="00074C1C"/>
    <w:rsid w:val="0007585C"/>
    <w:rsid w:val="00075FC4"/>
    <w:rsid w:val="000760F1"/>
    <w:rsid w:val="000767EE"/>
    <w:rsid w:val="00076FB6"/>
    <w:rsid w:val="0007719B"/>
    <w:rsid w:val="0007738A"/>
    <w:rsid w:val="000778D3"/>
    <w:rsid w:val="00077A62"/>
    <w:rsid w:val="00077C2F"/>
    <w:rsid w:val="0008051E"/>
    <w:rsid w:val="00080ADF"/>
    <w:rsid w:val="00081064"/>
    <w:rsid w:val="00081271"/>
    <w:rsid w:val="00081D93"/>
    <w:rsid w:val="00081E79"/>
    <w:rsid w:val="00081F97"/>
    <w:rsid w:val="000824CC"/>
    <w:rsid w:val="00082973"/>
    <w:rsid w:val="00082D51"/>
    <w:rsid w:val="000830D9"/>
    <w:rsid w:val="00083486"/>
    <w:rsid w:val="00083E6D"/>
    <w:rsid w:val="000840CD"/>
    <w:rsid w:val="0008479D"/>
    <w:rsid w:val="000847C9"/>
    <w:rsid w:val="00084CBD"/>
    <w:rsid w:val="00085127"/>
    <w:rsid w:val="00085308"/>
    <w:rsid w:val="0008558D"/>
    <w:rsid w:val="000858AD"/>
    <w:rsid w:val="00085D03"/>
    <w:rsid w:val="00085EBF"/>
    <w:rsid w:val="000862AB"/>
    <w:rsid w:val="0008641E"/>
    <w:rsid w:val="000865DD"/>
    <w:rsid w:val="00086682"/>
    <w:rsid w:val="000868F6"/>
    <w:rsid w:val="000869D1"/>
    <w:rsid w:val="00086C45"/>
    <w:rsid w:val="00087099"/>
    <w:rsid w:val="00087269"/>
    <w:rsid w:val="00087389"/>
    <w:rsid w:val="000879A2"/>
    <w:rsid w:val="00090165"/>
    <w:rsid w:val="000901E0"/>
    <w:rsid w:val="00090230"/>
    <w:rsid w:val="000905D7"/>
    <w:rsid w:val="0009085B"/>
    <w:rsid w:val="00090A6D"/>
    <w:rsid w:val="00090B75"/>
    <w:rsid w:val="00090EE4"/>
    <w:rsid w:val="00090F12"/>
    <w:rsid w:val="00091218"/>
    <w:rsid w:val="000912D1"/>
    <w:rsid w:val="00091592"/>
    <w:rsid w:val="00092147"/>
    <w:rsid w:val="00092348"/>
    <w:rsid w:val="00092623"/>
    <w:rsid w:val="000926A9"/>
    <w:rsid w:val="00092E0A"/>
    <w:rsid w:val="000930A7"/>
    <w:rsid w:val="00093290"/>
    <w:rsid w:val="000933EC"/>
    <w:rsid w:val="000937FF"/>
    <w:rsid w:val="00093C2F"/>
    <w:rsid w:val="00093E9F"/>
    <w:rsid w:val="00093FE3"/>
    <w:rsid w:val="0009418B"/>
    <w:rsid w:val="00094251"/>
    <w:rsid w:val="000943AF"/>
    <w:rsid w:val="000945C4"/>
    <w:rsid w:val="000946FE"/>
    <w:rsid w:val="000947CD"/>
    <w:rsid w:val="00094C0C"/>
    <w:rsid w:val="00095551"/>
    <w:rsid w:val="000957B8"/>
    <w:rsid w:val="000962E3"/>
    <w:rsid w:val="00096A41"/>
    <w:rsid w:val="00096DB8"/>
    <w:rsid w:val="0009736E"/>
    <w:rsid w:val="00097D25"/>
    <w:rsid w:val="00097E7E"/>
    <w:rsid w:val="000A10C6"/>
    <w:rsid w:val="000A152F"/>
    <w:rsid w:val="000A17EE"/>
    <w:rsid w:val="000A1ADD"/>
    <w:rsid w:val="000A1C7A"/>
    <w:rsid w:val="000A2564"/>
    <w:rsid w:val="000A2D68"/>
    <w:rsid w:val="000A32A5"/>
    <w:rsid w:val="000A34C9"/>
    <w:rsid w:val="000A3716"/>
    <w:rsid w:val="000A3EB8"/>
    <w:rsid w:val="000A44EB"/>
    <w:rsid w:val="000A4BE5"/>
    <w:rsid w:val="000A4C17"/>
    <w:rsid w:val="000A5258"/>
    <w:rsid w:val="000A566F"/>
    <w:rsid w:val="000A59F4"/>
    <w:rsid w:val="000A5CC5"/>
    <w:rsid w:val="000A5F95"/>
    <w:rsid w:val="000A5FE7"/>
    <w:rsid w:val="000A6266"/>
    <w:rsid w:val="000A628F"/>
    <w:rsid w:val="000A68D1"/>
    <w:rsid w:val="000A68D3"/>
    <w:rsid w:val="000A6920"/>
    <w:rsid w:val="000A7027"/>
    <w:rsid w:val="000A7A1A"/>
    <w:rsid w:val="000A7BD8"/>
    <w:rsid w:val="000A7DD1"/>
    <w:rsid w:val="000B0725"/>
    <w:rsid w:val="000B0768"/>
    <w:rsid w:val="000B0B82"/>
    <w:rsid w:val="000B0CA0"/>
    <w:rsid w:val="000B0F7F"/>
    <w:rsid w:val="000B188C"/>
    <w:rsid w:val="000B19B6"/>
    <w:rsid w:val="000B21FF"/>
    <w:rsid w:val="000B23F1"/>
    <w:rsid w:val="000B276A"/>
    <w:rsid w:val="000B2794"/>
    <w:rsid w:val="000B401E"/>
    <w:rsid w:val="000B40A9"/>
    <w:rsid w:val="000B434A"/>
    <w:rsid w:val="000B442C"/>
    <w:rsid w:val="000B4B4F"/>
    <w:rsid w:val="000B4B56"/>
    <w:rsid w:val="000B4FAB"/>
    <w:rsid w:val="000B656A"/>
    <w:rsid w:val="000B6E76"/>
    <w:rsid w:val="000B6EC6"/>
    <w:rsid w:val="000B6EDA"/>
    <w:rsid w:val="000B6FDB"/>
    <w:rsid w:val="000B72A2"/>
    <w:rsid w:val="000B732D"/>
    <w:rsid w:val="000B7617"/>
    <w:rsid w:val="000B79CA"/>
    <w:rsid w:val="000B7B36"/>
    <w:rsid w:val="000B7CC8"/>
    <w:rsid w:val="000B7E9D"/>
    <w:rsid w:val="000B7F56"/>
    <w:rsid w:val="000C00F3"/>
    <w:rsid w:val="000C0699"/>
    <w:rsid w:val="000C06A0"/>
    <w:rsid w:val="000C0EC4"/>
    <w:rsid w:val="000C103A"/>
    <w:rsid w:val="000C16C7"/>
    <w:rsid w:val="000C1CCE"/>
    <w:rsid w:val="000C1F4E"/>
    <w:rsid w:val="000C22C4"/>
    <w:rsid w:val="000C25B9"/>
    <w:rsid w:val="000C3811"/>
    <w:rsid w:val="000C40E0"/>
    <w:rsid w:val="000C4391"/>
    <w:rsid w:val="000C43BB"/>
    <w:rsid w:val="000C4494"/>
    <w:rsid w:val="000C4DFB"/>
    <w:rsid w:val="000C4E48"/>
    <w:rsid w:val="000C4F9C"/>
    <w:rsid w:val="000C4FD0"/>
    <w:rsid w:val="000C59E0"/>
    <w:rsid w:val="000C615C"/>
    <w:rsid w:val="000C61CD"/>
    <w:rsid w:val="000C6315"/>
    <w:rsid w:val="000C72FB"/>
    <w:rsid w:val="000C7436"/>
    <w:rsid w:val="000C744B"/>
    <w:rsid w:val="000C7659"/>
    <w:rsid w:val="000C7669"/>
    <w:rsid w:val="000C76BE"/>
    <w:rsid w:val="000C7771"/>
    <w:rsid w:val="000C7C6D"/>
    <w:rsid w:val="000D01A5"/>
    <w:rsid w:val="000D0537"/>
    <w:rsid w:val="000D0D76"/>
    <w:rsid w:val="000D0FDE"/>
    <w:rsid w:val="000D155D"/>
    <w:rsid w:val="000D1564"/>
    <w:rsid w:val="000D19C4"/>
    <w:rsid w:val="000D19CC"/>
    <w:rsid w:val="000D1B6A"/>
    <w:rsid w:val="000D1D7C"/>
    <w:rsid w:val="000D1F50"/>
    <w:rsid w:val="000D210B"/>
    <w:rsid w:val="000D223B"/>
    <w:rsid w:val="000D2363"/>
    <w:rsid w:val="000D2504"/>
    <w:rsid w:val="000D2610"/>
    <w:rsid w:val="000D2799"/>
    <w:rsid w:val="000D3771"/>
    <w:rsid w:val="000D418B"/>
    <w:rsid w:val="000D426A"/>
    <w:rsid w:val="000D4B43"/>
    <w:rsid w:val="000D504B"/>
    <w:rsid w:val="000D5265"/>
    <w:rsid w:val="000D5673"/>
    <w:rsid w:val="000D571E"/>
    <w:rsid w:val="000D577F"/>
    <w:rsid w:val="000D5AC2"/>
    <w:rsid w:val="000D62D0"/>
    <w:rsid w:val="000D6437"/>
    <w:rsid w:val="000D662C"/>
    <w:rsid w:val="000D6C94"/>
    <w:rsid w:val="000D6F4E"/>
    <w:rsid w:val="000D71E7"/>
    <w:rsid w:val="000D792E"/>
    <w:rsid w:val="000E065E"/>
    <w:rsid w:val="000E06E8"/>
    <w:rsid w:val="000E0CBB"/>
    <w:rsid w:val="000E1C69"/>
    <w:rsid w:val="000E1D40"/>
    <w:rsid w:val="000E1FDA"/>
    <w:rsid w:val="000E20E3"/>
    <w:rsid w:val="000E21E0"/>
    <w:rsid w:val="000E2959"/>
    <w:rsid w:val="000E3128"/>
    <w:rsid w:val="000E34C9"/>
    <w:rsid w:val="000E387F"/>
    <w:rsid w:val="000E3B28"/>
    <w:rsid w:val="000E3C20"/>
    <w:rsid w:val="000E3E9A"/>
    <w:rsid w:val="000E4439"/>
    <w:rsid w:val="000E44D3"/>
    <w:rsid w:val="000E4623"/>
    <w:rsid w:val="000E4673"/>
    <w:rsid w:val="000E48C6"/>
    <w:rsid w:val="000E4B22"/>
    <w:rsid w:val="000E50D3"/>
    <w:rsid w:val="000E5247"/>
    <w:rsid w:val="000E530D"/>
    <w:rsid w:val="000E585D"/>
    <w:rsid w:val="000E5C8F"/>
    <w:rsid w:val="000E5D52"/>
    <w:rsid w:val="000E5F26"/>
    <w:rsid w:val="000E6050"/>
    <w:rsid w:val="000E622C"/>
    <w:rsid w:val="000E6266"/>
    <w:rsid w:val="000E63C2"/>
    <w:rsid w:val="000E63C5"/>
    <w:rsid w:val="000E6850"/>
    <w:rsid w:val="000E6C6E"/>
    <w:rsid w:val="000E6D04"/>
    <w:rsid w:val="000E6EE5"/>
    <w:rsid w:val="000F00B8"/>
    <w:rsid w:val="000F0172"/>
    <w:rsid w:val="000F04A7"/>
    <w:rsid w:val="000F05F8"/>
    <w:rsid w:val="000F0E56"/>
    <w:rsid w:val="000F1707"/>
    <w:rsid w:val="000F1872"/>
    <w:rsid w:val="000F1A0B"/>
    <w:rsid w:val="000F1AF5"/>
    <w:rsid w:val="000F1BB0"/>
    <w:rsid w:val="000F2E48"/>
    <w:rsid w:val="000F39D6"/>
    <w:rsid w:val="000F4096"/>
    <w:rsid w:val="000F45C4"/>
    <w:rsid w:val="000F47EE"/>
    <w:rsid w:val="000F480C"/>
    <w:rsid w:val="000F49A3"/>
    <w:rsid w:val="000F4E2F"/>
    <w:rsid w:val="000F582A"/>
    <w:rsid w:val="000F59E2"/>
    <w:rsid w:val="000F688E"/>
    <w:rsid w:val="000F6D70"/>
    <w:rsid w:val="000F6EDE"/>
    <w:rsid w:val="000F7733"/>
    <w:rsid w:val="000F7AF2"/>
    <w:rsid w:val="000F7C2A"/>
    <w:rsid w:val="000F7D53"/>
    <w:rsid w:val="00100647"/>
    <w:rsid w:val="0010071A"/>
    <w:rsid w:val="0010082C"/>
    <w:rsid w:val="00100AFA"/>
    <w:rsid w:val="00100E93"/>
    <w:rsid w:val="001010DF"/>
    <w:rsid w:val="001015D4"/>
    <w:rsid w:val="0010176F"/>
    <w:rsid w:val="00102278"/>
    <w:rsid w:val="0010242D"/>
    <w:rsid w:val="00102442"/>
    <w:rsid w:val="00103198"/>
    <w:rsid w:val="0010329E"/>
    <w:rsid w:val="00103463"/>
    <w:rsid w:val="001034FB"/>
    <w:rsid w:val="001035D2"/>
    <w:rsid w:val="00103E5B"/>
    <w:rsid w:val="0010418F"/>
    <w:rsid w:val="0010459C"/>
    <w:rsid w:val="00104DCB"/>
    <w:rsid w:val="001050DB"/>
    <w:rsid w:val="0010555F"/>
    <w:rsid w:val="0010569B"/>
    <w:rsid w:val="00105CAB"/>
    <w:rsid w:val="00105E36"/>
    <w:rsid w:val="00106209"/>
    <w:rsid w:val="001064BA"/>
    <w:rsid w:val="00106AD4"/>
    <w:rsid w:val="0010707E"/>
    <w:rsid w:val="001072C0"/>
    <w:rsid w:val="001077E0"/>
    <w:rsid w:val="00110720"/>
    <w:rsid w:val="001107C3"/>
    <w:rsid w:val="00111030"/>
    <w:rsid w:val="00111233"/>
    <w:rsid w:val="001117B0"/>
    <w:rsid w:val="001118CF"/>
    <w:rsid w:val="00111A27"/>
    <w:rsid w:val="00111B8F"/>
    <w:rsid w:val="00111E11"/>
    <w:rsid w:val="00111FF2"/>
    <w:rsid w:val="001122A3"/>
    <w:rsid w:val="001128CD"/>
    <w:rsid w:val="00112A57"/>
    <w:rsid w:val="00112AA8"/>
    <w:rsid w:val="00112D27"/>
    <w:rsid w:val="00113085"/>
    <w:rsid w:val="001132BB"/>
    <w:rsid w:val="001133EB"/>
    <w:rsid w:val="00113478"/>
    <w:rsid w:val="001135D9"/>
    <w:rsid w:val="001139B2"/>
    <w:rsid w:val="001147AE"/>
    <w:rsid w:val="001147B6"/>
    <w:rsid w:val="00114C93"/>
    <w:rsid w:val="00114CFE"/>
    <w:rsid w:val="001150F0"/>
    <w:rsid w:val="00115133"/>
    <w:rsid w:val="00115316"/>
    <w:rsid w:val="00115429"/>
    <w:rsid w:val="00116060"/>
    <w:rsid w:val="00116328"/>
    <w:rsid w:val="00116420"/>
    <w:rsid w:val="00117056"/>
    <w:rsid w:val="00117095"/>
    <w:rsid w:val="0011760F"/>
    <w:rsid w:val="001202C9"/>
    <w:rsid w:val="0012048B"/>
    <w:rsid w:val="00121025"/>
    <w:rsid w:val="00121091"/>
    <w:rsid w:val="001212BE"/>
    <w:rsid w:val="00121545"/>
    <w:rsid w:val="001216B2"/>
    <w:rsid w:val="0012174F"/>
    <w:rsid w:val="00121968"/>
    <w:rsid w:val="00121B46"/>
    <w:rsid w:val="00121C7B"/>
    <w:rsid w:val="00121FAC"/>
    <w:rsid w:val="0012217B"/>
    <w:rsid w:val="00122740"/>
    <w:rsid w:val="00122BE5"/>
    <w:rsid w:val="00122F65"/>
    <w:rsid w:val="00122FE0"/>
    <w:rsid w:val="0012315E"/>
    <w:rsid w:val="001239F8"/>
    <w:rsid w:val="00123AD2"/>
    <w:rsid w:val="0012436F"/>
    <w:rsid w:val="0012453A"/>
    <w:rsid w:val="00124859"/>
    <w:rsid w:val="00124878"/>
    <w:rsid w:val="00125260"/>
    <w:rsid w:val="00125365"/>
    <w:rsid w:val="00125A69"/>
    <w:rsid w:val="00125B1A"/>
    <w:rsid w:val="00126301"/>
    <w:rsid w:val="00126374"/>
    <w:rsid w:val="00126514"/>
    <w:rsid w:val="001276B5"/>
    <w:rsid w:val="0012774A"/>
    <w:rsid w:val="001277F0"/>
    <w:rsid w:val="00127A25"/>
    <w:rsid w:val="00127F6A"/>
    <w:rsid w:val="00130416"/>
    <w:rsid w:val="001307D2"/>
    <w:rsid w:val="00130855"/>
    <w:rsid w:val="00130B5A"/>
    <w:rsid w:val="00131080"/>
    <w:rsid w:val="00131C3E"/>
    <w:rsid w:val="00131D1D"/>
    <w:rsid w:val="00132AE7"/>
    <w:rsid w:val="00133080"/>
    <w:rsid w:val="001331BD"/>
    <w:rsid w:val="00133225"/>
    <w:rsid w:val="00133824"/>
    <w:rsid w:val="00134310"/>
    <w:rsid w:val="00134C11"/>
    <w:rsid w:val="00134DD7"/>
    <w:rsid w:val="00134F9A"/>
    <w:rsid w:val="00135866"/>
    <w:rsid w:val="00135D6A"/>
    <w:rsid w:val="0013612C"/>
    <w:rsid w:val="001366C7"/>
    <w:rsid w:val="00136703"/>
    <w:rsid w:val="00136AA7"/>
    <w:rsid w:val="00136C4E"/>
    <w:rsid w:val="001400CC"/>
    <w:rsid w:val="00140314"/>
    <w:rsid w:val="00140599"/>
    <w:rsid w:val="001405AB"/>
    <w:rsid w:val="001405EC"/>
    <w:rsid w:val="001406FA"/>
    <w:rsid w:val="001407B2"/>
    <w:rsid w:val="001409A3"/>
    <w:rsid w:val="00140CCB"/>
    <w:rsid w:val="00140F9A"/>
    <w:rsid w:val="001410D4"/>
    <w:rsid w:val="00142074"/>
    <w:rsid w:val="001434C0"/>
    <w:rsid w:val="001435C8"/>
    <w:rsid w:val="0014374A"/>
    <w:rsid w:val="00143981"/>
    <w:rsid w:val="0014452D"/>
    <w:rsid w:val="0014484E"/>
    <w:rsid w:val="00144B66"/>
    <w:rsid w:val="00144BDA"/>
    <w:rsid w:val="00145013"/>
    <w:rsid w:val="00145230"/>
    <w:rsid w:val="001458CF"/>
    <w:rsid w:val="001458EC"/>
    <w:rsid w:val="00145971"/>
    <w:rsid w:val="001459CB"/>
    <w:rsid w:val="00145B6B"/>
    <w:rsid w:val="00145BBE"/>
    <w:rsid w:val="0014622C"/>
    <w:rsid w:val="001462FA"/>
    <w:rsid w:val="001464EB"/>
    <w:rsid w:val="00146949"/>
    <w:rsid w:val="00146EB5"/>
    <w:rsid w:val="00147018"/>
    <w:rsid w:val="001472B6"/>
    <w:rsid w:val="00147636"/>
    <w:rsid w:val="00147AD9"/>
    <w:rsid w:val="00150142"/>
    <w:rsid w:val="00150CFF"/>
    <w:rsid w:val="00150F22"/>
    <w:rsid w:val="001511DD"/>
    <w:rsid w:val="00151F47"/>
    <w:rsid w:val="00152AED"/>
    <w:rsid w:val="00152C8C"/>
    <w:rsid w:val="00152D6E"/>
    <w:rsid w:val="0015357C"/>
    <w:rsid w:val="001537C1"/>
    <w:rsid w:val="00153959"/>
    <w:rsid w:val="00153A94"/>
    <w:rsid w:val="00153C86"/>
    <w:rsid w:val="00153DB1"/>
    <w:rsid w:val="00154342"/>
    <w:rsid w:val="001543B7"/>
    <w:rsid w:val="00154693"/>
    <w:rsid w:val="001548B7"/>
    <w:rsid w:val="00154F18"/>
    <w:rsid w:val="00155438"/>
    <w:rsid w:val="001555B9"/>
    <w:rsid w:val="00155DB4"/>
    <w:rsid w:val="00156344"/>
    <w:rsid w:val="0015672C"/>
    <w:rsid w:val="00156AC3"/>
    <w:rsid w:val="00156C93"/>
    <w:rsid w:val="00156E5B"/>
    <w:rsid w:val="00156ECB"/>
    <w:rsid w:val="001571D1"/>
    <w:rsid w:val="00157325"/>
    <w:rsid w:val="0015732E"/>
    <w:rsid w:val="001574A0"/>
    <w:rsid w:val="001574F6"/>
    <w:rsid w:val="00157810"/>
    <w:rsid w:val="001578ED"/>
    <w:rsid w:val="00157AEE"/>
    <w:rsid w:val="00157CC9"/>
    <w:rsid w:val="00157DB5"/>
    <w:rsid w:val="00157FE9"/>
    <w:rsid w:val="001607A4"/>
    <w:rsid w:val="001608AD"/>
    <w:rsid w:val="00160A32"/>
    <w:rsid w:val="00160B6D"/>
    <w:rsid w:val="00160B8C"/>
    <w:rsid w:val="00161638"/>
    <w:rsid w:val="00161A6C"/>
    <w:rsid w:val="00161C87"/>
    <w:rsid w:val="00161C98"/>
    <w:rsid w:val="00162146"/>
    <w:rsid w:val="0016223E"/>
    <w:rsid w:val="001626FB"/>
    <w:rsid w:val="00162B52"/>
    <w:rsid w:val="00162FFD"/>
    <w:rsid w:val="001632D0"/>
    <w:rsid w:val="0016359D"/>
    <w:rsid w:val="0016360A"/>
    <w:rsid w:val="00163757"/>
    <w:rsid w:val="00163CF8"/>
    <w:rsid w:val="00163FF8"/>
    <w:rsid w:val="001648D0"/>
    <w:rsid w:val="00165F22"/>
    <w:rsid w:val="001661BD"/>
    <w:rsid w:val="0016647C"/>
    <w:rsid w:val="001664EE"/>
    <w:rsid w:val="0016727A"/>
    <w:rsid w:val="00167F15"/>
    <w:rsid w:val="0017005D"/>
    <w:rsid w:val="0017032E"/>
    <w:rsid w:val="00170A4C"/>
    <w:rsid w:val="00170A53"/>
    <w:rsid w:val="001713F7"/>
    <w:rsid w:val="00171662"/>
    <w:rsid w:val="0017200B"/>
    <w:rsid w:val="00172093"/>
    <w:rsid w:val="00172750"/>
    <w:rsid w:val="001729A4"/>
    <w:rsid w:val="0017301C"/>
    <w:rsid w:val="00173498"/>
    <w:rsid w:val="00173E76"/>
    <w:rsid w:val="00173EB3"/>
    <w:rsid w:val="001740FF"/>
    <w:rsid w:val="0017431A"/>
    <w:rsid w:val="00174975"/>
    <w:rsid w:val="001749CC"/>
    <w:rsid w:val="00174A36"/>
    <w:rsid w:val="00174B11"/>
    <w:rsid w:val="001750F4"/>
    <w:rsid w:val="001751FF"/>
    <w:rsid w:val="001753C9"/>
    <w:rsid w:val="00175599"/>
    <w:rsid w:val="00175754"/>
    <w:rsid w:val="0017596E"/>
    <w:rsid w:val="00175B35"/>
    <w:rsid w:val="00176098"/>
    <w:rsid w:val="00176AE0"/>
    <w:rsid w:val="00177071"/>
    <w:rsid w:val="00177161"/>
    <w:rsid w:val="001775CF"/>
    <w:rsid w:val="001776C6"/>
    <w:rsid w:val="00177B85"/>
    <w:rsid w:val="00177F37"/>
    <w:rsid w:val="00177FC8"/>
    <w:rsid w:val="001807A1"/>
    <w:rsid w:val="0018089F"/>
    <w:rsid w:val="00180A31"/>
    <w:rsid w:val="00180E6B"/>
    <w:rsid w:val="00181081"/>
    <w:rsid w:val="00181C47"/>
    <w:rsid w:val="00182B83"/>
    <w:rsid w:val="00182BF4"/>
    <w:rsid w:val="001834E8"/>
    <w:rsid w:val="001834F8"/>
    <w:rsid w:val="001835FA"/>
    <w:rsid w:val="001837A5"/>
    <w:rsid w:val="00183CCB"/>
    <w:rsid w:val="00183FD4"/>
    <w:rsid w:val="00184329"/>
    <w:rsid w:val="00184580"/>
    <w:rsid w:val="00184BBE"/>
    <w:rsid w:val="00184E21"/>
    <w:rsid w:val="00184EC2"/>
    <w:rsid w:val="001850FF"/>
    <w:rsid w:val="0018518E"/>
    <w:rsid w:val="0018546D"/>
    <w:rsid w:val="001858CB"/>
    <w:rsid w:val="0018594A"/>
    <w:rsid w:val="00185D6F"/>
    <w:rsid w:val="00185EAA"/>
    <w:rsid w:val="0018624B"/>
    <w:rsid w:val="0018666A"/>
    <w:rsid w:val="00186848"/>
    <w:rsid w:val="00186979"/>
    <w:rsid w:val="00186A4B"/>
    <w:rsid w:val="00186AA1"/>
    <w:rsid w:val="00187034"/>
    <w:rsid w:val="00187658"/>
    <w:rsid w:val="001877D8"/>
    <w:rsid w:val="001878DD"/>
    <w:rsid w:val="00187995"/>
    <w:rsid w:val="00187B13"/>
    <w:rsid w:val="00187F3F"/>
    <w:rsid w:val="001904CA"/>
    <w:rsid w:val="0019087B"/>
    <w:rsid w:val="00190AD4"/>
    <w:rsid w:val="00190C7E"/>
    <w:rsid w:val="00190DD9"/>
    <w:rsid w:val="00190DED"/>
    <w:rsid w:val="00191CD4"/>
    <w:rsid w:val="00191E42"/>
    <w:rsid w:val="00192074"/>
    <w:rsid w:val="00192167"/>
    <w:rsid w:val="00192185"/>
    <w:rsid w:val="0019223F"/>
    <w:rsid w:val="001924A9"/>
    <w:rsid w:val="00192BAF"/>
    <w:rsid w:val="0019340D"/>
    <w:rsid w:val="00193882"/>
    <w:rsid w:val="00193A8D"/>
    <w:rsid w:val="00193AAC"/>
    <w:rsid w:val="00193B30"/>
    <w:rsid w:val="00193B76"/>
    <w:rsid w:val="00193B99"/>
    <w:rsid w:val="00193C19"/>
    <w:rsid w:val="00193F18"/>
    <w:rsid w:val="00193F47"/>
    <w:rsid w:val="00193FDF"/>
    <w:rsid w:val="0019455D"/>
    <w:rsid w:val="00194E01"/>
    <w:rsid w:val="00194F71"/>
    <w:rsid w:val="00194FBB"/>
    <w:rsid w:val="001955FF"/>
    <w:rsid w:val="00195775"/>
    <w:rsid w:val="00195DC9"/>
    <w:rsid w:val="00195EE4"/>
    <w:rsid w:val="001960FD"/>
    <w:rsid w:val="00196261"/>
    <w:rsid w:val="0019627E"/>
    <w:rsid w:val="0019637F"/>
    <w:rsid w:val="001964E9"/>
    <w:rsid w:val="00196FF7"/>
    <w:rsid w:val="0019736D"/>
    <w:rsid w:val="00197407"/>
    <w:rsid w:val="00197713"/>
    <w:rsid w:val="00197B1E"/>
    <w:rsid w:val="001A0181"/>
    <w:rsid w:val="001A03C1"/>
    <w:rsid w:val="001A04FC"/>
    <w:rsid w:val="001A0648"/>
    <w:rsid w:val="001A06A1"/>
    <w:rsid w:val="001A0AF0"/>
    <w:rsid w:val="001A0D97"/>
    <w:rsid w:val="001A0FC8"/>
    <w:rsid w:val="001A109D"/>
    <w:rsid w:val="001A10E8"/>
    <w:rsid w:val="001A120A"/>
    <w:rsid w:val="001A168C"/>
    <w:rsid w:val="001A16F9"/>
    <w:rsid w:val="001A1C30"/>
    <w:rsid w:val="001A20FA"/>
    <w:rsid w:val="001A2B26"/>
    <w:rsid w:val="001A3254"/>
    <w:rsid w:val="001A3440"/>
    <w:rsid w:val="001A36A5"/>
    <w:rsid w:val="001A3C24"/>
    <w:rsid w:val="001A3ED3"/>
    <w:rsid w:val="001A3FA7"/>
    <w:rsid w:val="001A48CA"/>
    <w:rsid w:val="001A491E"/>
    <w:rsid w:val="001A4AB2"/>
    <w:rsid w:val="001A4DE4"/>
    <w:rsid w:val="001A4E93"/>
    <w:rsid w:val="001A5055"/>
    <w:rsid w:val="001A577E"/>
    <w:rsid w:val="001A5BB0"/>
    <w:rsid w:val="001A5FD7"/>
    <w:rsid w:val="001A6F7B"/>
    <w:rsid w:val="001A73A7"/>
    <w:rsid w:val="001A76FA"/>
    <w:rsid w:val="001B04A3"/>
    <w:rsid w:val="001B0D47"/>
    <w:rsid w:val="001B0F31"/>
    <w:rsid w:val="001B0FB1"/>
    <w:rsid w:val="001B10CF"/>
    <w:rsid w:val="001B124D"/>
    <w:rsid w:val="001B12AA"/>
    <w:rsid w:val="001B19FE"/>
    <w:rsid w:val="001B2316"/>
    <w:rsid w:val="001B26A5"/>
    <w:rsid w:val="001B3321"/>
    <w:rsid w:val="001B3787"/>
    <w:rsid w:val="001B3836"/>
    <w:rsid w:val="001B38F4"/>
    <w:rsid w:val="001B4086"/>
    <w:rsid w:val="001B4DEE"/>
    <w:rsid w:val="001B4E17"/>
    <w:rsid w:val="001B500B"/>
    <w:rsid w:val="001B52C5"/>
    <w:rsid w:val="001B5996"/>
    <w:rsid w:val="001B5A15"/>
    <w:rsid w:val="001B5CDE"/>
    <w:rsid w:val="001B66ED"/>
    <w:rsid w:val="001B6C6C"/>
    <w:rsid w:val="001B6DA5"/>
    <w:rsid w:val="001B72CF"/>
    <w:rsid w:val="001B745C"/>
    <w:rsid w:val="001B76AA"/>
    <w:rsid w:val="001B7B5B"/>
    <w:rsid w:val="001C0183"/>
    <w:rsid w:val="001C036A"/>
    <w:rsid w:val="001C0777"/>
    <w:rsid w:val="001C0860"/>
    <w:rsid w:val="001C0A1C"/>
    <w:rsid w:val="001C0CD9"/>
    <w:rsid w:val="001C0D75"/>
    <w:rsid w:val="001C123B"/>
    <w:rsid w:val="001C14FD"/>
    <w:rsid w:val="001C1D03"/>
    <w:rsid w:val="001C1D9C"/>
    <w:rsid w:val="001C2590"/>
    <w:rsid w:val="001C2A6D"/>
    <w:rsid w:val="001C352F"/>
    <w:rsid w:val="001C3A42"/>
    <w:rsid w:val="001C3F32"/>
    <w:rsid w:val="001C3F84"/>
    <w:rsid w:val="001C496F"/>
    <w:rsid w:val="001C4BD5"/>
    <w:rsid w:val="001C4EA4"/>
    <w:rsid w:val="001C4EF3"/>
    <w:rsid w:val="001C57B9"/>
    <w:rsid w:val="001C5E30"/>
    <w:rsid w:val="001C765E"/>
    <w:rsid w:val="001C7936"/>
    <w:rsid w:val="001C79A0"/>
    <w:rsid w:val="001C7DE4"/>
    <w:rsid w:val="001C7E44"/>
    <w:rsid w:val="001D021B"/>
    <w:rsid w:val="001D029B"/>
    <w:rsid w:val="001D04D5"/>
    <w:rsid w:val="001D06EA"/>
    <w:rsid w:val="001D0859"/>
    <w:rsid w:val="001D089D"/>
    <w:rsid w:val="001D0961"/>
    <w:rsid w:val="001D0FD2"/>
    <w:rsid w:val="001D183D"/>
    <w:rsid w:val="001D1A37"/>
    <w:rsid w:val="001D1AC2"/>
    <w:rsid w:val="001D1C9C"/>
    <w:rsid w:val="001D1D47"/>
    <w:rsid w:val="001D1EDE"/>
    <w:rsid w:val="001D20F0"/>
    <w:rsid w:val="001D2386"/>
    <w:rsid w:val="001D2634"/>
    <w:rsid w:val="001D2755"/>
    <w:rsid w:val="001D2BB7"/>
    <w:rsid w:val="001D2DE4"/>
    <w:rsid w:val="001D2E3C"/>
    <w:rsid w:val="001D3324"/>
    <w:rsid w:val="001D3327"/>
    <w:rsid w:val="001D3513"/>
    <w:rsid w:val="001D36BA"/>
    <w:rsid w:val="001D36C1"/>
    <w:rsid w:val="001D38E6"/>
    <w:rsid w:val="001D3924"/>
    <w:rsid w:val="001D393E"/>
    <w:rsid w:val="001D3C5F"/>
    <w:rsid w:val="001D401F"/>
    <w:rsid w:val="001D5A11"/>
    <w:rsid w:val="001D6510"/>
    <w:rsid w:val="001D67CD"/>
    <w:rsid w:val="001D6DEA"/>
    <w:rsid w:val="001D6E8F"/>
    <w:rsid w:val="001D71B3"/>
    <w:rsid w:val="001E03B3"/>
    <w:rsid w:val="001E079B"/>
    <w:rsid w:val="001E0CE1"/>
    <w:rsid w:val="001E0F2B"/>
    <w:rsid w:val="001E109E"/>
    <w:rsid w:val="001E1199"/>
    <w:rsid w:val="001E159F"/>
    <w:rsid w:val="001E16D8"/>
    <w:rsid w:val="001E185F"/>
    <w:rsid w:val="001E19C9"/>
    <w:rsid w:val="001E1A3D"/>
    <w:rsid w:val="001E1CFC"/>
    <w:rsid w:val="001E20E4"/>
    <w:rsid w:val="001E2131"/>
    <w:rsid w:val="001E2154"/>
    <w:rsid w:val="001E237D"/>
    <w:rsid w:val="001E24AC"/>
    <w:rsid w:val="001E2880"/>
    <w:rsid w:val="001E28E7"/>
    <w:rsid w:val="001E2994"/>
    <w:rsid w:val="001E2D34"/>
    <w:rsid w:val="001E2FB5"/>
    <w:rsid w:val="001E36CD"/>
    <w:rsid w:val="001E3731"/>
    <w:rsid w:val="001E3784"/>
    <w:rsid w:val="001E37BA"/>
    <w:rsid w:val="001E39D6"/>
    <w:rsid w:val="001E3A19"/>
    <w:rsid w:val="001E3B17"/>
    <w:rsid w:val="001E3F51"/>
    <w:rsid w:val="001E43CB"/>
    <w:rsid w:val="001E4E56"/>
    <w:rsid w:val="001E4F27"/>
    <w:rsid w:val="001E5296"/>
    <w:rsid w:val="001E5D00"/>
    <w:rsid w:val="001E7305"/>
    <w:rsid w:val="001E7568"/>
    <w:rsid w:val="001E7834"/>
    <w:rsid w:val="001E7B3E"/>
    <w:rsid w:val="001F098C"/>
    <w:rsid w:val="001F1798"/>
    <w:rsid w:val="001F188E"/>
    <w:rsid w:val="001F1E09"/>
    <w:rsid w:val="001F2264"/>
    <w:rsid w:val="001F2391"/>
    <w:rsid w:val="001F2A7A"/>
    <w:rsid w:val="001F3026"/>
    <w:rsid w:val="001F30DA"/>
    <w:rsid w:val="001F332F"/>
    <w:rsid w:val="001F3491"/>
    <w:rsid w:val="001F35C6"/>
    <w:rsid w:val="001F3805"/>
    <w:rsid w:val="001F38C2"/>
    <w:rsid w:val="001F3BE6"/>
    <w:rsid w:val="001F3C64"/>
    <w:rsid w:val="001F3DFE"/>
    <w:rsid w:val="001F3F16"/>
    <w:rsid w:val="001F42DA"/>
    <w:rsid w:val="001F4423"/>
    <w:rsid w:val="001F458A"/>
    <w:rsid w:val="001F4656"/>
    <w:rsid w:val="001F4E80"/>
    <w:rsid w:val="001F4FAA"/>
    <w:rsid w:val="001F5031"/>
    <w:rsid w:val="001F5170"/>
    <w:rsid w:val="001F5193"/>
    <w:rsid w:val="001F5B06"/>
    <w:rsid w:val="001F6849"/>
    <w:rsid w:val="001F6C08"/>
    <w:rsid w:val="001F6EAE"/>
    <w:rsid w:val="001F7135"/>
    <w:rsid w:val="001F7282"/>
    <w:rsid w:val="001F744B"/>
    <w:rsid w:val="001F78F5"/>
    <w:rsid w:val="001F7D2E"/>
    <w:rsid w:val="001F7F98"/>
    <w:rsid w:val="002001ED"/>
    <w:rsid w:val="0020039D"/>
    <w:rsid w:val="0020180C"/>
    <w:rsid w:val="002019A7"/>
    <w:rsid w:val="00201A16"/>
    <w:rsid w:val="00201B57"/>
    <w:rsid w:val="00201EAE"/>
    <w:rsid w:val="0020250F"/>
    <w:rsid w:val="00202979"/>
    <w:rsid w:val="00202CB0"/>
    <w:rsid w:val="00202EF3"/>
    <w:rsid w:val="00203615"/>
    <w:rsid w:val="00203C90"/>
    <w:rsid w:val="00203DFF"/>
    <w:rsid w:val="00203FCE"/>
    <w:rsid w:val="00204108"/>
    <w:rsid w:val="0020486C"/>
    <w:rsid w:val="00204D33"/>
    <w:rsid w:val="002052AA"/>
    <w:rsid w:val="00205559"/>
    <w:rsid w:val="00205596"/>
    <w:rsid w:val="002056FA"/>
    <w:rsid w:val="002057C8"/>
    <w:rsid w:val="0020580E"/>
    <w:rsid w:val="00205E44"/>
    <w:rsid w:val="00206448"/>
    <w:rsid w:val="002065BC"/>
    <w:rsid w:val="00206BE2"/>
    <w:rsid w:val="00206E61"/>
    <w:rsid w:val="00207149"/>
    <w:rsid w:val="00207154"/>
    <w:rsid w:val="00207421"/>
    <w:rsid w:val="002075E1"/>
    <w:rsid w:val="00207828"/>
    <w:rsid w:val="00207979"/>
    <w:rsid w:val="00207AFC"/>
    <w:rsid w:val="00207BA2"/>
    <w:rsid w:val="00207C9B"/>
    <w:rsid w:val="00210510"/>
    <w:rsid w:val="0021052C"/>
    <w:rsid w:val="0021062C"/>
    <w:rsid w:val="00210CB0"/>
    <w:rsid w:val="00210DBF"/>
    <w:rsid w:val="0021127F"/>
    <w:rsid w:val="002119B4"/>
    <w:rsid w:val="00211F6E"/>
    <w:rsid w:val="00212010"/>
    <w:rsid w:val="0021218E"/>
    <w:rsid w:val="00212321"/>
    <w:rsid w:val="00212487"/>
    <w:rsid w:val="00212B45"/>
    <w:rsid w:val="00212C64"/>
    <w:rsid w:val="00212FA9"/>
    <w:rsid w:val="002131BA"/>
    <w:rsid w:val="002136CB"/>
    <w:rsid w:val="00213760"/>
    <w:rsid w:val="00213D53"/>
    <w:rsid w:val="00214646"/>
    <w:rsid w:val="00214773"/>
    <w:rsid w:val="00214C27"/>
    <w:rsid w:val="00215210"/>
    <w:rsid w:val="00215963"/>
    <w:rsid w:val="0021644C"/>
    <w:rsid w:val="002165EF"/>
    <w:rsid w:val="0021680F"/>
    <w:rsid w:val="002168F8"/>
    <w:rsid w:val="0021699D"/>
    <w:rsid w:val="00216AB5"/>
    <w:rsid w:val="00216DDF"/>
    <w:rsid w:val="00216F3B"/>
    <w:rsid w:val="0021722D"/>
    <w:rsid w:val="002175DB"/>
    <w:rsid w:val="00217960"/>
    <w:rsid w:val="002201F7"/>
    <w:rsid w:val="00220364"/>
    <w:rsid w:val="0022053F"/>
    <w:rsid w:val="002206C7"/>
    <w:rsid w:val="002206F3"/>
    <w:rsid w:val="00221466"/>
    <w:rsid w:val="002215AD"/>
    <w:rsid w:val="002226A0"/>
    <w:rsid w:val="002227D7"/>
    <w:rsid w:val="0022289B"/>
    <w:rsid w:val="00222C82"/>
    <w:rsid w:val="00222F21"/>
    <w:rsid w:val="0022313B"/>
    <w:rsid w:val="00223153"/>
    <w:rsid w:val="00223161"/>
    <w:rsid w:val="002234EC"/>
    <w:rsid w:val="00223DE8"/>
    <w:rsid w:val="0022402E"/>
    <w:rsid w:val="002241D0"/>
    <w:rsid w:val="0022449B"/>
    <w:rsid w:val="0022482F"/>
    <w:rsid w:val="002248A9"/>
    <w:rsid w:val="00224B15"/>
    <w:rsid w:val="00224EC0"/>
    <w:rsid w:val="00225903"/>
    <w:rsid w:val="00225E53"/>
    <w:rsid w:val="002260C7"/>
    <w:rsid w:val="00226385"/>
    <w:rsid w:val="0022657F"/>
    <w:rsid w:val="00226AB0"/>
    <w:rsid w:val="002275C4"/>
    <w:rsid w:val="002276AC"/>
    <w:rsid w:val="0022774F"/>
    <w:rsid w:val="00227752"/>
    <w:rsid w:val="002278B7"/>
    <w:rsid w:val="00227AF1"/>
    <w:rsid w:val="00227CDF"/>
    <w:rsid w:val="00227E90"/>
    <w:rsid w:val="002303D1"/>
    <w:rsid w:val="00230594"/>
    <w:rsid w:val="0023073B"/>
    <w:rsid w:val="00230902"/>
    <w:rsid w:val="00230DA7"/>
    <w:rsid w:val="00230F1A"/>
    <w:rsid w:val="00231193"/>
    <w:rsid w:val="002311F1"/>
    <w:rsid w:val="002313BA"/>
    <w:rsid w:val="00231EC9"/>
    <w:rsid w:val="002321C8"/>
    <w:rsid w:val="0023248C"/>
    <w:rsid w:val="00232916"/>
    <w:rsid w:val="00232E14"/>
    <w:rsid w:val="00233639"/>
    <w:rsid w:val="00233647"/>
    <w:rsid w:val="00233812"/>
    <w:rsid w:val="00233891"/>
    <w:rsid w:val="00233B59"/>
    <w:rsid w:val="00234BD7"/>
    <w:rsid w:val="00234D31"/>
    <w:rsid w:val="00235058"/>
    <w:rsid w:val="002357D9"/>
    <w:rsid w:val="00235C83"/>
    <w:rsid w:val="00235E07"/>
    <w:rsid w:val="0023601B"/>
    <w:rsid w:val="00236111"/>
    <w:rsid w:val="00236731"/>
    <w:rsid w:val="00236E66"/>
    <w:rsid w:val="002371E5"/>
    <w:rsid w:val="002375D1"/>
    <w:rsid w:val="00237A5D"/>
    <w:rsid w:val="00237EE6"/>
    <w:rsid w:val="0024005A"/>
    <w:rsid w:val="002401A8"/>
    <w:rsid w:val="002402DB"/>
    <w:rsid w:val="00240345"/>
    <w:rsid w:val="002405FB"/>
    <w:rsid w:val="002408D2"/>
    <w:rsid w:val="00240B12"/>
    <w:rsid w:val="00240B36"/>
    <w:rsid w:val="00240BCA"/>
    <w:rsid w:val="00240E09"/>
    <w:rsid w:val="002412AB"/>
    <w:rsid w:val="0024130D"/>
    <w:rsid w:val="00241B9D"/>
    <w:rsid w:val="0024223D"/>
    <w:rsid w:val="00242461"/>
    <w:rsid w:val="00242562"/>
    <w:rsid w:val="00242615"/>
    <w:rsid w:val="0024284E"/>
    <w:rsid w:val="00242C6B"/>
    <w:rsid w:val="002432C8"/>
    <w:rsid w:val="002432DB"/>
    <w:rsid w:val="00243C06"/>
    <w:rsid w:val="00243E80"/>
    <w:rsid w:val="00244028"/>
    <w:rsid w:val="00244387"/>
    <w:rsid w:val="0024446E"/>
    <w:rsid w:val="00244E84"/>
    <w:rsid w:val="0024531C"/>
    <w:rsid w:val="00245377"/>
    <w:rsid w:val="00245E80"/>
    <w:rsid w:val="00245FE6"/>
    <w:rsid w:val="00246350"/>
    <w:rsid w:val="00246385"/>
    <w:rsid w:val="00246549"/>
    <w:rsid w:val="002466C1"/>
    <w:rsid w:val="002468CE"/>
    <w:rsid w:val="00247219"/>
    <w:rsid w:val="00247E54"/>
    <w:rsid w:val="0025018F"/>
    <w:rsid w:val="002501F4"/>
    <w:rsid w:val="00250C1F"/>
    <w:rsid w:val="002511DF"/>
    <w:rsid w:val="00251EB4"/>
    <w:rsid w:val="0025215E"/>
    <w:rsid w:val="00252243"/>
    <w:rsid w:val="002536AE"/>
    <w:rsid w:val="00253713"/>
    <w:rsid w:val="002537B5"/>
    <w:rsid w:val="00253993"/>
    <w:rsid w:val="00253D20"/>
    <w:rsid w:val="00253DDB"/>
    <w:rsid w:val="00254AAE"/>
    <w:rsid w:val="00254FCD"/>
    <w:rsid w:val="00255129"/>
    <w:rsid w:val="00256262"/>
    <w:rsid w:val="00256736"/>
    <w:rsid w:val="00257441"/>
    <w:rsid w:val="00257C9B"/>
    <w:rsid w:val="00257FD2"/>
    <w:rsid w:val="0026024E"/>
    <w:rsid w:val="0026035A"/>
    <w:rsid w:val="0026049E"/>
    <w:rsid w:val="0026079B"/>
    <w:rsid w:val="0026085C"/>
    <w:rsid w:val="00260E57"/>
    <w:rsid w:val="00260EA6"/>
    <w:rsid w:val="0026102E"/>
    <w:rsid w:val="00261456"/>
    <w:rsid w:val="00261807"/>
    <w:rsid w:val="002619A2"/>
    <w:rsid w:val="00261AF8"/>
    <w:rsid w:val="00261D65"/>
    <w:rsid w:val="00261E2C"/>
    <w:rsid w:val="00262264"/>
    <w:rsid w:val="00262337"/>
    <w:rsid w:val="002624F1"/>
    <w:rsid w:val="00262773"/>
    <w:rsid w:val="002627AC"/>
    <w:rsid w:val="00262928"/>
    <w:rsid w:val="0026297D"/>
    <w:rsid w:val="00262A1E"/>
    <w:rsid w:val="00262C5B"/>
    <w:rsid w:val="00263707"/>
    <w:rsid w:val="00264CC0"/>
    <w:rsid w:val="00264D86"/>
    <w:rsid w:val="00265794"/>
    <w:rsid w:val="0026591C"/>
    <w:rsid w:val="002662D8"/>
    <w:rsid w:val="0026656B"/>
    <w:rsid w:val="002665BB"/>
    <w:rsid w:val="00266A53"/>
    <w:rsid w:val="00266EA2"/>
    <w:rsid w:val="0026704B"/>
    <w:rsid w:val="002674C5"/>
    <w:rsid w:val="002678AC"/>
    <w:rsid w:val="002678DC"/>
    <w:rsid w:val="00270232"/>
    <w:rsid w:val="002703BB"/>
    <w:rsid w:val="00270826"/>
    <w:rsid w:val="00270953"/>
    <w:rsid w:val="00270B38"/>
    <w:rsid w:val="00270DCB"/>
    <w:rsid w:val="00271036"/>
    <w:rsid w:val="00271408"/>
    <w:rsid w:val="0027158A"/>
    <w:rsid w:val="002718C2"/>
    <w:rsid w:val="00271AC6"/>
    <w:rsid w:val="00271BA0"/>
    <w:rsid w:val="00272383"/>
    <w:rsid w:val="0027240D"/>
    <w:rsid w:val="00272818"/>
    <w:rsid w:val="0027286D"/>
    <w:rsid w:val="002729FC"/>
    <w:rsid w:val="00272E70"/>
    <w:rsid w:val="002731A7"/>
    <w:rsid w:val="002733DD"/>
    <w:rsid w:val="00273790"/>
    <w:rsid w:val="00273AB8"/>
    <w:rsid w:val="00273FD9"/>
    <w:rsid w:val="0027409F"/>
    <w:rsid w:val="002745FD"/>
    <w:rsid w:val="00274690"/>
    <w:rsid w:val="002753F7"/>
    <w:rsid w:val="0027549B"/>
    <w:rsid w:val="0027578A"/>
    <w:rsid w:val="00275E04"/>
    <w:rsid w:val="00275F69"/>
    <w:rsid w:val="0027633A"/>
    <w:rsid w:val="0027643A"/>
    <w:rsid w:val="002764DE"/>
    <w:rsid w:val="002769A8"/>
    <w:rsid w:val="00276F5F"/>
    <w:rsid w:val="002771A3"/>
    <w:rsid w:val="002778EA"/>
    <w:rsid w:val="00280AE3"/>
    <w:rsid w:val="00281027"/>
    <w:rsid w:val="00281030"/>
    <w:rsid w:val="00281085"/>
    <w:rsid w:val="0028131F"/>
    <w:rsid w:val="00282532"/>
    <w:rsid w:val="00282915"/>
    <w:rsid w:val="00282BB4"/>
    <w:rsid w:val="0028349D"/>
    <w:rsid w:val="00283AA6"/>
    <w:rsid w:val="00283B3C"/>
    <w:rsid w:val="00284392"/>
    <w:rsid w:val="00284397"/>
    <w:rsid w:val="002844B3"/>
    <w:rsid w:val="00284A24"/>
    <w:rsid w:val="00284FC4"/>
    <w:rsid w:val="0028516C"/>
    <w:rsid w:val="0028525B"/>
    <w:rsid w:val="002852EB"/>
    <w:rsid w:val="0028562F"/>
    <w:rsid w:val="00285CA0"/>
    <w:rsid w:val="00285D34"/>
    <w:rsid w:val="00285D97"/>
    <w:rsid w:val="00285F24"/>
    <w:rsid w:val="00285F4B"/>
    <w:rsid w:val="00286E99"/>
    <w:rsid w:val="0028707C"/>
    <w:rsid w:val="002870AC"/>
    <w:rsid w:val="00287337"/>
    <w:rsid w:val="002875B0"/>
    <w:rsid w:val="00287CB8"/>
    <w:rsid w:val="00287E6E"/>
    <w:rsid w:val="00290070"/>
    <w:rsid w:val="00290C18"/>
    <w:rsid w:val="0029129B"/>
    <w:rsid w:val="002915BB"/>
    <w:rsid w:val="00291896"/>
    <w:rsid w:val="0029189D"/>
    <w:rsid w:val="00292173"/>
    <w:rsid w:val="00292300"/>
    <w:rsid w:val="0029259C"/>
    <w:rsid w:val="002927B3"/>
    <w:rsid w:val="00292DBD"/>
    <w:rsid w:val="00293030"/>
    <w:rsid w:val="00293221"/>
    <w:rsid w:val="00293273"/>
    <w:rsid w:val="002934F9"/>
    <w:rsid w:val="00293AA8"/>
    <w:rsid w:val="00293DB9"/>
    <w:rsid w:val="00293F56"/>
    <w:rsid w:val="002947AD"/>
    <w:rsid w:val="0029482A"/>
    <w:rsid w:val="00294AE4"/>
    <w:rsid w:val="00294C96"/>
    <w:rsid w:val="00295703"/>
    <w:rsid w:val="00295B4A"/>
    <w:rsid w:val="00295E87"/>
    <w:rsid w:val="00296677"/>
    <w:rsid w:val="0029709C"/>
    <w:rsid w:val="00297657"/>
    <w:rsid w:val="00297C0A"/>
    <w:rsid w:val="00297CD6"/>
    <w:rsid w:val="002A015E"/>
    <w:rsid w:val="002A02DE"/>
    <w:rsid w:val="002A04ED"/>
    <w:rsid w:val="002A0BFF"/>
    <w:rsid w:val="002A11C3"/>
    <w:rsid w:val="002A12A4"/>
    <w:rsid w:val="002A1B8D"/>
    <w:rsid w:val="002A1F38"/>
    <w:rsid w:val="002A2688"/>
    <w:rsid w:val="002A2DE4"/>
    <w:rsid w:val="002A2EE6"/>
    <w:rsid w:val="002A2FAE"/>
    <w:rsid w:val="002A3777"/>
    <w:rsid w:val="002A39ED"/>
    <w:rsid w:val="002A3CEB"/>
    <w:rsid w:val="002A3F8D"/>
    <w:rsid w:val="002A4207"/>
    <w:rsid w:val="002A4235"/>
    <w:rsid w:val="002A4607"/>
    <w:rsid w:val="002A4CF1"/>
    <w:rsid w:val="002A511D"/>
    <w:rsid w:val="002A5742"/>
    <w:rsid w:val="002A5AFE"/>
    <w:rsid w:val="002A5ED8"/>
    <w:rsid w:val="002A68E2"/>
    <w:rsid w:val="002A6908"/>
    <w:rsid w:val="002A6BBE"/>
    <w:rsid w:val="002A70D1"/>
    <w:rsid w:val="002A7550"/>
    <w:rsid w:val="002B025D"/>
    <w:rsid w:val="002B04A7"/>
    <w:rsid w:val="002B0537"/>
    <w:rsid w:val="002B0964"/>
    <w:rsid w:val="002B0D1A"/>
    <w:rsid w:val="002B0FEC"/>
    <w:rsid w:val="002B17DB"/>
    <w:rsid w:val="002B1986"/>
    <w:rsid w:val="002B1C71"/>
    <w:rsid w:val="002B1EB0"/>
    <w:rsid w:val="002B3026"/>
    <w:rsid w:val="002B38C1"/>
    <w:rsid w:val="002B3BB5"/>
    <w:rsid w:val="002B3C97"/>
    <w:rsid w:val="002B472E"/>
    <w:rsid w:val="002B4F85"/>
    <w:rsid w:val="002B502E"/>
    <w:rsid w:val="002B553E"/>
    <w:rsid w:val="002B6098"/>
    <w:rsid w:val="002B6689"/>
    <w:rsid w:val="002B7056"/>
    <w:rsid w:val="002B75E4"/>
    <w:rsid w:val="002B78B0"/>
    <w:rsid w:val="002B7C50"/>
    <w:rsid w:val="002B7FC2"/>
    <w:rsid w:val="002C033E"/>
    <w:rsid w:val="002C0AA7"/>
    <w:rsid w:val="002C0AC8"/>
    <w:rsid w:val="002C0EE1"/>
    <w:rsid w:val="002C1C6C"/>
    <w:rsid w:val="002C29D2"/>
    <w:rsid w:val="002C3666"/>
    <w:rsid w:val="002C3AE0"/>
    <w:rsid w:val="002C3D99"/>
    <w:rsid w:val="002C4051"/>
    <w:rsid w:val="002C4332"/>
    <w:rsid w:val="002C4386"/>
    <w:rsid w:val="002C45ED"/>
    <w:rsid w:val="002C4833"/>
    <w:rsid w:val="002C4B10"/>
    <w:rsid w:val="002C4E2F"/>
    <w:rsid w:val="002C5545"/>
    <w:rsid w:val="002C5E46"/>
    <w:rsid w:val="002C600F"/>
    <w:rsid w:val="002C73FC"/>
    <w:rsid w:val="002C786C"/>
    <w:rsid w:val="002C7A45"/>
    <w:rsid w:val="002C7A9B"/>
    <w:rsid w:val="002C7D26"/>
    <w:rsid w:val="002C7DBB"/>
    <w:rsid w:val="002D0384"/>
    <w:rsid w:val="002D079C"/>
    <w:rsid w:val="002D09B7"/>
    <w:rsid w:val="002D0C7C"/>
    <w:rsid w:val="002D1084"/>
    <w:rsid w:val="002D1148"/>
    <w:rsid w:val="002D11F7"/>
    <w:rsid w:val="002D13AD"/>
    <w:rsid w:val="002D1A5E"/>
    <w:rsid w:val="002D20E6"/>
    <w:rsid w:val="002D211E"/>
    <w:rsid w:val="002D21AD"/>
    <w:rsid w:val="002D2760"/>
    <w:rsid w:val="002D27AF"/>
    <w:rsid w:val="002D2895"/>
    <w:rsid w:val="002D2C42"/>
    <w:rsid w:val="002D2D08"/>
    <w:rsid w:val="002D2EF6"/>
    <w:rsid w:val="002D37AF"/>
    <w:rsid w:val="002D3A95"/>
    <w:rsid w:val="002D3B04"/>
    <w:rsid w:val="002D41FB"/>
    <w:rsid w:val="002D42BF"/>
    <w:rsid w:val="002D436E"/>
    <w:rsid w:val="002D45E6"/>
    <w:rsid w:val="002D49D1"/>
    <w:rsid w:val="002D4BB4"/>
    <w:rsid w:val="002D4DB8"/>
    <w:rsid w:val="002D4F9D"/>
    <w:rsid w:val="002D572C"/>
    <w:rsid w:val="002D6125"/>
    <w:rsid w:val="002D68EC"/>
    <w:rsid w:val="002D6D95"/>
    <w:rsid w:val="002D7052"/>
    <w:rsid w:val="002D71C6"/>
    <w:rsid w:val="002D78F0"/>
    <w:rsid w:val="002E0069"/>
    <w:rsid w:val="002E01D3"/>
    <w:rsid w:val="002E08F4"/>
    <w:rsid w:val="002E1588"/>
    <w:rsid w:val="002E16A2"/>
    <w:rsid w:val="002E16BC"/>
    <w:rsid w:val="002E173A"/>
    <w:rsid w:val="002E22A4"/>
    <w:rsid w:val="002E278B"/>
    <w:rsid w:val="002E287B"/>
    <w:rsid w:val="002E2D66"/>
    <w:rsid w:val="002E33A2"/>
    <w:rsid w:val="002E373B"/>
    <w:rsid w:val="002E3814"/>
    <w:rsid w:val="002E3C05"/>
    <w:rsid w:val="002E4C32"/>
    <w:rsid w:val="002E5BA9"/>
    <w:rsid w:val="002E63A5"/>
    <w:rsid w:val="002E6657"/>
    <w:rsid w:val="002E6699"/>
    <w:rsid w:val="002E6A60"/>
    <w:rsid w:val="002E6C29"/>
    <w:rsid w:val="002E6F1D"/>
    <w:rsid w:val="002E7152"/>
    <w:rsid w:val="002E7415"/>
    <w:rsid w:val="002E7C95"/>
    <w:rsid w:val="002F0397"/>
    <w:rsid w:val="002F0544"/>
    <w:rsid w:val="002F0767"/>
    <w:rsid w:val="002F0C9D"/>
    <w:rsid w:val="002F0DF4"/>
    <w:rsid w:val="002F25A0"/>
    <w:rsid w:val="002F279D"/>
    <w:rsid w:val="002F2D81"/>
    <w:rsid w:val="002F2DA8"/>
    <w:rsid w:val="002F2FCF"/>
    <w:rsid w:val="002F33FD"/>
    <w:rsid w:val="002F3707"/>
    <w:rsid w:val="002F3D2D"/>
    <w:rsid w:val="002F4115"/>
    <w:rsid w:val="002F4D4F"/>
    <w:rsid w:val="002F5498"/>
    <w:rsid w:val="002F5885"/>
    <w:rsid w:val="002F5AAE"/>
    <w:rsid w:val="002F5EEC"/>
    <w:rsid w:val="002F6411"/>
    <w:rsid w:val="002F65FE"/>
    <w:rsid w:val="002F67D3"/>
    <w:rsid w:val="002F6DFC"/>
    <w:rsid w:val="002F75A0"/>
    <w:rsid w:val="003003B2"/>
    <w:rsid w:val="0030070B"/>
    <w:rsid w:val="00300C7A"/>
    <w:rsid w:val="00300C9D"/>
    <w:rsid w:val="00301777"/>
    <w:rsid w:val="00301A21"/>
    <w:rsid w:val="00301BE6"/>
    <w:rsid w:val="00302114"/>
    <w:rsid w:val="003021FC"/>
    <w:rsid w:val="00302371"/>
    <w:rsid w:val="00302462"/>
    <w:rsid w:val="00302636"/>
    <w:rsid w:val="00302EA6"/>
    <w:rsid w:val="00302EDC"/>
    <w:rsid w:val="00302FEA"/>
    <w:rsid w:val="003031C3"/>
    <w:rsid w:val="0030391D"/>
    <w:rsid w:val="00304752"/>
    <w:rsid w:val="00304CBF"/>
    <w:rsid w:val="00305922"/>
    <w:rsid w:val="00305A75"/>
    <w:rsid w:val="00305F51"/>
    <w:rsid w:val="003064E6"/>
    <w:rsid w:val="0030652A"/>
    <w:rsid w:val="00306920"/>
    <w:rsid w:val="003072FD"/>
    <w:rsid w:val="0030784F"/>
    <w:rsid w:val="00307A2F"/>
    <w:rsid w:val="00307AD2"/>
    <w:rsid w:val="00307C35"/>
    <w:rsid w:val="00307CFF"/>
    <w:rsid w:val="003108AF"/>
    <w:rsid w:val="003111F3"/>
    <w:rsid w:val="003115DF"/>
    <w:rsid w:val="00311A5E"/>
    <w:rsid w:val="003122F2"/>
    <w:rsid w:val="003125DE"/>
    <w:rsid w:val="00312A3E"/>
    <w:rsid w:val="00313144"/>
    <w:rsid w:val="003131D4"/>
    <w:rsid w:val="00314067"/>
    <w:rsid w:val="003140E3"/>
    <w:rsid w:val="00314218"/>
    <w:rsid w:val="003147E6"/>
    <w:rsid w:val="003155BF"/>
    <w:rsid w:val="0031564C"/>
    <w:rsid w:val="003159D4"/>
    <w:rsid w:val="00315D92"/>
    <w:rsid w:val="00315DC1"/>
    <w:rsid w:val="00317106"/>
    <w:rsid w:val="00317418"/>
    <w:rsid w:val="00317AA6"/>
    <w:rsid w:val="00317DBD"/>
    <w:rsid w:val="00317F0F"/>
    <w:rsid w:val="00320A53"/>
    <w:rsid w:val="00320CC3"/>
    <w:rsid w:val="00321194"/>
    <w:rsid w:val="0032165B"/>
    <w:rsid w:val="003219B3"/>
    <w:rsid w:val="00321C66"/>
    <w:rsid w:val="00322BE2"/>
    <w:rsid w:val="00323AB0"/>
    <w:rsid w:val="00323BA8"/>
    <w:rsid w:val="0032413E"/>
    <w:rsid w:val="00324658"/>
    <w:rsid w:val="00324770"/>
    <w:rsid w:val="00324BAE"/>
    <w:rsid w:val="00324C1F"/>
    <w:rsid w:val="00324C63"/>
    <w:rsid w:val="003251F6"/>
    <w:rsid w:val="00325222"/>
    <w:rsid w:val="003252BD"/>
    <w:rsid w:val="0032588E"/>
    <w:rsid w:val="003258D6"/>
    <w:rsid w:val="00325D62"/>
    <w:rsid w:val="003268EC"/>
    <w:rsid w:val="003270E1"/>
    <w:rsid w:val="00327CDE"/>
    <w:rsid w:val="00327D77"/>
    <w:rsid w:val="00327E33"/>
    <w:rsid w:val="00330249"/>
    <w:rsid w:val="003303C3"/>
    <w:rsid w:val="003304C2"/>
    <w:rsid w:val="0033065A"/>
    <w:rsid w:val="0033088B"/>
    <w:rsid w:val="003308BE"/>
    <w:rsid w:val="003308DA"/>
    <w:rsid w:val="00330A8B"/>
    <w:rsid w:val="00330CB2"/>
    <w:rsid w:val="00330E84"/>
    <w:rsid w:val="00330F19"/>
    <w:rsid w:val="0033106A"/>
    <w:rsid w:val="003311A0"/>
    <w:rsid w:val="00331466"/>
    <w:rsid w:val="003316F4"/>
    <w:rsid w:val="00331898"/>
    <w:rsid w:val="00332301"/>
    <w:rsid w:val="0033280B"/>
    <w:rsid w:val="00332D05"/>
    <w:rsid w:val="00332DD6"/>
    <w:rsid w:val="00332E33"/>
    <w:rsid w:val="003336E5"/>
    <w:rsid w:val="00333B43"/>
    <w:rsid w:val="003341A4"/>
    <w:rsid w:val="003344A8"/>
    <w:rsid w:val="003350E6"/>
    <w:rsid w:val="00335442"/>
    <w:rsid w:val="00335905"/>
    <w:rsid w:val="003359A2"/>
    <w:rsid w:val="00335B9D"/>
    <w:rsid w:val="00335C97"/>
    <w:rsid w:val="00335F28"/>
    <w:rsid w:val="00336387"/>
    <w:rsid w:val="003363AB"/>
    <w:rsid w:val="00336445"/>
    <w:rsid w:val="0033686F"/>
    <w:rsid w:val="00336AFE"/>
    <w:rsid w:val="00336DE7"/>
    <w:rsid w:val="00337373"/>
    <w:rsid w:val="00337AC5"/>
    <w:rsid w:val="003408BF"/>
    <w:rsid w:val="00341470"/>
    <w:rsid w:val="003420D6"/>
    <w:rsid w:val="00342140"/>
    <w:rsid w:val="0034219F"/>
    <w:rsid w:val="003425A8"/>
    <w:rsid w:val="003427BE"/>
    <w:rsid w:val="003428B3"/>
    <w:rsid w:val="00342C92"/>
    <w:rsid w:val="00342E6B"/>
    <w:rsid w:val="0034318C"/>
    <w:rsid w:val="00343C43"/>
    <w:rsid w:val="00343D32"/>
    <w:rsid w:val="00343ED6"/>
    <w:rsid w:val="003443A1"/>
    <w:rsid w:val="003445AA"/>
    <w:rsid w:val="0034475A"/>
    <w:rsid w:val="00344BC1"/>
    <w:rsid w:val="00344F0F"/>
    <w:rsid w:val="0034519D"/>
    <w:rsid w:val="003451FB"/>
    <w:rsid w:val="003458B3"/>
    <w:rsid w:val="00345A03"/>
    <w:rsid w:val="00345CB3"/>
    <w:rsid w:val="0034617F"/>
    <w:rsid w:val="0034658F"/>
    <w:rsid w:val="00346873"/>
    <w:rsid w:val="003469BA"/>
    <w:rsid w:val="00346BBD"/>
    <w:rsid w:val="00346CA6"/>
    <w:rsid w:val="00347276"/>
    <w:rsid w:val="003475EF"/>
    <w:rsid w:val="0034765D"/>
    <w:rsid w:val="003476D4"/>
    <w:rsid w:val="00347B48"/>
    <w:rsid w:val="00347C3D"/>
    <w:rsid w:val="00347E5C"/>
    <w:rsid w:val="003503BC"/>
    <w:rsid w:val="003505E0"/>
    <w:rsid w:val="0035061E"/>
    <w:rsid w:val="00350A9B"/>
    <w:rsid w:val="00350B51"/>
    <w:rsid w:val="00350C09"/>
    <w:rsid w:val="0035120B"/>
    <w:rsid w:val="00351A85"/>
    <w:rsid w:val="00351D1D"/>
    <w:rsid w:val="003521DA"/>
    <w:rsid w:val="00352475"/>
    <w:rsid w:val="003529F0"/>
    <w:rsid w:val="003534EB"/>
    <w:rsid w:val="00353EB1"/>
    <w:rsid w:val="00353F23"/>
    <w:rsid w:val="00354063"/>
    <w:rsid w:val="003545D6"/>
    <w:rsid w:val="0035460B"/>
    <w:rsid w:val="0035495B"/>
    <w:rsid w:val="00354CE1"/>
    <w:rsid w:val="00354FCC"/>
    <w:rsid w:val="00355149"/>
    <w:rsid w:val="00355233"/>
    <w:rsid w:val="00355810"/>
    <w:rsid w:val="00356197"/>
    <w:rsid w:val="0035624E"/>
    <w:rsid w:val="00356839"/>
    <w:rsid w:val="003569D9"/>
    <w:rsid w:val="003570F6"/>
    <w:rsid w:val="00357510"/>
    <w:rsid w:val="003575FB"/>
    <w:rsid w:val="00357651"/>
    <w:rsid w:val="00357E30"/>
    <w:rsid w:val="003600F4"/>
    <w:rsid w:val="0036052D"/>
    <w:rsid w:val="00360B0E"/>
    <w:rsid w:val="00360DF3"/>
    <w:rsid w:val="00361082"/>
    <w:rsid w:val="003620F9"/>
    <w:rsid w:val="003625A4"/>
    <w:rsid w:val="003625B4"/>
    <w:rsid w:val="0036287D"/>
    <w:rsid w:val="00362CEA"/>
    <w:rsid w:val="00362CF6"/>
    <w:rsid w:val="003632E1"/>
    <w:rsid w:val="00363DBE"/>
    <w:rsid w:val="0036415F"/>
    <w:rsid w:val="00364173"/>
    <w:rsid w:val="003641D5"/>
    <w:rsid w:val="0036458F"/>
    <w:rsid w:val="003646D3"/>
    <w:rsid w:val="003648A8"/>
    <w:rsid w:val="00365755"/>
    <w:rsid w:val="00365930"/>
    <w:rsid w:val="00365DCA"/>
    <w:rsid w:val="00365E7F"/>
    <w:rsid w:val="00365F62"/>
    <w:rsid w:val="0036672A"/>
    <w:rsid w:val="003668A7"/>
    <w:rsid w:val="00366D70"/>
    <w:rsid w:val="003670DA"/>
    <w:rsid w:val="00367321"/>
    <w:rsid w:val="00367B2C"/>
    <w:rsid w:val="00367CBF"/>
    <w:rsid w:val="00367D9B"/>
    <w:rsid w:val="003701BD"/>
    <w:rsid w:val="00370E9F"/>
    <w:rsid w:val="00370FCB"/>
    <w:rsid w:val="00371208"/>
    <w:rsid w:val="00371290"/>
    <w:rsid w:val="00371ACE"/>
    <w:rsid w:val="00371B3E"/>
    <w:rsid w:val="003727FD"/>
    <w:rsid w:val="00372917"/>
    <w:rsid w:val="00372976"/>
    <w:rsid w:val="003729EB"/>
    <w:rsid w:val="00372CF0"/>
    <w:rsid w:val="00372EB6"/>
    <w:rsid w:val="003733B9"/>
    <w:rsid w:val="00373E17"/>
    <w:rsid w:val="0037400D"/>
    <w:rsid w:val="003747FE"/>
    <w:rsid w:val="00375176"/>
    <w:rsid w:val="00375645"/>
    <w:rsid w:val="0037587B"/>
    <w:rsid w:val="00376156"/>
    <w:rsid w:val="003761E2"/>
    <w:rsid w:val="003762D9"/>
    <w:rsid w:val="00376FF9"/>
    <w:rsid w:val="0037717E"/>
    <w:rsid w:val="003771B2"/>
    <w:rsid w:val="0037725B"/>
    <w:rsid w:val="003772E7"/>
    <w:rsid w:val="00377E73"/>
    <w:rsid w:val="00377E7A"/>
    <w:rsid w:val="00377EA5"/>
    <w:rsid w:val="00380362"/>
    <w:rsid w:val="00380FBE"/>
    <w:rsid w:val="00381293"/>
    <w:rsid w:val="003819DE"/>
    <w:rsid w:val="003821C4"/>
    <w:rsid w:val="0038229A"/>
    <w:rsid w:val="003823DC"/>
    <w:rsid w:val="00382488"/>
    <w:rsid w:val="0038264A"/>
    <w:rsid w:val="00382A62"/>
    <w:rsid w:val="00383C44"/>
    <w:rsid w:val="00383CBB"/>
    <w:rsid w:val="00383DB4"/>
    <w:rsid w:val="00384043"/>
    <w:rsid w:val="003843B9"/>
    <w:rsid w:val="0038498D"/>
    <w:rsid w:val="00384AC1"/>
    <w:rsid w:val="00384DE7"/>
    <w:rsid w:val="0038599C"/>
    <w:rsid w:val="003859E1"/>
    <w:rsid w:val="00385D23"/>
    <w:rsid w:val="00385EE3"/>
    <w:rsid w:val="00386135"/>
    <w:rsid w:val="00386150"/>
    <w:rsid w:val="003863BA"/>
    <w:rsid w:val="003866B1"/>
    <w:rsid w:val="00386921"/>
    <w:rsid w:val="00386FDB"/>
    <w:rsid w:val="003878E2"/>
    <w:rsid w:val="00387AEA"/>
    <w:rsid w:val="00387D20"/>
    <w:rsid w:val="00387F94"/>
    <w:rsid w:val="0038F87C"/>
    <w:rsid w:val="0039018A"/>
    <w:rsid w:val="003907FF"/>
    <w:rsid w:val="0039083A"/>
    <w:rsid w:val="00390ED6"/>
    <w:rsid w:val="00391897"/>
    <w:rsid w:val="00391A30"/>
    <w:rsid w:val="00391A4B"/>
    <w:rsid w:val="003921AD"/>
    <w:rsid w:val="003921E2"/>
    <w:rsid w:val="003923D7"/>
    <w:rsid w:val="0039250E"/>
    <w:rsid w:val="0039271B"/>
    <w:rsid w:val="00392AF6"/>
    <w:rsid w:val="003934D7"/>
    <w:rsid w:val="00393518"/>
    <w:rsid w:val="003941EF"/>
    <w:rsid w:val="00394C94"/>
    <w:rsid w:val="00395005"/>
    <w:rsid w:val="003951AF"/>
    <w:rsid w:val="00395C3A"/>
    <w:rsid w:val="00395CEC"/>
    <w:rsid w:val="0039607B"/>
    <w:rsid w:val="0039671E"/>
    <w:rsid w:val="00396A85"/>
    <w:rsid w:val="00396DC3"/>
    <w:rsid w:val="0039714F"/>
    <w:rsid w:val="0039718D"/>
    <w:rsid w:val="003978D9"/>
    <w:rsid w:val="00397919"/>
    <w:rsid w:val="00397E48"/>
    <w:rsid w:val="003A10F4"/>
    <w:rsid w:val="003A14A9"/>
    <w:rsid w:val="003A17C8"/>
    <w:rsid w:val="003A1A3D"/>
    <w:rsid w:val="003A1C5F"/>
    <w:rsid w:val="003A1F88"/>
    <w:rsid w:val="003A26FD"/>
    <w:rsid w:val="003A2BCC"/>
    <w:rsid w:val="003A2C02"/>
    <w:rsid w:val="003A3821"/>
    <w:rsid w:val="003A3ADA"/>
    <w:rsid w:val="003A3C59"/>
    <w:rsid w:val="003A400B"/>
    <w:rsid w:val="003A4279"/>
    <w:rsid w:val="003A48D9"/>
    <w:rsid w:val="003A5054"/>
    <w:rsid w:val="003A511C"/>
    <w:rsid w:val="003A59AC"/>
    <w:rsid w:val="003A5B79"/>
    <w:rsid w:val="003A5E94"/>
    <w:rsid w:val="003A5FF0"/>
    <w:rsid w:val="003A637B"/>
    <w:rsid w:val="003A65A1"/>
    <w:rsid w:val="003A6B2D"/>
    <w:rsid w:val="003A6D9F"/>
    <w:rsid w:val="003A6E10"/>
    <w:rsid w:val="003A72E5"/>
    <w:rsid w:val="003A7401"/>
    <w:rsid w:val="003B0167"/>
    <w:rsid w:val="003B0610"/>
    <w:rsid w:val="003B0877"/>
    <w:rsid w:val="003B0FAF"/>
    <w:rsid w:val="003B1406"/>
    <w:rsid w:val="003B1428"/>
    <w:rsid w:val="003B17E5"/>
    <w:rsid w:val="003B198B"/>
    <w:rsid w:val="003B1C15"/>
    <w:rsid w:val="003B1EE6"/>
    <w:rsid w:val="003B22BC"/>
    <w:rsid w:val="003B2311"/>
    <w:rsid w:val="003B2732"/>
    <w:rsid w:val="003B2CBC"/>
    <w:rsid w:val="003B2D29"/>
    <w:rsid w:val="003B3097"/>
    <w:rsid w:val="003B37DC"/>
    <w:rsid w:val="003B3951"/>
    <w:rsid w:val="003B3EB7"/>
    <w:rsid w:val="003B407A"/>
    <w:rsid w:val="003B449E"/>
    <w:rsid w:val="003B46A4"/>
    <w:rsid w:val="003B4848"/>
    <w:rsid w:val="003B4967"/>
    <w:rsid w:val="003B4BB1"/>
    <w:rsid w:val="003B519F"/>
    <w:rsid w:val="003B56D3"/>
    <w:rsid w:val="003B5B21"/>
    <w:rsid w:val="003B60A6"/>
    <w:rsid w:val="003B648C"/>
    <w:rsid w:val="003B6990"/>
    <w:rsid w:val="003B715B"/>
    <w:rsid w:val="003B71C9"/>
    <w:rsid w:val="003B71ED"/>
    <w:rsid w:val="003B75D4"/>
    <w:rsid w:val="003B7840"/>
    <w:rsid w:val="003C0656"/>
    <w:rsid w:val="003C08CB"/>
    <w:rsid w:val="003C0C3F"/>
    <w:rsid w:val="003C0E3D"/>
    <w:rsid w:val="003C11DE"/>
    <w:rsid w:val="003C1369"/>
    <w:rsid w:val="003C1747"/>
    <w:rsid w:val="003C19FF"/>
    <w:rsid w:val="003C1A63"/>
    <w:rsid w:val="003C267C"/>
    <w:rsid w:val="003C277F"/>
    <w:rsid w:val="003C287B"/>
    <w:rsid w:val="003C2B46"/>
    <w:rsid w:val="003C2D13"/>
    <w:rsid w:val="003C3355"/>
    <w:rsid w:val="003C36DD"/>
    <w:rsid w:val="003C3EDF"/>
    <w:rsid w:val="003C3F22"/>
    <w:rsid w:val="003C40EB"/>
    <w:rsid w:val="003C43B3"/>
    <w:rsid w:val="003C47D4"/>
    <w:rsid w:val="003C4F99"/>
    <w:rsid w:val="003C53A3"/>
    <w:rsid w:val="003C53FE"/>
    <w:rsid w:val="003C540A"/>
    <w:rsid w:val="003C58B8"/>
    <w:rsid w:val="003C66D6"/>
    <w:rsid w:val="003C707E"/>
    <w:rsid w:val="003C7AA5"/>
    <w:rsid w:val="003C7B4A"/>
    <w:rsid w:val="003C7C99"/>
    <w:rsid w:val="003D00B0"/>
    <w:rsid w:val="003D016E"/>
    <w:rsid w:val="003D0428"/>
    <w:rsid w:val="003D07D9"/>
    <w:rsid w:val="003D08CA"/>
    <w:rsid w:val="003D0CF5"/>
    <w:rsid w:val="003D0E79"/>
    <w:rsid w:val="003D1108"/>
    <w:rsid w:val="003D1935"/>
    <w:rsid w:val="003D193A"/>
    <w:rsid w:val="003D1CEC"/>
    <w:rsid w:val="003D20AF"/>
    <w:rsid w:val="003D23E5"/>
    <w:rsid w:val="003D3088"/>
    <w:rsid w:val="003D3F61"/>
    <w:rsid w:val="003D422B"/>
    <w:rsid w:val="003D4599"/>
    <w:rsid w:val="003D45C1"/>
    <w:rsid w:val="003D47E7"/>
    <w:rsid w:val="003D4C63"/>
    <w:rsid w:val="003D4D7C"/>
    <w:rsid w:val="003D4F40"/>
    <w:rsid w:val="003D53F5"/>
    <w:rsid w:val="003D5A1B"/>
    <w:rsid w:val="003D5C1F"/>
    <w:rsid w:val="003D5DB2"/>
    <w:rsid w:val="003D6078"/>
    <w:rsid w:val="003D6730"/>
    <w:rsid w:val="003D695D"/>
    <w:rsid w:val="003D6E3C"/>
    <w:rsid w:val="003D73B4"/>
    <w:rsid w:val="003D7595"/>
    <w:rsid w:val="003D7828"/>
    <w:rsid w:val="003D7F3F"/>
    <w:rsid w:val="003E013A"/>
    <w:rsid w:val="003E0142"/>
    <w:rsid w:val="003E0160"/>
    <w:rsid w:val="003E0201"/>
    <w:rsid w:val="003E0350"/>
    <w:rsid w:val="003E04CF"/>
    <w:rsid w:val="003E0731"/>
    <w:rsid w:val="003E07D8"/>
    <w:rsid w:val="003E1577"/>
    <w:rsid w:val="003E1DE9"/>
    <w:rsid w:val="003E1F14"/>
    <w:rsid w:val="003E25F4"/>
    <w:rsid w:val="003E2D17"/>
    <w:rsid w:val="003E2F7F"/>
    <w:rsid w:val="003E3066"/>
    <w:rsid w:val="003E3611"/>
    <w:rsid w:val="003E3922"/>
    <w:rsid w:val="003E39F4"/>
    <w:rsid w:val="003E3EF0"/>
    <w:rsid w:val="003E413A"/>
    <w:rsid w:val="003E4312"/>
    <w:rsid w:val="003E45A9"/>
    <w:rsid w:val="003E619D"/>
    <w:rsid w:val="003E61A2"/>
    <w:rsid w:val="003E67A0"/>
    <w:rsid w:val="003E6837"/>
    <w:rsid w:val="003E6854"/>
    <w:rsid w:val="003E744B"/>
    <w:rsid w:val="003E763D"/>
    <w:rsid w:val="003E7F7C"/>
    <w:rsid w:val="003F01EE"/>
    <w:rsid w:val="003F162C"/>
    <w:rsid w:val="003F16F1"/>
    <w:rsid w:val="003F1817"/>
    <w:rsid w:val="003F1B11"/>
    <w:rsid w:val="003F2BB1"/>
    <w:rsid w:val="003F2D2B"/>
    <w:rsid w:val="003F2EFB"/>
    <w:rsid w:val="003F32C6"/>
    <w:rsid w:val="003F35FD"/>
    <w:rsid w:val="003F3813"/>
    <w:rsid w:val="003F3842"/>
    <w:rsid w:val="003F3970"/>
    <w:rsid w:val="003F3DD3"/>
    <w:rsid w:val="003F41C7"/>
    <w:rsid w:val="003F4291"/>
    <w:rsid w:val="003F4B3A"/>
    <w:rsid w:val="003F50C4"/>
    <w:rsid w:val="003F5C7D"/>
    <w:rsid w:val="003F6554"/>
    <w:rsid w:val="003F69E5"/>
    <w:rsid w:val="003F6D2A"/>
    <w:rsid w:val="003F7060"/>
    <w:rsid w:val="003F708F"/>
    <w:rsid w:val="003F749E"/>
    <w:rsid w:val="003F78E9"/>
    <w:rsid w:val="003F7D21"/>
    <w:rsid w:val="003F7DB2"/>
    <w:rsid w:val="0040031F"/>
    <w:rsid w:val="0040049F"/>
    <w:rsid w:val="0040069E"/>
    <w:rsid w:val="00400E27"/>
    <w:rsid w:val="00400EB3"/>
    <w:rsid w:val="0040106E"/>
    <w:rsid w:val="0040166F"/>
    <w:rsid w:val="00401763"/>
    <w:rsid w:val="00401840"/>
    <w:rsid w:val="0040196D"/>
    <w:rsid w:val="004021D8"/>
    <w:rsid w:val="004021FC"/>
    <w:rsid w:val="00402225"/>
    <w:rsid w:val="0040279A"/>
    <w:rsid w:val="00402891"/>
    <w:rsid w:val="00402D98"/>
    <w:rsid w:val="00403D06"/>
    <w:rsid w:val="00403F54"/>
    <w:rsid w:val="0040411F"/>
    <w:rsid w:val="00404857"/>
    <w:rsid w:val="00405452"/>
    <w:rsid w:val="00405828"/>
    <w:rsid w:val="0040583B"/>
    <w:rsid w:val="00405ED7"/>
    <w:rsid w:val="004069BC"/>
    <w:rsid w:val="004069EF"/>
    <w:rsid w:val="00406C3B"/>
    <w:rsid w:val="00406D9E"/>
    <w:rsid w:val="00406F05"/>
    <w:rsid w:val="00406FED"/>
    <w:rsid w:val="0040760F"/>
    <w:rsid w:val="00407919"/>
    <w:rsid w:val="00407B24"/>
    <w:rsid w:val="00407F20"/>
    <w:rsid w:val="004110B6"/>
    <w:rsid w:val="004110F2"/>
    <w:rsid w:val="00411164"/>
    <w:rsid w:val="004115CB"/>
    <w:rsid w:val="0041188B"/>
    <w:rsid w:val="00412278"/>
    <w:rsid w:val="0041239D"/>
    <w:rsid w:val="004125CF"/>
    <w:rsid w:val="0041326E"/>
    <w:rsid w:val="004133F9"/>
    <w:rsid w:val="00413427"/>
    <w:rsid w:val="004137A8"/>
    <w:rsid w:val="004139B1"/>
    <w:rsid w:val="004141B5"/>
    <w:rsid w:val="004144AA"/>
    <w:rsid w:val="0041483B"/>
    <w:rsid w:val="004152C4"/>
    <w:rsid w:val="00415397"/>
    <w:rsid w:val="0041665E"/>
    <w:rsid w:val="004169B3"/>
    <w:rsid w:val="00416BCF"/>
    <w:rsid w:val="00416DE0"/>
    <w:rsid w:val="00417369"/>
    <w:rsid w:val="004173CF"/>
    <w:rsid w:val="00417669"/>
    <w:rsid w:val="004176E4"/>
    <w:rsid w:val="00417B16"/>
    <w:rsid w:val="00417B27"/>
    <w:rsid w:val="00417CD2"/>
    <w:rsid w:val="00421164"/>
    <w:rsid w:val="004211CB"/>
    <w:rsid w:val="00421F98"/>
    <w:rsid w:val="00422894"/>
    <w:rsid w:val="004229EF"/>
    <w:rsid w:val="00423A49"/>
    <w:rsid w:val="004243B7"/>
    <w:rsid w:val="00424415"/>
    <w:rsid w:val="00424CD8"/>
    <w:rsid w:val="0042526B"/>
    <w:rsid w:val="004252FC"/>
    <w:rsid w:val="004253A4"/>
    <w:rsid w:val="004257C7"/>
    <w:rsid w:val="00425AD7"/>
    <w:rsid w:val="004260A2"/>
    <w:rsid w:val="00426343"/>
    <w:rsid w:val="00426DE6"/>
    <w:rsid w:val="0042750C"/>
    <w:rsid w:val="00427F94"/>
    <w:rsid w:val="00427FEE"/>
    <w:rsid w:val="0043011C"/>
    <w:rsid w:val="004302F9"/>
    <w:rsid w:val="00430754"/>
    <w:rsid w:val="00430922"/>
    <w:rsid w:val="00430A84"/>
    <w:rsid w:val="00430AD6"/>
    <w:rsid w:val="00430D23"/>
    <w:rsid w:val="00430D6C"/>
    <w:rsid w:val="00430DD5"/>
    <w:rsid w:val="004312D0"/>
    <w:rsid w:val="00431454"/>
    <w:rsid w:val="00431860"/>
    <w:rsid w:val="00431D47"/>
    <w:rsid w:val="00432197"/>
    <w:rsid w:val="00432490"/>
    <w:rsid w:val="00432683"/>
    <w:rsid w:val="004326C9"/>
    <w:rsid w:val="00432C6E"/>
    <w:rsid w:val="00433714"/>
    <w:rsid w:val="00433BCF"/>
    <w:rsid w:val="00433C56"/>
    <w:rsid w:val="00433E1E"/>
    <w:rsid w:val="00434180"/>
    <w:rsid w:val="0043465D"/>
    <w:rsid w:val="0043493C"/>
    <w:rsid w:val="004351C8"/>
    <w:rsid w:val="004351D3"/>
    <w:rsid w:val="00435215"/>
    <w:rsid w:val="0043559B"/>
    <w:rsid w:val="0043570A"/>
    <w:rsid w:val="00435956"/>
    <w:rsid w:val="00435A3E"/>
    <w:rsid w:val="0043630C"/>
    <w:rsid w:val="004368F5"/>
    <w:rsid w:val="004369D5"/>
    <w:rsid w:val="00436AD6"/>
    <w:rsid w:val="00436BAA"/>
    <w:rsid w:val="00437055"/>
    <w:rsid w:val="004376A4"/>
    <w:rsid w:val="00437CAB"/>
    <w:rsid w:val="00437EC4"/>
    <w:rsid w:val="00440107"/>
    <w:rsid w:val="004402E6"/>
    <w:rsid w:val="00440569"/>
    <w:rsid w:val="00440859"/>
    <w:rsid w:val="0044097C"/>
    <w:rsid w:val="00440D80"/>
    <w:rsid w:val="00440F9D"/>
    <w:rsid w:val="00441476"/>
    <w:rsid w:val="004420E1"/>
    <w:rsid w:val="00442555"/>
    <w:rsid w:val="004425D5"/>
    <w:rsid w:val="004426B6"/>
    <w:rsid w:val="004427B1"/>
    <w:rsid w:val="0044325A"/>
    <w:rsid w:val="004432E0"/>
    <w:rsid w:val="004434BC"/>
    <w:rsid w:val="00443516"/>
    <w:rsid w:val="00443675"/>
    <w:rsid w:val="004439F7"/>
    <w:rsid w:val="00443E42"/>
    <w:rsid w:val="00444789"/>
    <w:rsid w:val="004447B9"/>
    <w:rsid w:val="00444C5B"/>
    <w:rsid w:val="00444E3F"/>
    <w:rsid w:val="00445148"/>
    <w:rsid w:val="004458BA"/>
    <w:rsid w:val="00445C32"/>
    <w:rsid w:val="0044622F"/>
    <w:rsid w:val="004462B0"/>
    <w:rsid w:val="00446511"/>
    <w:rsid w:val="00446666"/>
    <w:rsid w:val="0044686C"/>
    <w:rsid w:val="00447A81"/>
    <w:rsid w:val="00447C71"/>
    <w:rsid w:val="00447F35"/>
    <w:rsid w:val="004502A3"/>
    <w:rsid w:val="0045077A"/>
    <w:rsid w:val="0045084A"/>
    <w:rsid w:val="00450884"/>
    <w:rsid w:val="00450B28"/>
    <w:rsid w:val="004511E4"/>
    <w:rsid w:val="00451384"/>
    <w:rsid w:val="004519E4"/>
    <w:rsid w:val="00452304"/>
    <w:rsid w:val="00452748"/>
    <w:rsid w:val="0045287E"/>
    <w:rsid w:val="00452ABA"/>
    <w:rsid w:val="00452DBA"/>
    <w:rsid w:val="004532F9"/>
    <w:rsid w:val="00453692"/>
    <w:rsid w:val="00453ACE"/>
    <w:rsid w:val="00453AED"/>
    <w:rsid w:val="00453B8F"/>
    <w:rsid w:val="00453D2D"/>
    <w:rsid w:val="00453E33"/>
    <w:rsid w:val="0045418E"/>
    <w:rsid w:val="0045439C"/>
    <w:rsid w:val="004547EB"/>
    <w:rsid w:val="00454DE6"/>
    <w:rsid w:val="00454E60"/>
    <w:rsid w:val="00454F3D"/>
    <w:rsid w:val="0045561C"/>
    <w:rsid w:val="00455786"/>
    <w:rsid w:val="004558EE"/>
    <w:rsid w:val="0045594D"/>
    <w:rsid w:val="00455DB9"/>
    <w:rsid w:val="00456470"/>
    <w:rsid w:val="004565B5"/>
    <w:rsid w:val="00456F5C"/>
    <w:rsid w:val="004571DE"/>
    <w:rsid w:val="004577B4"/>
    <w:rsid w:val="00457DF7"/>
    <w:rsid w:val="00457E75"/>
    <w:rsid w:val="004606FA"/>
    <w:rsid w:val="004607D6"/>
    <w:rsid w:val="00460984"/>
    <w:rsid w:val="00460B9A"/>
    <w:rsid w:val="004612C7"/>
    <w:rsid w:val="004614BD"/>
    <w:rsid w:val="00461906"/>
    <w:rsid w:val="00461FBF"/>
    <w:rsid w:val="00462CD2"/>
    <w:rsid w:val="00462F08"/>
    <w:rsid w:val="0046389D"/>
    <w:rsid w:val="00463E52"/>
    <w:rsid w:val="00464157"/>
    <w:rsid w:val="004642E6"/>
    <w:rsid w:val="00464340"/>
    <w:rsid w:val="004645FB"/>
    <w:rsid w:val="00464696"/>
    <w:rsid w:val="004646B2"/>
    <w:rsid w:val="00465789"/>
    <w:rsid w:val="00465920"/>
    <w:rsid w:val="0046646D"/>
    <w:rsid w:val="00466EEF"/>
    <w:rsid w:val="00467D1D"/>
    <w:rsid w:val="00467F89"/>
    <w:rsid w:val="00470020"/>
    <w:rsid w:val="0047067A"/>
    <w:rsid w:val="00470C28"/>
    <w:rsid w:val="00470C4F"/>
    <w:rsid w:val="00470F9B"/>
    <w:rsid w:val="0047100E"/>
    <w:rsid w:val="0047162F"/>
    <w:rsid w:val="004716D4"/>
    <w:rsid w:val="00471CC6"/>
    <w:rsid w:val="00471FBF"/>
    <w:rsid w:val="0047211F"/>
    <w:rsid w:val="00472448"/>
    <w:rsid w:val="00472551"/>
    <w:rsid w:val="00472B1D"/>
    <w:rsid w:val="00472B97"/>
    <w:rsid w:val="00472CD4"/>
    <w:rsid w:val="00473097"/>
    <w:rsid w:val="0047329D"/>
    <w:rsid w:val="00473DF8"/>
    <w:rsid w:val="0047406B"/>
    <w:rsid w:val="004743AA"/>
    <w:rsid w:val="00474573"/>
    <w:rsid w:val="004748A2"/>
    <w:rsid w:val="00474A91"/>
    <w:rsid w:val="00474C3E"/>
    <w:rsid w:val="00474CB3"/>
    <w:rsid w:val="0047573F"/>
    <w:rsid w:val="00475AFC"/>
    <w:rsid w:val="00475C2F"/>
    <w:rsid w:val="00475FAA"/>
    <w:rsid w:val="0047600B"/>
    <w:rsid w:val="004761A6"/>
    <w:rsid w:val="00476AB8"/>
    <w:rsid w:val="00476B8E"/>
    <w:rsid w:val="00476C43"/>
    <w:rsid w:val="00476F94"/>
    <w:rsid w:val="00477287"/>
    <w:rsid w:val="004774A9"/>
    <w:rsid w:val="00477511"/>
    <w:rsid w:val="00477A59"/>
    <w:rsid w:val="00477A5F"/>
    <w:rsid w:val="00480621"/>
    <w:rsid w:val="004808AC"/>
    <w:rsid w:val="0048096B"/>
    <w:rsid w:val="004811B8"/>
    <w:rsid w:val="00481335"/>
    <w:rsid w:val="004814EC"/>
    <w:rsid w:val="00481616"/>
    <w:rsid w:val="004819FA"/>
    <w:rsid w:val="00481E63"/>
    <w:rsid w:val="00482109"/>
    <w:rsid w:val="0048228F"/>
    <w:rsid w:val="004826A4"/>
    <w:rsid w:val="00482780"/>
    <w:rsid w:val="00482D69"/>
    <w:rsid w:val="00483037"/>
    <w:rsid w:val="004832AD"/>
    <w:rsid w:val="004838DB"/>
    <w:rsid w:val="004840CE"/>
    <w:rsid w:val="00484264"/>
    <w:rsid w:val="004844D9"/>
    <w:rsid w:val="004846FC"/>
    <w:rsid w:val="00484774"/>
    <w:rsid w:val="00484A8E"/>
    <w:rsid w:val="00484D56"/>
    <w:rsid w:val="00484E2E"/>
    <w:rsid w:val="00485A3C"/>
    <w:rsid w:val="00485BFE"/>
    <w:rsid w:val="00485F21"/>
    <w:rsid w:val="00485F7D"/>
    <w:rsid w:val="00486244"/>
    <w:rsid w:val="00486530"/>
    <w:rsid w:val="004865C7"/>
    <w:rsid w:val="00486627"/>
    <w:rsid w:val="004869AF"/>
    <w:rsid w:val="004869B9"/>
    <w:rsid w:val="00486DFD"/>
    <w:rsid w:val="00487025"/>
    <w:rsid w:val="004902FC"/>
    <w:rsid w:val="0049070D"/>
    <w:rsid w:val="0049076F"/>
    <w:rsid w:val="004914B8"/>
    <w:rsid w:val="00492052"/>
    <w:rsid w:val="004924EC"/>
    <w:rsid w:val="00492890"/>
    <w:rsid w:val="004928A5"/>
    <w:rsid w:val="00492C6B"/>
    <w:rsid w:val="00492CB5"/>
    <w:rsid w:val="004936AF"/>
    <w:rsid w:val="0049404B"/>
    <w:rsid w:val="00494894"/>
    <w:rsid w:val="00494A99"/>
    <w:rsid w:val="00494AE0"/>
    <w:rsid w:val="0049504E"/>
    <w:rsid w:val="004950CC"/>
    <w:rsid w:val="00495C72"/>
    <w:rsid w:val="00495CDD"/>
    <w:rsid w:val="004968D3"/>
    <w:rsid w:val="00496EF2"/>
    <w:rsid w:val="00496FC9"/>
    <w:rsid w:val="00497135"/>
    <w:rsid w:val="00497298"/>
    <w:rsid w:val="00497397"/>
    <w:rsid w:val="00497795"/>
    <w:rsid w:val="00497BB0"/>
    <w:rsid w:val="00497BCC"/>
    <w:rsid w:val="004A0011"/>
    <w:rsid w:val="004A00DA"/>
    <w:rsid w:val="004A01B1"/>
    <w:rsid w:val="004A02A4"/>
    <w:rsid w:val="004A0566"/>
    <w:rsid w:val="004A0A8C"/>
    <w:rsid w:val="004A0C50"/>
    <w:rsid w:val="004A125C"/>
    <w:rsid w:val="004A16EF"/>
    <w:rsid w:val="004A1C32"/>
    <w:rsid w:val="004A1F5C"/>
    <w:rsid w:val="004A2050"/>
    <w:rsid w:val="004A213D"/>
    <w:rsid w:val="004A226D"/>
    <w:rsid w:val="004A24B7"/>
    <w:rsid w:val="004A27B5"/>
    <w:rsid w:val="004A2B6A"/>
    <w:rsid w:val="004A2EB3"/>
    <w:rsid w:val="004A32D6"/>
    <w:rsid w:val="004A3E7C"/>
    <w:rsid w:val="004A4912"/>
    <w:rsid w:val="004A4EF6"/>
    <w:rsid w:val="004A52C4"/>
    <w:rsid w:val="004A52CE"/>
    <w:rsid w:val="004A531E"/>
    <w:rsid w:val="004A63D6"/>
    <w:rsid w:val="004A6768"/>
    <w:rsid w:val="004A6E5E"/>
    <w:rsid w:val="004A7AFA"/>
    <w:rsid w:val="004A7B65"/>
    <w:rsid w:val="004A7F0D"/>
    <w:rsid w:val="004B02F7"/>
    <w:rsid w:val="004B04DD"/>
    <w:rsid w:val="004B0EFB"/>
    <w:rsid w:val="004B0FA9"/>
    <w:rsid w:val="004B119F"/>
    <w:rsid w:val="004B1CCC"/>
    <w:rsid w:val="004B1CDB"/>
    <w:rsid w:val="004B1D14"/>
    <w:rsid w:val="004B2081"/>
    <w:rsid w:val="004B212B"/>
    <w:rsid w:val="004B2710"/>
    <w:rsid w:val="004B2905"/>
    <w:rsid w:val="004B2C2E"/>
    <w:rsid w:val="004B2E87"/>
    <w:rsid w:val="004B3A5C"/>
    <w:rsid w:val="004B3D02"/>
    <w:rsid w:val="004B3F3D"/>
    <w:rsid w:val="004B401B"/>
    <w:rsid w:val="004B47FD"/>
    <w:rsid w:val="004B4854"/>
    <w:rsid w:val="004B49B5"/>
    <w:rsid w:val="004B4A0A"/>
    <w:rsid w:val="004B4F34"/>
    <w:rsid w:val="004B5536"/>
    <w:rsid w:val="004B5F7C"/>
    <w:rsid w:val="004B639B"/>
    <w:rsid w:val="004B63DB"/>
    <w:rsid w:val="004B6A36"/>
    <w:rsid w:val="004B6F27"/>
    <w:rsid w:val="004B7025"/>
    <w:rsid w:val="004B7B75"/>
    <w:rsid w:val="004C009B"/>
    <w:rsid w:val="004C01BA"/>
    <w:rsid w:val="004C02A4"/>
    <w:rsid w:val="004C03F8"/>
    <w:rsid w:val="004C07E4"/>
    <w:rsid w:val="004C0DB5"/>
    <w:rsid w:val="004C0DD4"/>
    <w:rsid w:val="004C0F8C"/>
    <w:rsid w:val="004C0FA0"/>
    <w:rsid w:val="004C154A"/>
    <w:rsid w:val="004C1601"/>
    <w:rsid w:val="004C1F00"/>
    <w:rsid w:val="004C2425"/>
    <w:rsid w:val="004C26A6"/>
    <w:rsid w:val="004C2988"/>
    <w:rsid w:val="004C2C5C"/>
    <w:rsid w:val="004C2E87"/>
    <w:rsid w:val="004C3588"/>
    <w:rsid w:val="004C3B28"/>
    <w:rsid w:val="004C3B64"/>
    <w:rsid w:val="004C4917"/>
    <w:rsid w:val="004C493E"/>
    <w:rsid w:val="004C504A"/>
    <w:rsid w:val="004C5119"/>
    <w:rsid w:val="004C5361"/>
    <w:rsid w:val="004C5446"/>
    <w:rsid w:val="004C5456"/>
    <w:rsid w:val="004C59F1"/>
    <w:rsid w:val="004C5C67"/>
    <w:rsid w:val="004C5FE5"/>
    <w:rsid w:val="004C60EA"/>
    <w:rsid w:val="004C6428"/>
    <w:rsid w:val="004C6550"/>
    <w:rsid w:val="004C67CA"/>
    <w:rsid w:val="004C72F4"/>
    <w:rsid w:val="004C772E"/>
    <w:rsid w:val="004C7BF4"/>
    <w:rsid w:val="004C7E1A"/>
    <w:rsid w:val="004C7F2B"/>
    <w:rsid w:val="004D00E4"/>
    <w:rsid w:val="004D0942"/>
    <w:rsid w:val="004D0BE5"/>
    <w:rsid w:val="004D0F96"/>
    <w:rsid w:val="004D13EF"/>
    <w:rsid w:val="004D15C8"/>
    <w:rsid w:val="004D1A49"/>
    <w:rsid w:val="004D243A"/>
    <w:rsid w:val="004D2B59"/>
    <w:rsid w:val="004D2E01"/>
    <w:rsid w:val="004D2E4C"/>
    <w:rsid w:val="004D39B7"/>
    <w:rsid w:val="004D3B3B"/>
    <w:rsid w:val="004D3DB9"/>
    <w:rsid w:val="004D3DE1"/>
    <w:rsid w:val="004D3DFE"/>
    <w:rsid w:val="004D40AA"/>
    <w:rsid w:val="004D440C"/>
    <w:rsid w:val="004D45CE"/>
    <w:rsid w:val="004D4C3D"/>
    <w:rsid w:val="004D58BA"/>
    <w:rsid w:val="004D5E26"/>
    <w:rsid w:val="004D68D4"/>
    <w:rsid w:val="004D6992"/>
    <w:rsid w:val="004D6A6C"/>
    <w:rsid w:val="004D6F42"/>
    <w:rsid w:val="004D7075"/>
    <w:rsid w:val="004D754B"/>
    <w:rsid w:val="004D760B"/>
    <w:rsid w:val="004D764F"/>
    <w:rsid w:val="004D76E0"/>
    <w:rsid w:val="004D778D"/>
    <w:rsid w:val="004D7E41"/>
    <w:rsid w:val="004E00C7"/>
    <w:rsid w:val="004E0113"/>
    <w:rsid w:val="004E022B"/>
    <w:rsid w:val="004E0820"/>
    <w:rsid w:val="004E099C"/>
    <w:rsid w:val="004E0A83"/>
    <w:rsid w:val="004E0AB5"/>
    <w:rsid w:val="004E11BB"/>
    <w:rsid w:val="004E1277"/>
    <w:rsid w:val="004E167F"/>
    <w:rsid w:val="004E17E1"/>
    <w:rsid w:val="004E1930"/>
    <w:rsid w:val="004E2091"/>
    <w:rsid w:val="004E230F"/>
    <w:rsid w:val="004E2685"/>
    <w:rsid w:val="004E2A5C"/>
    <w:rsid w:val="004E2E7E"/>
    <w:rsid w:val="004E345C"/>
    <w:rsid w:val="004E35D1"/>
    <w:rsid w:val="004E364D"/>
    <w:rsid w:val="004E4E0D"/>
    <w:rsid w:val="004E5126"/>
    <w:rsid w:val="004E528B"/>
    <w:rsid w:val="004E5309"/>
    <w:rsid w:val="004E646C"/>
    <w:rsid w:val="004E6768"/>
    <w:rsid w:val="004E75EF"/>
    <w:rsid w:val="004E777C"/>
    <w:rsid w:val="004E7AAC"/>
    <w:rsid w:val="004E7ACA"/>
    <w:rsid w:val="004E7E2D"/>
    <w:rsid w:val="004F016B"/>
    <w:rsid w:val="004F0313"/>
    <w:rsid w:val="004F0398"/>
    <w:rsid w:val="004F084D"/>
    <w:rsid w:val="004F0A05"/>
    <w:rsid w:val="004F0C49"/>
    <w:rsid w:val="004F0FDE"/>
    <w:rsid w:val="004F1BE7"/>
    <w:rsid w:val="004F2121"/>
    <w:rsid w:val="004F29C6"/>
    <w:rsid w:val="004F2A62"/>
    <w:rsid w:val="004F2D30"/>
    <w:rsid w:val="004F2E38"/>
    <w:rsid w:val="004F2F36"/>
    <w:rsid w:val="004F2F6A"/>
    <w:rsid w:val="004F34D8"/>
    <w:rsid w:val="004F37D4"/>
    <w:rsid w:val="004F3885"/>
    <w:rsid w:val="004F3FC8"/>
    <w:rsid w:val="004F4212"/>
    <w:rsid w:val="004F4390"/>
    <w:rsid w:val="004F4429"/>
    <w:rsid w:val="004F4843"/>
    <w:rsid w:val="004F4E26"/>
    <w:rsid w:val="004F4F8C"/>
    <w:rsid w:val="004F522E"/>
    <w:rsid w:val="004F5668"/>
    <w:rsid w:val="004F5A37"/>
    <w:rsid w:val="004F5D25"/>
    <w:rsid w:val="004F621F"/>
    <w:rsid w:val="004F64FE"/>
    <w:rsid w:val="004F6698"/>
    <w:rsid w:val="004F6FDD"/>
    <w:rsid w:val="004F73C6"/>
    <w:rsid w:val="004F7714"/>
    <w:rsid w:val="004F7805"/>
    <w:rsid w:val="004F7B33"/>
    <w:rsid w:val="004F7D7C"/>
    <w:rsid w:val="00500303"/>
    <w:rsid w:val="00500455"/>
    <w:rsid w:val="00500527"/>
    <w:rsid w:val="005010B6"/>
    <w:rsid w:val="00501147"/>
    <w:rsid w:val="005013EE"/>
    <w:rsid w:val="005015B5"/>
    <w:rsid w:val="005017F9"/>
    <w:rsid w:val="00501B8B"/>
    <w:rsid w:val="00501CB6"/>
    <w:rsid w:val="00501FFC"/>
    <w:rsid w:val="0050266B"/>
    <w:rsid w:val="00502807"/>
    <w:rsid w:val="00502CDD"/>
    <w:rsid w:val="005031E0"/>
    <w:rsid w:val="00503504"/>
    <w:rsid w:val="00504B38"/>
    <w:rsid w:val="005056F4"/>
    <w:rsid w:val="0050628B"/>
    <w:rsid w:val="00506E23"/>
    <w:rsid w:val="00506E36"/>
    <w:rsid w:val="005077F2"/>
    <w:rsid w:val="005077FD"/>
    <w:rsid w:val="0051024A"/>
    <w:rsid w:val="0051035C"/>
    <w:rsid w:val="0051117B"/>
    <w:rsid w:val="005116FF"/>
    <w:rsid w:val="00511B52"/>
    <w:rsid w:val="00511DAF"/>
    <w:rsid w:val="00511E2B"/>
    <w:rsid w:val="0051206A"/>
    <w:rsid w:val="0051225A"/>
    <w:rsid w:val="005124CF"/>
    <w:rsid w:val="00512564"/>
    <w:rsid w:val="0051258C"/>
    <w:rsid w:val="00512C0D"/>
    <w:rsid w:val="00512D56"/>
    <w:rsid w:val="005130B4"/>
    <w:rsid w:val="00513387"/>
    <w:rsid w:val="005135DC"/>
    <w:rsid w:val="005135FD"/>
    <w:rsid w:val="005137C8"/>
    <w:rsid w:val="00513E33"/>
    <w:rsid w:val="00513F6A"/>
    <w:rsid w:val="00514440"/>
    <w:rsid w:val="005145BA"/>
    <w:rsid w:val="0051479C"/>
    <w:rsid w:val="00514B45"/>
    <w:rsid w:val="00514D7C"/>
    <w:rsid w:val="00514DD3"/>
    <w:rsid w:val="00515C16"/>
    <w:rsid w:val="00516B90"/>
    <w:rsid w:val="0051715D"/>
    <w:rsid w:val="005173B9"/>
    <w:rsid w:val="00517744"/>
    <w:rsid w:val="005202A0"/>
    <w:rsid w:val="00520553"/>
    <w:rsid w:val="00520654"/>
    <w:rsid w:val="00520940"/>
    <w:rsid w:val="0052118C"/>
    <w:rsid w:val="005211CB"/>
    <w:rsid w:val="00521940"/>
    <w:rsid w:val="00521951"/>
    <w:rsid w:val="00521969"/>
    <w:rsid w:val="00521F26"/>
    <w:rsid w:val="0052204B"/>
    <w:rsid w:val="005220FD"/>
    <w:rsid w:val="00522648"/>
    <w:rsid w:val="005226CE"/>
    <w:rsid w:val="00523000"/>
    <w:rsid w:val="0052310B"/>
    <w:rsid w:val="005233E3"/>
    <w:rsid w:val="00523544"/>
    <w:rsid w:val="0052360F"/>
    <w:rsid w:val="005239DF"/>
    <w:rsid w:val="00523B84"/>
    <w:rsid w:val="00523FD7"/>
    <w:rsid w:val="00524163"/>
    <w:rsid w:val="005241D8"/>
    <w:rsid w:val="0052455C"/>
    <w:rsid w:val="00524739"/>
    <w:rsid w:val="00524DB3"/>
    <w:rsid w:val="00524F46"/>
    <w:rsid w:val="00525102"/>
    <w:rsid w:val="005253F5"/>
    <w:rsid w:val="00525680"/>
    <w:rsid w:val="0052568D"/>
    <w:rsid w:val="00526202"/>
    <w:rsid w:val="005263C8"/>
    <w:rsid w:val="00526B99"/>
    <w:rsid w:val="00526CC1"/>
    <w:rsid w:val="00527100"/>
    <w:rsid w:val="005277C9"/>
    <w:rsid w:val="0053045F"/>
    <w:rsid w:val="00530E5C"/>
    <w:rsid w:val="005313C2"/>
    <w:rsid w:val="005325CC"/>
    <w:rsid w:val="00532C0A"/>
    <w:rsid w:val="00532EFA"/>
    <w:rsid w:val="00533283"/>
    <w:rsid w:val="0053346A"/>
    <w:rsid w:val="005335A6"/>
    <w:rsid w:val="005338CD"/>
    <w:rsid w:val="00533E12"/>
    <w:rsid w:val="00534063"/>
    <w:rsid w:val="0053486C"/>
    <w:rsid w:val="00534A95"/>
    <w:rsid w:val="00534AD3"/>
    <w:rsid w:val="005350A5"/>
    <w:rsid w:val="0053635B"/>
    <w:rsid w:val="00536805"/>
    <w:rsid w:val="00537598"/>
    <w:rsid w:val="005400FD"/>
    <w:rsid w:val="00540535"/>
    <w:rsid w:val="00540684"/>
    <w:rsid w:val="0054157C"/>
    <w:rsid w:val="005419A1"/>
    <w:rsid w:val="00541FDE"/>
    <w:rsid w:val="00542052"/>
    <w:rsid w:val="005426ED"/>
    <w:rsid w:val="00542A7A"/>
    <w:rsid w:val="00542BDD"/>
    <w:rsid w:val="00542E71"/>
    <w:rsid w:val="00542F6B"/>
    <w:rsid w:val="00542FDA"/>
    <w:rsid w:val="00543206"/>
    <w:rsid w:val="005437A2"/>
    <w:rsid w:val="0054393C"/>
    <w:rsid w:val="00543A0E"/>
    <w:rsid w:val="00543B43"/>
    <w:rsid w:val="00543FEE"/>
    <w:rsid w:val="00544085"/>
    <w:rsid w:val="0054415A"/>
    <w:rsid w:val="00544699"/>
    <w:rsid w:val="00544969"/>
    <w:rsid w:val="00544F67"/>
    <w:rsid w:val="005451AE"/>
    <w:rsid w:val="00546006"/>
    <w:rsid w:val="00546222"/>
    <w:rsid w:val="0054624A"/>
    <w:rsid w:val="005463FA"/>
    <w:rsid w:val="00546435"/>
    <w:rsid w:val="00546485"/>
    <w:rsid w:val="0054656E"/>
    <w:rsid w:val="00546757"/>
    <w:rsid w:val="00546CAC"/>
    <w:rsid w:val="00546CB2"/>
    <w:rsid w:val="005471C9"/>
    <w:rsid w:val="005476FD"/>
    <w:rsid w:val="005478B1"/>
    <w:rsid w:val="00547CB1"/>
    <w:rsid w:val="00550645"/>
    <w:rsid w:val="0055089B"/>
    <w:rsid w:val="005510F3"/>
    <w:rsid w:val="00551391"/>
    <w:rsid w:val="005514C8"/>
    <w:rsid w:val="00551506"/>
    <w:rsid w:val="0055198C"/>
    <w:rsid w:val="00551E61"/>
    <w:rsid w:val="0055215B"/>
    <w:rsid w:val="005521B9"/>
    <w:rsid w:val="0055221C"/>
    <w:rsid w:val="00552CB6"/>
    <w:rsid w:val="005530CE"/>
    <w:rsid w:val="00553384"/>
    <w:rsid w:val="005534D0"/>
    <w:rsid w:val="005536A3"/>
    <w:rsid w:val="00553A13"/>
    <w:rsid w:val="00553EC8"/>
    <w:rsid w:val="00554221"/>
    <w:rsid w:val="00554C44"/>
    <w:rsid w:val="005553A5"/>
    <w:rsid w:val="00555813"/>
    <w:rsid w:val="00555988"/>
    <w:rsid w:val="00555B4C"/>
    <w:rsid w:val="00555E37"/>
    <w:rsid w:val="00556067"/>
    <w:rsid w:val="005561EA"/>
    <w:rsid w:val="00556B6E"/>
    <w:rsid w:val="00556C8A"/>
    <w:rsid w:val="00556F16"/>
    <w:rsid w:val="00557249"/>
    <w:rsid w:val="00557878"/>
    <w:rsid w:val="00557ACE"/>
    <w:rsid w:val="005600FE"/>
    <w:rsid w:val="0056096F"/>
    <w:rsid w:val="00560986"/>
    <w:rsid w:val="00560A52"/>
    <w:rsid w:val="00560E5F"/>
    <w:rsid w:val="0056104F"/>
    <w:rsid w:val="00561157"/>
    <w:rsid w:val="00561363"/>
    <w:rsid w:val="0056166F"/>
    <w:rsid w:val="0056176C"/>
    <w:rsid w:val="005617C5"/>
    <w:rsid w:val="00561995"/>
    <w:rsid w:val="005620FE"/>
    <w:rsid w:val="00562CC2"/>
    <w:rsid w:val="00562E82"/>
    <w:rsid w:val="00563125"/>
    <w:rsid w:val="005631BB"/>
    <w:rsid w:val="005631BD"/>
    <w:rsid w:val="005635EB"/>
    <w:rsid w:val="005639F4"/>
    <w:rsid w:val="00563ED4"/>
    <w:rsid w:val="00564352"/>
    <w:rsid w:val="00564385"/>
    <w:rsid w:val="00565457"/>
    <w:rsid w:val="005658EF"/>
    <w:rsid w:val="00565EFB"/>
    <w:rsid w:val="00565F20"/>
    <w:rsid w:val="0056620D"/>
    <w:rsid w:val="00566400"/>
    <w:rsid w:val="0056691C"/>
    <w:rsid w:val="00566A1E"/>
    <w:rsid w:val="00566D02"/>
    <w:rsid w:val="0056700C"/>
    <w:rsid w:val="00567097"/>
    <w:rsid w:val="00567688"/>
    <w:rsid w:val="0056795D"/>
    <w:rsid w:val="005679F7"/>
    <w:rsid w:val="00567ACF"/>
    <w:rsid w:val="00567BED"/>
    <w:rsid w:val="00567CDD"/>
    <w:rsid w:val="00567E11"/>
    <w:rsid w:val="0057031F"/>
    <w:rsid w:val="00570604"/>
    <w:rsid w:val="00570682"/>
    <w:rsid w:val="00570708"/>
    <w:rsid w:val="00570722"/>
    <w:rsid w:val="005709DB"/>
    <w:rsid w:val="00570DF8"/>
    <w:rsid w:val="005713D1"/>
    <w:rsid w:val="005714E8"/>
    <w:rsid w:val="00571895"/>
    <w:rsid w:val="00571B41"/>
    <w:rsid w:val="00571BFE"/>
    <w:rsid w:val="00571C93"/>
    <w:rsid w:val="005720D0"/>
    <w:rsid w:val="0057295D"/>
    <w:rsid w:val="00573095"/>
    <w:rsid w:val="005733BC"/>
    <w:rsid w:val="005735AE"/>
    <w:rsid w:val="00573E44"/>
    <w:rsid w:val="00573F54"/>
    <w:rsid w:val="0057432F"/>
    <w:rsid w:val="0057452F"/>
    <w:rsid w:val="005746A6"/>
    <w:rsid w:val="00574B66"/>
    <w:rsid w:val="00574B94"/>
    <w:rsid w:val="00575401"/>
    <w:rsid w:val="00575693"/>
    <w:rsid w:val="005767FE"/>
    <w:rsid w:val="00576C36"/>
    <w:rsid w:val="00576F61"/>
    <w:rsid w:val="00577085"/>
    <w:rsid w:val="00577346"/>
    <w:rsid w:val="0057744A"/>
    <w:rsid w:val="005775E6"/>
    <w:rsid w:val="00577772"/>
    <w:rsid w:val="00577B2C"/>
    <w:rsid w:val="00577FE7"/>
    <w:rsid w:val="0058019E"/>
    <w:rsid w:val="00580713"/>
    <w:rsid w:val="00580A0E"/>
    <w:rsid w:val="00581093"/>
    <w:rsid w:val="005812F5"/>
    <w:rsid w:val="005814BD"/>
    <w:rsid w:val="0058154C"/>
    <w:rsid w:val="00582085"/>
    <w:rsid w:val="00582342"/>
    <w:rsid w:val="0058254E"/>
    <w:rsid w:val="00582835"/>
    <w:rsid w:val="00582AE5"/>
    <w:rsid w:val="0058322F"/>
    <w:rsid w:val="0058352B"/>
    <w:rsid w:val="00583C38"/>
    <w:rsid w:val="00583EE2"/>
    <w:rsid w:val="00584B4C"/>
    <w:rsid w:val="00584C1A"/>
    <w:rsid w:val="00584CD0"/>
    <w:rsid w:val="00584EDF"/>
    <w:rsid w:val="0058503A"/>
    <w:rsid w:val="00585184"/>
    <w:rsid w:val="00585222"/>
    <w:rsid w:val="0058527D"/>
    <w:rsid w:val="005852BA"/>
    <w:rsid w:val="00585368"/>
    <w:rsid w:val="005856F5"/>
    <w:rsid w:val="00585941"/>
    <w:rsid w:val="00585AD0"/>
    <w:rsid w:val="005863B8"/>
    <w:rsid w:val="005865C6"/>
    <w:rsid w:val="0058665C"/>
    <w:rsid w:val="00586BCE"/>
    <w:rsid w:val="0058703B"/>
    <w:rsid w:val="0058740F"/>
    <w:rsid w:val="00587840"/>
    <w:rsid w:val="00587BE7"/>
    <w:rsid w:val="00587F4C"/>
    <w:rsid w:val="005900B3"/>
    <w:rsid w:val="00590211"/>
    <w:rsid w:val="00590420"/>
    <w:rsid w:val="00590887"/>
    <w:rsid w:val="00590B8E"/>
    <w:rsid w:val="00590BEE"/>
    <w:rsid w:val="005914C7"/>
    <w:rsid w:val="005914E6"/>
    <w:rsid w:val="00591504"/>
    <w:rsid w:val="00591FC8"/>
    <w:rsid w:val="005923B3"/>
    <w:rsid w:val="005923F5"/>
    <w:rsid w:val="005924AE"/>
    <w:rsid w:val="0059253B"/>
    <w:rsid w:val="00592715"/>
    <w:rsid w:val="00592BC9"/>
    <w:rsid w:val="00593139"/>
    <w:rsid w:val="00593181"/>
    <w:rsid w:val="0059321C"/>
    <w:rsid w:val="00593238"/>
    <w:rsid w:val="0059344E"/>
    <w:rsid w:val="005938A4"/>
    <w:rsid w:val="00593CA8"/>
    <w:rsid w:val="00594065"/>
    <w:rsid w:val="005945FE"/>
    <w:rsid w:val="00594E05"/>
    <w:rsid w:val="0059515C"/>
    <w:rsid w:val="005957EA"/>
    <w:rsid w:val="00595A42"/>
    <w:rsid w:val="0059653A"/>
    <w:rsid w:val="005966EA"/>
    <w:rsid w:val="005966F6"/>
    <w:rsid w:val="005969A3"/>
    <w:rsid w:val="00596A20"/>
    <w:rsid w:val="00596A84"/>
    <w:rsid w:val="00596ABD"/>
    <w:rsid w:val="00596C3F"/>
    <w:rsid w:val="005975E1"/>
    <w:rsid w:val="00597717"/>
    <w:rsid w:val="005979AD"/>
    <w:rsid w:val="00597E36"/>
    <w:rsid w:val="005A0B61"/>
    <w:rsid w:val="005A0C15"/>
    <w:rsid w:val="005A169E"/>
    <w:rsid w:val="005A18AC"/>
    <w:rsid w:val="005A1925"/>
    <w:rsid w:val="005A1A5D"/>
    <w:rsid w:val="005A324E"/>
    <w:rsid w:val="005A3254"/>
    <w:rsid w:val="005A33F0"/>
    <w:rsid w:val="005A37C8"/>
    <w:rsid w:val="005A38F1"/>
    <w:rsid w:val="005A3D65"/>
    <w:rsid w:val="005A44F1"/>
    <w:rsid w:val="005A46F1"/>
    <w:rsid w:val="005A4AB7"/>
    <w:rsid w:val="005A5441"/>
    <w:rsid w:val="005A5C4D"/>
    <w:rsid w:val="005A6ED4"/>
    <w:rsid w:val="005A7342"/>
    <w:rsid w:val="005A75EC"/>
    <w:rsid w:val="005A7E8B"/>
    <w:rsid w:val="005B09BF"/>
    <w:rsid w:val="005B0FA1"/>
    <w:rsid w:val="005B110D"/>
    <w:rsid w:val="005B1EAA"/>
    <w:rsid w:val="005B1FD3"/>
    <w:rsid w:val="005B21CE"/>
    <w:rsid w:val="005B22C1"/>
    <w:rsid w:val="005B2495"/>
    <w:rsid w:val="005B24FF"/>
    <w:rsid w:val="005B2D36"/>
    <w:rsid w:val="005B42A3"/>
    <w:rsid w:val="005B42A7"/>
    <w:rsid w:val="005B4403"/>
    <w:rsid w:val="005B446A"/>
    <w:rsid w:val="005B46C4"/>
    <w:rsid w:val="005B609A"/>
    <w:rsid w:val="005B62FD"/>
    <w:rsid w:val="005B6440"/>
    <w:rsid w:val="005B6C63"/>
    <w:rsid w:val="005B7246"/>
    <w:rsid w:val="005B74FE"/>
    <w:rsid w:val="005C0047"/>
    <w:rsid w:val="005C016E"/>
    <w:rsid w:val="005C08D2"/>
    <w:rsid w:val="005C0E0D"/>
    <w:rsid w:val="005C1B27"/>
    <w:rsid w:val="005C206B"/>
    <w:rsid w:val="005C2465"/>
    <w:rsid w:val="005C28E3"/>
    <w:rsid w:val="005C2A4A"/>
    <w:rsid w:val="005C31CD"/>
    <w:rsid w:val="005C32A7"/>
    <w:rsid w:val="005C39EB"/>
    <w:rsid w:val="005C3AE8"/>
    <w:rsid w:val="005C3AF2"/>
    <w:rsid w:val="005C3E20"/>
    <w:rsid w:val="005C452B"/>
    <w:rsid w:val="005C4E9A"/>
    <w:rsid w:val="005C5041"/>
    <w:rsid w:val="005C560E"/>
    <w:rsid w:val="005C6A86"/>
    <w:rsid w:val="005C6BAA"/>
    <w:rsid w:val="005C7091"/>
    <w:rsid w:val="005C73B2"/>
    <w:rsid w:val="005C754B"/>
    <w:rsid w:val="005C75D7"/>
    <w:rsid w:val="005C7B04"/>
    <w:rsid w:val="005D009D"/>
    <w:rsid w:val="005D03CF"/>
    <w:rsid w:val="005D0665"/>
    <w:rsid w:val="005D098F"/>
    <w:rsid w:val="005D0EF8"/>
    <w:rsid w:val="005D12F6"/>
    <w:rsid w:val="005D13DA"/>
    <w:rsid w:val="005D1575"/>
    <w:rsid w:val="005D1C2D"/>
    <w:rsid w:val="005D2139"/>
    <w:rsid w:val="005D21DE"/>
    <w:rsid w:val="005D2587"/>
    <w:rsid w:val="005D2ADA"/>
    <w:rsid w:val="005D2B0C"/>
    <w:rsid w:val="005D335E"/>
    <w:rsid w:val="005D36B1"/>
    <w:rsid w:val="005D36F5"/>
    <w:rsid w:val="005D419F"/>
    <w:rsid w:val="005D44A7"/>
    <w:rsid w:val="005D456C"/>
    <w:rsid w:val="005D49E5"/>
    <w:rsid w:val="005D4AB5"/>
    <w:rsid w:val="005D4CAD"/>
    <w:rsid w:val="005D53F7"/>
    <w:rsid w:val="005D5ADC"/>
    <w:rsid w:val="005D60EB"/>
    <w:rsid w:val="005D63CF"/>
    <w:rsid w:val="005D668B"/>
    <w:rsid w:val="005D6C59"/>
    <w:rsid w:val="005D6CA4"/>
    <w:rsid w:val="005D6E19"/>
    <w:rsid w:val="005D75A2"/>
    <w:rsid w:val="005D7704"/>
    <w:rsid w:val="005D7A68"/>
    <w:rsid w:val="005D7F54"/>
    <w:rsid w:val="005E0143"/>
    <w:rsid w:val="005E035A"/>
    <w:rsid w:val="005E06AF"/>
    <w:rsid w:val="005E091A"/>
    <w:rsid w:val="005E095A"/>
    <w:rsid w:val="005E098A"/>
    <w:rsid w:val="005E0CE8"/>
    <w:rsid w:val="005E126E"/>
    <w:rsid w:val="005E1430"/>
    <w:rsid w:val="005E196D"/>
    <w:rsid w:val="005E198C"/>
    <w:rsid w:val="005E1DB7"/>
    <w:rsid w:val="005E1EAB"/>
    <w:rsid w:val="005E209E"/>
    <w:rsid w:val="005E22CC"/>
    <w:rsid w:val="005E2752"/>
    <w:rsid w:val="005E2AC4"/>
    <w:rsid w:val="005E2CFC"/>
    <w:rsid w:val="005E2E98"/>
    <w:rsid w:val="005E3073"/>
    <w:rsid w:val="005E3738"/>
    <w:rsid w:val="005E3B5A"/>
    <w:rsid w:val="005E3E14"/>
    <w:rsid w:val="005E4159"/>
    <w:rsid w:val="005E43FA"/>
    <w:rsid w:val="005E45D4"/>
    <w:rsid w:val="005E4ED8"/>
    <w:rsid w:val="005E5063"/>
    <w:rsid w:val="005E50AC"/>
    <w:rsid w:val="005E541C"/>
    <w:rsid w:val="005E5521"/>
    <w:rsid w:val="005E5ADF"/>
    <w:rsid w:val="005E638F"/>
    <w:rsid w:val="005E644F"/>
    <w:rsid w:val="005E6B58"/>
    <w:rsid w:val="005E6DD1"/>
    <w:rsid w:val="005E73AD"/>
    <w:rsid w:val="005E7B64"/>
    <w:rsid w:val="005F072C"/>
    <w:rsid w:val="005F0758"/>
    <w:rsid w:val="005F116C"/>
    <w:rsid w:val="005F136C"/>
    <w:rsid w:val="005F1AAA"/>
    <w:rsid w:val="005F2779"/>
    <w:rsid w:val="005F2A87"/>
    <w:rsid w:val="005F3ED8"/>
    <w:rsid w:val="005F3F58"/>
    <w:rsid w:val="005F40F0"/>
    <w:rsid w:val="005F486A"/>
    <w:rsid w:val="005F49B5"/>
    <w:rsid w:val="005F49C1"/>
    <w:rsid w:val="005F4D29"/>
    <w:rsid w:val="005F4D6A"/>
    <w:rsid w:val="005F4DC3"/>
    <w:rsid w:val="005F526B"/>
    <w:rsid w:val="005F5427"/>
    <w:rsid w:val="005F577D"/>
    <w:rsid w:val="005F6D5A"/>
    <w:rsid w:val="005F7815"/>
    <w:rsid w:val="00600476"/>
    <w:rsid w:val="0060090C"/>
    <w:rsid w:val="00600AAB"/>
    <w:rsid w:val="00600B96"/>
    <w:rsid w:val="00600F3A"/>
    <w:rsid w:val="00601066"/>
    <w:rsid w:val="006016E3"/>
    <w:rsid w:val="00601931"/>
    <w:rsid w:val="00601978"/>
    <w:rsid w:val="00601F3A"/>
    <w:rsid w:val="00601F8E"/>
    <w:rsid w:val="0060239E"/>
    <w:rsid w:val="00602BC8"/>
    <w:rsid w:val="006035EF"/>
    <w:rsid w:val="0060378D"/>
    <w:rsid w:val="00603D31"/>
    <w:rsid w:val="00603F89"/>
    <w:rsid w:val="00604418"/>
    <w:rsid w:val="006046D1"/>
    <w:rsid w:val="00604C58"/>
    <w:rsid w:val="00604DD0"/>
    <w:rsid w:val="00604F14"/>
    <w:rsid w:val="0060510A"/>
    <w:rsid w:val="00605344"/>
    <w:rsid w:val="006054C0"/>
    <w:rsid w:val="00605C58"/>
    <w:rsid w:val="00605DD0"/>
    <w:rsid w:val="0060611A"/>
    <w:rsid w:val="00606210"/>
    <w:rsid w:val="006067F8"/>
    <w:rsid w:val="0060702B"/>
    <w:rsid w:val="00607216"/>
    <w:rsid w:val="00607420"/>
    <w:rsid w:val="006113F6"/>
    <w:rsid w:val="00611C4A"/>
    <w:rsid w:val="00612442"/>
    <w:rsid w:val="00612526"/>
    <w:rsid w:val="006129CD"/>
    <w:rsid w:val="0061305C"/>
    <w:rsid w:val="00613356"/>
    <w:rsid w:val="00613426"/>
    <w:rsid w:val="0061342A"/>
    <w:rsid w:val="00613494"/>
    <w:rsid w:val="0061385B"/>
    <w:rsid w:val="00613AEE"/>
    <w:rsid w:val="00613E60"/>
    <w:rsid w:val="006143A0"/>
    <w:rsid w:val="006144ED"/>
    <w:rsid w:val="00614B7C"/>
    <w:rsid w:val="00614D00"/>
    <w:rsid w:val="00615606"/>
    <w:rsid w:val="00615922"/>
    <w:rsid w:val="006165F8"/>
    <w:rsid w:val="00616673"/>
    <w:rsid w:val="006169AB"/>
    <w:rsid w:val="006169B9"/>
    <w:rsid w:val="00616B2F"/>
    <w:rsid w:val="00616D5E"/>
    <w:rsid w:val="00616FF4"/>
    <w:rsid w:val="0061751E"/>
    <w:rsid w:val="00617888"/>
    <w:rsid w:val="00617A0C"/>
    <w:rsid w:val="00617A4F"/>
    <w:rsid w:val="006203C9"/>
    <w:rsid w:val="00620BD9"/>
    <w:rsid w:val="00621503"/>
    <w:rsid w:val="0062151D"/>
    <w:rsid w:val="006218F2"/>
    <w:rsid w:val="00621D8C"/>
    <w:rsid w:val="00621DBE"/>
    <w:rsid w:val="006222A1"/>
    <w:rsid w:val="0062239C"/>
    <w:rsid w:val="006223FD"/>
    <w:rsid w:val="0062331C"/>
    <w:rsid w:val="00623708"/>
    <w:rsid w:val="00624298"/>
    <w:rsid w:val="00624399"/>
    <w:rsid w:val="006243B2"/>
    <w:rsid w:val="0062440E"/>
    <w:rsid w:val="006244BC"/>
    <w:rsid w:val="00624722"/>
    <w:rsid w:val="00626DB7"/>
    <w:rsid w:val="00626DC9"/>
    <w:rsid w:val="006272F7"/>
    <w:rsid w:val="0062766B"/>
    <w:rsid w:val="00627BEB"/>
    <w:rsid w:val="006301D6"/>
    <w:rsid w:val="006306E9"/>
    <w:rsid w:val="006314BE"/>
    <w:rsid w:val="006320AA"/>
    <w:rsid w:val="00632298"/>
    <w:rsid w:val="0063269D"/>
    <w:rsid w:val="00632784"/>
    <w:rsid w:val="00632BAF"/>
    <w:rsid w:val="00632E02"/>
    <w:rsid w:val="00632F02"/>
    <w:rsid w:val="00632FD1"/>
    <w:rsid w:val="006331D3"/>
    <w:rsid w:val="0063335F"/>
    <w:rsid w:val="00634188"/>
    <w:rsid w:val="006341F2"/>
    <w:rsid w:val="0063454F"/>
    <w:rsid w:val="006346F2"/>
    <w:rsid w:val="0063476E"/>
    <w:rsid w:val="00634F75"/>
    <w:rsid w:val="00635935"/>
    <w:rsid w:val="00635AC6"/>
    <w:rsid w:val="00635C89"/>
    <w:rsid w:val="00635E06"/>
    <w:rsid w:val="00635E2F"/>
    <w:rsid w:val="006362E1"/>
    <w:rsid w:val="00636E9C"/>
    <w:rsid w:val="0063724E"/>
    <w:rsid w:val="00637AD8"/>
    <w:rsid w:val="00637B14"/>
    <w:rsid w:val="00637E86"/>
    <w:rsid w:val="00637ECF"/>
    <w:rsid w:val="00640047"/>
    <w:rsid w:val="006400B6"/>
    <w:rsid w:val="006401AE"/>
    <w:rsid w:val="0064021F"/>
    <w:rsid w:val="006405A7"/>
    <w:rsid w:val="00640ACB"/>
    <w:rsid w:val="00640B68"/>
    <w:rsid w:val="0064108D"/>
    <w:rsid w:val="006416EA"/>
    <w:rsid w:val="00641712"/>
    <w:rsid w:val="0064176B"/>
    <w:rsid w:val="00641CA7"/>
    <w:rsid w:val="0064265A"/>
    <w:rsid w:val="00642824"/>
    <w:rsid w:val="0064283D"/>
    <w:rsid w:val="006428CD"/>
    <w:rsid w:val="006429E8"/>
    <w:rsid w:val="00642ADE"/>
    <w:rsid w:val="00642FE1"/>
    <w:rsid w:val="00643169"/>
    <w:rsid w:val="00643335"/>
    <w:rsid w:val="0064380D"/>
    <w:rsid w:val="00643976"/>
    <w:rsid w:val="00643DFD"/>
    <w:rsid w:val="00644047"/>
    <w:rsid w:val="00644178"/>
    <w:rsid w:val="0064418C"/>
    <w:rsid w:val="0064438F"/>
    <w:rsid w:val="0064453B"/>
    <w:rsid w:val="00644BFF"/>
    <w:rsid w:val="00644DCE"/>
    <w:rsid w:val="00645483"/>
    <w:rsid w:val="006455FF"/>
    <w:rsid w:val="006456A3"/>
    <w:rsid w:val="006463D5"/>
    <w:rsid w:val="0064695D"/>
    <w:rsid w:val="00646B2F"/>
    <w:rsid w:val="00646BED"/>
    <w:rsid w:val="00646C71"/>
    <w:rsid w:val="00646EEB"/>
    <w:rsid w:val="00647464"/>
    <w:rsid w:val="006477DB"/>
    <w:rsid w:val="006477E6"/>
    <w:rsid w:val="00647992"/>
    <w:rsid w:val="00647AE7"/>
    <w:rsid w:val="00647BBE"/>
    <w:rsid w:val="00647F49"/>
    <w:rsid w:val="00650054"/>
    <w:rsid w:val="00650EAE"/>
    <w:rsid w:val="00650F62"/>
    <w:rsid w:val="0065113C"/>
    <w:rsid w:val="006511C4"/>
    <w:rsid w:val="00651405"/>
    <w:rsid w:val="006514AE"/>
    <w:rsid w:val="0065194B"/>
    <w:rsid w:val="00651AB0"/>
    <w:rsid w:val="00651B1B"/>
    <w:rsid w:val="00652496"/>
    <w:rsid w:val="00652E13"/>
    <w:rsid w:val="00652F89"/>
    <w:rsid w:val="00653082"/>
    <w:rsid w:val="00653F39"/>
    <w:rsid w:val="00653F90"/>
    <w:rsid w:val="00654210"/>
    <w:rsid w:val="00654585"/>
    <w:rsid w:val="00654746"/>
    <w:rsid w:val="0065475A"/>
    <w:rsid w:val="00654760"/>
    <w:rsid w:val="00655943"/>
    <w:rsid w:val="00655A2A"/>
    <w:rsid w:val="00656366"/>
    <w:rsid w:val="00656E02"/>
    <w:rsid w:val="00656FAB"/>
    <w:rsid w:val="006577DB"/>
    <w:rsid w:val="00657A7B"/>
    <w:rsid w:val="00657D5C"/>
    <w:rsid w:val="00660259"/>
    <w:rsid w:val="006602E6"/>
    <w:rsid w:val="00660588"/>
    <w:rsid w:val="0066145F"/>
    <w:rsid w:val="00661943"/>
    <w:rsid w:val="00661A7B"/>
    <w:rsid w:val="00661DA1"/>
    <w:rsid w:val="00663722"/>
    <w:rsid w:val="0066396E"/>
    <w:rsid w:val="00663B66"/>
    <w:rsid w:val="00663B74"/>
    <w:rsid w:val="00663C0E"/>
    <w:rsid w:val="006646E6"/>
    <w:rsid w:val="00664E23"/>
    <w:rsid w:val="00664E50"/>
    <w:rsid w:val="00664EAB"/>
    <w:rsid w:val="00665004"/>
    <w:rsid w:val="006657C3"/>
    <w:rsid w:val="00665BEB"/>
    <w:rsid w:val="0066604B"/>
    <w:rsid w:val="00666412"/>
    <w:rsid w:val="00666544"/>
    <w:rsid w:val="00666655"/>
    <w:rsid w:val="0066668A"/>
    <w:rsid w:val="006669DC"/>
    <w:rsid w:val="006672E9"/>
    <w:rsid w:val="0066741C"/>
    <w:rsid w:val="006677DB"/>
    <w:rsid w:val="00667F0A"/>
    <w:rsid w:val="00670026"/>
    <w:rsid w:val="00670072"/>
    <w:rsid w:val="00670101"/>
    <w:rsid w:val="006701D9"/>
    <w:rsid w:val="00670920"/>
    <w:rsid w:val="0067096E"/>
    <w:rsid w:val="00670B52"/>
    <w:rsid w:val="00670CB2"/>
    <w:rsid w:val="00670DDF"/>
    <w:rsid w:val="00670E3F"/>
    <w:rsid w:val="0067135A"/>
    <w:rsid w:val="0067137C"/>
    <w:rsid w:val="006716B8"/>
    <w:rsid w:val="00671768"/>
    <w:rsid w:val="00671FBC"/>
    <w:rsid w:val="0067204C"/>
    <w:rsid w:val="00672655"/>
    <w:rsid w:val="00672C5C"/>
    <w:rsid w:val="0067372D"/>
    <w:rsid w:val="006742B2"/>
    <w:rsid w:val="00674E94"/>
    <w:rsid w:val="00675230"/>
    <w:rsid w:val="00675372"/>
    <w:rsid w:val="00675671"/>
    <w:rsid w:val="00675766"/>
    <w:rsid w:val="0067593C"/>
    <w:rsid w:val="00675D94"/>
    <w:rsid w:val="00676294"/>
    <w:rsid w:val="006769D7"/>
    <w:rsid w:val="006773EE"/>
    <w:rsid w:val="00677622"/>
    <w:rsid w:val="00677823"/>
    <w:rsid w:val="00677834"/>
    <w:rsid w:val="00677934"/>
    <w:rsid w:val="00680524"/>
    <w:rsid w:val="0068080F"/>
    <w:rsid w:val="00680A25"/>
    <w:rsid w:val="00680D66"/>
    <w:rsid w:val="00681177"/>
    <w:rsid w:val="0068173B"/>
    <w:rsid w:val="00681B5D"/>
    <w:rsid w:val="0068238E"/>
    <w:rsid w:val="006828F3"/>
    <w:rsid w:val="00682935"/>
    <w:rsid w:val="00683AF0"/>
    <w:rsid w:val="00683CCD"/>
    <w:rsid w:val="0068438B"/>
    <w:rsid w:val="00684419"/>
    <w:rsid w:val="006847BD"/>
    <w:rsid w:val="0068492B"/>
    <w:rsid w:val="00684DD2"/>
    <w:rsid w:val="00684F34"/>
    <w:rsid w:val="00684F6C"/>
    <w:rsid w:val="0068576F"/>
    <w:rsid w:val="006859C3"/>
    <w:rsid w:val="00685A83"/>
    <w:rsid w:val="00685B1B"/>
    <w:rsid w:val="00685F4E"/>
    <w:rsid w:val="00686029"/>
    <w:rsid w:val="00686119"/>
    <w:rsid w:val="00686656"/>
    <w:rsid w:val="0068673C"/>
    <w:rsid w:val="00686FE9"/>
    <w:rsid w:val="00687835"/>
    <w:rsid w:val="00687837"/>
    <w:rsid w:val="00687C83"/>
    <w:rsid w:val="00690F98"/>
    <w:rsid w:val="0069136A"/>
    <w:rsid w:val="0069154A"/>
    <w:rsid w:val="006917B1"/>
    <w:rsid w:val="00691BFA"/>
    <w:rsid w:val="00692097"/>
    <w:rsid w:val="006922F1"/>
    <w:rsid w:val="006923AD"/>
    <w:rsid w:val="00692421"/>
    <w:rsid w:val="00692596"/>
    <w:rsid w:val="0069289C"/>
    <w:rsid w:val="00692BD0"/>
    <w:rsid w:val="00692D57"/>
    <w:rsid w:val="00692EBC"/>
    <w:rsid w:val="0069313B"/>
    <w:rsid w:val="00693540"/>
    <w:rsid w:val="00693933"/>
    <w:rsid w:val="0069431E"/>
    <w:rsid w:val="00694325"/>
    <w:rsid w:val="00694386"/>
    <w:rsid w:val="00694396"/>
    <w:rsid w:val="006945DC"/>
    <w:rsid w:val="00694E97"/>
    <w:rsid w:val="00695114"/>
    <w:rsid w:val="006952AC"/>
    <w:rsid w:val="00695379"/>
    <w:rsid w:val="0069542B"/>
    <w:rsid w:val="006956F0"/>
    <w:rsid w:val="006957E6"/>
    <w:rsid w:val="00695A04"/>
    <w:rsid w:val="00695B83"/>
    <w:rsid w:val="00695ECE"/>
    <w:rsid w:val="00695FB9"/>
    <w:rsid w:val="00696538"/>
    <w:rsid w:val="006965AA"/>
    <w:rsid w:val="00696C81"/>
    <w:rsid w:val="00696EDB"/>
    <w:rsid w:val="00696F7C"/>
    <w:rsid w:val="006971BC"/>
    <w:rsid w:val="006974CD"/>
    <w:rsid w:val="00697AEF"/>
    <w:rsid w:val="00697E24"/>
    <w:rsid w:val="006A0045"/>
    <w:rsid w:val="006A019C"/>
    <w:rsid w:val="006A0D56"/>
    <w:rsid w:val="006A0DE2"/>
    <w:rsid w:val="006A1766"/>
    <w:rsid w:val="006A19AA"/>
    <w:rsid w:val="006A19D0"/>
    <w:rsid w:val="006A1B65"/>
    <w:rsid w:val="006A28D0"/>
    <w:rsid w:val="006A354D"/>
    <w:rsid w:val="006A37C4"/>
    <w:rsid w:val="006A3849"/>
    <w:rsid w:val="006A3B0F"/>
    <w:rsid w:val="006A3CB9"/>
    <w:rsid w:val="006A3D0D"/>
    <w:rsid w:val="006A4698"/>
    <w:rsid w:val="006A46FB"/>
    <w:rsid w:val="006A4A73"/>
    <w:rsid w:val="006A5936"/>
    <w:rsid w:val="006A5FD5"/>
    <w:rsid w:val="006A6043"/>
    <w:rsid w:val="006A6256"/>
    <w:rsid w:val="006A693F"/>
    <w:rsid w:val="006A6CDD"/>
    <w:rsid w:val="006A6DD4"/>
    <w:rsid w:val="006A720B"/>
    <w:rsid w:val="006A72F8"/>
    <w:rsid w:val="006A73CF"/>
    <w:rsid w:val="006A7678"/>
    <w:rsid w:val="006A7E7E"/>
    <w:rsid w:val="006A81E8"/>
    <w:rsid w:val="006B0C25"/>
    <w:rsid w:val="006B0D3D"/>
    <w:rsid w:val="006B0DCD"/>
    <w:rsid w:val="006B0FAA"/>
    <w:rsid w:val="006B1251"/>
    <w:rsid w:val="006B191E"/>
    <w:rsid w:val="006B2479"/>
    <w:rsid w:val="006B289A"/>
    <w:rsid w:val="006B29DB"/>
    <w:rsid w:val="006B2CD9"/>
    <w:rsid w:val="006B2EEF"/>
    <w:rsid w:val="006B30C5"/>
    <w:rsid w:val="006B33D0"/>
    <w:rsid w:val="006B38AF"/>
    <w:rsid w:val="006B39CC"/>
    <w:rsid w:val="006B3DE9"/>
    <w:rsid w:val="006B43C2"/>
    <w:rsid w:val="006B4414"/>
    <w:rsid w:val="006B55F7"/>
    <w:rsid w:val="006B56EC"/>
    <w:rsid w:val="006B5AD1"/>
    <w:rsid w:val="006B5CC9"/>
    <w:rsid w:val="006B60DE"/>
    <w:rsid w:val="006B611E"/>
    <w:rsid w:val="006B6245"/>
    <w:rsid w:val="006B6687"/>
    <w:rsid w:val="006B69D9"/>
    <w:rsid w:val="006B6F0B"/>
    <w:rsid w:val="006B73A8"/>
    <w:rsid w:val="006B7913"/>
    <w:rsid w:val="006B7DFD"/>
    <w:rsid w:val="006B7EC5"/>
    <w:rsid w:val="006B7F85"/>
    <w:rsid w:val="006C00D0"/>
    <w:rsid w:val="006C02CF"/>
    <w:rsid w:val="006C03A1"/>
    <w:rsid w:val="006C078F"/>
    <w:rsid w:val="006C0923"/>
    <w:rsid w:val="006C0AFD"/>
    <w:rsid w:val="006C10B7"/>
    <w:rsid w:val="006C1E22"/>
    <w:rsid w:val="006C2782"/>
    <w:rsid w:val="006C27EF"/>
    <w:rsid w:val="006C2EE3"/>
    <w:rsid w:val="006C2FA0"/>
    <w:rsid w:val="006C3223"/>
    <w:rsid w:val="006C3D39"/>
    <w:rsid w:val="006C4006"/>
    <w:rsid w:val="006C4CA1"/>
    <w:rsid w:val="006C4E06"/>
    <w:rsid w:val="006C4E7C"/>
    <w:rsid w:val="006C4FDC"/>
    <w:rsid w:val="006C510B"/>
    <w:rsid w:val="006C56F2"/>
    <w:rsid w:val="006C5858"/>
    <w:rsid w:val="006C62E3"/>
    <w:rsid w:val="006C64EA"/>
    <w:rsid w:val="006C6CC7"/>
    <w:rsid w:val="006C7435"/>
    <w:rsid w:val="006C74AD"/>
    <w:rsid w:val="006C75B7"/>
    <w:rsid w:val="006C769D"/>
    <w:rsid w:val="006C7ACF"/>
    <w:rsid w:val="006D04BB"/>
    <w:rsid w:val="006D04C6"/>
    <w:rsid w:val="006D06C3"/>
    <w:rsid w:val="006D09C5"/>
    <w:rsid w:val="006D0BD4"/>
    <w:rsid w:val="006D1C01"/>
    <w:rsid w:val="006D1FF8"/>
    <w:rsid w:val="006D2C01"/>
    <w:rsid w:val="006D2F57"/>
    <w:rsid w:val="006D36CE"/>
    <w:rsid w:val="006D3AC7"/>
    <w:rsid w:val="006D3E06"/>
    <w:rsid w:val="006D4419"/>
    <w:rsid w:val="006D51B7"/>
    <w:rsid w:val="006D522D"/>
    <w:rsid w:val="006D549D"/>
    <w:rsid w:val="006D57F7"/>
    <w:rsid w:val="006D5876"/>
    <w:rsid w:val="006D5B3B"/>
    <w:rsid w:val="006D62D8"/>
    <w:rsid w:val="006D6658"/>
    <w:rsid w:val="006D6D39"/>
    <w:rsid w:val="006D701D"/>
    <w:rsid w:val="006D7235"/>
    <w:rsid w:val="006D7474"/>
    <w:rsid w:val="006D78F1"/>
    <w:rsid w:val="006D791D"/>
    <w:rsid w:val="006E016B"/>
    <w:rsid w:val="006E09BA"/>
    <w:rsid w:val="006E1457"/>
    <w:rsid w:val="006E245A"/>
    <w:rsid w:val="006E27DF"/>
    <w:rsid w:val="006E2D96"/>
    <w:rsid w:val="006E32DC"/>
    <w:rsid w:val="006E38B8"/>
    <w:rsid w:val="006E39B3"/>
    <w:rsid w:val="006E3A29"/>
    <w:rsid w:val="006E3B17"/>
    <w:rsid w:val="006E3DF8"/>
    <w:rsid w:val="006E3E88"/>
    <w:rsid w:val="006E4118"/>
    <w:rsid w:val="006E41BA"/>
    <w:rsid w:val="006E49F5"/>
    <w:rsid w:val="006E4A0D"/>
    <w:rsid w:val="006E4CB0"/>
    <w:rsid w:val="006E4FB0"/>
    <w:rsid w:val="006E514B"/>
    <w:rsid w:val="006E5503"/>
    <w:rsid w:val="006E5562"/>
    <w:rsid w:val="006E621C"/>
    <w:rsid w:val="006E64C8"/>
    <w:rsid w:val="006E66C8"/>
    <w:rsid w:val="006E6CB1"/>
    <w:rsid w:val="006E6DD2"/>
    <w:rsid w:val="006E73A3"/>
    <w:rsid w:val="006E770E"/>
    <w:rsid w:val="006E7715"/>
    <w:rsid w:val="006F0097"/>
    <w:rsid w:val="006F0650"/>
    <w:rsid w:val="006F0D1E"/>
    <w:rsid w:val="006F12E7"/>
    <w:rsid w:val="006F16B9"/>
    <w:rsid w:val="006F1C82"/>
    <w:rsid w:val="006F222C"/>
    <w:rsid w:val="006F25F7"/>
    <w:rsid w:val="006F2712"/>
    <w:rsid w:val="006F2B91"/>
    <w:rsid w:val="006F2ECF"/>
    <w:rsid w:val="006F335B"/>
    <w:rsid w:val="006F3437"/>
    <w:rsid w:val="006F373E"/>
    <w:rsid w:val="006F38E9"/>
    <w:rsid w:val="006F3B07"/>
    <w:rsid w:val="006F3E90"/>
    <w:rsid w:val="006F4068"/>
    <w:rsid w:val="006F49AD"/>
    <w:rsid w:val="006F51CE"/>
    <w:rsid w:val="006F5E38"/>
    <w:rsid w:val="006F6408"/>
    <w:rsid w:val="006F6982"/>
    <w:rsid w:val="006F6EB9"/>
    <w:rsid w:val="006F7030"/>
    <w:rsid w:val="006F7D53"/>
    <w:rsid w:val="0070013F"/>
    <w:rsid w:val="007004DF"/>
    <w:rsid w:val="007005BC"/>
    <w:rsid w:val="007005FB"/>
    <w:rsid w:val="0070065A"/>
    <w:rsid w:val="00701362"/>
    <w:rsid w:val="007013E1"/>
    <w:rsid w:val="00701478"/>
    <w:rsid w:val="0070188A"/>
    <w:rsid w:val="00701D9F"/>
    <w:rsid w:val="00701FB1"/>
    <w:rsid w:val="00701FBD"/>
    <w:rsid w:val="00701FCD"/>
    <w:rsid w:val="0070236C"/>
    <w:rsid w:val="00703197"/>
    <w:rsid w:val="00703515"/>
    <w:rsid w:val="00704129"/>
    <w:rsid w:val="0070460C"/>
    <w:rsid w:val="00704AD6"/>
    <w:rsid w:val="00705061"/>
    <w:rsid w:val="00705369"/>
    <w:rsid w:val="007054B6"/>
    <w:rsid w:val="007054FA"/>
    <w:rsid w:val="0070550B"/>
    <w:rsid w:val="00705683"/>
    <w:rsid w:val="00705991"/>
    <w:rsid w:val="00705D10"/>
    <w:rsid w:val="0070628E"/>
    <w:rsid w:val="007065EA"/>
    <w:rsid w:val="00706C42"/>
    <w:rsid w:val="00706E13"/>
    <w:rsid w:val="007070B3"/>
    <w:rsid w:val="007074F1"/>
    <w:rsid w:val="0070779E"/>
    <w:rsid w:val="007078B2"/>
    <w:rsid w:val="00707978"/>
    <w:rsid w:val="00707C69"/>
    <w:rsid w:val="00710218"/>
    <w:rsid w:val="00711250"/>
    <w:rsid w:val="0071135B"/>
    <w:rsid w:val="007117B1"/>
    <w:rsid w:val="0071240C"/>
    <w:rsid w:val="007126EF"/>
    <w:rsid w:val="00712B93"/>
    <w:rsid w:val="00712C33"/>
    <w:rsid w:val="00713028"/>
    <w:rsid w:val="0071415E"/>
    <w:rsid w:val="0071432D"/>
    <w:rsid w:val="00714355"/>
    <w:rsid w:val="0071484B"/>
    <w:rsid w:val="00714972"/>
    <w:rsid w:val="00714B86"/>
    <w:rsid w:val="00714D53"/>
    <w:rsid w:val="00714E64"/>
    <w:rsid w:val="00714E6C"/>
    <w:rsid w:val="00714F54"/>
    <w:rsid w:val="00714FAD"/>
    <w:rsid w:val="007151F7"/>
    <w:rsid w:val="007153AD"/>
    <w:rsid w:val="00715DC2"/>
    <w:rsid w:val="00716161"/>
    <w:rsid w:val="0071635F"/>
    <w:rsid w:val="00716894"/>
    <w:rsid w:val="007169F3"/>
    <w:rsid w:val="00716C24"/>
    <w:rsid w:val="007176CB"/>
    <w:rsid w:val="0071783E"/>
    <w:rsid w:val="00717E4B"/>
    <w:rsid w:val="00720111"/>
    <w:rsid w:val="0072033C"/>
    <w:rsid w:val="0072059C"/>
    <w:rsid w:val="00721643"/>
    <w:rsid w:val="0072260E"/>
    <w:rsid w:val="007228DC"/>
    <w:rsid w:val="00723450"/>
    <w:rsid w:val="00723464"/>
    <w:rsid w:val="007238B7"/>
    <w:rsid w:val="00723C5E"/>
    <w:rsid w:val="00723FA9"/>
    <w:rsid w:val="00724247"/>
    <w:rsid w:val="0072436A"/>
    <w:rsid w:val="007247FB"/>
    <w:rsid w:val="00724BB0"/>
    <w:rsid w:val="0072513E"/>
    <w:rsid w:val="00725685"/>
    <w:rsid w:val="00725721"/>
    <w:rsid w:val="00725ACB"/>
    <w:rsid w:val="007261B6"/>
    <w:rsid w:val="00726219"/>
    <w:rsid w:val="007262C0"/>
    <w:rsid w:val="00726528"/>
    <w:rsid w:val="00726542"/>
    <w:rsid w:val="00726BF7"/>
    <w:rsid w:val="00726C99"/>
    <w:rsid w:val="007273ED"/>
    <w:rsid w:val="0072759D"/>
    <w:rsid w:val="00730398"/>
    <w:rsid w:val="007306A5"/>
    <w:rsid w:val="00730E50"/>
    <w:rsid w:val="00732126"/>
    <w:rsid w:val="00732218"/>
    <w:rsid w:val="00732674"/>
    <w:rsid w:val="007327B1"/>
    <w:rsid w:val="00732C56"/>
    <w:rsid w:val="00732D1F"/>
    <w:rsid w:val="00732D54"/>
    <w:rsid w:val="00732D74"/>
    <w:rsid w:val="00732E58"/>
    <w:rsid w:val="00732FCD"/>
    <w:rsid w:val="00733722"/>
    <w:rsid w:val="00733A3C"/>
    <w:rsid w:val="00733BE4"/>
    <w:rsid w:val="00733DBF"/>
    <w:rsid w:val="00734297"/>
    <w:rsid w:val="00734314"/>
    <w:rsid w:val="00734517"/>
    <w:rsid w:val="00734669"/>
    <w:rsid w:val="0073485A"/>
    <w:rsid w:val="007348CD"/>
    <w:rsid w:val="00734C86"/>
    <w:rsid w:val="00734DC0"/>
    <w:rsid w:val="00734DFF"/>
    <w:rsid w:val="00735193"/>
    <w:rsid w:val="00735472"/>
    <w:rsid w:val="0073553F"/>
    <w:rsid w:val="007356E1"/>
    <w:rsid w:val="00735AAC"/>
    <w:rsid w:val="00735C9E"/>
    <w:rsid w:val="00736B82"/>
    <w:rsid w:val="00736CA2"/>
    <w:rsid w:val="0073714E"/>
    <w:rsid w:val="00737B3C"/>
    <w:rsid w:val="00737FCC"/>
    <w:rsid w:val="00740127"/>
    <w:rsid w:val="00740F9A"/>
    <w:rsid w:val="00741033"/>
    <w:rsid w:val="0074148D"/>
    <w:rsid w:val="0074187D"/>
    <w:rsid w:val="00741AAC"/>
    <w:rsid w:val="00741AF6"/>
    <w:rsid w:val="00741E60"/>
    <w:rsid w:val="00742D72"/>
    <w:rsid w:val="00743282"/>
    <w:rsid w:val="0074368C"/>
    <w:rsid w:val="00743C3F"/>
    <w:rsid w:val="0074403D"/>
    <w:rsid w:val="007440EC"/>
    <w:rsid w:val="00744A4D"/>
    <w:rsid w:val="00744EBE"/>
    <w:rsid w:val="00744FD7"/>
    <w:rsid w:val="0074512A"/>
    <w:rsid w:val="00745913"/>
    <w:rsid w:val="00745D19"/>
    <w:rsid w:val="00745D87"/>
    <w:rsid w:val="00745EB5"/>
    <w:rsid w:val="00745F68"/>
    <w:rsid w:val="007463C2"/>
    <w:rsid w:val="007466A4"/>
    <w:rsid w:val="00746800"/>
    <w:rsid w:val="00746E07"/>
    <w:rsid w:val="00747693"/>
    <w:rsid w:val="007478CB"/>
    <w:rsid w:val="0074795F"/>
    <w:rsid w:val="007479EC"/>
    <w:rsid w:val="00747B06"/>
    <w:rsid w:val="007505D0"/>
    <w:rsid w:val="0075078E"/>
    <w:rsid w:val="00750BCD"/>
    <w:rsid w:val="00750C16"/>
    <w:rsid w:val="007512BA"/>
    <w:rsid w:val="007515DA"/>
    <w:rsid w:val="00751AE5"/>
    <w:rsid w:val="00751CBA"/>
    <w:rsid w:val="00751F89"/>
    <w:rsid w:val="007520CA"/>
    <w:rsid w:val="00752393"/>
    <w:rsid w:val="00752673"/>
    <w:rsid w:val="00752859"/>
    <w:rsid w:val="00753980"/>
    <w:rsid w:val="00753B73"/>
    <w:rsid w:val="00753D06"/>
    <w:rsid w:val="007543E6"/>
    <w:rsid w:val="00754736"/>
    <w:rsid w:val="00754C30"/>
    <w:rsid w:val="00754F1C"/>
    <w:rsid w:val="00754F80"/>
    <w:rsid w:val="00755421"/>
    <w:rsid w:val="007555FE"/>
    <w:rsid w:val="0075560C"/>
    <w:rsid w:val="0075584C"/>
    <w:rsid w:val="0075647E"/>
    <w:rsid w:val="00756642"/>
    <w:rsid w:val="00756E56"/>
    <w:rsid w:val="00756ECA"/>
    <w:rsid w:val="00757538"/>
    <w:rsid w:val="007576D6"/>
    <w:rsid w:val="00757732"/>
    <w:rsid w:val="0075794F"/>
    <w:rsid w:val="00760019"/>
    <w:rsid w:val="00760A3C"/>
    <w:rsid w:val="00760BEF"/>
    <w:rsid w:val="00760C7B"/>
    <w:rsid w:val="00760ED7"/>
    <w:rsid w:val="00761575"/>
    <w:rsid w:val="007619DB"/>
    <w:rsid w:val="00761DB0"/>
    <w:rsid w:val="00761E78"/>
    <w:rsid w:val="0076251E"/>
    <w:rsid w:val="00762880"/>
    <w:rsid w:val="00762E0C"/>
    <w:rsid w:val="00763890"/>
    <w:rsid w:val="00763AB0"/>
    <w:rsid w:val="00763CB3"/>
    <w:rsid w:val="00763E5F"/>
    <w:rsid w:val="00764189"/>
    <w:rsid w:val="00764561"/>
    <w:rsid w:val="007648B1"/>
    <w:rsid w:val="007649A8"/>
    <w:rsid w:val="0076506C"/>
    <w:rsid w:val="007661C9"/>
    <w:rsid w:val="0076632F"/>
    <w:rsid w:val="0076657E"/>
    <w:rsid w:val="00766659"/>
    <w:rsid w:val="00766873"/>
    <w:rsid w:val="00766B44"/>
    <w:rsid w:val="00770147"/>
    <w:rsid w:val="00770362"/>
    <w:rsid w:val="007708DB"/>
    <w:rsid w:val="00770944"/>
    <w:rsid w:val="00770F09"/>
    <w:rsid w:val="00771251"/>
    <w:rsid w:val="00771322"/>
    <w:rsid w:val="007718E0"/>
    <w:rsid w:val="00771A7A"/>
    <w:rsid w:val="00771C8A"/>
    <w:rsid w:val="00771D3E"/>
    <w:rsid w:val="0077206D"/>
    <w:rsid w:val="007723F0"/>
    <w:rsid w:val="00772B9E"/>
    <w:rsid w:val="00773131"/>
    <w:rsid w:val="007738A6"/>
    <w:rsid w:val="007738C2"/>
    <w:rsid w:val="00773C74"/>
    <w:rsid w:val="00773CA5"/>
    <w:rsid w:val="007749A2"/>
    <w:rsid w:val="00774CAF"/>
    <w:rsid w:val="0077587F"/>
    <w:rsid w:val="00775A26"/>
    <w:rsid w:val="00776617"/>
    <w:rsid w:val="007767AA"/>
    <w:rsid w:val="00776957"/>
    <w:rsid w:val="00776DBB"/>
    <w:rsid w:val="00776F0F"/>
    <w:rsid w:val="00776F58"/>
    <w:rsid w:val="00776FB0"/>
    <w:rsid w:val="0077726A"/>
    <w:rsid w:val="00777460"/>
    <w:rsid w:val="0077772B"/>
    <w:rsid w:val="00777773"/>
    <w:rsid w:val="0078006E"/>
    <w:rsid w:val="007805B5"/>
    <w:rsid w:val="007806A1"/>
    <w:rsid w:val="007808BA"/>
    <w:rsid w:val="007809F3"/>
    <w:rsid w:val="00780B7C"/>
    <w:rsid w:val="00780C87"/>
    <w:rsid w:val="00780E7D"/>
    <w:rsid w:val="007818E8"/>
    <w:rsid w:val="00782502"/>
    <w:rsid w:val="0078287C"/>
    <w:rsid w:val="00782A88"/>
    <w:rsid w:val="007831AF"/>
    <w:rsid w:val="0078323D"/>
    <w:rsid w:val="00783333"/>
    <w:rsid w:val="00783420"/>
    <w:rsid w:val="00783A6C"/>
    <w:rsid w:val="00783B87"/>
    <w:rsid w:val="00783CF2"/>
    <w:rsid w:val="00783D1D"/>
    <w:rsid w:val="00784128"/>
    <w:rsid w:val="00784205"/>
    <w:rsid w:val="00784342"/>
    <w:rsid w:val="0078440C"/>
    <w:rsid w:val="00784754"/>
    <w:rsid w:val="00784B6C"/>
    <w:rsid w:val="007855E3"/>
    <w:rsid w:val="0078643D"/>
    <w:rsid w:val="00786A29"/>
    <w:rsid w:val="0078792E"/>
    <w:rsid w:val="00787BD7"/>
    <w:rsid w:val="00790806"/>
    <w:rsid w:val="00790CED"/>
    <w:rsid w:val="007910FC"/>
    <w:rsid w:val="0079140E"/>
    <w:rsid w:val="00791C34"/>
    <w:rsid w:val="00791F7B"/>
    <w:rsid w:val="007920E3"/>
    <w:rsid w:val="0079274E"/>
    <w:rsid w:val="00792804"/>
    <w:rsid w:val="00792CE2"/>
    <w:rsid w:val="00792E19"/>
    <w:rsid w:val="00792E65"/>
    <w:rsid w:val="00793495"/>
    <w:rsid w:val="00793668"/>
    <w:rsid w:val="00793699"/>
    <w:rsid w:val="00793C3E"/>
    <w:rsid w:val="00793D32"/>
    <w:rsid w:val="00794890"/>
    <w:rsid w:val="00794D2B"/>
    <w:rsid w:val="00795030"/>
    <w:rsid w:val="007956E3"/>
    <w:rsid w:val="007958E3"/>
    <w:rsid w:val="00795A13"/>
    <w:rsid w:val="00795A23"/>
    <w:rsid w:val="00795C48"/>
    <w:rsid w:val="00795C69"/>
    <w:rsid w:val="00796E15"/>
    <w:rsid w:val="00796E72"/>
    <w:rsid w:val="0079719F"/>
    <w:rsid w:val="00797331"/>
    <w:rsid w:val="00797769"/>
    <w:rsid w:val="0079785C"/>
    <w:rsid w:val="007979EF"/>
    <w:rsid w:val="007A00A5"/>
    <w:rsid w:val="007A04E3"/>
    <w:rsid w:val="007A0B11"/>
    <w:rsid w:val="007A0EF4"/>
    <w:rsid w:val="007A11D4"/>
    <w:rsid w:val="007A14C7"/>
    <w:rsid w:val="007A156F"/>
    <w:rsid w:val="007A1C75"/>
    <w:rsid w:val="007A1F2F"/>
    <w:rsid w:val="007A20C2"/>
    <w:rsid w:val="007A24C6"/>
    <w:rsid w:val="007A2B2D"/>
    <w:rsid w:val="007A2B37"/>
    <w:rsid w:val="007A3505"/>
    <w:rsid w:val="007A3595"/>
    <w:rsid w:val="007A41BD"/>
    <w:rsid w:val="007A491E"/>
    <w:rsid w:val="007A498A"/>
    <w:rsid w:val="007A5A13"/>
    <w:rsid w:val="007A6060"/>
    <w:rsid w:val="007A6083"/>
    <w:rsid w:val="007A6873"/>
    <w:rsid w:val="007A697B"/>
    <w:rsid w:val="007A6A3C"/>
    <w:rsid w:val="007A6AEB"/>
    <w:rsid w:val="007A6E42"/>
    <w:rsid w:val="007A6F8C"/>
    <w:rsid w:val="007A7122"/>
    <w:rsid w:val="007A762F"/>
    <w:rsid w:val="007A7797"/>
    <w:rsid w:val="007A7A5E"/>
    <w:rsid w:val="007A7C94"/>
    <w:rsid w:val="007B018B"/>
    <w:rsid w:val="007B02E8"/>
    <w:rsid w:val="007B03D6"/>
    <w:rsid w:val="007B0C39"/>
    <w:rsid w:val="007B11FC"/>
    <w:rsid w:val="007B12D5"/>
    <w:rsid w:val="007B1788"/>
    <w:rsid w:val="007B17CA"/>
    <w:rsid w:val="007B1ACB"/>
    <w:rsid w:val="007B1D38"/>
    <w:rsid w:val="007B1DE7"/>
    <w:rsid w:val="007B2063"/>
    <w:rsid w:val="007B2143"/>
    <w:rsid w:val="007B237A"/>
    <w:rsid w:val="007B2398"/>
    <w:rsid w:val="007B2A38"/>
    <w:rsid w:val="007B2B50"/>
    <w:rsid w:val="007B2B8B"/>
    <w:rsid w:val="007B2F50"/>
    <w:rsid w:val="007B3CF8"/>
    <w:rsid w:val="007B413A"/>
    <w:rsid w:val="007B461A"/>
    <w:rsid w:val="007B4A5E"/>
    <w:rsid w:val="007B4C72"/>
    <w:rsid w:val="007B4F47"/>
    <w:rsid w:val="007B572E"/>
    <w:rsid w:val="007B580A"/>
    <w:rsid w:val="007B61DB"/>
    <w:rsid w:val="007B6906"/>
    <w:rsid w:val="007B6A70"/>
    <w:rsid w:val="007B6EA4"/>
    <w:rsid w:val="007B7328"/>
    <w:rsid w:val="007B741A"/>
    <w:rsid w:val="007B769D"/>
    <w:rsid w:val="007B7A8B"/>
    <w:rsid w:val="007B7C2B"/>
    <w:rsid w:val="007C0476"/>
    <w:rsid w:val="007C04DF"/>
    <w:rsid w:val="007C1094"/>
    <w:rsid w:val="007C1A58"/>
    <w:rsid w:val="007C1CE8"/>
    <w:rsid w:val="007C2A28"/>
    <w:rsid w:val="007C2C16"/>
    <w:rsid w:val="007C2CEE"/>
    <w:rsid w:val="007C32FA"/>
    <w:rsid w:val="007C34BD"/>
    <w:rsid w:val="007C369E"/>
    <w:rsid w:val="007C36D4"/>
    <w:rsid w:val="007C3ACF"/>
    <w:rsid w:val="007C4027"/>
    <w:rsid w:val="007C457A"/>
    <w:rsid w:val="007C4587"/>
    <w:rsid w:val="007C4737"/>
    <w:rsid w:val="007C4752"/>
    <w:rsid w:val="007C4838"/>
    <w:rsid w:val="007C4A33"/>
    <w:rsid w:val="007C5453"/>
    <w:rsid w:val="007C5B03"/>
    <w:rsid w:val="007C5B24"/>
    <w:rsid w:val="007C5B9A"/>
    <w:rsid w:val="007C5E44"/>
    <w:rsid w:val="007C62F1"/>
    <w:rsid w:val="007C76F4"/>
    <w:rsid w:val="007C7A32"/>
    <w:rsid w:val="007C7F93"/>
    <w:rsid w:val="007CF136"/>
    <w:rsid w:val="007D083B"/>
    <w:rsid w:val="007D097C"/>
    <w:rsid w:val="007D10BA"/>
    <w:rsid w:val="007D13CA"/>
    <w:rsid w:val="007D1FC8"/>
    <w:rsid w:val="007D20D5"/>
    <w:rsid w:val="007D239F"/>
    <w:rsid w:val="007D2477"/>
    <w:rsid w:val="007D287E"/>
    <w:rsid w:val="007D2998"/>
    <w:rsid w:val="007D2FCE"/>
    <w:rsid w:val="007D3504"/>
    <w:rsid w:val="007D3755"/>
    <w:rsid w:val="007D37B5"/>
    <w:rsid w:val="007D3849"/>
    <w:rsid w:val="007D3B1F"/>
    <w:rsid w:val="007D3EC0"/>
    <w:rsid w:val="007D40AB"/>
    <w:rsid w:val="007D4830"/>
    <w:rsid w:val="007D4B78"/>
    <w:rsid w:val="007D4F5D"/>
    <w:rsid w:val="007D5276"/>
    <w:rsid w:val="007D5279"/>
    <w:rsid w:val="007D567C"/>
    <w:rsid w:val="007D5A73"/>
    <w:rsid w:val="007D5AD9"/>
    <w:rsid w:val="007D65F5"/>
    <w:rsid w:val="007D675D"/>
    <w:rsid w:val="007D71E9"/>
    <w:rsid w:val="007D7CAD"/>
    <w:rsid w:val="007E041C"/>
    <w:rsid w:val="007E0B7C"/>
    <w:rsid w:val="007E0C94"/>
    <w:rsid w:val="007E0CAE"/>
    <w:rsid w:val="007E10B5"/>
    <w:rsid w:val="007E121C"/>
    <w:rsid w:val="007E12E4"/>
    <w:rsid w:val="007E1A33"/>
    <w:rsid w:val="007E1C2F"/>
    <w:rsid w:val="007E1DE4"/>
    <w:rsid w:val="007E1F45"/>
    <w:rsid w:val="007E2139"/>
    <w:rsid w:val="007E2172"/>
    <w:rsid w:val="007E22D7"/>
    <w:rsid w:val="007E2381"/>
    <w:rsid w:val="007E273C"/>
    <w:rsid w:val="007E27C5"/>
    <w:rsid w:val="007E2E20"/>
    <w:rsid w:val="007E2E60"/>
    <w:rsid w:val="007E304C"/>
    <w:rsid w:val="007E38C1"/>
    <w:rsid w:val="007E3F8B"/>
    <w:rsid w:val="007E40F1"/>
    <w:rsid w:val="007E426B"/>
    <w:rsid w:val="007E4566"/>
    <w:rsid w:val="007E4902"/>
    <w:rsid w:val="007E4F0D"/>
    <w:rsid w:val="007E5140"/>
    <w:rsid w:val="007E5147"/>
    <w:rsid w:val="007E529D"/>
    <w:rsid w:val="007E52E3"/>
    <w:rsid w:val="007E5751"/>
    <w:rsid w:val="007E5C26"/>
    <w:rsid w:val="007E5CA5"/>
    <w:rsid w:val="007E6360"/>
    <w:rsid w:val="007E6455"/>
    <w:rsid w:val="007E6B64"/>
    <w:rsid w:val="007E6B7D"/>
    <w:rsid w:val="007E6D8A"/>
    <w:rsid w:val="007E6EF1"/>
    <w:rsid w:val="007E70F8"/>
    <w:rsid w:val="007E724F"/>
    <w:rsid w:val="007E73C4"/>
    <w:rsid w:val="007E7D2A"/>
    <w:rsid w:val="007E7E7A"/>
    <w:rsid w:val="007E7F6D"/>
    <w:rsid w:val="007F057B"/>
    <w:rsid w:val="007F0798"/>
    <w:rsid w:val="007F0C7D"/>
    <w:rsid w:val="007F0D09"/>
    <w:rsid w:val="007F1012"/>
    <w:rsid w:val="007F1161"/>
    <w:rsid w:val="007F13FD"/>
    <w:rsid w:val="007F166E"/>
    <w:rsid w:val="007F174B"/>
    <w:rsid w:val="007F1C0F"/>
    <w:rsid w:val="007F1EF2"/>
    <w:rsid w:val="007F2123"/>
    <w:rsid w:val="007F21AF"/>
    <w:rsid w:val="007F2483"/>
    <w:rsid w:val="007F27A1"/>
    <w:rsid w:val="007F2D3E"/>
    <w:rsid w:val="007F2DE1"/>
    <w:rsid w:val="007F2F08"/>
    <w:rsid w:val="007F409D"/>
    <w:rsid w:val="007F4AEB"/>
    <w:rsid w:val="007F4B0A"/>
    <w:rsid w:val="007F4D24"/>
    <w:rsid w:val="007F56E9"/>
    <w:rsid w:val="007F593D"/>
    <w:rsid w:val="007F5C9E"/>
    <w:rsid w:val="007F629E"/>
    <w:rsid w:val="007F6757"/>
    <w:rsid w:val="007F68A6"/>
    <w:rsid w:val="007F68AB"/>
    <w:rsid w:val="007F6909"/>
    <w:rsid w:val="007F6C2F"/>
    <w:rsid w:val="007F707A"/>
    <w:rsid w:val="007F741B"/>
    <w:rsid w:val="007F743B"/>
    <w:rsid w:val="007F7487"/>
    <w:rsid w:val="007F76E6"/>
    <w:rsid w:val="00800114"/>
    <w:rsid w:val="0080037C"/>
    <w:rsid w:val="008004A8"/>
    <w:rsid w:val="00800616"/>
    <w:rsid w:val="00800658"/>
    <w:rsid w:val="00800F54"/>
    <w:rsid w:val="00801030"/>
    <w:rsid w:val="008018C2"/>
    <w:rsid w:val="008019E8"/>
    <w:rsid w:val="00801AB1"/>
    <w:rsid w:val="00801D2A"/>
    <w:rsid w:val="008023DB"/>
    <w:rsid w:val="0080246D"/>
    <w:rsid w:val="0080276F"/>
    <w:rsid w:val="00802F97"/>
    <w:rsid w:val="00803122"/>
    <w:rsid w:val="00803460"/>
    <w:rsid w:val="0080358E"/>
    <w:rsid w:val="008039B6"/>
    <w:rsid w:val="008039D5"/>
    <w:rsid w:val="00803B13"/>
    <w:rsid w:val="00803E83"/>
    <w:rsid w:val="0080407A"/>
    <w:rsid w:val="0080448B"/>
    <w:rsid w:val="00804617"/>
    <w:rsid w:val="008047D5"/>
    <w:rsid w:val="00804B27"/>
    <w:rsid w:val="00804BF0"/>
    <w:rsid w:val="00804C3E"/>
    <w:rsid w:val="00804D4B"/>
    <w:rsid w:val="00805443"/>
    <w:rsid w:val="00805862"/>
    <w:rsid w:val="00805D4F"/>
    <w:rsid w:val="00806164"/>
    <w:rsid w:val="00806907"/>
    <w:rsid w:val="00806D75"/>
    <w:rsid w:val="00807022"/>
    <w:rsid w:val="00807405"/>
    <w:rsid w:val="0080742A"/>
    <w:rsid w:val="00807865"/>
    <w:rsid w:val="00807AE0"/>
    <w:rsid w:val="00807C7B"/>
    <w:rsid w:val="0081043B"/>
    <w:rsid w:val="00810A34"/>
    <w:rsid w:val="00810E14"/>
    <w:rsid w:val="00811182"/>
    <w:rsid w:val="00811714"/>
    <w:rsid w:val="008117BE"/>
    <w:rsid w:val="00811A8C"/>
    <w:rsid w:val="00811BC1"/>
    <w:rsid w:val="00811DEB"/>
    <w:rsid w:val="00812158"/>
    <w:rsid w:val="00812952"/>
    <w:rsid w:val="00812EF2"/>
    <w:rsid w:val="0081364A"/>
    <w:rsid w:val="00813740"/>
    <w:rsid w:val="00813A60"/>
    <w:rsid w:val="00813A8B"/>
    <w:rsid w:val="00813BFD"/>
    <w:rsid w:val="00814248"/>
    <w:rsid w:val="00814A19"/>
    <w:rsid w:val="008154B5"/>
    <w:rsid w:val="00815798"/>
    <w:rsid w:val="00815958"/>
    <w:rsid w:val="00815B65"/>
    <w:rsid w:val="008164B6"/>
    <w:rsid w:val="008167DD"/>
    <w:rsid w:val="0081687A"/>
    <w:rsid w:val="008169D6"/>
    <w:rsid w:val="00816C96"/>
    <w:rsid w:val="0081721F"/>
    <w:rsid w:val="00817552"/>
    <w:rsid w:val="0081789C"/>
    <w:rsid w:val="0082060E"/>
    <w:rsid w:val="00820A98"/>
    <w:rsid w:val="00820D7F"/>
    <w:rsid w:val="0082119E"/>
    <w:rsid w:val="0082178F"/>
    <w:rsid w:val="00821913"/>
    <w:rsid w:val="00821DE9"/>
    <w:rsid w:val="00822102"/>
    <w:rsid w:val="008224EF"/>
    <w:rsid w:val="00822BC0"/>
    <w:rsid w:val="0082307C"/>
    <w:rsid w:val="008230C3"/>
    <w:rsid w:val="00823243"/>
    <w:rsid w:val="008236FE"/>
    <w:rsid w:val="0082391E"/>
    <w:rsid w:val="00823BA6"/>
    <w:rsid w:val="00823E59"/>
    <w:rsid w:val="00823F06"/>
    <w:rsid w:val="00824030"/>
    <w:rsid w:val="0082482A"/>
    <w:rsid w:val="00824971"/>
    <w:rsid w:val="00824AB6"/>
    <w:rsid w:val="00824C79"/>
    <w:rsid w:val="00824EBA"/>
    <w:rsid w:val="008257C1"/>
    <w:rsid w:val="00825B02"/>
    <w:rsid w:val="00825C21"/>
    <w:rsid w:val="00825DE2"/>
    <w:rsid w:val="00825E60"/>
    <w:rsid w:val="00826381"/>
    <w:rsid w:val="008268D5"/>
    <w:rsid w:val="00826C5B"/>
    <w:rsid w:val="00826E4E"/>
    <w:rsid w:val="00827035"/>
    <w:rsid w:val="0082703A"/>
    <w:rsid w:val="008274BB"/>
    <w:rsid w:val="008276C3"/>
    <w:rsid w:val="00827702"/>
    <w:rsid w:val="0082775E"/>
    <w:rsid w:val="008277E9"/>
    <w:rsid w:val="008279AC"/>
    <w:rsid w:val="008301F7"/>
    <w:rsid w:val="0083032D"/>
    <w:rsid w:val="00830482"/>
    <w:rsid w:val="00830A32"/>
    <w:rsid w:val="008313F7"/>
    <w:rsid w:val="008314C6"/>
    <w:rsid w:val="00831A6A"/>
    <w:rsid w:val="00831C9A"/>
    <w:rsid w:val="00832746"/>
    <w:rsid w:val="008328C3"/>
    <w:rsid w:val="0083290D"/>
    <w:rsid w:val="00832CAB"/>
    <w:rsid w:val="00832F96"/>
    <w:rsid w:val="008330C2"/>
    <w:rsid w:val="008332F8"/>
    <w:rsid w:val="00833300"/>
    <w:rsid w:val="0083337A"/>
    <w:rsid w:val="00833612"/>
    <w:rsid w:val="008337BA"/>
    <w:rsid w:val="0083464D"/>
    <w:rsid w:val="00834B33"/>
    <w:rsid w:val="00834E8D"/>
    <w:rsid w:val="00835E00"/>
    <w:rsid w:val="008363C8"/>
    <w:rsid w:val="0083692C"/>
    <w:rsid w:val="00836E0E"/>
    <w:rsid w:val="008374C3"/>
    <w:rsid w:val="0083786D"/>
    <w:rsid w:val="0083793D"/>
    <w:rsid w:val="00837944"/>
    <w:rsid w:val="00837C44"/>
    <w:rsid w:val="008406FC"/>
    <w:rsid w:val="0084086A"/>
    <w:rsid w:val="00840DBA"/>
    <w:rsid w:val="008418E0"/>
    <w:rsid w:val="00841B06"/>
    <w:rsid w:val="00841F07"/>
    <w:rsid w:val="008422FD"/>
    <w:rsid w:val="008429F8"/>
    <w:rsid w:val="00842C9C"/>
    <w:rsid w:val="008430F3"/>
    <w:rsid w:val="00843496"/>
    <w:rsid w:val="008434B8"/>
    <w:rsid w:val="008437CB"/>
    <w:rsid w:val="0084487E"/>
    <w:rsid w:val="00844AFD"/>
    <w:rsid w:val="008455F7"/>
    <w:rsid w:val="00845973"/>
    <w:rsid w:val="00845C17"/>
    <w:rsid w:val="008462D1"/>
    <w:rsid w:val="008466D4"/>
    <w:rsid w:val="00846AA0"/>
    <w:rsid w:val="00846AF7"/>
    <w:rsid w:val="00846CF6"/>
    <w:rsid w:val="00846D63"/>
    <w:rsid w:val="00847227"/>
    <w:rsid w:val="00847B0E"/>
    <w:rsid w:val="00847CC4"/>
    <w:rsid w:val="0085002A"/>
    <w:rsid w:val="0085003C"/>
    <w:rsid w:val="008501F7"/>
    <w:rsid w:val="00850470"/>
    <w:rsid w:val="0085065E"/>
    <w:rsid w:val="008508A3"/>
    <w:rsid w:val="008518F9"/>
    <w:rsid w:val="00851BAF"/>
    <w:rsid w:val="00851CB4"/>
    <w:rsid w:val="00851D41"/>
    <w:rsid w:val="0085262A"/>
    <w:rsid w:val="00852A55"/>
    <w:rsid w:val="008530E7"/>
    <w:rsid w:val="008531F8"/>
    <w:rsid w:val="0085337E"/>
    <w:rsid w:val="008533FB"/>
    <w:rsid w:val="00854197"/>
    <w:rsid w:val="00854261"/>
    <w:rsid w:val="00854776"/>
    <w:rsid w:val="00854E3E"/>
    <w:rsid w:val="00855561"/>
    <w:rsid w:val="0085585F"/>
    <w:rsid w:val="00855F66"/>
    <w:rsid w:val="00856141"/>
    <w:rsid w:val="0085631D"/>
    <w:rsid w:val="0085653F"/>
    <w:rsid w:val="00856A6D"/>
    <w:rsid w:val="00856BD5"/>
    <w:rsid w:val="00856CCF"/>
    <w:rsid w:val="00856D2A"/>
    <w:rsid w:val="0085728C"/>
    <w:rsid w:val="008573F0"/>
    <w:rsid w:val="008579B8"/>
    <w:rsid w:val="00857D30"/>
    <w:rsid w:val="0086012F"/>
    <w:rsid w:val="00860597"/>
    <w:rsid w:val="0086077E"/>
    <w:rsid w:val="00860A89"/>
    <w:rsid w:val="00860B2A"/>
    <w:rsid w:val="00860B36"/>
    <w:rsid w:val="0086123E"/>
    <w:rsid w:val="0086125F"/>
    <w:rsid w:val="008614CD"/>
    <w:rsid w:val="00861987"/>
    <w:rsid w:val="00861A15"/>
    <w:rsid w:val="00861BC8"/>
    <w:rsid w:val="00861E8A"/>
    <w:rsid w:val="008625E6"/>
    <w:rsid w:val="00862B16"/>
    <w:rsid w:val="00862BD4"/>
    <w:rsid w:val="00863C32"/>
    <w:rsid w:val="00864340"/>
    <w:rsid w:val="00864739"/>
    <w:rsid w:val="00864992"/>
    <w:rsid w:val="008655DD"/>
    <w:rsid w:val="008659E1"/>
    <w:rsid w:val="00865D87"/>
    <w:rsid w:val="00866070"/>
    <w:rsid w:val="008663D3"/>
    <w:rsid w:val="008663E3"/>
    <w:rsid w:val="00866656"/>
    <w:rsid w:val="00866C80"/>
    <w:rsid w:val="00866E0E"/>
    <w:rsid w:val="0086717C"/>
    <w:rsid w:val="00867D2F"/>
    <w:rsid w:val="0087033A"/>
    <w:rsid w:val="00870AB8"/>
    <w:rsid w:val="00870B56"/>
    <w:rsid w:val="00870BCE"/>
    <w:rsid w:val="00871589"/>
    <w:rsid w:val="00871E25"/>
    <w:rsid w:val="008722D3"/>
    <w:rsid w:val="0087285A"/>
    <w:rsid w:val="00872A59"/>
    <w:rsid w:val="00872A8F"/>
    <w:rsid w:val="00872DA8"/>
    <w:rsid w:val="00872E4E"/>
    <w:rsid w:val="00873296"/>
    <w:rsid w:val="008739F7"/>
    <w:rsid w:val="00873C3D"/>
    <w:rsid w:val="00873CD8"/>
    <w:rsid w:val="00873F2E"/>
    <w:rsid w:val="00874451"/>
    <w:rsid w:val="008748EE"/>
    <w:rsid w:val="00874C7B"/>
    <w:rsid w:val="008750A0"/>
    <w:rsid w:val="008756AF"/>
    <w:rsid w:val="00875C32"/>
    <w:rsid w:val="00876038"/>
    <w:rsid w:val="0087632B"/>
    <w:rsid w:val="008767FC"/>
    <w:rsid w:val="00877310"/>
    <w:rsid w:val="00877576"/>
    <w:rsid w:val="008777EB"/>
    <w:rsid w:val="00877950"/>
    <w:rsid w:val="00877EF8"/>
    <w:rsid w:val="0088000F"/>
    <w:rsid w:val="0088001F"/>
    <w:rsid w:val="00880086"/>
    <w:rsid w:val="008800D8"/>
    <w:rsid w:val="00880670"/>
    <w:rsid w:val="0088077B"/>
    <w:rsid w:val="00880A51"/>
    <w:rsid w:val="00880D88"/>
    <w:rsid w:val="00881768"/>
    <w:rsid w:val="008820C3"/>
    <w:rsid w:val="008822CB"/>
    <w:rsid w:val="0088263A"/>
    <w:rsid w:val="008827EA"/>
    <w:rsid w:val="00882A7E"/>
    <w:rsid w:val="00883154"/>
    <w:rsid w:val="00883285"/>
    <w:rsid w:val="008832C3"/>
    <w:rsid w:val="00883BD2"/>
    <w:rsid w:val="00883E05"/>
    <w:rsid w:val="00883FB7"/>
    <w:rsid w:val="00884933"/>
    <w:rsid w:val="00884D9C"/>
    <w:rsid w:val="00885294"/>
    <w:rsid w:val="00885B1E"/>
    <w:rsid w:val="00885D49"/>
    <w:rsid w:val="00885F11"/>
    <w:rsid w:val="008866FC"/>
    <w:rsid w:val="008867A7"/>
    <w:rsid w:val="00886995"/>
    <w:rsid w:val="008870E3"/>
    <w:rsid w:val="0088710B"/>
    <w:rsid w:val="008873FE"/>
    <w:rsid w:val="00887886"/>
    <w:rsid w:val="00887A11"/>
    <w:rsid w:val="00887B67"/>
    <w:rsid w:val="00887BEA"/>
    <w:rsid w:val="00887C3E"/>
    <w:rsid w:val="00887DFA"/>
    <w:rsid w:val="00887E2B"/>
    <w:rsid w:val="00890235"/>
    <w:rsid w:val="00891887"/>
    <w:rsid w:val="00891997"/>
    <w:rsid w:val="00891E80"/>
    <w:rsid w:val="008921C2"/>
    <w:rsid w:val="00892DCA"/>
    <w:rsid w:val="0089339E"/>
    <w:rsid w:val="008934F3"/>
    <w:rsid w:val="00893783"/>
    <w:rsid w:val="00893829"/>
    <w:rsid w:val="00893AE6"/>
    <w:rsid w:val="00893D9C"/>
    <w:rsid w:val="00893E1E"/>
    <w:rsid w:val="00894345"/>
    <w:rsid w:val="00894560"/>
    <w:rsid w:val="00894605"/>
    <w:rsid w:val="008948AE"/>
    <w:rsid w:val="00894A75"/>
    <w:rsid w:val="00895A0B"/>
    <w:rsid w:val="00895DFB"/>
    <w:rsid w:val="00895E32"/>
    <w:rsid w:val="008965E1"/>
    <w:rsid w:val="0089739A"/>
    <w:rsid w:val="0089777F"/>
    <w:rsid w:val="00897DD9"/>
    <w:rsid w:val="008A007A"/>
    <w:rsid w:val="008A04B8"/>
    <w:rsid w:val="008A0871"/>
    <w:rsid w:val="008A0B66"/>
    <w:rsid w:val="008A118F"/>
    <w:rsid w:val="008A16C2"/>
    <w:rsid w:val="008A1C4C"/>
    <w:rsid w:val="008A2673"/>
    <w:rsid w:val="008A2C7A"/>
    <w:rsid w:val="008A30DC"/>
    <w:rsid w:val="008A3B1F"/>
    <w:rsid w:val="008A429E"/>
    <w:rsid w:val="008A42EB"/>
    <w:rsid w:val="008A440C"/>
    <w:rsid w:val="008A4F2E"/>
    <w:rsid w:val="008A5087"/>
    <w:rsid w:val="008A5A92"/>
    <w:rsid w:val="008A5B2E"/>
    <w:rsid w:val="008A5CFC"/>
    <w:rsid w:val="008A61BE"/>
    <w:rsid w:val="008A680E"/>
    <w:rsid w:val="008A6B45"/>
    <w:rsid w:val="008A6CC5"/>
    <w:rsid w:val="008A737B"/>
    <w:rsid w:val="008A7748"/>
    <w:rsid w:val="008A7869"/>
    <w:rsid w:val="008A791F"/>
    <w:rsid w:val="008A7CA6"/>
    <w:rsid w:val="008A7CC6"/>
    <w:rsid w:val="008A7D82"/>
    <w:rsid w:val="008B0451"/>
    <w:rsid w:val="008B05E2"/>
    <w:rsid w:val="008B0AD0"/>
    <w:rsid w:val="008B0D5B"/>
    <w:rsid w:val="008B1410"/>
    <w:rsid w:val="008B156E"/>
    <w:rsid w:val="008B18AA"/>
    <w:rsid w:val="008B1AB2"/>
    <w:rsid w:val="008B1C3D"/>
    <w:rsid w:val="008B1DFC"/>
    <w:rsid w:val="008B1FC5"/>
    <w:rsid w:val="008B2155"/>
    <w:rsid w:val="008B2278"/>
    <w:rsid w:val="008B2325"/>
    <w:rsid w:val="008B24EB"/>
    <w:rsid w:val="008B2D43"/>
    <w:rsid w:val="008B2EC7"/>
    <w:rsid w:val="008B302E"/>
    <w:rsid w:val="008B3367"/>
    <w:rsid w:val="008B3528"/>
    <w:rsid w:val="008B359E"/>
    <w:rsid w:val="008B3A65"/>
    <w:rsid w:val="008B3B8E"/>
    <w:rsid w:val="008B3FCA"/>
    <w:rsid w:val="008B5312"/>
    <w:rsid w:val="008B5B7C"/>
    <w:rsid w:val="008B5CAD"/>
    <w:rsid w:val="008B6404"/>
    <w:rsid w:val="008B64A8"/>
    <w:rsid w:val="008B661B"/>
    <w:rsid w:val="008B6903"/>
    <w:rsid w:val="008B6DA5"/>
    <w:rsid w:val="008B757C"/>
    <w:rsid w:val="008B7B41"/>
    <w:rsid w:val="008B7FA6"/>
    <w:rsid w:val="008C0564"/>
    <w:rsid w:val="008C0755"/>
    <w:rsid w:val="008C0780"/>
    <w:rsid w:val="008C0B5B"/>
    <w:rsid w:val="008C0C35"/>
    <w:rsid w:val="008C1840"/>
    <w:rsid w:val="008C1A91"/>
    <w:rsid w:val="008C1C01"/>
    <w:rsid w:val="008C1E73"/>
    <w:rsid w:val="008C2398"/>
    <w:rsid w:val="008C2670"/>
    <w:rsid w:val="008C267F"/>
    <w:rsid w:val="008C3039"/>
    <w:rsid w:val="008C34BF"/>
    <w:rsid w:val="008C3EC9"/>
    <w:rsid w:val="008C41AE"/>
    <w:rsid w:val="008C4889"/>
    <w:rsid w:val="008C4939"/>
    <w:rsid w:val="008C4C06"/>
    <w:rsid w:val="008C4D80"/>
    <w:rsid w:val="008C5228"/>
    <w:rsid w:val="008C5263"/>
    <w:rsid w:val="008C5F6C"/>
    <w:rsid w:val="008C600E"/>
    <w:rsid w:val="008C647F"/>
    <w:rsid w:val="008C7046"/>
    <w:rsid w:val="008C78BA"/>
    <w:rsid w:val="008C7D98"/>
    <w:rsid w:val="008D03AA"/>
    <w:rsid w:val="008D03E9"/>
    <w:rsid w:val="008D0479"/>
    <w:rsid w:val="008D06C5"/>
    <w:rsid w:val="008D0749"/>
    <w:rsid w:val="008D0A82"/>
    <w:rsid w:val="008D0D9B"/>
    <w:rsid w:val="008D148D"/>
    <w:rsid w:val="008D1865"/>
    <w:rsid w:val="008D1CB0"/>
    <w:rsid w:val="008D2945"/>
    <w:rsid w:val="008D29C2"/>
    <w:rsid w:val="008D30E9"/>
    <w:rsid w:val="008D375D"/>
    <w:rsid w:val="008D3854"/>
    <w:rsid w:val="008D3C27"/>
    <w:rsid w:val="008D3D34"/>
    <w:rsid w:val="008D3FDE"/>
    <w:rsid w:val="008D415B"/>
    <w:rsid w:val="008D4895"/>
    <w:rsid w:val="008D4CB7"/>
    <w:rsid w:val="008D5205"/>
    <w:rsid w:val="008D5344"/>
    <w:rsid w:val="008D556C"/>
    <w:rsid w:val="008D5EF1"/>
    <w:rsid w:val="008D6313"/>
    <w:rsid w:val="008D64AC"/>
    <w:rsid w:val="008D656F"/>
    <w:rsid w:val="008D7485"/>
    <w:rsid w:val="008D78DF"/>
    <w:rsid w:val="008D7C58"/>
    <w:rsid w:val="008D7D0C"/>
    <w:rsid w:val="008D7F3A"/>
    <w:rsid w:val="008E078A"/>
    <w:rsid w:val="008E07A3"/>
    <w:rsid w:val="008E1E34"/>
    <w:rsid w:val="008E227C"/>
    <w:rsid w:val="008E29E8"/>
    <w:rsid w:val="008E2E12"/>
    <w:rsid w:val="008E3022"/>
    <w:rsid w:val="008E308E"/>
    <w:rsid w:val="008E365D"/>
    <w:rsid w:val="008E37CA"/>
    <w:rsid w:val="008E39E9"/>
    <w:rsid w:val="008E3AF0"/>
    <w:rsid w:val="008E4266"/>
    <w:rsid w:val="008E45A2"/>
    <w:rsid w:val="008E45AA"/>
    <w:rsid w:val="008E45EC"/>
    <w:rsid w:val="008E4A0B"/>
    <w:rsid w:val="008E4E1A"/>
    <w:rsid w:val="008E4F3B"/>
    <w:rsid w:val="008E56F8"/>
    <w:rsid w:val="008E593D"/>
    <w:rsid w:val="008E5B7F"/>
    <w:rsid w:val="008E5D76"/>
    <w:rsid w:val="008E5DE8"/>
    <w:rsid w:val="008E5EA7"/>
    <w:rsid w:val="008E6187"/>
    <w:rsid w:val="008E7BCE"/>
    <w:rsid w:val="008E7E62"/>
    <w:rsid w:val="008F02B7"/>
    <w:rsid w:val="008F0F65"/>
    <w:rsid w:val="008F1DE1"/>
    <w:rsid w:val="008F1ED7"/>
    <w:rsid w:val="008F2475"/>
    <w:rsid w:val="008F2EDB"/>
    <w:rsid w:val="008F331F"/>
    <w:rsid w:val="008F4011"/>
    <w:rsid w:val="008F4CB3"/>
    <w:rsid w:val="008F4D35"/>
    <w:rsid w:val="008F6045"/>
    <w:rsid w:val="008F63D5"/>
    <w:rsid w:val="008F6567"/>
    <w:rsid w:val="008F66A3"/>
    <w:rsid w:val="008F6AA3"/>
    <w:rsid w:val="008F6BAB"/>
    <w:rsid w:val="008F6ED2"/>
    <w:rsid w:val="008F701B"/>
    <w:rsid w:val="008F7264"/>
    <w:rsid w:val="008F75A7"/>
    <w:rsid w:val="008F7627"/>
    <w:rsid w:val="009003A2"/>
    <w:rsid w:val="0090088D"/>
    <w:rsid w:val="00900992"/>
    <w:rsid w:val="009013B0"/>
    <w:rsid w:val="00901B91"/>
    <w:rsid w:val="00901F08"/>
    <w:rsid w:val="009025EB"/>
    <w:rsid w:val="00902B9C"/>
    <w:rsid w:val="00902BDE"/>
    <w:rsid w:val="00903931"/>
    <w:rsid w:val="009039B5"/>
    <w:rsid w:val="009041F6"/>
    <w:rsid w:val="009048C2"/>
    <w:rsid w:val="00904B8B"/>
    <w:rsid w:val="0090573F"/>
    <w:rsid w:val="00905C56"/>
    <w:rsid w:val="00905D61"/>
    <w:rsid w:val="00905EEF"/>
    <w:rsid w:val="00906365"/>
    <w:rsid w:val="009064E4"/>
    <w:rsid w:val="00906751"/>
    <w:rsid w:val="009068A1"/>
    <w:rsid w:val="00906F39"/>
    <w:rsid w:val="009070E5"/>
    <w:rsid w:val="009072BA"/>
    <w:rsid w:val="009072D2"/>
    <w:rsid w:val="009073F5"/>
    <w:rsid w:val="009100C6"/>
    <w:rsid w:val="009106A6"/>
    <w:rsid w:val="009109AD"/>
    <w:rsid w:val="009115EF"/>
    <w:rsid w:val="009118C3"/>
    <w:rsid w:val="009121FA"/>
    <w:rsid w:val="009127A2"/>
    <w:rsid w:val="00912AC6"/>
    <w:rsid w:val="00912B8B"/>
    <w:rsid w:val="009134A7"/>
    <w:rsid w:val="009136B1"/>
    <w:rsid w:val="00913818"/>
    <w:rsid w:val="00913870"/>
    <w:rsid w:val="00913930"/>
    <w:rsid w:val="00913C63"/>
    <w:rsid w:val="00914256"/>
    <w:rsid w:val="0091480A"/>
    <w:rsid w:val="009150E4"/>
    <w:rsid w:val="00915331"/>
    <w:rsid w:val="009158E6"/>
    <w:rsid w:val="00916135"/>
    <w:rsid w:val="0091678C"/>
    <w:rsid w:val="00916887"/>
    <w:rsid w:val="0091689D"/>
    <w:rsid w:val="0091730F"/>
    <w:rsid w:val="009175DC"/>
    <w:rsid w:val="00917A4A"/>
    <w:rsid w:val="00917AA8"/>
    <w:rsid w:val="00917BD9"/>
    <w:rsid w:val="00917C63"/>
    <w:rsid w:val="00920183"/>
    <w:rsid w:val="009202B8"/>
    <w:rsid w:val="0092066E"/>
    <w:rsid w:val="009209CE"/>
    <w:rsid w:val="00920B14"/>
    <w:rsid w:val="00920DD0"/>
    <w:rsid w:val="0092115F"/>
    <w:rsid w:val="00921203"/>
    <w:rsid w:val="00921FB3"/>
    <w:rsid w:val="009226F9"/>
    <w:rsid w:val="009229E2"/>
    <w:rsid w:val="00922ACB"/>
    <w:rsid w:val="00922AEB"/>
    <w:rsid w:val="00922C85"/>
    <w:rsid w:val="00922E33"/>
    <w:rsid w:val="009232EB"/>
    <w:rsid w:val="00923942"/>
    <w:rsid w:val="00923BAF"/>
    <w:rsid w:val="00923DD4"/>
    <w:rsid w:val="00923DFE"/>
    <w:rsid w:val="00924121"/>
    <w:rsid w:val="00924D60"/>
    <w:rsid w:val="00924E3A"/>
    <w:rsid w:val="0092522D"/>
    <w:rsid w:val="00925282"/>
    <w:rsid w:val="009255FD"/>
    <w:rsid w:val="00925A08"/>
    <w:rsid w:val="00925C04"/>
    <w:rsid w:val="009260B3"/>
    <w:rsid w:val="00926191"/>
    <w:rsid w:val="00926239"/>
    <w:rsid w:val="0092624D"/>
    <w:rsid w:val="00926508"/>
    <w:rsid w:val="00926B45"/>
    <w:rsid w:val="00926E53"/>
    <w:rsid w:val="00927386"/>
    <w:rsid w:val="00927496"/>
    <w:rsid w:val="009275DF"/>
    <w:rsid w:val="00927AF0"/>
    <w:rsid w:val="00927B32"/>
    <w:rsid w:val="00927D2E"/>
    <w:rsid w:val="00927E3B"/>
    <w:rsid w:val="00927EBF"/>
    <w:rsid w:val="009301B7"/>
    <w:rsid w:val="00930207"/>
    <w:rsid w:val="0093055D"/>
    <w:rsid w:val="00930D44"/>
    <w:rsid w:val="00930FAE"/>
    <w:rsid w:val="00930FD1"/>
    <w:rsid w:val="009310BC"/>
    <w:rsid w:val="00931802"/>
    <w:rsid w:val="00931D56"/>
    <w:rsid w:val="009320BB"/>
    <w:rsid w:val="009324FA"/>
    <w:rsid w:val="009327E5"/>
    <w:rsid w:val="009329B9"/>
    <w:rsid w:val="00932C48"/>
    <w:rsid w:val="00932D0E"/>
    <w:rsid w:val="00932DC6"/>
    <w:rsid w:val="0093308E"/>
    <w:rsid w:val="00933825"/>
    <w:rsid w:val="009343D9"/>
    <w:rsid w:val="009345B5"/>
    <w:rsid w:val="0093473D"/>
    <w:rsid w:val="00934D3D"/>
    <w:rsid w:val="00934F38"/>
    <w:rsid w:val="009355EC"/>
    <w:rsid w:val="009358EC"/>
    <w:rsid w:val="00935B3E"/>
    <w:rsid w:val="009364FC"/>
    <w:rsid w:val="00936565"/>
    <w:rsid w:val="009367D2"/>
    <w:rsid w:val="00936A43"/>
    <w:rsid w:val="009370B6"/>
    <w:rsid w:val="00937577"/>
    <w:rsid w:val="00937C16"/>
    <w:rsid w:val="009402EF"/>
    <w:rsid w:val="009403C8"/>
    <w:rsid w:val="00940552"/>
    <w:rsid w:val="0094074E"/>
    <w:rsid w:val="00940D27"/>
    <w:rsid w:val="009412E2"/>
    <w:rsid w:val="009418C7"/>
    <w:rsid w:val="00941B5A"/>
    <w:rsid w:val="00941D66"/>
    <w:rsid w:val="00942108"/>
    <w:rsid w:val="00942415"/>
    <w:rsid w:val="00942655"/>
    <w:rsid w:val="00942FB8"/>
    <w:rsid w:val="00942FD4"/>
    <w:rsid w:val="00943677"/>
    <w:rsid w:val="00943A05"/>
    <w:rsid w:val="00943DF8"/>
    <w:rsid w:val="0094471F"/>
    <w:rsid w:val="00944F03"/>
    <w:rsid w:val="0094535A"/>
    <w:rsid w:val="00945805"/>
    <w:rsid w:val="00945FAC"/>
    <w:rsid w:val="0094646F"/>
    <w:rsid w:val="009467C1"/>
    <w:rsid w:val="00946CD3"/>
    <w:rsid w:val="00946F81"/>
    <w:rsid w:val="0094702D"/>
    <w:rsid w:val="00947375"/>
    <w:rsid w:val="009474BF"/>
    <w:rsid w:val="00947FD8"/>
    <w:rsid w:val="009505E7"/>
    <w:rsid w:val="009509C9"/>
    <w:rsid w:val="00950AFC"/>
    <w:rsid w:val="00950ED7"/>
    <w:rsid w:val="0095101E"/>
    <w:rsid w:val="00952764"/>
    <w:rsid w:val="009528E6"/>
    <w:rsid w:val="00952CB4"/>
    <w:rsid w:val="00953466"/>
    <w:rsid w:val="0095405E"/>
    <w:rsid w:val="00954214"/>
    <w:rsid w:val="009542FB"/>
    <w:rsid w:val="00954973"/>
    <w:rsid w:val="00954E16"/>
    <w:rsid w:val="00954EE3"/>
    <w:rsid w:val="00954FF1"/>
    <w:rsid w:val="009550EC"/>
    <w:rsid w:val="0095530A"/>
    <w:rsid w:val="00955332"/>
    <w:rsid w:val="00955854"/>
    <w:rsid w:val="00955F40"/>
    <w:rsid w:val="00956007"/>
    <w:rsid w:val="00956355"/>
    <w:rsid w:val="0095654B"/>
    <w:rsid w:val="00956650"/>
    <w:rsid w:val="009568F2"/>
    <w:rsid w:val="00956CA0"/>
    <w:rsid w:val="00956D76"/>
    <w:rsid w:val="00956EBD"/>
    <w:rsid w:val="00956F2E"/>
    <w:rsid w:val="009572B8"/>
    <w:rsid w:val="0095752C"/>
    <w:rsid w:val="009576B6"/>
    <w:rsid w:val="00957750"/>
    <w:rsid w:val="00957BB6"/>
    <w:rsid w:val="009601B8"/>
    <w:rsid w:val="0096020B"/>
    <w:rsid w:val="00960272"/>
    <w:rsid w:val="009602D8"/>
    <w:rsid w:val="0096058B"/>
    <w:rsid w:val="009605F7"/>
    <w:rsid w:val="009607F3"/>
    <w:rsid w:val="00960902"/>
    <w:rsid w:val="00960D77"/>
    <w:rsid w:val="00961144"/>
    <w:rsid w:val="00961335"/>
    <w:rsid w:val="00961BBE"/>
    <w:rsid w:val="009625B1"/>
    <w:rsid w:val="00962A6B"/>
    <w:rsid w:val="00962B15"/>
    <w:rsid w:val="00962BED"/>
    <w:rsid w:val="009634CF"/>
    <w:rsid w:val="009634F2"/>
    <w:rsid w:val="009637D6"/>
    <w:rsid w:val="009638D2"/>
    <w:rsid w:val="00964303"/>
    <w:rsid w:val="0096467A"/>
    <w:rsid w:val="00964772"/>
    <w:rsid w:val="00964AA3"/>
    <w:rsid w:val="00964B10"/>
    <w:rsid w:val="00964EE4"/>
    <w:rsid w:val="009657D2"/>
    <w:rsid w:val="00965D70"/>
    <w:rsid w:val="0096643F"/>
    <w:rsid w:val="0096671E"/>
    <w:rsid w:val="009667AF"/>
    <w:rsid w:val="00966E0E"/>
    <w:rsid w:val="00966FF5"/>
    <w:rsid w:val="009674A6"/>
    <w:rsid w:val="0096762A"/>
    <w:rsid w:val="0096764F"/>
    <w:rsid w:val="00967A4A"/>
    <w:rsid w:val="00967C7F"/>
    <w:rsid w:val="0097007C"/>
    <w:rsid w:val="00970EA6"/>
    <w:rsid w:val="00970FCA"/>
    <w:rsid w:val="00971A01"/>
    <w:rsid w:val="00972293"/>
    <w:rsid w:val="00972B4C"/>
    <w:rsid w:val="0097316A"/>
    <w:rsid w:val="00973310"/>
    <w:rsid w:val="00973C17"/>
    <w:rsid w:val="0097404A"/>
    <w:rsid w:val="00974265"/>
    <w:rsid w:val="00974311"/>
    <w:rsid w:val="009745B0"/>
    <w:rsid w:val="0097507A"/>
    <w:rsid w:val="009754F8"/>
    <w:rsid w:val="00975684"/>
    <w:rsid w:val="00975A9F"/>
    <w:rsid w:val="0097633E"/>
    <w:rsid w:val="00976386"/>
    <w:rsid w:val="00976A70"/>
    <w:rsid w:val="00977439"/>
    <w:rsid w:val="009777E2"/>
    <w:rsid w:val="00977DF7"/>
    <w:rsid w:val="00977FBB"/>
    <w:rsid w:val="0097C596"/>
    <w:rsid w:val="00981147"/>
    <w:rsid w:val="009811CA"/>
    <w:rsid w:val="00981347"/>
    <w:rsid w:val="0098177A"/>
    <w:rsid w:val="00981962"/>
    <w:rsid w:val="00981A46"/>
    <w:rsid w:val="00981AA9"/>
    <w:rsid w:val="00981AED"/>
    <w:rsid w:val="00982219"/>
    <w:rsid w:val="009827D4"/>
    <w:rsid w:val="00982BCA"/>
    <w:rsid w:val="00982D5C"/>
    <w:rsid w:val="0098335D"/>
    <w:rsid w:val="00983926"/>
    <w:rsid w:val="00983A97"/>
    <w:rsid w:val="00983B9B"/>
    <w:rsid w:val="00983E7C"/>
    <w:rsid w:val="009843E3"/>
    <w:rsid w:val="0098440E"/>
    <w:rsid w:val="009851BB"/>
    <w:rsid w:val="00985394"/>
    <w:rsid w:val="00985BAA"/>
    <w:rsid w:val="00985D77"/>
    <w:rsid w:val="009862D1"/>
    <w:rsid w:val="009863E1"/>
    <w:rsid w:val="009865F5"/>
    <w:rsid w:val="00986754"/>
    <w:rsid w:val="00986AD2"/>
    <w:rsid w:val="00986BA8"/>
    <w:rsid w:val="00986FCC"/>
    <w:rsid w:val="0098713A"/>
    <w:rsid w:val="0098723E"/>
    <w:rsid w:val="0098749D"/>
    <w:rsid w:val="00987921"/>
    <w:rsid w:val="00987AB3"/>
    <w:rsid w:val="00987E1C"/>
    <w:rsid w:val="00990249"/>
    <w:rsid w:val="00990CAF"/>
    <w:rsid w:val="00991217"/>
    <w:rsid w:val="0099166C"/>
    <w:rsid w:val="009916B0"/>
    <w:rsid w:val="0099190D"/>
    <w:rsid w:val="009919D0"/>
    <w:rsid w:val="00991FFD"/>
    <w:rsid w:val="0099273B"/>
    <w:rsid w:val="00992AFE"/>
    <w:rsid w:val="00992E28"/>
    <w:rsid w:val="0099311A"/>
    <w:rsid w:val="00993384"/>
    <w:rsid w:val="00993974"/>
    <w:rsid w:val="00993AD4"/>
    <w:rsid w:val="00993B7A"/>
    <w:rsid w:val="00993E63"/>
    <w:rsid w:val="009940B5"/>
    <w:rsid w:val="00994172"/>
    <w:rsid w:val="0099450C"/>
    <w:rsid w:val="00995063"/>
    <w:rsid w:val="009952D4"/>
    <w:rsid w:val="00995519"/>
    <w:rsid w:val="00995E63"/>
    <w:rsid w:val="009962FE"/>
    <w:rsid w:val="0099695F"/>
    <w:rsid w:val="00996D4E"/>
    <w:rsid w:val="00996EF5"/>
    <w:rsid w:val="0099710F"/>
    <w:rsid w:val="009975C8"/>
    <w:rsid w:val="0099778F"/>
    <w:rsid w:val="00997C12"/>
    <w:rsid w:val="00997D59"/>
    <w:rsid w:val="00997EAB"/>
    <w:rsid w:val="009A0185"/>
    <w:rsid w:val="009A0D06"/>
    <w:rsid w:val="009A1230"/>
    <w:rsid w:val="009A136C"/>
    <w:rsid w:val="009A1403"/>
    <w:rsid w:val="009A16BD"/>
    <w:rsid w:val="009A1784"/>
    <w:rsid w:val="009A1BE9"/>
    <w:rsid w:val="009A1DB8"/>
    <w:rsid w:val="009A2BA6"/>
    <w:rsid w:val="009A2CD9"/>
    <w:rsid w:val="009A2D9D"/>
    <w:rsid w:val="009A301F"/>
    <w:rsid w:val="009A309E"/>
    <w:rsid w:val="009A435E"/>
    <w:rsid w:val="009A4968"/>
    <w:rsid w:val="009A5508"/>
    <w:rsid w:val="009A5520"/>
    <w:rsid w:val="009A598E"/>
    <w:rsid w:val="009A5A7A"/>
    <w:rsid w:val="009A5C85"/>
    <w:rsid w:val="009A6455"/>
    <w:rsid w:val="009A69B7"/>
    <w:rsid w:val="009A7555"/>
    <w:rsid w:val="009A78F8"/>
    <w:rsid w:val="009A78FF"/>
    <w:rsid w:val="009A791E"/>
    <w:rsid w:val="009A7DB6"/>
    <w:rsid w:val="009B0303"/>
    <w:rsid w:val="009B0502"/>
    <w:rsid w:val="009B05D9"/>
    <w:rsid w:val="009B08BC"/>
    <w:rsid w:val="009B0F98"/>
    <w:rsid w:val="009B11F1"/>
    <w:rsid w:val="009B151C"/>
    <w:rsid w:val="009B16C9"/>
    <w:rsid w:val="009B1877"/>
    <w:rsid w:val="009B2108"/>
    <w:rsid w:val="009B23C3"/>
    <w:rsid w:val="009B25D8"/>
    <w:rsid w:val="009B2835"/>
    <w:rsid w:val="009B3025"/>
    <w:rsid w:val="009B32B8"/>
    <w:rsid w:val="009B332D"/>
    <w:rsid w:val="009B3771"/>
    <w:rsid w:val="009B3936"/>
    <w:rsid w:val="009B3A10"/>
    <w:rsid w:val="009B3B86"/>
    <w:rsid w:val="009B3D25"/>
    <w:rsid w:val="009B3FB6"/>
    <w:rsid w:val="009B4A4B"/>
    <w:rsid w:val="009B4C43"/>
    <w:rsid w:val="009B4DE2"/>
    <w:rsid w:val="009B4F96"/>
    <w:rsid w:val="009B5045"/>
    <w:rsid w:val="009B51FB"/>
    <w:rsid w:val="009B534F"/>
    <w:rsid w:val="009B585C"/>
    <w:rsid w:val="009B5D66"/>
    <w:rsid w:val="009B5EE3"/>
    <w:rsid w:val="009B5FB8"/>
    <w:rsid w:val="009B600D"/>
    <w:rsid w:val="009B61EF"/>
    <w:rsid w:val="009B6E94"/>
    <w:rsid w:val="009B70B5"/>
    <w:rsid w:val="009B791A"/>
    <w:rsid w:val="009B7A2F"/>
    <w:rsid w:val="009B7BA9"/>
    <w:rsid w:val="009B7D52"/>
    <w:rsid w:val="009B7E5F"/>
    <w:rsid w:val="009C082D"/>
    <w:rsid w:val="009C0D5B"/>
    <w:rsid w:val="009C173A"/>
    <w:rsid w:val="009C1DB8"/>
    <w:rsid w:val="009C1EE1"/>
    <w:rsid w:val="009C1FC4"/>
    <w:rsid w:val="009C219A"/>
    <w:rsid w:val="009C28CA"/>
    <w:rsid w:val="009C2914"/>
    <w:rsid w:val="009C3096"/>
    <w:rsid w:val="009C3309"/>
    <w:rsid w:val="009C339A"/>
    <w:rsid w:val="009C39B7"/>
    <w:rsid w:val="009C3EFF"/>
    <w:rsid w:val="009C4304"/>
    <w:rsid w:val="009C43FB"/>
    <w:rsid w:val="009C4714"/>
    <w:rsid w:val="009C4A0B"/>
    <w:rsid w:val="009C4D2F"/>
    <w:rsid w:val="009C4EC3"/>
    <w:rsid w:val="009C549C"/>
    <w:rsid w:val="009C5A6B"/>
    <w:rsid w:val="009C6AAD"/>
    <w:rsid w:val="009C708B"/>
    <w:rsid w:val="009C779D"/>
    <w:rsid w:val="009C7F6F"/>
    <w:rsid w:val="009D046C"/>
    <w:rsid w:val="009D055C"/>
    <w:rsid w:val="009D0C67"/>
    <w:rsid w:val="009D1059"/>
    <w:rsid w:val="009D10B4"/>
    <w:rsid w:val="009D16B0"/>
    <w:rsid w:val="009D173A"/>
    <w:rsid w:val="009D17C0"/>
    <w:rsid w:val="009D239D"/>
    <w:rsid w:val="009D26EA"/>
    <w:rsid w:val="009D424B"/>
    <w:rsid w:val="009D4695"/>
    <w:rsid w:val="009D5120"/>
    <w:rsid w:val="009D5333"/>
    <w:rsid w:val="009D547F"/>
    <w:rsid w:val="009D54C8"/>
    <w:rsid w:val="009D57AD"/>
    <w:rsid w:val="009D5B8E"/>
    <w:rsid w:val="009D5D19"/>
    <w:rsid w:val="009D5DAC"/>
    <w:rsid w:val="009D5E95"/>
    <w:rsid w:val="009D6105"/>
    <w:rsid w:val="009D664B"/>
    <w:rsid w:val="009D6BBD"/>
    <w:rsid w:val="009D6EC4"/>
    <w:rsid w:val="009D7940"/>
    <w:rsid w:val="009D7CE9"/>
    <w:rsid w:val="009E0680"/>
    <w:rsid w:val="009E0D4D"/>
    <w:rsid w:val="009E0E3D"/>
    <w:rsid w:val="009E133B"/>
    <w:rsid w:val="009E13B8"/>
    <w:rsid w:val="009E1602"/>
    <w:rsid w:val="009E1802"/>
    <w:rsid w:val="009E1C49"/>
    <w:rsid w:val="009E26E3"/>
    <w:rsid w:val="009E2A9F"/>
    <w:rsid w:val="009E2CA1"/>
    <w:rsid w:val="009E34EC"/>
    <w:rsid w:val="009E35B8"/>
    <w:rsid w:val="009E3ECE"/>
    <w:rsid w:val="009E450C"/>
    <w:rsid w:val="009E4532"/>
    <w:rsid w:val="009E4669"/>
    <w:rsid w:val="009E487F"/>
    <w:rsid w:val="009E4B09"/>
    <w:rsid w:val="009E4F90"/>
    <w:rsid w:val="009E53A8"/>
    <w:rsid w:val="009E54B7"/>
    <w:rsid w:val="009E55F2"/>
    <w:rsid w:val="009E58F0"/>
    <w:rsid w:val="009E5A98"/>
    <w:rsid w:val="009E5E27"/>
    <w:rsid w:val="009E619A"/>
    <w:rsid w:val="009E620F"/>
    <w:rsid w:val="009E6422"/>
    <w:rsid w:val="009E67D3"/>
    <w:rsid w:val="009E6866"/>
    <w:rsid w:val="009E68AC"/>
    <w:rsid w:val="009E7228"/>
    <w:rsid w:val="009E72CB"/>
    <w:rsid w:val="009E74CC"/>
    <w:rsid w:val="009E7BAD"/>
    <w:rsid w:val="009E7FF0"/>
    <w:rsid w:val="009F00F9"/>
    <w:rsid w:val="009F03CB"/>
    <w:rsid w:val="009F0614"/>
    <w:rsid w:val="009F08A6"/>
    <w:rsid w:val="009F0E95"/>
    <w:rsid w:val="009F0EB9"/>
    <w:rsid w:val="009F0F1E"/>
    <w:rsid w:val="009F1185"/>
    <w:rsid w:val="009F11B3"/>
    <w:rsid w:val="009F123E"/>
    <w:rsid w:val="009F200A"/>
    <w:rsid w:val="009F2138"/>
    <w:rsid w:val="009F2185"/>
    <w:rsid w:val="009F28D1"/>
    <w:rsid w:val="009F2A2D"/>
    <w:rsid w:val="009F2B00"/>
    <w:rsid w:val="009F2DC7"/>
    <w:rsid w:val="009F3898"/>
    <w:rsid w:val="009F3E0A"/>
    <w:rsid w:val="009F41D8"/>
    <w:rsid w:val="009F4D15"/>
    <w:rsid w:val="009F5030"/>
    <w:rsid w:val="009F51AB"/>
    <w:rsid w:val="009F54C2"/>
    <w:rsid w:val="009F5ABE"/>
    <w:rsid w:val="009F5E45"/>
    <w:rsid w:val="009F5F58"/>
    <w:rsid w:val="009F661B"/>
    <w:rsid w:val="009F6C57"/>
    <w:rsid w:val="009F7E50"/>
    <w:rsid w:val="00A00107"/>
    <w:rsid w:val="00A0087A"/>
    <w:rsid w:val="00A00C8C"/>
    <w:rsid w:val="00A00D1E"/>
    <w:rsid w:val="00A00EC5"/>
    <w:rsid w:val="00A00F21"/>
    <w:rsid w:val="00A014E9"/>
    <w:rsid w:val="00A018B1"/>
    <w:rsid w:val="00A02207"/>
    <w:rsid w:val="00A024E7"/>
    <w:rsid w:val="00A02A6A"/>
    <w:rsid w:val="00A03601"/>
    <w:rsid w:val="00A03A32"/>
    <w:rsid w:val="00A0411B"/>
    <w:rsid w:val="00A04448"/>
    <w:rsid w:val="00A04A4B"/>
    <w:rsid w:val="00A04F93"/>
    <w:rsid w:val="00A05B81"/>
    <w:rsid w:val="00A05EF3"/>
    <w:rsid w:val="00A0601C"/>
    <w:rsid w:val="00A070E0"/>
    <w:rsid w:val="00A073D1"/>
    <w:rsid w:val="00A075E1"/>
    <w:rsid w:val="00A07CAB"/>
    <w:rsid w:val="00A07FA5"/>
    <w:rsid w:val="00A1011D"/>
    <w:rsid w:val="00A1088B"/>
    <w:rsid w:val="00A10A1D"/>
    <w:rsid w:val="00A10A80"/>
    <w:rsid w:val="00A10B3A"/>
    <w:rsid w:val="00A10BBE"/>
    <w:rsid w:val="00A10F23"/>
    <w:rsid w:val="00A121E7"/>
    <w:rsid w:val="00A1231D"/>
    <w:rsid w:val="00A12444"/>
    <w:rsid w:val="00A12A52"/>
    <w:rsid w:val="00A12E31"/>
    <w:rsid w:val="00A13259"/>
    <w:rsid w:val="00A13597"/>
    <w:rsid w:val="00A13730"/>
    <w:rsid w:val="00A13CD3"/>
    <w:rsid w:val="00A140C1"/>
    <w:rsid w:val="00A1414C"/>
    <w:rsid w:val="00A14295"/>
    <w:rsid w:val="00A14334"/>
    <w:rsid w:val="00A14553"/>
    <w:rsid w:val="00A1485D"/>
    <w:rsid w:val="00A149C2"/>
    <w:rsid w:val="00A1509F"/>
    <w:rsid w:val="00A15279"/>
    <w:rsid w:val="00A159F2"/>
    <w:rsid w:val="00A15D0A"/>
    <w:rsid w:val="00A15FAA"/>
    <w:rsid w:val="00A1691D"/>
    <w:rsid w:val="00A16D4A"/>
    <w:rsid w:val="00A1736B"/>
    <w:rsid w:val="00A17456"/>
    <w:rsid w:val="00A1769D"/>
    <w:rsid w:val="00A17EB6"/>
    <w:rsid w:val="00A20118"/>
    <w:rsid w:val="00A20121"/>
    <w:rsid w:val="00A201AE"/>
    <w:rsid w:val="00A20959"/>
    <w:rsid w:val="00A20DDD"/>
    <w:rsid w:val="00A20DE6"/>
    <w:rsid w:val="00A20E4C"/>
    <w:rsid w:val="00A2170A"/>
    <w:rsid w:val="00A21748"/>
    <w:rsid w:val="00A21E18"/>
    <w:rsid w:val="00A22706"/>
    <w:rsid w:val="00A2388B"/>
    <w:rsid w:val="00A23B34"/>
    <w:rsid w:val="00A242FA"/>
    <w:rsid w:val="00A24C65"/>
    <w:rsid w:val="00A258F3"/>
    <w:rsid w:val="00A259C3"/>
    <w:rsid w:val="00A25DA3"/>
    <w:rsid w:val="00A262E3"/>
    <w:rsid w:val="00A266AB"/>
    <w:rsid w:val="00A2673D"/>
    <w:rsid w:val="00A26817"/>
    <w:rsid w:val="00A2681F"/>
    <w:rsid w:val="00A27082"/>
    <w:rsid w:val="00A270E5"/>
    <w:rsid w:val="00A2727D"/>
    <w:rsid w:val="00A27460"/>
    <w:rsid w:val="00A2750D"/>
    <w:rsid w:val="00A27A54"/>
    <w:rsid w:val="00A27B85"/>
    <w:rsid w:val="00A27DF2"/>
    <w:rsid w:val="00A27E07"/>
    <w:rsid w:val="00A27F0A"/>
    <w:rsid w:val="00A304E5"/>
    <w:rsid w:val="00A30999"/>
    <w:rsid w:val="00A30B8A"/>
    <w:rsid w:val="00A30B96"/>
    <w:rsid w:val="00A30BDF"/>
    <w:rsid w:val="00A30FEB"/>
    <w:rsid w:val="00A31185"/>
    <w:rsid w:val="00A31682"/>
    <w:rsid w:val="00A31916"/>
    <w:rsid w:val="00A32757"/>
    <w:rsid w:val="00A32E37"/>
    <w:rsid w:val="00A330E2"/>
    <w:rsid w:val="00A332B9"/>
    <w:rsid w:val="00A33583"/>
    <w:rsid w:val="00A33618"/>
    <w:rsid w:val="00A33887"/>
    <w:rsid w:val="00A33FA0"/>
    <w:rsid w:val="00A3456E"/>
    <w:rsid w:val="00A34C36"/>
    <w:rsid w:val="00A353E4"/>
    <w:rsid w:val="00A354B1"/>
    <w:rsid w:val="00A35BF4"/>
    <w:rsid w:val="00A35E34"/>
    <w:rsid w:val="00A3612A"/>
    <w:rsid w:val="00A3633A"/>
    <w:rsid w:val="00A36398"/>
    <w:rsid w:val="00A3696F"/>
    <w:rsid w:val="00A36B78"/>
    <w:rsid w:val="00A36D4C"/>
    <w:rsid w:val="00A375B5"/>
    <w:rsid w:val="00A37634"/>
    <w:rsid w:val="00A37AF7"/>
    <w:rsid w:val="00A37B37"/>
    <w:rsid w:val="00A37D4B"/>
    <w:rsid w:val="00A40009"/>
    <w:rsid w:val="00A401DE"/>
    <w:rsid w:val="00A409C4"/>
    <w:rsid w:val="00A40C4C"/>
    <w:rsid w:val="00A40FD7"/>
    <w:rsid w:val="00A40FDF"/>
    <w:rsid w:val="00A410A9"/>
    <w:rsid w:val="00A41171"/>
    <w:rsid w:val="00A41506"/>
    <w:rsid w:val="00A41715"/>
    <w:rsid w:val="00A41778"/>
    <w:rsid w:val="00A41D52"/>
    <w:rsid w:val="00A420C7"/>
    <w:rsid w:val="00A4221D"/>
    <w:rsid w:val="00A4242B"/>
    <w:rsid w:val="00A426E6"/>
    <w:rsid w:val="00A4279F"/>
    <w:rsid w:val="00A42EF5"/>
    <w:rsid w:val="00A4338A"/>
    <w:rsid w:val="00A4439A"/>
    <w:rsid w:val="00A44577"/>
    <w:rsid w:val="00A446B0"/>
    <w:rsid w:val="00A44EEC"/>
    <w:rsid w:val="00A45249"/>
    <w:rsid w:val="00A4630F"/>
    <w:rsid w:val="00A4669F"/>
    <w:rsid w:val="00A474AC"/>
    <w:rsid w:val="00A5084B"/>
    <w:rsid w:val="00A508DE"/>
    <w:rsid w:val="00A509AF"/>
    <w:rsid w:val="00A509B0"/>
    <w:rsid w:val="00A50A58"/>
    <w:rsid w:val="00A50E48"/>
    <w:rsid w:val="00A50F47"/>
    <w:rsid w:val="00A511A2"/>
    <w:rsid w:val="00A516C6"/>
    <w:rsid w:val="00A518EA"/>
    <w:rsid w:val="00A51A5A"/>
    <w:rsid w:val="00A51CEE"/>
    <w:rsid w:val="00A51FF1"/>
    <w:rsid w:val="00A53294"/>
    <w:rsid w:val="00A542A5"/>
    <w:rsid w:val="00A54547"/>
    <w:rsid w:val="00A5470A"/>
    <w:rsid w:val="00A551AF"/>
    <w:rsid w:val="00A554B8"/>
    <w:rsid w:val="00A55691"/>
    <w:rsid w:val="00A55A6C"/>
    <w:rsid w:val="00A55A91"/>
    <w:rsid w:val="00A55D85"/>
    <w:rsid w:val="00A560CB"/>
    <w:rsid w:val="00A56823"/>
    <w:rsid w:val="00A56B18"/>
    <w:rsid w:val="00A574AA"/>
    <w:rsid w:val="00A5777C"/>
    <w:rsid w:val="00A57972"/>
    <w:rsid w:val="00A57C48"/>
    <w:rsid w:val="00A57DB1"/>
    <w:rsid w:val="00A60131"/>
    <w:rsid w:val="00A60258"/>
    <w:rsid w:val="00A60693"/>
    <w:rsid w:val="00A606CD"/>
    <w:rsid w:val="00A60D4C"/>
    <w:rsid w:val="00A61142"/>
    <w:rsid w:val="00A6120E"/>
    <w:rsid w:val="00A61302"/>
    <w:rsid w:val="00A6175C"/>
    <w:rsid w:val="00A63771"/>
    <w:rsid w:val="00A638D5"/>
    <w:rsid w:val="00A644C6"/>
    <w:rsid w:val="00A64514"/>
    <w:rsid w:val="00A64524"/>
    <w:rsid w:val="00A64738"/>
    <w:rsid w:val="00A65130"/>
    <w:rsid w:val="00A65203"/>
    <w:rsid w:val="00A65A87"/>
    <w:rsid w:val="00A65D18"/>
    <w:rsid w:val="00A664BA"/>
    <w:rsid w:val="00A66DBD"/>
    <w:rsid w:val="00A66FBE"/>
    <w:rsid w:val="00A678D7"/>
    <w:rsid w:val="00A67B30"/>
    <w:rsid w:val="00A704DA"/>
    <w:rsid w:val="00A71194"/>
    <w:rsid w:val="00A71758"/>
    <w:rsid w:val="00A717F4"/>
    <w:rsid w:val="00A718AF"/>
    <w:rsid w:val="00A71BC4"/>
    <w:rsid w:val="00A71C7B"/>
    <w:rsid w:val="00A71DEA"/>
    <w:rsid w:val="00A7254B"/>
    <w:rsid w:val="00A7259F"/>
    <w:rsid w:val="00A72FC2"/>
    <w:rsid w:val="00A730B3"/>
    <w:rsid w:val="00A7319B"/>
    <w:rsid w:val="00A73318"/>
    <w:rsid w:val="00A7364E"/>
    <w:rsid w:val="00A73AA8"/>
    <w:rsid w:val="00A73C20"/>
    <w:rsid w:val="00A74953"/>
    <w:rsid w:val="00A74C49"/>
    <w:rsid w:val="00A75205"/>
    <w:rsid w:val="00A75290"/>
    <w:rsid w:val="00A75346"/>
    <w:rsid w:val="00A755C3"/>
    <w:rsid w:val="00A75625"/>
    <w:rsid w:val="00A758FB"/>
    <w:rsid w:val="00A75AB7"/>
    <w:rsid w:val="00A75C68"/>
    <w:rsid w:val="00A75F25"/>
    <w:rsid w:val="00A76484"/>
    <w:rsid w:val="00A76920"/>
    <w:rsid w:val="00A775A2"/>
    <w:rsid w:val="00A778B8"/>
    <w:rsid w:val="00A778D5"/>
    <w:rsid w:val="00A779C2"/>
    <w:rsid w:val="00A77BB0"/>
    <w:rsid w:val="00A77C6C"/>
    <w:rsid w:val="00A77CA9"/>
    <w:rsid w:val="00A77F3D"/>
    <w:rsid w:val="00A7CFE9"/>
    <w:rsid w:val="00A8011A"/>
    <w:rsid w:val="00A80552"/>
    <w:rsid w:val="00A808E0"/>
    <w:rsid w:val="00A80DE4"/>
    <w:rsid w:val="00A80FDE"/>
    <w:rsid w:val="00A8186F"/>
    <w:rsid w:val="00A81936"/>
    <w:rsid w:val="00A81B0A"/>
    <w:rsid w:val="00A81E41"/>
    <w:rsid w:val="00A81F1D"/>
    <w:rsid w:val="00A8209F"/>
    <w:rsid w:val="00A821B5"/>
    <w:rsid w:val="00A822D2"/>
    <w:rsid w:val="00A82394"/>
    <w:rsid w:val="00A82C1D"/>
    <w:rsid w:val="00A82E60"/>
    <w:rsid w:val="00A83646"/>
    <w:rsid w:val="00A83825"/>
    <w:rsid w:val="00A83CC1"/>
    <w:rsid w:val="00A8405F"/>
    <w:rsid w:val="00A8408A"/>
    <w:rsid w:val="00A842B7"/>
    <w:rsid w:val="00A845EB"/>
    <w:rsid w:val="00A8488C"/>
    <w:rsid w:val="00A84956"/>
    <w:rsid w:val="00A84B80"/>
    <w:rsid w:val="00A85E9E"/>
    <w:rsid w:val="00A85FD2"/>
    <w:rsid w:val="00A86198"/>
    <w:rsid w:val="00A8624C"/>
    <w:rsid w:val="00A864D7"/>
    <w:rsid w:val="00A87554"/>
    <w:rsid w:val="00A879F3"/>
    <w:rsid w:val="00A87F6C"/>
    <w:rsid w:val="00A90719"/>
    <w:rsid w:val="00A90B5F"/>
    <w:rsid w:val="00A91386"/>
    <w:rsid w:val="00A91D23"/>
    <w:rsid w:val="00A9200E"/>
    <w:rsid w:val="00A92172"/>
    <w:rsid w:val="00A924B6"/>
    <w:rsid w:val="00A92B0D"/>
    <w:rsid w:val="00A92B1A"/>
    <w:rsid w:val="00A9310C"/>
    <w:rsid w:val="00A93421"/>
    <w:rsid w:val="00A9354B"/>
    <w:rsid w:val="00A938A6"/>
    <w:rsid w:val="00A93C82"/>
    <w:rsid w:val="00A93F20"/>
    <w:rsid w:val="00A94330"/>
    <w:rsid w:val="00A94853"/>
    <w:rsid w:val="00A94F2C"/>
    <w:rsid w:val="00A95A05"/>
    <w:rsid w:val="00A95FE3"/>
    <w:rsid w:val="00A96132"/>
    <w:rsid w:val="00A962D4"/>
    <w:rsid w:val="00A96304"/>
    <w:rsid w:val="00A965D3"/>
    <w:rsid w:val="00A9665B"/>
    <w:rsid w:val="00A9667C"/>
    <w:rsid w:val="00A9675A"/>
    <w:rsid w:val="00A96945"/>
    <w:rsid w:val="00A96A15"/>
    <w:rsid w:val="00A96B1D"/>
    <w:rsid w:val="00A971B8"/>
    <w:rsid w:val="00AA020E"/>
    <w:rsid w:val="00AA0EAD"/>
    <w:rsid w:val="00AA1403"/>
    <w:rsid w:val="00AA1602"/>
    <w:rsid w:val="00AA1619"/>
    <w:rsid w:val="00AA1FBE"/>
    <w:rsid w:val="00AA2041"/>
    <w:rsid w:val="00AA247A"/>
    <w:rsid w:val="00AA2D4D"/>
    <w:rsid w:val="00AA302F"/>
    <w:rsid w:val="00AA3220"/>
    <w:rsid w:val="00AA384A"/>
    <w:rsid w:val="00AA39B9"/>
    <w:rsid w:val="00AA3D33"/>
    <w:rsid w:val="00AA3D5D"/>
    <w:rsid w:val="00AA3F22"/>
    <w:rsid w:val="00AA4336"/>
    <w:rsid w:val="00AA48AA"/>
    <w:rsid w:val="00AA4AA0"/>
    <w:rsid w:val="00AA4BAA"/>
    <w:rsid w:val="00AA4D84"/>
    <w:rsid w:val="00AA4F1D"/>
    <w:rsid w:val="00AA537B"/>
    <w:rsid w:val="00AA573E"/>
    <w:rsid w:val="00AA57A7"/>
    <w:rsid w:val="00AA598C"/>
    <w:rsid w:val="00AA5AEE"/>
    <w:rsid w:val="00AA62CA"/>
    <w:rsid w:val="00AA6503"/>
    <w:rsid w:val="00AA6698"/>
    <w:rsid w:val="00AA6E1E"/>
    <w:rsid w:val="00AA71C5"/>
    <w:rsid w:val="00AA73B6"/>
    <w:rsid w:val="00AA75FF"/>
    <w:rsid w:val="00AA78FA"/>
    <w:rsid w:val="00AA7A52"/>
    <w:rsid w:val="00AB0406"/>
    <w:rsid w:val="00AB06B4"/>
    <w:rsid w:val="00AB0811"/>
    <w:rsid w:val="00AB0B8E"/>
    <w:rsid w:val="00AB0E40"/>
    <w:rsid w:val="00AB12D2"/>
    <w:rsid w:val="00AB16E6"/>
    <w:rsid w:val="00AB176C"/>
    <w:rsid w:val="00AB1F23"/>
    <w:rsid w:val="00AB230D"/>
    <w:rsid w:val="00AB2A6E"/>
    <w:rsid w:val="00AB2C53"/>
    <w:rsid w:val="00AB2D98"/>
    <w:rsid w:val="00AB3561"/>
    <w:rsid w:val="00AB387E"/>
    <w:rsid w:val="00AB414C"/>
    <w:rsid w:val="00AB435B"/>
    <w:rsid w:val="00AB4601"/>
    <w:rsid w:val="00AB48E8"/>
    <w:rsid w:val="00AB4AC1"/>
    <w:rsid w:val="00AB4B39"/>
    <w:rsid w:val="00AB4E9A"/>
    <w:rsid w:val="00AB547B"/>
    <w:rsid w:val="00AB6576"/>
    <w:rsid w:val="00AB6899"/>
    <w:rsid w:val="00AB6D6F"/>
    <w:rsid w:val="00AB7489"/>
    <w:rsid w:val="00AB7933"/>
    <w:rsid w:val="00AC0163"/>
    <w:rsid w:val="00AC03F3"/>
    <w:rsid w:val="00AC0651"/>
    <w:rsid w:val="00AC0804"/>
    <w:rsid w:val="00AC0958"/>
    <w:rsid w:val="00AC1A01"/>
    <w:rsid w:val="00AC1B2E"/>
    <w:rsid w:val="00AC1DDF"/>
    <w:rsid w:val="00AC2159"/>
    <w:rsid w:val="00AC22B8"/>
    <w:rsid w:val="00AC249B"/>
    <w:rsid w:val="00AC2C8E"/>
    <w:rsid w:val="00AC2D3E"/>
    <w:rsid w:val="00AC2F9B"/>
    <w:rsid w:val="00AC3157"/>
    <w:rsid w:val="00AC35F9"/>
    <w:rsid w:val="00AC37B8"/>
    <w:rsid w:val="00AC3A6F"/>
    <w:rsid w:val="00AC3B56"/>
    <w:rsid w:val="00AC3CB7"/>
    <w:rsid w:val="00AC3FB1"/>
    <w:rsid w:val="00AC4D49"/>
    <w:rsid w:val="00AC4F5D"/>
    <w:rsid w:val="00AC527D"/>
    <w:rsid w:val="00AC5510"/>
    <w:rsid w:val="00AC641B"/>
    <w:rsid w:val="00AC6491"/>
    <w:rsid w:val="00AC6C42"/>
    <w:rsid w:val="00AC7221"/>
    <w:rsid w:val="00AC7226"/>
    <w:rsid w:val="00AC737D"/>
    <w:rsid w:val="00AC743A"/>
    <w:rsid w:val="00AC7566"/>
    <w:rsid w:val="00AC7C0F"/>
    <w:rsid w:val="00AC7D1B"/>
    <w:rsid w:val="00AC7EB4"/>
    <w:rsid w:val="00AD1A8C"/>
    <w:rsid w:val="00AD1BFE"/>
    <w:rsid w:val="00AD1D12"/>
    <w:rsid w:val="00AD23BE"/>
    <w:rsid w:val="00AD25CE"/>
    <w:rsid w:val="00AD35FC"/>
    <w:rsid w:val="00AD3778"/>
    <w:rsid w:val="00AD3DD0"/>
    <w:rsid w:val="00AD41F8"/>
    <w:rsid w:val="00AD4680"/>
    <w:rsid w:val="00AD4A93"/>
    <w:rsid w:val="00AD55FA"/>
    <w:rsid w:val="00AD659C"/>
    <w:rsid w:val="00AD6651"/>
    <w:rsid w:val="00AD669D"/>
    <w:rsid w:val="00AD6934"/>
    <w:rsid w:val="00AD75E3"/>
    <w:rsid w:val="00AD7ADE"/>
    <w:rsid w:val="00AD7AE1"/>
    <w:rsid w:val="00AD7C65"/>
    <w:rsid w:val="00AE076F"/>
    <w:rsid w:val="00AE0959"/>
    <w:rsid w:val="00AE0E7D"/>
    <w:rsid w:val="00AE0EC1"/>
    <w:rsid w:val="00AE186C"/>
    <w:rsid w:val="00AE1F13"/>
    <w:rsid w:val="00AE1F57"/>
    <w:rsid w:val="00AE20AA"/>
    <w:rsid w:val="00AE20D5"/>
    <w:rsid w:val="00AE234B"/>
    <w:rsid w:val="00AE24D3"/>
    <w:rsid w:val="00AE2C0C"/>
    <w:rsid w:val="00AE2DF0"/>
    <w:rsid w:val="00AE365A"/>
    <w:rsid w:val="00AE37E6"/>
    <w:rsid w:val="00AE3839"/>
    <w:rsid w:val="00AE3F06"/>
    <w:rsid w:val="00AE4857"/>
    <w:rsid w:val="00AE4A25"/>
    <w:rsid w:val="00AE4DB5"/>
    <w:rsid w:val="00AE4ED3"/>
    <w:rsid w:val="00AE4EFB"/>
    <w:rsid w:val="00AE59B0"/>
    <w:rsid w:val="00AE5A47"/>
    <w:rsid w:val="00AE5FA0"/>
    <w:rsid w:val="00AE6531"/>
    <w:rsid w:val="00AE6568"/>
    <w:rsid w:val="00AE6BB3"/>
    <w:rsid w:val="00AF025B"/>
    <w:rsid w:val="00AF0948"/>
    <w:rsid w:val="00AF0B11"/>
    <w:rsid w:val="00AF0BD4"/>
    <w:rsid w:val="00AF0EA5"/>
    <w:rsid w:val="00AF1060"/>
    <w:rsid w:val="00AF1293"/>
    <w:rsid w:val="00AF1310"/>
    <w:rsid w:val="00AF1693"/>
    <w:rsid w:val="00AF1A4A"/>
    <w:rsid w:val="00AF1B63"/>
    <w:rsid w:val="00AF1B88"/>
    <w:rsid w:val="00AF1C26"/>
    <w:rsid w:val="00AF210F"/>
    <w:rsid w:val="00AF2290"/>
    <w:rsid w:val="00AF22E4"/>
    <w:rsid w:val="00AF28BE"/>
    <w:rsid w:val="00AF2DE0"/>
    <w:rsid w:val="00AF3AA2"/>
    <w:rsid w:val="00AF3D6A"/>
    <w:rsid w:val="00AF40C1"/>
    <w:rsid w:val="00AF4247"/>
    <w:rsid w:val="00AF4271"/>
    <w:rsid w:val="00AF45EC"/>
    <w:rsid w:val="00AF49BC"/>
    <w:rsid w:val="00AF4BE0"/>
    <w:rsid w:val="00AF4C57"/>
    <w:rsid w:val="00AF4E08"/>
    <w:rsid w:val="00AF4EFA"/>
    <w:rsid w:val="00AF5121"/>
    <w:rsid w:val="00AF5283"/>
    <w:rsid w:val="00AF535D"/>
    <w:rsid w:val="00AF5EF8"/>
    <w:rsid w:val="00AF6056"/>
    <w:rsid w:val="00AF61A2"/>
    <w:rsid w:val="00AF6F4E"/>
    <w:rsid w:val="00AF7300"/>
    <w:rsid w:val="00AF76E9"/>
    <w:rsid w:val="00AF770D"/>
    <w:rsid w:val="00AF7915"/>
    <w:rsid w:val="00AF7A1E"/>
    <w:rsid w:val="00AF7A60"/>
    <w:rsid w:val="00B00663"/>
    <w:rsid w:val="00B00F36"/>
    <w:rsid w:val="00B00FAA"/>
    <w:rsid w:val="00B0111A"/>
    <w:rsid w:val="00B011D6"/>
    <w:rsid w:val="00B01A87"/>
    <w:rsid w:val="00B01BF6"/>
    <w:rsid w:val="00B01DC7"/>
    <w:rsid w:val="00B01F0E"/>
    <w:rsid w:val="00B021AD"/>
    <w:rsid w:val="00B02452"/>
    <w:rsid w:val="00B02759"/>
    <w:rsid w:val="00B027C3"/>
    <w:rsid w:val="00B028B2"/>
    <w:rsid w:val="00B02A6D"/>
    <w:rsid w:val="00B02D7E"/>
    <w:rsid w:val="00B031D0"/>
    <w:rsid w:val="00B032BE"/>
    <w:rsid w:val="00B03726"/>
    <w:rsid w:val="00B0383E"/>
    <w:rsid w:val="00B03976"/>
    <w:rsid w:val="00B03EA3"/>
    <w:rsid w:val="00B04521"/>
    <w:rsid w:val="00B04B68"/>
    <w:rsid w:val="00B04C92"/>
    <w:rsid w:val="00B0526E"/>
    <w:rsid w:val="00B053F7"/>
    <w:rsid w:val="00B05A08"/>
    <w:rsid w:val="00B05C82"/>
    <w:rsid w:val="00B05E67"/>
    <w:rsid w:val="00B0648F"/>
    <w:rsid w:val="00B06496"/>
    <w:rsid w:val="00B0686C"/>
    <w:rsid w:val="00B06D5A"/>
    <w:rsid w:val="00B0751E"/>
    <w:rsid w:val="00B07CF9"/>
    <w:rsid w:val="00B10004"/>
    <w:rsid w:val="00B10373"/>
    <w:rsid w:val="00B103DC"/>
    <w:rsid w:val="00B108B5"/>
    <w:rsid w:val="00B10E87"/>
    <w:rsid w:val="00B10ECF"/>
    <w:rsid w:val="00B1119C"/>
    <w:rsid w:val="00B11377"/>
    <w:rsid w:val="00B11388"/>
    <w:rsid w:val="00B117BD"/>
    <w:rsid w:val="00B119AA"/>
    <w:rsid w:val="00B119D6"/>
    <w:rsid w:val="00B1232F"/>
    <w:rsid w:val="00B12ACB"/>
    <w:rsid w:val="00B12B69"/>
    <w:rsid w:val="00B12BE8"/>
    <w:rsid w:val="00B12CD5"/>
    <w:rsid w:val="00B13104"/>
    <w:rsid w:val="00B1384F"/>
    <w:rsid w:val="00B144C0"/>
    <w:rsid w:val="00B14F05"/>
    <w:rsid w:val="00B15130"/>
    <w:rsid w:val="00B153EB"/>
    <w:rsid w:val="00B154CD"/>
    <w:rsid w:val="00B157AD"/>
    <w:rsid w:val="00B157EE"/>
    <w:rsid w:val="00B15907"/>
    <w:rsid w:val="00B15B4D"/>
    <w:rsid w:val="00B15D04"/>
    <w:rsid w:val="00B15E17"/>
    <w:rsid w:val="00B15F01"/>
    <w:rsid w:val="00B15F26"/>
    <w:rsid w:val="00B16728"/>
    <w:rsid w:val="00B167B7"/>
    <w:rsid w:val="00B16828"/>
    <w:rsid w:val="00B16CF9"/>
    <w:rsid w:val="00B16CFA"/>
    <w:rsid w:val="00B16EC8"/>
    <w:rsid w:val="00B16F11"/>
    <w:rsid w:val="00B1719D"/>
    <w:rsid w:val="00B172D6"/>
    <w:rsid w:val="00B17652"/>
    <w:rsid w:val="00B17749"/>
    <w:rsid w:val="00B177BD"/>
    <w:rsid w:val="00B201F4"/>
    <w:rsid w:val="00B202E0"/>
    <w:rsid w:val="00B2084E"/>
    <w:rsid w:val="00B2091C"/>
    <w:rsid w:val="00B20B47"/>
    <w:rsid w:val="00B20B4F"/>
    <w:rsid w:val="00B20C86"/>
    <w:rsid w:val="00B21199"/>
    <w:rsid w:val="00B21699"/>
    <w:rsid w:val="00B2193F"/>
    <w:rsid w:val="00B21AA1"/>
    <w:rsid w:val="00B221E8"/>
    <w:rsid w:val="00B223D9"/>
    <w:rsid w:val="00B22905"/>
    <w:rsid w:val="00B2290C"/>
    <w:rsid w:val="00B22FA7"/>
    <w:rsid w:val="00B2345C"/>
    <w:rsid w:val="00B2359C"/>
    <w:rsid w:val="00B236CF"/>
    <w:rsid w:val="00B239B9"/>
    <w:rsid w:val="00B23A48"/>
    <w:rsid w:val="00B23C0C"/>
    <w:rsid w:val="00B2402B"/>
    <w:rsid w:val="00B24CC5"/>
    <w:rsid w:val="00B2569E"/>
    <w:rsid w:val="00B25D99"/>
    <w:rsid w:val="00B25EE7"/>
    <w:rsid w:val="00B25F09"/>
    <w:rsid w:val="00B26018"/>
    <w:rsid w:val="00B2677A"/>
    <w:rsid w:val="00B26A74"/>
    <w:rsid w:val="00B26C08"/>
    <w:rsid w:val="00B26F87"/>
    <w:rsid w:val="00B2786B"/>
    <w:rsid w:val="00B27947"/>
    <w:rsid w:val="00B27D53"/>
    <w:rsid w:val="00B2FDEB"/>
    <w:rsid w:val="00B30B7A"/>
    <w:rsid w:val="00B30D94"/>
    <w:rsid w:val="00B30FC6"/>
    <w:rsid w:val="00B310F4"/>
    <w:rsid w:val="00B31650"/>
    <w:rsid w:val="00B31653"/>
    <w:rsid w:val="00B31D04"/>
    <w:rsid w:val="00B325E0"/>
    <w:rsid w:val="00B325F1"/>
    <w:rsid w:val="00B32752"/>
    <w:rsid w:val="00B32C1D"/>
    <w:rsid w:val="00B32C55"/>
    <w:rsid w:val="00B33426"/>
    <w:rsid w:val="00B34079"/>
    <w:rsid w:val="00B342D9"/>
    <w:rsid w:val="00B34391"/>
    <w:rsid w:val="00B34463"/>
    <w:rsid w:val="00B346BA"/>
    <w:rsid w:val="00B3470A"/>
    <w:rsid w:val="00B3471A"/>
    <w:rsid w:val="00B34720"/>
    <w:rsid w:val="00B34C65"/>
    <w:rsid w:val="00B351B3"/>
    <w:rsid w:val="00B35479"/>
    <w:rsid w:val="00B355E3"/>
    <w:rsid w:val="00B358D3"/>
    <w:rsid w:val="00B359C2"/>
    <w:rsid w:val="00B35D46"/>
    <w:rsid w:val="00B35E70"/>
    <w:rsid w:val="00B35F91"/>
    <w:rsid w:val="00B36142"/>
    <w:rsid w:val="00B366D9"/>
    <w:rsid w:val="00B367F4"/>
    <w:rsid w:val="00B36CE8"/>
    <w:rsid w:val="00B36DC7"/>
    <w:rsid w:val="00B37051"/>
    <w:rsid w:val="00B3742B"/>
    <w:rsid w:val="00B375D1"/>
    <w:rsid w:val="00B37823"/>
    <w:rsid w:val="00B37827"/>
    <w:rsid w:val="00B37EF1"/>
    <w:rsid w:val="00B4001C"/>
    <w:rsid w:val="00B401C1"/>
    <w:rsid w:val="00B4037B"/>
    <w:rsid w:val="00B40408"/>
    <w:rsid w:val="00B4055D"/>
    <w:rsid w:val="00B40FFE"/>
    <w:rsid w:val="00B414D9"/>
    <w:rsid w:val="00B41735"/>
    <w:rsid w:val="00B41A47"/>
    <w:rsid w:val="00B42246"/>
    <w:rsid w:val="00B42656"/>
    <w:rsid w:val="00B4320D"/>
    <w:rsid w:val="00B43D0D"/>
    <w:rsid w:val="00B440BF"/>
    <w:rsid w:val="00B44D22"/>
    <w:rsid w:val="00B45130"/>
    <w:rsid w:val="00B45161"/>
    <w:rsid w:val="00B4554E"/>
    <w:rsid w:val="00B45B05"/>
    <w:rsid w:val="00B4646C"/>
    <w:rsid w:val="00B467E2"/>
    <w:rsid w:val="00B469F9"/>
    <w:rsid w:val="00B474FA"/>
    <w:rsid w:val="00B4773F"/>
    <w:rsid w:val="00B47AB8"/>
    <w:rsid w:val="00B50232"/>
    <w:rsid w:val="00B502ED"/>
    <w:rsid w:val="00B503DB"/>
    <w:rsid w:val="00B507C4"/>
    <w:rsid w:val="00B507C5"/>
    <w:rsid w:val="00B50821"/>
    <w:rsid w:val="00B50F89"/>
    <w:rsid w:val="00B515FF"/>
    <w:rsid w:val="00B51751"/>
    <w:rsid w:val="00B517D6"/>
    <w:rsid w:val="00B5184A"/>
    <w:rsid w:val="00B51A16"/>
    <w:rsid w:val="00B51A30"/>
    <w:rsid w:val="00B51B4C"/>
    <w:rsid w:val="00B51D81"/>
    <w:rsid w:val="00B51F10"/>
    <w:rsid w:val="00B521B2"/>
    <w:rsid w:val="00B52621"/>
    <w:rsid w:val="00B5270C"/>
    <w:rsid w:val="00B52794"/>
    <w:rsid w:val="00B52ACE"/>
    <w:rsid w:val="00B5327E"/>
    <w:rsid w:val="00B536A2"/>
    <w:rsid w:val="00B5371C"/>
    <w:rsid w:val="00B5393E"/>
    <w:rsid w:val="00B53D9C"/>
    <w:rsid w:val="00B53E18"/>
    <w:rsid w:val="00B53F0A"/>
    <w:rsid w:val="00B54436"/>
    <w:rsid w:val="00B546C6"/>
    <w:rsid w:val="00B546F8"/>
    <w:rsid w:val="00B549AB"/>
    <w:rsid w:val="00B549DB"/>
    <w:rsid w:val="00B54E82"/>
    <w:rsid w:val="00B5530F"/>
    <w:rsid w:val="00B55B46"/>
    <w:rsid w:val="00B56073"/>
    <w:rsid w:val="00B56242"/>
    <w:rsid w:val="00B56804"/>
    <w:rsid w:val="00B56BE3"/>
    <w:rsid w:val="00B56CFE"/>
    <w:rsid w:val="00B56F03"/>
    <w:rsid w:val="00B56F0B"/>
    <w:rsid w:val="00B57446"/>
    <w:rsid w:val="00B57E4C"/>
    <w:rsid w:val="00B57E9C"/>
    <w:rsid w:val="00B60276"/>
    <w:rsid w:val="00B60907"/>
    <w:rsid w:val="00B60EA0"/>
    <w:rsid w:val="00B6112B"/>
    <w:rsid w:val="00B618F5"/>
    <w:rsid w:val="00B619E7"/>
    <w:rsid w:val="00B61AA5"/>
    <w:rsid w:val="00B6209D"/>
    <w:rsid w:val="00B623D4"/>
    <w:rsid w:val="00B62462"/>
    <w:rsid w:val="00B62679"/>
    <w:rsid w:val="00B62B4D"/>
    <w:rsid w:val="00B62C26"/>
    <w:rsid w:val="00B6321A"/>
    <w:rsid w:val="00B63454"/>
    <w:rsid w:val="00B63654"/>
    <w:rsid w:val="00B63964"/>
    <w:rsid w:val="00B63C6F"/>
    <w:rsid w:val="00B63F21"/>
    <w:rsid w:val="00B6443B"/>
    <w:rsid w:val="00B644FA"/>
    <w:rsid w:val="00B6586A"/>
    <w:rsid w:val="00B65D07"/>
    <w:rsid w:val="00B65D98"/>
    <w:rsid w:val="00B66000"/>
    <w:rsid w:val="00B66A0F"/>
    <w:rsid w:val="00B66BD6"/>
    <w:rsid w:val="00B66BFE"/>
    <w:rsid w:val="00B67142"/>
    <w:rsid w:val="00B67749"/>
    <w:rsid w:val="00B677C6"/>
    <w:rsid w:val="00B6792A"/>
    <w:rsid w:val="00B679CB"/>
    <w:rsid w:val="00B67B12"/>
    <w:rsid w:val="00B7018A"/>
    <w:rsid w:val="00B701AF"/>
    <w:rsid w:val="00B701CB"/>
    <w:rsid w:val="00B702CF"/>
    <w:rsid w:val="00B70567"/>
    <w:rsid w:val="00B707E4"/>
    <w:rsid w:val="00B7112E"/>
    <w:rsid w:val="00B7117E"/>
    <w:rsid w:val="00B71458"/>
    <w:rsid w:val="00B7175E"/>
    <w:rsid w:val="00B718FF"/>
    <w:rsid w:val="00B71AD0"/>
    <w:rsid w:val="00B71BBA"/>
    <w:rsid w:val="00B72203"/>
    <w:rsid w:val="00B72C8D"/>
    <w:rsid w:val="00B72F2E"/>
    <w:rsid w:val="00B739F3"/>
    <w:rsid w:val="00B73B98"/>
    <w:rsid w:val="00B73C3A"/>
    <w:rsid w:val="00B73C9F"/>
    <w:rsid w:val="00B747B2"/>
    <w:rsid w:val="00B74890"/>
    <w:rsid w:val="00B74FE9"/>
    <w:rsid w:val="00B75064"/>
    <w:rsid w:val="00B756B5"/>
    <w:rsid w:val="00B75E0F"/>
    <w:rsid w:val="00B76393"/>
    <w:rsid w:val="00B7661A"/>
    <w:rsid w:val="00B7666C"/>
    <w:rsid w:val="00B7678C"/>
    <w:rsid w:val="00B76951"/>
    <w:rsid w:val="00B76A4A"/>
    <w:rsid w:val="00B76F87"/>
    <w:rsid w:val="00B77E8E"/>
    <w:rsid w:val="00B803E0"/>
    <w:rsid w:val="00B8107D"/>
    <w:rsid w:val="00B8175C"/>
    <w:rsid w:val="00B81837"/>
    <w:rsid w:val="00B81A70"/>
    <w:rsid w:val="00B81A84"/>
    <w:rsid w:val="00B81CC2"/>
    <w:rsid w:val="00B81CE6"/>
    <w:rsid w:val="00B82A52"/>
    <w:rsid w:val="00B82A87"/>
    <w:rsid w:val="00B82D43"/>
    <w:rsid w:val="00B82FAF"/>
    <w:rsid w:val="00B83457"/>
    <w:rsid w:val="00B836E9"/>
    <w:rsid w:val="00B8381B"/>
    <w:rsid w:val="00B83893"/>
    <w:rsid w:val="00B83C83"/>
    <w:rsid w:val="00B8463A"/>
    <w:rsid w:val="00B848EB"/>
    <w:rsid w:val="00B84C31"/>
    <w:rsid w:val="00B853AD"/>
    <w:rsid w:val="00B85AA0"/>
    <w:rsid w:val="00B85B73"/>
    <w:rsid w:val="00B85F45"/>
    <w:rsid w:val="00B85FA9"/>
    <w:rsid w:val="00B86482"/>
    <w:rsid w:val="00B86CA3"/>
    <w:rsid w:val="00B86D67"/>
    <w:rsid w:val="00B86EAD"/>
    <w:rsid w:val="00B87689"/>
    <w:rsid w:val="00B87829"/>
    <w:rsid w:val="00B87946"/>
    <w:rsid w:val="00B87BED"/>
    <w:rsid w:val="00B90478"/>
    <w:rsid w:val="00B90912"/>
    <w:rsid w:val="00B90DE3"/>
    <w:rsid w:val="00B90E40"/>
    <w:rsid w:val="00B91042"/>
    <w:rsid w:val="00B92849"/>
    <w:rsid w:val="00B9350B"/>
    <w:rsid w:val="00B9370F"/>
    <w:rsid w:val="00B939C4"/>
    <w:rsid w:val="00B93CCD"/>
    <w:rsid w:val="00B9423E"/>
    <w:rsid w:val="00B94260"/>
    <w:rsid w:val="00B94708"/>
    <w:rsid w:val="00B94A0E"/>
    <w:rsid w:val="00B94F92"/>
    <w:rsid w:val="00B95542"/>
    <w:rsid w:val="00B9568B"/>
    <w:rsid w:val="00B9577F"/>
    <w:rsid w:val="00B95AB1"/>
    <w:rsid w:val="00B96A2C"/>
    <w:rsid w:val="00B96A62"/>
    <w:rsid w:val="00B96E70"/>
    <w:rsid w:val="00B97054"/>
    <w:rsid w:val="00B97222"/>
    <w:rsid w:val="00B9744A"/>
    <w:rsid w:val="00B976D9"/>
    <w:rsid w:val="00B97C31"/>
    <w:rsid w:val="00BA0133"/>
    <w:rsid w:val="00BA01C4"/>
    <w:rsid w:val="00BA01E8"/>
    <w:rsid w:val="00BA086D"/>
    <w:rsid w:val="00BA08FB"/>
    <w:rsid w:val="00BA0C52"/>
    <w:rsid w:val="00BA1011"/>
    <w:rsid w:val="00BA13A5"/>
    <w:rsid w:val="00BA13D3"/>
    <w:rsid w:val="00BA1607"/>
    <w:rsid w:val="00BA17ED"/>
    <w:rsid w:val="00BA1B4B"/>
    <w:rsid w:val="00BA1E2D"/>
    <w:rsid w:val="00BA22F8"/>
    <w:rsid w:val="00BA2641"/>
    <w:rsid w:val="00BA270B"/>
    <w:rsid w:val="00BA2BF9"/>
    <w:rsid w:val="00BA32CB"/>
    <w:rsid w:val="00BA3512"/>
    <w:rsid w:val="00BA3660"/>
    <w:rsid w:val="00BA3919"/>
    <w:rsid w:val="00BA3B0A"/>
    <w:rsid w:val="00BA4008"/>
    <w:rsid w:val="00BA448B"/>
    <w:rsid w:val="00BA4727"/>
    <w:rsid w:val="00BA4A5E"/>
    <w:rsid w:val="00BA4BA8"/>
    <w:rsid w:val="00BA4E90"/>
    <w:rsid w:val="00BA50D2"/>
    <w:rsid w:val="00BA53D6"/>
    <w:rsid w:val="00BA550A"/>
    <w:rsid w:val="00BA559B"/>
    <w:rsid w:val="00BA55E1"/>
    <w:rsid w:val="00BA59B1"/>
    <w:rsid w:val="00BA60AD"/>
    <w:rsid w:val="00BA6B64"/>
    <w:rsid w:val="00BA6BDF"/>
    <w:rsid w:val="00BA6DEA"/>
    <w:rsid w:val="00BA73F4"/>
    <w:rsid w:val="00BA7444"/>
    <w:rsid w:val="00BA7C71"/>
    <w:rsid w:val="00BA7DA3"/>
    <w:rsid w:val="00BB030E"/>
    <w:rsid w:val="00BB0486"/>
    <w:rsid w:val="00BB0992"/>
    <w:rsid w:val="00BB0A8B"/>
    <w:rsid w:val="00BB1244"/>
    <w:rsid w:val="00BB14EA"/>
    <w:rsid w:val="00BB1507"/>
    <w:rsid w:val="00BB1551"/>
    <w:rsid w:val="00BB17D1"/>
    <w:rsid w:val="00BB191D"/>
    <w:rsid w:val="00BB20C5"/>
    <w:rsid w:val="00BB2435"/>
    <w:rsid w:val="00BB2B28"/>
    <w:rsid w:val="00BB2BD6"/>
    <w:rsid w:val="00BB3083"/>
    <w:rsid w:val="00BB3A4D"/>
    <w:rsid w:val="00BB3AB2"/>
    <w:rsid w:val="00BB3B78"/>
    <w:rsid w:val="00BB3BF9"/>
    <w:rsid w:val="00BB3CD8"/>
    <w:rsid w:val="00BB3E1D"/>
    <w:rsid w:val="00BB47A5"/>
    <w:rsid w:val="00BB4D6A"/>
    <w:rsid w:val="00BB4DD8"/>
    <w:rsid w:val="00BB5470"/>
    <w:rsid w:val="00BB57B3"/>
    <w:rsid w:val="00BB5ADC"/>
    <w:rsid w:val="00BB5B82"/>
    <w:rsid w:val="00BB5BB5"/>
    <w:rsid w:val="00BB5E34"/>
    <w:rsid w:val="00BB61F1"/>
    <w:rsid w:val="00BB658F"/>
    <w:rsid w:val="00BB6848"/>
    <w:rsid w:val="00BB69FD"/>
    <w:rsid w:val="00BB6B85"/>
    <w:rsid w:val="00BB6D3A"/>
    <w:rsid w:val="00BB7114"/>
    <w:rsid w:val="00BC0001"/>
    <w:rsid w:val="00BC0004"/>
    <w:rsid w:val="00BC051E"/>
    <w:rsid w:val="00BC06F3"/>
    <w:rsid w:val="00BC0EC0"/>
    <w:rsid w:val="00BC110C"/>
    <w:rsid w:val="00BC2AE5"/>
    <w:rsid w:val="00BC2B37"/>
    <w:rsid w:val="00BC2C46"/>
    <w:rsid w:val="00BC2D2E"/>
    <w:rsid w:val="00BC2DB4"/>
    <w:rsid w:val="00BC338E"/>
    <w:rsid w:val="00BC362C"/>
    <w:rsid w:val="00BC39D8"/>
    <w:rsid w:val="00BC4158"/>
    <w:rsid w:val="00BC461B"/>
    <w:rsid w:val="00BC4C04"/>
    <w:rsid w:val="00BC53D2"/>
    <w:rsid w:val="00BC5FEA"/>
    <w:rsid w:val="00BC60FC"/>
    <w:rsid w:val="00BC6397"/>
    <w:rsid w:val="00BC68D9"/>
    <w:rsid w:val="00BC6E05"/>
    <w:rsid w:val="00BC725D"/>
    <w:rsid w:val="00BC7B4B"/>
    <w:rsid w:val="00BD01E6"/>
    <w:rsid w:val="00BD070F"/>
    <w:rsid w:val="00BD0FFE"/>
    <w:rsid w:val="00BD11C0"/>
    <w:rsid w:val="00BD142B"/>
    <w:rsid w:val="00BD1688"/>
    <w:rsid w:val="00BD17BC"/>
    <w:rsid w:val="00BD1877"/>
    <w:rsid w:val="00BD207D"/>
    <w:rsid w:val="00BD22FE"/>
    <w:rsid w:val="00BD24BE"/>
    <w:rsid w:val="00BD257D"/>
    <w:rsid w:val="00BD281C"/>
    <w:rsid w:val="00BD2C20"/>
    <w:rsid w:val="00BD2D86"/>
    <w:rsid w:val="00BD3211"/>
    <w:rsid w:val="00BD3B65"/>
    <w:rsid w:val="00BD4087"/>
    <w:rsid w:val="00BD4FF4"/>
    <w:rsid w:val="00BD5170"/>
    <w:rsid w:val="00BD52BA"/>
    <w:rsid w:val="00BD5C0F"/>
    <w:rsid w:val="00BD5E55"/>
    <w:rsid w:val="00BD5FF5"/>
    <w:rsid w:val="00BD60DA"/>
    <w:rsid w:val="00BD61BF"/>
    <w:rsid w:val="00BD6635"/>
    <w:rsid w:val="00BD6982"/>
    <w:rsid w:val="00BD70E5"/>
    <w:rsid w:val="00BD7179"/>
    <w:rsid w:val="00BD7223"/>
    <w:rsid w:val="00BD7738"/>
    <w:rsid w:val="00BE0136"/>
    <w:rsid w:val="00BE01BF"/>
    <w:rsid w:val="00BE0F4D"/>
    <w:rsid w:val="00BE197B"/>
    <w:rsid w:val="00BE1F49"/>
    <w:rsid w:val="00BE2459"/>
    <w:rsid w:val="00BE24F0"/>
    <w:rsid w:val="00BE2925"/>
    <w:rsid w:val="00BE29E3"/>
    <w:rsid w:val="00BE312E"/>
    <w:rsid w:val="00BE31B8"/>
    <w:rsid w:val="00BE3A1C"/>
    <w:rsid w:val="00BE3AE8"/>
    <w:rsid w:val="00BE3B10"/>
    <w:rsid w:val="00BE4315"/>
    <w:rsid w:val="00BE43EB"/>
    <w:rsid w:val="00BE4A67"/>
    <w:rsid w:val="00BE523B"/>
    <w:rsid w:val="00BE5281"/>
    <w:rsid w:val="00BE5A05"/>
    <w:rsid w:val="00BE693C"/>
    <w:rsid w:val="00BE6F89"/>
    <w:rsid w:val="00BE7253"/>
    <w:rsid w:val="00BE7A69"/>
    <w:rsid w:val="00BF04B3"/>
    <w:rsid w:val="00BF0576"/>
    <w:rsid w:val="00BF0597"/>
    <w:rsid w:val="00BF10D4"/>
    <w:rsid w:val="00BF1214"/>
    <w:rsid w:val="00BF14CB"/>
    <w:rsid w:val="00BF163C"/>
    <w:rsid w:val="00BF1A34"/>
    <w:rsid w:val="00BF1ACF"/>
    <w:rsid w:val="00BF1B53"/>
    <w:rsid w:val="00BF22E0"/>
    <w:rsid w:val="00BF2421"/>
    <w:rsid w:val="00BF261A"/>
    <w:rsid w:val="00BF30BA"/>
    <w:rsid w:val="00BF37AF"/>
    <w:rsid w:val="00BF3A80"/>
    <w:rsid w:val="00BF3CE2"/>
    <w:rsid w:val="00BF3D3B"/>
    <w:rsid w:val="00BF3DD5"/>
    <w:rsid w:val="00BF433E"/>
    <w:rsid w:val="00BF4471"/>
    <w:rsid w:val="00BF44D4"/>
    <w:rsid w:val="00BF4707"/>
    <w:rsid w:val="00BF49DE"/>
    <w:rsid w:val="00BF4FF3"/>
    <w:rsid w:val="00BF518E"/>
    <w:rsid w:val="00BF59B6"/>
    <w:rsid w:val="00BF59C0"/>
    <w:rsid w:val="00BF5B6A"/>
    <w:rsid w:val="00BF5DC1"/>
    <w:rsid w:val="00BF5E30"/>
    <w:rsid w:val="00BF6A6A"/>
    <w:rsid w:val="00BF6B80"/>
    <w:rsid w:val="00BF772B"/>
    <w:rsid w:val="00BF78DC"/>
    <w:rsid w:val="00BF7F96"/>
    <w:rsid w:val="00C00C05"/>
    <w:rsid w:val="00C010ED"/>
    <w:rsid w:val="00C012F3"/>
    <w:rsid w:val="00C01A17"/>
    <w:rsid w:val="00C01A4C"/>
    <w:rsid w:val="00C01D30"/>
    <w:rsid w:val="00C01E5D"/>
    <w:rsid w:val="00C020A5"/>
    <w:rsid w:val="00C02587"/>
    <w:rsid w:val="00C027F6"/>
    <w:rsid w:val="00C0295A"/>
    <w:rsid w:val="00C02E94"/>
    <w:rsid w:val="00C03125"/>
    <w:rsid w:val="00C03A00"/>
    <w:rsid w:val="00C03C60"/>
    <w:rsid w:val="00C03D39"/>
    <w:rsid w:val="00C03E7F"/>
    <w:rsid w:val="00C043B9"/>
    <w:rsid w:val="00C0456D"/>
    <w:rsid w:val="00C04A5F"/>
    <w:rsid w:val="00C04B33"/>
    <w:rsid w:val="00C04C0A"/>
    <w:rsid w:val="00C050EA"/>
    <w:rsid w:val="00C057C5"/>
    <w:rsid w:val="00C0589C"/>
    <w:rsid w:val="00C05BD0"/>
    <w:rsid w:val="00C05C95"/>
    <w:rsid w:val="00C06182"/>
    <w:rsid w:val="00C061C8"/>
    <w:rsid w:val="00C0698B"/>
    <w:rsid w:val="00C06B4F"/>
    <w:rsid w:val="00C06D26"/>
    <w:rsid w:val="00C06DC4"/>
    <w:rsid w:val="00C070F8"/>
    <w:rsid w:val="00C072E0"/>
    <w:rsid w:val="00C076F3"/>
    <w:rsid w:val="00C077B1"/>
    <w:rsid w:val="00C07CE5"/>
    <w:rsid w:val="00C07D60"/>
    <w:rsid w:val="00C1018E"/>
    <w:rsid w:val="00C10A61"/>
    <w:rsid w:val="00C10A7A"/>
    <w:rsid w:val="00C10CE0"/>
    <w:rsid w:val="00C10F17"/>
    <w:rsid w:val="00C11058"/>
    <w:rsid w:val="00C1140D"/>
    <w:rsid w:val="00C1158C"/>
    <w:rsid w:val="00C11898"/>
    <w:rsid w:val="00C11C50"/>
    <w:rsid w:val="00C11DC9"/>
    <w:rsid w:val="00C127B4"/>
    <w:rsid w:val="00C129F1"/>
    <w:rsid w:val="00C12B63"/>
    <w:rsid w:val="00C12BA9"/>
    <w:rsid w:val="00C12F12"/>
    <w:rsid w:val="00C13805"/>
    <w:rsid w:val="00C138A6"/>
    <w:rsid w:val="00C138DC"/>
    <w:rsid w:val="00C13AAE"/>
    <w:rsid w:val="00C143C2"/>
    <w:rsid w:val="00C14412"/>
    <w:rsid w:val="00C14920"/>
    <w:rsid w:val="00C153A7"/>
    <w:rsid w:val="00C153D4"/>
    <w:rsid w:val="00C154DC"/>
    <w:rsid w:val="00C15508"/>
    <w:rsid w:val="00C15D66"/>
    <w:rsid w:val="00C15E5F"/>
    <w:rsid w:val="00C1617D"/>
    <w:rsid w:val="00C16287"/>
    <w:rsid w:val="00C1652D"/>
    <w:rsid w:val="00C1672D"/>
    <w:rsid w:val="00C167E7"/>
    <w:rsid w:val="00C16877"/>
    <w:rsid w:val="00C168C7"/>
    <w:rsid w:val="00C16960"/>
    <w:rsid w:val="00C16BD9"/>
    <w:rsid w:val="00C1730D"/>
    <w:rsid w:val="00C174F3"/>
    <w:rsid w:val="00C17A51"/>
    <w:rsid w:val="00C17F64"/>
    <w:rsid w:val="00C2095F"/>
    <w:rsid w:val="00C209C8"/>
    <w:rsid w:val="00C20D65"/>
    <w:rsid w:val="00C20DCF"/>
    <w:rsid w:val="00C20E39"/>
    <w:rsid w:val="00C2108C"/>
    <w:rsid w:val="00C21151"/>
    <w:rsid w:val="00C2131C"/>
    <w:rsid w:val="00C218D2"/>
    <w:rsid w:val="00C219F8"/>
    <w:rsid w:val="00C21FCF"/>
    <w:rsid w:val="00C2201F"/>
    <w:rsid w:val="00C22764"/>
    <w:rsid w:val="00C23032"/>
    <w:rsid w:val="00C230FE"/>
    <w:rsid w:val="00C2383F"/>
    <w:rsid w:val="00C23841"/>
    <w:rsid w:val="00C2386A"/>
    <w:rsid w:val="00C23CC7"/>
    <w:rsid w:val="00C23DE8"/>
    <w:rsid w:val="00C2400C"/>
    <w:rsid w:val="00C244E3"/>
    <w:rsid w:val="00C24C2E"/>
    <w:rsid w:val="00C24DCE"/>
    <w:rsid w:val="00C2559E"/>
    <w:rsid w:val="00C258B3"/>
    <w:rsid w:val="00C25FFE"/>
    <w:rsid w:val="00C2624E"/>
    <w:rsid w:val="00C26359"/>
    <w:rsid w:val="00C2638B"/>
    <w:rsid w:val="00C268E9"/>
    <w:rsid w:val="00C279FD"/>
    <w:rsid w:val="00C30C6F"/>
    <w:rsid w:val="00C31370"/>
    <w:rsid w:val="00C31853"/>
    <w:rsid w:val="00C31BF2"/>
    <w:rsid w:val="00C31C4E"/>
    <w:rsid w:val="00C32450"/>
    <w:rsid w:val="00C32654"/>
    <w:rsid w:val="00C3288A"/>
    <w:rsid w:val="00C32C25"/>
    <w:rsid w:val="00C32E2F"/>
    <w:rsid w:val="00C339DE"/>
    <w:rsid w:val="00C340F9"/>
    <w:rsid w:val="00C34286"/>
    <w:rsid w:val="00C3466B"/>
    <w:rsid w:val="00C34A3B"/>
    <w:rsid w:val="00C34D43"/>
    <w:rsid w:val="00C355E9"/>
    <w:rsid w:val="00C355F9"/>
    <w:rsid w:val="00C35EB8"/>
    <w:rsid w:val="00C367BB"/>
    <w:rsid w:val="00C3703C"/>
    <w:rsid w:val="00C371A4"/>
    <w:rsid w:val="00C377B1"/>
    <w:rsid w:val="00C37805"/>
    <w:rsid w:val="00C37A15"/>
    <w:rsid w:val="00C37A37"/>
    <w:rsid w:val="00C37B33"/>
    <w:rsid w:val="00C37FDF"/>
    <w:rsid w:val="00C40D49"/>
    <w:rsid w:val="00C40D73"/>
    <w:rsid w:val="00C41C49"/>
    <w:rsid w:val="00C4253C"/>
    <w:rsid w:val="00C428F1"/>
    <w:rsid w:val="00C42CC3"/>
    <w:rsid w:val="00C42DAD"/>
    <w:rsid w:val="00C43122"/>
    <w:rsid w:val="00C431CC"/>
    <w:rsid w:val="00C438F9"/>
    <w:rsid w:val="00C43C57"/>
    <w:rsid w:val="00C43CC7"/>
    <w:rsid w:val="00C44197"/>
    <w:rsid w:val="00C44320"/>
    <w:rsid w:val="00C454AB"/>
    <w:rsid w:val="00C45500"/>
    <w:rsid w:val="00C4569B"/>
    <w:rsid w:val="00C458EB"/>
    <w:rsid w:val="00C45F6B"/>
    <w:rsid w:val="00C4604A"/>
    <w:rsid w:val="00C46082"/>
    <w:rsid w:val="00C46734"/>
    <w:rsid w:val="00C47A18"/>
    <w:rsid w:val="00C47B84"/>
    <w:rsid w:val="00C47B99"/>
    <w:rsid w:val="00C47E9C"/>
    <w:rsid w:val="00C505BC"/>
    <w:rsid w:val="00C50905"/>
    <w:rsid w:val="00C50AC9"/>
    <w:rsid w:val="00C50F35"/>
    <w:rsid w:val="00C511BF"/>
    <w:rsid w:val="00C5167B"/>
    <w:rsid w:val="00C51A23"/>
    <w:rsid w:val="00C51F79"/>
    <w:rsid w:val="00C5274E"/>
    <w:rsid w:val="00C52818"/>
    <w:rsid w:val="00C52F50"/>
    <w:rsid w:val="00C532CD"/>
    <w:rsid w:val="00C53776"/>
    <w:rsid w:val="00C53BDD"/>
    <w:rsid w:val="00C53FF9"/>
    <w:rsid w:val="00C54027"/>
    <w:rsid w:val="00C5408F"/>
    <w:rsid w:val="00C54269"/>
    <w:rsid w:val="00C54B76"/>
    <w:rsid w:val="00C54BA1"/>
    <w:rsid w:val="00C54BB6"/>
    <w:rsid w:val="00C54DFF"/>
    <w:rsid w:val="00C54F0F"/>
    <w:rsid w:val="00C5502E"/>
    <w:rsid w:val="00C555EF"/>
    <w:rsid w:val="00C5584A"/>
    <w:rsid w:val="00C55858"/>
    <w:rsid w:val="00C55D83"/>
    <w:rsid w:val="00C55D84"/>
    <w:rsid w:val="00C55E29"/>
    <w:rsid w:val="00C5613A"/>
    <w:rsid w:val="00C5739A"/>
    <w:rsid w:val="00C573F4"/>
    <w:rsid w:val="00C57A89"/>
    <w:rsid w:val="00C600E9"/>
    <w:rsid w:val="00C601CB"/>
    <w:rsid w:val="00C605AB"/>
    <w:rsid w:val="00C60D93"/>
    <w:rsid w:val="00C60E82"/>
    <w:rsid w:val="00C61040"/>
    <w:rsid w:val="00C615A6"/>
    <w:rsid w:val="00C61937"/>
    <w:rsid w:val="00C62350"/>
    <w:rsid w:val="00C62829"/>
    <w:rsid w:val="00C63199"/>
    <w:rsid w:val="00C631CA"/>
    <w:rsid w:val="00C632F8"/>
    <w:rsid w:val="00C6333F"/>
    <w:rsid w:val="00C63D0B"/>
    <w:rsid w:val="00C642D0"/>
    <w:rsid w:val="00C64603"/>
    <w:rsid w:val="00C64CD8"/>
    <w:rsid w:val="00C64F04"/>
    <w:rsid w:val="00C650AD"/>
    <w:rsid w:val="00C650DD"/>
    <w:rsid w:val="00C65864"/>
    <w:rsid w:val="00C6589E"/>
    <w:rsid w:val="00C65F2E"/>
    <w:rsid w:val="00C66447"/>
    <w:rsid w:val="00C66580"/>
    <w:rsid w:val="00C6669F"/>
    <w:rsid w:val="00C666F4"/>
    <w:rsid w:val="00C667B5"/>
    <w:rsid w:val="00C66900"/>
    <w:rsid w:val="00C66986"/>
    <w:rsid w:val="00C66ED4"/>
    <w:rsid w:val="00C67057"/>
    <w:rsid w:val="00C67428"/>
    <w:rsid w:val="00C67868"/>
    <w:rsid w:val="00C703FA"/>
    <w:rsid w:val="00C70835"/>
    <w:rsid w:val="00C712B6"/>
    <w:rsid w:val="00C7151B"/>
    <w:rsid w:val="00C71D2F"/>
    <w:rsid w:val="00C7275E"/>
    <w:rsid w:val="00C728FF"/>
    <w:rsid w:val="00C73414"/>
    <w:rsid w:val="00C74244"/>
    <w:rsid w:val="00C746A3"/>
    <w:rsid w:val="00C74E54"/>
    <w:rsid w:val="00C754C2"/>
    <w:rsid w:val="00C75725"/>
    <w:rsid w:val="00C7579B"/>
    <w:rsid w:val="00C758C8"/>
    <w:rsid w:val="00C759AE"/>
    <w:rsid w:val="00C759D9"/>
    <w:rsid w:val="00C75C07"/>
    <w:rsid w:val="00C762D1"/>
    <w:rsid w:val="00C7632F"/>
    <w:rsid w:val="00C76522"/>
    <w:rsid w:val="00C76CCB"/>
    <w:rsid w:val="00C76F63"/>
    <w:rsid w:val="00C77083"/>
    <w:rsid w:val="00C778F4"/>
    <w:rsid w:val="00C77DFE"/>
    <w:rsid w:val="00C80454"/>
    <w:rsid w:val="00C80576"/>
    <w:rsid w:val="00C80E81"/>
    <w:rsid w:val="00C80F86"/>
    <w:rsid w:val="00C8122C"/>
    <w:rsid w:val="00C812AC"/>
    <w:rsid w:val="00C81474"/>
    <w:rsid w:val="00C81758"/>
    <w:rsid w:val="00C81850"/>
    <w:rsid w:val="00C81882"/>
    <w:rsid w:val="00C81970"/>
    <w:rsid w:val="00C81EE8"/>
    <w:rsid w:val="00C82416"/>
    <w:rsid w:val="00C82978"/>
    <w:rsid w:val="00C8316A"/>
    <w:rsid w:val="00C83188"/>
    <w:rsid w:val="00C8333C"/>
    <w:rsid w:val="00C83D8D"/>
    <w:rsid w:val="00C83D98"/>
    <w:rsid w:val="00C84B84"/>
    <w:rsid w:val="00C85088"/>
    <w:rsid w:val="00C859A8"/>
    <w:rsid w:val="00C85F4F"/>
    <w:rsid w:val="00C8609D"/>
    <w:rsid w:val="00C861B2"/>
    <w:rsid w:val="00C8632D"/>
    <w:rsid w:val="00C8641A"/>
    <w:rsid w:val="00C865D3"/>
    <w:rsid w:val="00C86805"/>
    <w:rsid w:val="00C868D8"/>
    <w:rsid w:val="00C86C4C"/>
    <w:rsid w:val="00C86F36"/>
    <w:rsid w:val="00C8712B"/>
    <w:rsid w:val="00C8737E"/>
    <w:rsid w:val="00C90243"/>
    <w:rsid w:val="00C90612"/>
    <w:rsid w:val="00C9069F"/>
    <w:rsid w:val="00C906EE"/>
    <w:rsid w:val="00C90AA4"/>
    <w:rsid w:val="00C91424"/>
    <w:rsid w:val="00C91699"/>
    <w:rsid w:val="00C9174C"/>
    <w:rsid w:val="00C91DD3"/>
    <w:rsid w:val="00C92228"/>
    <w:rsid w:val="00C9268D"/>
    <w:rsid w:val="00C928E8"/>
    <w:rsid w:val="00C92904"/>
    <w:rsid w:val="00C9290D"/>
    <w:rsid w:val="00C93413"/>
    <w:rsid w:val="00C934A7"/>
    <w:rsid w:val="00C935BE"/>
    <w:rsid w:val="00C935E9"/>
    <w:rsid w:val="00C93956"/>
    <w:rsid w:val="00C93D4C"/>
    <w:rsid w:val="00C93DEB"/>
    <w:rsid w:val="00C93F65"/>
    <w:rsid w:val="00C9402B"/>
    <w:rsid w:val="00C94378"/>
    <w:rsid w:val="00C948FF"/>
    <w:rsid w:val="00C9499A"/>
    <w:rsid w:val="00C94A2C"/>
    <w:rsid w:val="00C958D5"/>
    <w:rsid w:val="00C95A22"/>
    <w:rsid w:val="00C95D96"/>
    <w:rsid w:val="00C965B2"/>
    <w:rsid w:val="00C965B3"/>
    <w:rsid w:val="00C968D8"/>
    <w:rsid w:val="00C97202"/>
    <w:rsid w:val="00CA00C5"/>
    <w:rsid w:val="00CA0618"/>
    <w:rsid w:val="00CA0AC3"/>
    <w:rsid w:val="00CA1189"/>
    <w:rsid w:val="00CA1DEB"/>
    <w:rsid w:val="00CA2390"/>
    <w:rsid w:val="00CA2742"/>
    <w:rsid w:val="00CA28E2"/>
    <w:rsid w:val="00CA28FF"/>
    <w:rsid w:val="00CA389E"/>
    <w:rsid w:val="00CA3C4B"/>
    <w:rsid w:val="00CA3FA8"/>
    <w:rsid w:val="00CA40B8"/>
    <w:rsid w:val="00CA40E2"/>
    <w:rsid w:val="00CA4202"/>
    <w:rsid w:val="00CA4494"/>
    <w:rsid w:val="00CA4AB5"/>
    <w:rsid w:val="00CA4DBD"/>
    <w:rsid w:val="00CA53F8"/>
    <w:rsid w:val="00CA5494"/>
    <w:rsid w:val="00CA5A94"/>
    <w:rsid w:val="00CA6114"/>
    <w:rsid w:val="00CA63A3"/>
    <w:rsid w:val="00CA645C"/>
    <w:rsid w:val="00CA6682"/>
    <w:rsid w:val="00CA67A8"/>
    <w:rsid w:val="00CA6940"/>
    <w:rsid w:val="00CA6C1E"/>
    <w:rsid w:val="00CA6C5F"/>
    <w:rsid w:val="00CA76BC"/>
    <w:rsid w:val="00CA77B1"/>
    <w:rsid w:val="00CA78A1"/>
    <w:rsid w:val="00CA790E"/>
    <w:rsid w:val="00CA7F14"/>
    <w:rsid w:val="00CB01D9"/>
    <w:rsid w:val="00CB02DE"/>
    <w:rsid w:val="00CB08D4"/>
    <w:rsid w:val="00CB0C1C"/>
    <w:rsid w:val="00CB0C4C"/>
    <w:rsid w:val="00CB108E"/>
    <w:rsid w:val="00CB1122"/>
    <w:rsid w:val="00CB12FF"/>
    <w:rsid w:val="00CB146E"/>
    <w:rsid w:val="00CB1AAB"/>
    <w:rsid w:val="00CB24E7"/>
    <w:rsid w:val="00CB2936"/>
    <w:rsid w:val="00CB2E1D"/>
    <w:rsid w:val="00CB2EB3"/>
    <w:rsid w:val="00CB2FC2"/>
    <w:rsid w:val="00CB3704"/>
    <w:rsid w:val="00CB3893"/>
    <w:rsid w:val="00CB3AFC"/>
    <w:rsid w:val="00CB3B3E"/>
    <w:rsid w:val="00CB3D64"/>
    <w:rsid w:val="00CB427B"/>
    <w:rsid w:val="00CB4B7F"/>
    <w:rsid w:val="00CB4E38"/>
    <w:rsid w:val="00CB4EE9"/>
    <w:rsid w:val="00CB4F89"/>
    <w:rsid w:val="00CB4FA8"/>
    <w:rsid w:val="00CB519A"/>
    <w:rsid w:val="00CB5B60"/>
    <w:rsid w:val="00CB5D79"/>
    <w:rsid w:val="00CB600F"/>
    <w:rsid w:val="00CB6244"/>
    <w:rsid w:val="00CB69E3"/>
    <w:rsid w:val="00CB6CD7"/>
    <w:rsid w:val="00CB76CC"/>
    <w:rsid w:val="00CB7A54"/>
    <w:rsid w:val="00CB7DBA"/>
    <w:rsid w:val="00CB7DC7"/>
    <w:rsid w:val="00CB7F56"/>
    <w:rsid w:val="00CB7F6D"/>
    <w:rsid w:val="00CC04C6"/>
    <w:rsid w:val="00CC0540"/>
    <w:rsid w:val="00CC0DD7"/>
    <w:rsid w:val="00CC0EEC"/>
    <w:rsid w:val="00CC107B"/>
    <w:rsid w:val="00CC175C"/>
    <w:rsid w:val="00CC1CCC"/>
    <w:rsid w:val="00CC1D0F"/>
    <w:rsid w:val="00CC1D73"/>
    <w:rsid w:val="00CC1ED5"/>
    <w:rsid w:val="00CC269F"/>
    <w:rsid w:val="00CC28A3"/>
    <w:rsid w:val="00CC28CF"/>
    <w:rsid w:val="00CC2B7F"/>
    <w:rsid w:val="00CC323F"/>
    <w:rsid w:val="00CC3353"/>
    <w:rsid w:val="00CC34A5"/>
    <w:rsid w:val="00CC386D"/>
    <w:rsid w:val="00CC3CD5"/>
    <w:rsid w:val="00CC415D"/>
    <w:rsid w:val="00CC4843"/>
    <w:rsid w:val="00CC4AC9"/>
    <w:rsid w:val="00CC4F99"/>
    <w:rsid w:val="00CC568C"/>
    <w:rsid w:val="00CC579C"/>
    <w:rsid w:val="00CC59D0"/>
    <w:rsid w:val="00CC5BFE"/>
    <w:rsid w:val="00CC5E51"/>
    <w:rsid w:val="00CC621A"/>
    <w:rsid w:val="00CC6E89"/>
    <w:rsid w:val="00CC6F3A"/>
    <w:rsid w:val="00CC6FD8"/>
    <w:rsid w:val="00CC77CD"/>
    <w:rsid w:val="00CC7AC5"/>
    <w:rsid w:val="00CC7B1C"/>
    <w:rsid w:val="00CD03BD"/>
    <w:rsid w:val="00CD049B"/>
    <w:rsid w:val="00CD0AAA"/>
    <w:rsid w:val="00CD1244"/>
    <w:rsid w:val="00CD13B1"/>
    <w:rsid w:val="00CD14DD"/>
    <w:rsid w:val="00CD1915"/>
    <w:rsid w:val="00CD1A58"/>
    <w:rsid w:val="00CD1DBA"/>
    <w:rsid w:val="00CD1EB5"/>
    <w:rsid w:val="00CD210E"/>
    <w:rsid w:val="00CD2633"/>
    <w:rsid w:val="00CD28CA"/>
    <w:rsid w:val="00CD2916"/>
    <w:rsid w:val="00CD2A00"/>
    <w:rsid w:val="00CD2AE4"/>
    <w:rsid w:val="00CD2BF3"/>
    <w:rsid w:val="00CD2CDF"/>
    <w:rsid w:val="00CD3040"/>
    <w:rsid w:val="00CD35D8"/>
    <w:rsid w:val="00CD3659"/>
    <w:rsid w:val="00CD3735"/>
    <w:rsid w:val="00CD3BD4"/>
    <w:rsid w:val="00CD3D67"/>
    <w:rsid w:val="00CD3E15"/>
    <w:rsid w:val="00CD411E"/>
    <w:rsid w:val="00CD4488"/>
    <w:rsid w:val="00CD44A1"/>
    <w:rsid w:val="00CD4973"/>
    <w:rsid w:val="00CD4A0D"/>
    <w:rsid w:val="00CD4E2E"/>
    <w:rsid w:val="00CD593A"/>
    <w:rsid w:val="00CD6492"/>
    <w:rsid w:val="00CD76F0"/>
    <w:rsid w:val="00CD7711"/>
    <w:rsid w:val="00CD7C43"/>
    <w:rsid w:val="00CD7D42"/>
    <w:rsid w:val="00CD7E4A"/>
    <w:rsid w:val="00CD7F55"/>
    <w:rsid w:val="00CE0451"/>
    <w:rsid w:val="00CE06CE"/>
    <w:rsid w:val="00CE06E6"/>
    <w:rsid w:val="00CE07E5"/>
    <w:rsid w:val="00CE07E7"/>
    <w:rsid w:val="00CE0D4A"/>
    <w:rsid w:val="00CE0D56"/>
    <w:rsid w:val="00CE0F1C"/>
    <w:rsid w:val="00CE103C"/>
    <w:rsid w:val="00CE111C"/>
    <w:rsid w:val="00CE15BA"/>
    <w:rsid w:val="00CE198B"/>
    <w:rsid w:val="00CE24FB"/>
    <w:rsid w:val="00CE2C60"/>
    <w:rsid w:val="00CE31C7"/>
    <w:rsid w:val="00CE3DB5"/>
    <w:rsid w:val="00CE42C7"/>
    <w:rsid w:val="00CE481C"/>
    <w:rsid w:val="00CE4980"/>
    <w:rsid w:val="00CE5486"/>
    <w:rsid w:val="00CE5BCC"/>
    <w:rsid w:val="00CE64F6"/>
    <w:rsid w:val="00CE6735"/>
    <w:rsid w:val="00CE6A9B"/>
    <w:rsid w:val="00CE72DA"/>
    <w:rsid w:val="00CE7A4C"/>
    <w:rsid w:val="00CE7A79"/>
    <w:rsid w:val="00CE7CD2"/>
    <w:rsid w:val="00CE7E91"/>
    <w:rsid w:val="00CE7F59"/>
    <w:rsid w:val="00CED2EF"/>
    <w:rsid w:val="00CF00A3"/>
    <w:rsid w:val="00CF04F1"/>
    <w:rsid w:val="00CF0B1F"/>
    <w:rsid w:val="00CF0D06"/>
    <w:rsid w:val="00CF16E6"/>
    <w:rsid w:val="00CF1AF3"/>
    <w:rsid w:val="00CF1D05"/>
    <w:rsid w:val="00CF1EC7"/>
    <w:rsid w:val="00CF20E5"/>
    <w:rsid w:val="00CF2D99"/>
    <w:rsid w:val="00CF3147"/>
    <w:rsid w:val="00CF341A"/>
    <w:rsid w:val="00CF3472"/>
    <w:rsid w:val="00CF3487"/>
    <w:rsid w:val="00CF350C"/>
    <w:rsid w:val="00CF4182"/>
    <w:rsid w:val="00CF443C"/>
    <w:rsid w:val="00CF4721"/>
    <w:rsid w:val="00CF48F2"/>
    <w:rsid w:val="00CF4980"/>
    <w:rsid w:val="00CF4A4E"/>
    <w:rsid w:val="00CF54AF"/>
    <w:rsid w:val="00CF58CB"/>
    <w:rsid w:val="00CF5999"/>
    <w:rsid w:val="00CF59A4"/>
    <w:rsid w:val="00CF5E6A"/>
    <w:rsid w:val="00CF5F65"/>
    <w:rsid w:val="00CF6B38"/>
    <w:rsid w:val="00CF6D4F"/>
    <w:rsid w:val="00CF751D"/>
    <w:rsid w:val="00CF7B9F"/>
    <w:rsid w:val="00D00375"/>
    <w:rsid w:val="00D006BA"/>
    <w:rsid w:val="00D00F45"/>
    <w:rsid w:val="00D01BDD"/>
    <w:rsid w:val="00D021CD"/>
    <w:rsid w:val="00D029F2"/>
    <w:rsid w:val="00D02B7E"/>
    <w:rsid w:val="00D02D85"/>
    <w:rsid w:val="00D02EA7"/>
    <w:rsid w:val="00D0376C"/>
    <w:rsid w:val="00D03951"/>
    <w:rsid w:val="00D03F65"/>
    <w:rsid w:val="00D04207"/>
    <w:rsid w:val="00D04258"/>
    <w:rsid w:val="00D04514"/>
    <w:rsid w:val="00D046D4"/>
    <w:rsid w:val="00D0474F"/>
    <w:rsid w:val="00D0479D"/>
    <w:rsid w:val="00D04943"/>
    <w:rsid w:val="00D05041"/>
    <w:rsid w:val="00D050D4"/>
    <w:rsid w:val="00D0567A"/>
    <w:rsid w:val="00D05E76"/>
    <w:rsid w:val="00D06259"/>
    <w:rsid w:val="00D06667"/>
    <w:rsid w:val="00D0692E"/>
    <w:rsid w:val="00D0696D"/>
    <w:rsid w:val="00D06A97"/>
    <w:rsid w:val="00D06FEC"/>
    <w:rsid w:val="00D0766E"/>
    <w:rsid w:val="00D079AD"/>
    <w:rsid w:val="00D07E87"/>
    <w:rsid w:val="00D1011D"/>
    <w:rsid w:val="00D1027E"/>
    <w:rsid w:val="00D10616"/>
    <w:rsid w:val="00D106A4"/>
    <w:rsid w:val="00D108A8"/>
    <w:rsid w:val="00D10F31"/>
    <w:rsid w:val="00D10F8A"/>
    <w:rsid w:val="00D116A9"/>
    <w:rsid w:val="00D11B8F"/>
    <w:rsid w:val="00D11CFE"/>
    <w:rsid w:val="00D11FD0"/>
    <w:rsid w:val="00D1224B"/>
    <w:rsid w:val="00D12607"/>
    <w:rsid w:val="00D12A32"/>
    <w:rsid w:val="00D12B86"/>
    <w:rsid w:val="00D13405"/>
    <w:rsid w:val="00D13556"/>
    <w:rsid w:val="00D1385F"/>
    <w:rsid w:val="00D138A5"/>
    <w:rsid w:val="00D13A57"/>
    <w:rsid w:val="00D1427F"/>
    <w:rsid w:val="00D148E7"/>
    <w:rsid w:val="00D14E1E"/>
    <w:rsid w:val="00D14FE7"/>
    <w:rsid w:val="00D1525C"/>
    <w:rsid w:val="00D1542A"/>
    <w:rsid w:val="00D15D7B"/>
    <w:rsid w:val="00D15E52"/>
    <w:rsid w:val="00D160C8"/>
    <w:rsid w:val="00D16AFD"/>
    <w:rsid w:val="00D16CAA"/>
    <w:rsid w:val="00D16CB1"/>
    <w:rsid w:val="00D17196"/>
    <w:rsid w:val="00D175C9"/>
    <w:rsid w:val="00D176C3"/>
    <w:rsid w:val="00D1799F"/>
    <w:rsid w:val="00D17C63"/>
    <w:rsid w:val="00D17E9F"/>
    <w:rsid w:val="00D206DB"/>
    <w:rsid w:val="00D209D1"/>
    <w:rsid w:val="00D20B7D"/>
    <w:rsid w:val="00D20C37"/>
    <w:rsid w:val="00D212A1"/>
    <w:rsid w:val="00D217B4"/>
    <w:rsid w:val="00D21D76"/>
    <w:rsid w:val="00D22D9D"/>
    <w:rsid w:val="00D230F3"/>
    <w:rsid w:val="00D23268"/>
    <w:rsid w:val="00D2343F"/>
    <w:rsid w:val="00D238FF"/>
    <w:rsid w:val="00D23CF7"/>
    <w:rsid w:val="00D244F6"/>
    <w:rsid w:val="00D24B9A"/>
    <w:rsid w:val="00D24BD1"/>
    <w:rsid w:val="00D24C92"/>
    <w:rsid w:val="00D24DB4"/>
    <w:rsid w:val="00D24E6E"/>
    <w:rsid w:val="00D24FCF"/>
    <w:rsid w:val="00D25029"/>
    <w:rsid w:val="00D2506B"/>
    <w:rsid w:val="00D250E4"/>
    <w:rsid w:val="00D25789"/>
    <w:rsid w:val="00D25B8E"/>
    <w:rsid w:val="00D2623C"/>
    <w:rsid w:val="00D26DE4"/>
    <w:rsid w:val="00D27600"/>
    <w:rsid w:val="00D27864"/>
    <w:rsid w:val="00D2791E"/>
    <w:rsid w:val="00D279D0"/>
    <w:rsid w:val="00D27BBF"/>
    <w:rsid w:val="00D27EBE"/>
    <w:rsid w:val="00D27F90"/>
    <w:rsid w:val="00D30197"/>
    <w:rsid w:val="00D301F3"/>
    <w:rsid w:val="00D30854"/>
    <w:rsid w:val="00D30CE5"/>
    <w:rsid w:val="00D30D98"/>
    <w:rsid w:val="00D310FC"/>
    <w:rsid w:val="00D314A1"/>
    <w:rsid w:val="00D314A6"/>
    <w:rsid w:val="00D31EF8"/>
    <w:rsid w:val="00D31F45"/>
    <w:rsid w:val="00D32F02"/>
    <w:rsid w:val="00D32FEE"/>
    <w:rsid w:val="00D33712"/>
    <w:rsid w:val="00D33BCD"/>
    <w:rsid w:val="00D33DE7"/>
    <w:rsid w:val="00D33E61"/>
    <w:rsid w:val="00D33E8A"/>
    <w:rsid w:val="00D34D70"/>
    <w:rsid w:val="00D350ED"/>
    <w:rsid w:val="00D351C1"/>
    <w:rsid w:val="00D3575D"/>
    <w:rsid w:val="00D3598A"/>
    <w:rsid w:val="00D35DA0"/>
    <w:rsid w:val="00D35EE4"/>
    <w:rsid w:val="00D3614E"/>
    <w:rsid w:val="00D3637E"/>
    <w:rsid w:val="00D36494"/>
    <w:rsid w:val="00D3649B"/>
    <w:rsid w:val="00D365C5"/>
    <w:rsid w:val="00D3686E"/>
    <w:rsid w:val="00D36A60"/>
    <w:rsid w:val="00D370A8"/>
    <w:rsid w:val="00D37231"/>
    <w:rsid w:val="00D372E8"/>
    <w:rsid w:val="00D375ED"/>
    <w:rsid w:val="00D3763D"/>
    <w:rsid w:val="00D37659"/>
    <w:rsid w:val="00D37C75"/>
    <w:rsid w:val="00D40068"/>
    <w:rsid w:val="00D40087"/>
    <w:rsid w:val="00D4048A"/>
    <w:rsid w:val="00D40E5E"/>
    <w:rsid w:val="00D41E67"/>
    <w:rsid w:val="00D42184"/>
    <w:rsid w:val="00D4239A"/>
    <w:rsid w:val="00D42437"/>
    <w:rsid w:val="00D424FA"/>
    <w:rsid w:val="00D42790"/>
    <w:rsid w:val="00D42AAB"/>
    <w:rsid w:val="00D42DAF"/>
    <w:rsid w:val="00D43A3C"/>
    <w:rsid w:val="00D43C19"/>
    <w:rsid w:val="00D43EF7"/>
    <w:rsid w:val="00D440DC"/>
    <w:rsid w:val="00D444CF"/>
    <w:rsid w:val="00D45192"/>
    <w:rsid w:val="00D454CC"/>
    <w:rsid w:val="00D455ED"/>
    <w:rsid w:val="00D45619"/>
    <w:rsid w:val="00D4565D"/>
    <w:rsid w:val="00D457DB"/>
    <w:rsid w:val="00D45AE7"/>
    <w:rsid w:val="00D45F3F"/>
    <w:rsid w:val="00D46082"/>
    <w:rsid w:val="00D4645F"/>
    <w:rsid w:val="00D4658D"/>
    <w:rsid w:val="00D468CA"/>
    <w:rsid w:val="00D471F5"/>
    <w:rsid w:val="00D47FF6"/>
    <w:rsid w:val="00D4D288"/>
    <w:rsid w:val="00D50746"/>
    <w:rsid w:val="00D50835"/>
    <w:rsid w:val="00D511DE"/>
    <w:rsid w:val="00D51243"/>
    <w:rsid w:val="00D512B3"/>
    <w:rsid w:val="00D5143C"/>
    <w:rsid w:val="00D515A6"/>
    <w:rsid w:val="00D51C88"/>
    <w:rsid w:val="00D51F6D"/>
    <w:rsid w:val="00D52085"/>
    <w:rsid w:val="00D523B7"/>
    <w:rsid w:val="00D52707"/>
    <w:rsid w:val="00D52896"/>
    <w:rsid w:val="00D528CB"/>
    <w:rsid w:val="00D52C3F"/>
    <w:rsid w:val="00D52F8F"/>
    <w:rsid w:val="00D53140"/>
    <w:rsid w:val="00D531BB"/>
    <w:rsid w:val="00D5350C"/>
    <w:rsid w:val="00D53C84"/>
    <w:rsid w:val="00D5430C"/>
    <w:rsid w:val="00D54313"/>
    <w:rsid w:val="00D54991"/>
    <w:rsid w:val="00D54B85"/>
    <w:rsid w:val="00D54C9C"/>
    <w:rsid w:val="00D54DD8"/>
    <w:rsid w:val="00D5522A"/>
    <w:rsid w:val="00D55474"/>
    <w:rsid w:val="00D554FD"/>
    <w:rsid w:val="00D55852"/>
    <w:rsid w:val="00D55C18"/>
    <w:rsid w:val="00D55D32"/>
    <w:rsid w:val="00D56955"/>
    <w:rsid w:val="00D5709C"/>
    <w:rsid w:val="00D575C9"/>
    <w:rsid w:val="00D57B28"/>
    <w:rsid w:val="00D57F6F"/>
    <w:rsid w:val="00D609BD"/>
    <w:rsid w:val="00D60ECA"/>
    <w:rsid w:val="00D617F1"/>
    <w:rsid w:val="00D61901"/>
    <w:rsid w:val="00D630A8"/>
    <w:rsid w:val="00D632F1"/>
    <w:rsid w:val="00D6332D"/>
    <w:rsid w:val="00D634DD"/>
    <w:rsid w:val="00D63F10"/>
    <w:rsid w:val="00D64D04"/>
    <w:rsid w:val="00D64EEC"/>
    <w:rsid w:val="00D64F2A"/>
    <w:rsid w:val="00D64F71"/>
    <w:rsid w:val="00D65437"/>
    <w:rsid w:val="00D6564F"/>
    <w:rsid w:val="00D65AB7"/>
    <w:rsid w:val="00D65B3D"/>
    <w:rsid w:val="00D65F20"/>
    <w:rsid w:val="00D66253"/>
    <w:rsid w:val="00D667EE"/>
    <w:rsid w:val="00D67154"/>
    <w:rsid w:val="00D676F9"/>
    <w:rsid w:val="00D679B5"/>
    <w:rsid w:val="00D67CFC"/>
    <w:rsid w:val="00D67EC9"/>
    <w:rsid w:val="00D700C7"/>
    <w:rsid w:val="00D70421"/>
    <w:rsid w:val="00D70442"/>
    <w:rsid w:val="00D7044B"/>
    <w:rsid w:val="00D71935"/>
    <w:rsid w:val="00D71A43"/>
    <w:rsid w:val="00D71AE9"/>
    <w:rsid w:val="00D7216B"/>
    <w:rsid w:val="00D72386"/>
    <w:rsid w:val="00D735BB"/>
    <w:rsid w:val="00D73D53"/>
    <w:rsid w:val="00D73DD9"/>
    <w:rsid w:val="00D73E1B"/>
    <w:rsid w:val="00D7448E"/>
    <w:rsid w:val="00D74A30"/>
    <w:rsid w:val="00D74C74"/>
    <w:rsid w:val="00D74C8C"/>
    <w:rsid w:val="00D75123"/>
    <w:rsid w:val="00D7532F"/>
    <w:rsid w:val="00D75865"/>
    <w:rsid w:val="00D758F3"/>
    <w:rsid w:val="00D75A0B"/>
    <w:rsid w:val="00D75BE6"/>
    <w:rsid w:val="00D76174"/>
    <w:rsid w:val="00D76480"/>
    <w:rsid w:val="00D765DE"/>
    <w:rsid w:val="00D7685E"/>
    <w:rsid w:val="00D770BE"/>
    <w:rsid w:val="00D772C5"/>
    <w:rsid w:val="00D772E3"/>
    <w:rsid w:val="00D77599"/>
    <w:rsid w:val="00D77779"/>
    <w:rsid w:val="00D777E2"/>
    <w:rsid w:val="00D778B8"/>
    <w:rsid w:val="00D77BB4"/>
    <w:rsid w:val="00D806F3"/>
    <w:rsid w:val="00D80E76"/>
    <w:rsid w:val="00D81473"/>
    <w:rsid w:val="00D81ACA"/>
    <w:rsid w:val="00D81F0F"/>
    <w:rsid w:val="00D81FD9"/>
    <w:rsid w:val="00D82679"/>
    <w:rsid w:val="00D8362B"/>
    <w:rsid w:val="00D8381E"/>
    <w:rsid w:val="00D83B38"/>
    <w:rsid w:val="00D83CA5"/>
    <w:rsid w:val="00D83EE3"/>
    <w:rsid w:val="00D83F89"/>
    <w:rsid w:val="00D8404B"/>
    <w:rsid w:val="00D84500"/>
    <w:rsid w:val="00D847FF"/>
    <w:rsid w:val="00D84A59"/>
    <w:rsid w:val="00D84ADC"/>
    <w:rsid w:val="00D84BC3"/>
    <w:rsid w:val="00D85BCD"/>
    <w:rsid w:val="00D85CE9"/>
    <w:rsid w:val="00D8663C"/>
    <w:rsid w:val="00D86C0A"/>
    <w:rsid w:val="00D86FF8"/>
    <w:rsid w:val="00D873E3"/>
    <w:rsid w:val="00D875AA"/>
    <w:rsid w:val="00D87E18"/>
    <w:rsid w:val="00D87FC4"/>
    <w:rsid w:val="00D87FC6"/>
    <w:rsid w:val="00D904A0"/>
    <w:rsid w:val="00D90B2B"/>
    <w:rsid w:val="00D91312"/>
    <w:rsid w:val="00D9149A"/>
    <w:rsid w:val="00D91A7E"/>
    <w:rsid w:val="00D91CCF"/>
    <w:rsid w:val="00D91E14"/>
    <w:rsid w:val="00D91E7B"/>
    <w:rsid w:val="00D9236B"/>
    <w:rsid w:val="00D926EB"/>
    <w:rsid w:val="00D9275E"/>
    <w:rsid w:val="00D92769"/>
    <w:rsid w:val="00D929E8"/>
    <w:rsid w:val="00D92C71"/>
    <w:rsid w:val="00D93312"/>
    <w:rsid w:val="00D933DE"/>
    <w:rsid w:val="00D9353C"/>
    <w:rsid w:val="00D93A99"/>
    <w:rsid w:val="00D93D7B"/>
    <w:rsid w:val="00D94E16"/>
    <w:rsid w:val="00D95596"/>
    <w:rsid w:val="00D95617"/>
    <w:rsid w:val="00D95D27"/>
    <w:rsid w:val="00D95F9E"/>
    <w:rsid w:val="00D960CB"/>
    <w:rsid w:val="00D962A5"/>
    <w:rsid w:val="00D96803"/>
    <w:rsid w:val="00D96A48"/>
    <w:rsid w:val="00D96A4F"/>
    <w:rsid w:val="00D96C95"/>
    <w:rsid w:val="00DA0023"/>
    <w:rsid w:val="00DA002E"/>
    <w:rsid w:val="00DA087D"/>
    <w:rsid w:val="00DA09C4"/>
    <w:rsid w:val="00DA0E99"/>
    <w:rsid w:val="00DA14E9"/>
    <w:rsid w:val="00DA14F3"/>
    <w:rsid w:val="00DA179B"/>
    <w:rsid w:val="00DA2100"/>
    <w:rsid w:val="00DA2404"/>
    <w:rsid w:val="00DA2ECF"/>
    <w:rsid w:val="00DA2EFC"/>
    <w:rsid w:val="00DA345E"/>
    <w:rsid w:val="00DA365A"/>
    <w:rsid w:val="00DA3E95"/>
    <w:rsid w:val="00DA43E3"/>
    <w:rsid w:val="00DA47C4"/>
    <w:rsid w:val="00DA4B40"/>
    <w:rsid w:val="00DA542D"/>
    <w:rsid w:val="00DA55AB"/>
    <w:rsid w:val="00DA56A1"/>
    <w:rsid w:val="00DA5B47"/>
    <w:rsid w:val="00DA5CA0"/>
    <w:rsid w:val="00DA630F"/>
    <w:rsid w:val="00DA65BF"/>
    <w:rsid w:val="00DA65FF"/>
    <w:rsid w:val="00DA681E"/>
    <w:rsid w:val="00DA695B"/>
    <w:rsid w:val="00DA6DCF"/>
    <w:rsid w:val="00DA6FD0"/>
    <w:rsid w:val="00DA7709"/>
    <w:rsid w:val="00DA78AA"/>
    <w:rsid w:val="00DA7B57"/>
    <w:rsid w:val="00DB003B"/>
    <w:rsid w:val="00DB0C2A"/>
    <w:rsid w:val="00DB104F"/>
    <w:rsid w:val="00DB1474"/>
    <w:rsid w:val="00DB1CBB"/>
    <w:rsid w:val="00DB22B6"/>
    <w:rsid w:val="00DB3154"/>
    <w:rsid w:val="00DB3416"/>
    <w:rsid w:val="00DB388F"/>
    <w:rsid w:val="00DB3AC6"/>
    <w:rsid w:val="00DB3B83"/>
    <w:rsid w:val="00DB3BA3"/>
    <w:rsid w:val="00DB3F51"/>
    <w:rsid w:val="00DB4090"/>
    <w:rsid w:val="00DB4154"/>
    <w:rsid w:val="00DB4768"/>
    <w:rsid w:val="00DB47AF"/>
    <w:rsid w:val="00DB5456"/>
    <w:rsid w:val="00DB5A76"/>
    <w:rsid w:val="00DB6299"/>
    <w:rsid w:val="00DB658B"/>
    <w:rsid w:val="00DB65F1"/>
    <w:rsid w:val="00DB66DB"/>
    <w:rsid w:val="00DB6C3C"/>
    <w:rsid w:val="00DB7356"/>
    <w:rsid w:val="00DB73FF"/>
    <w:rsid w:val="00DB74F3"/>
    <w:rsid w:val="00DB75B9"/>
    <w:rsid w:val="00DB7695"/>
    <w:rsid w:val="00DB794C"/>
    <w:rsid w:val="00DB7C5D"/>
    <w:rsid w:val="00DC07C8"/>
    <w:rsid w:val="00DC091A"/>
    <w:rsid w:val="00DC0B0D"/>
    <w:rsid w:val="00DC0E16"/>
    <w:rsid w:val="00DC1636"/>
    <w:rsid w:val="00DC16D5"/>
    <w:rsid w:val="00DC1ABE"/>
    <w:rsid w:val="00DC1B51"/>
    <w:rsid w:val="00DC21E4"/>
    <w:rsid w:val="00DC2300"/>
    <w:rsid w:val="00DC3022"/>
    <w:rsid w:val="00DC3050"/>
    <w:rsid w:val="00DC3849"/>
    <w:rsid w:val="00DC38C0"/>
    <w:rsid w:val="00DC3A07"/>
    <w:rsid w:val="00DC3D34"/>
    <w:rsid w:val="00DC4464"/>
    <w:rsid w:val="00DC44A3"/>
    <w:rsid w:val="00DC47C7"/>
    <w:rsid w:val="00DC485B"/>
    <w:rsid w:val="00DC57E5"/>
    <w:rsid w:val="00DC5AAA"/>
    <w:rsid w:val="00DC5B5F"/>
    <w:rsid w:val="00DC5E1F"/>
    <w:rsid w:val="00DC6E56"/>
    <w:rsid w:val="00DC6E99"/>
    <w:rsid w:val="00DD0713"/>
    <w:rsid w:val="00DD0B27"/>
    <w:rsid w:val="00DD1144"/>
    <w:rsid w:val="00DD1193"/>
    <w:rsid w:val="00DD16E1"/>
    <w:rsid w:val="00DD1AB2"/>
    <w:rsid w:val="00DD1CA0"/>
    <w:rsid w:val="00DD1E8C"/>
    <w:rsid w:val="00DD2087"/>
    <w:rsid w:val="00DD218D"/>
    <w:rsid w:val="00DD229E"/>
    <w:rsid w:val="00DD22B1"/>
    <w:rsid w:val="00DD297A"/>
    <w:rsid w:val="00DD3044"/>
    <w:rsid w:val="00DD37C8"/>
    <w:rsid w:val="00DD37FE"/>
    <w:rsid w:val="00DD3A65"/>
    <w:rsid w:val="00DD4476"/>
    <w:rsid w:val="00DD4B78"/>
    <w:rsid w:val="00DD4C30"/>
    <w:rsid w:val="00DD4DAF"/>
    <w:rsid w:val="00DD5264"/>
    <w:rsid w:val="00DD5CC5"/>
    <w:rsid w:val="00DD5D75"/>
    <w:rsid w:val="00DD6362"/>
    <w:rsid w:val="00DD6889"/>
    <w:rsid w:val="00DD6B93"/>
    <w:rsid w:val="00DD7076"/>
    <w:rsid w:val="00DD764F"/>
    <w:rsid w:val="00DD7AD9"/>
    <w:rsid w:val="00DD7CB9"/>
    <w:rsid w:val="00DD7F2D"/>
    <w:rsid w:val="00DD7F87"/>
    <w:rsid w:val="00DE0227"/>
    <w:rsid w:val="00DE025A"/>
    <w:rsid w:val="00DE082A"/>
    <w:rsid w:val="00DE0A7E"/>
    <w:rsid w:val="00DE0C13"/>
    <w:rsid w:val="00DE19E7"/>
    <w:rsid w:val="00DE1A80"/>
    <w:rsid w:val="00DE20E1"/>
    <w:rsid w:val="00DE27CD"/>
    <w:rsid w:val="00DE2BDD"/>
    <w:rsid w:val="00DE2D38"/>
    <w:rsid w:val="00DE2DFB"/>
    <w:rsid w:val="00DE3EF3"/>
    <w:rsid w:val="00DE4CB6"/>
    <w:rsid w:val="00DE4FC4"/>
    <w:rsid w:val="00DE57B6"/>
    <w:rsid w:val="00DE5B44"/>
    <w:rsid w:val="00DE5C93"/>
    <w:rsid w:val="00DE5F55"/>
    <w:rsid w:val="00DE667C"/>
    <w:rsid w:val="00DE6716"/>
    <w:rsid w:val="00DE6BF3"/>
    <w:rsid w:val="00DE6C00"/>
    <w:rsid w:val="00DE757C"/>
    <w:rsid w:val="00DE783A"/>
    <w:rsid w:val="00DF04D9"/>
    <w:rsid w:val="00DF06D1"/>
    <w:rsid w:val="00DF0968"/>
    <w:rsid w:val="00DF1028"/>
    <w:rsid w:val="00DF1430"/>
    <w:rsid w:val="00DF1912"/>
    <w:rsid w:val="00DF26AC"/>
    <w:rsid w:val="00DF2763"/>
    <w:rsid w:val="00DF2CA7"/>
    <w:rsid w:val="00DF2E9F"/>
    <w:rsid w:val="00DF3028"/>
    <w:rsid w:val="00DF352B"/>
    <w:rsid w:val="00DF3D13"/>
    <w:rsid w:val="00DF3D53"/>
    <w:rsid w:val="00DF3F9A"/>
    <w:rsid w:val="00DF43A7"/>
    <w:rsid w:val="00DF4BFB"/>
    <w:rsid w:val="00DF4C87"/>
    <w:rsid w:val="00DF4CD1"/>
    <w:rsid w:val="00DF5105"/>
    <w:rsid w:val="00DF549B"/>
    <w:rsid w:val="00DF5950"/>
    <w:rsid w:val="00DF5A44"/>
    <w:rsid w:val="00DF5E16"/>
    <w:rsid w:val="00DF6704"/>
    <w:rsid w:val="00DF67E3"/>
    <w:rsid w:val="00DF6B7A"/>
    <w:rsid w:val="00DF6CD3"/>
    <w:rsid w:val="00DF71D4"/>
    <w:rsid w:val="00DF71FE"/>
    <w:rsid w:val="00DF769F"/>
    <w:rsid w:val="00DF7824"/>
    <w:rsid w:val="00DF7F9E"/>
    <w:rsid w:val="00E00187"/>
    <w:rsid w:val="00E002AB"/>
    <w:rsid w:val="00E00391"/>
    <w:rsid w:val="00E0067E"/>
    <w:rsid w:val="00E0081F"/>
    <w:rsid w:val="00E00879"/>
    <w:rsid w:val="00E00A25"/>
    <w:rsid w:val="00E00A40"/>
    <w:rsid w:val="00E00F6F"/>
    <w:rsid w:val="00E00FB7"/>
    <w:rsid w:val="00E01127"/>
    <w:rsid w:val="00E011AA"/>
    <w:rsid w:val="00E011E6"/>
    <w:rsid w:val="00E01580"/>
    <w:rsid w:val="00E01600"/>
    <w:rsid w:val="00E01D3A"/>
    <w:rsid w:val="00E01FB6"/>
    <w:rsid w:val="00E022E4"/>
    <w:rsid w:val="00E0306A"/>
    <w:rsid w:val="00E035AF"/>
    <w:rsid w:val="00E03969"/>
    <w:rsid w:val="00E03B6E"/>
    <w:rsid w:val="00E03ED7"/>
    <w:rsid w:val="00E04014"/>
    <w:rsid w:val="00E04176"/>
    <w:rsid w:val="00E041FB"/>
    <w:rsid w:val="00E043FF"/>
    <w:rsid w:val="00E0456E"/>
    <w:rsid w:val="00E051A6"/>
    <w:rsid w:val="00E05749"/>
    <w:rsid w:val="00E05855"/>
    <w:rsid w:val="00E05D0F"/>
    <w:rsid w:val="00E05E15"/>
    <w:rsid w:val="00E06335"/>
    <w:rsid w:val="00E06437"/>
    <w:rsid w:val="00E06562"/>
    <w:rsid w:val="00E068EF"/>
    <w:rsid w:val="00E06A02"/>
    <w:rsid w:val="00E06CA7"/>
    <w:rsid w:val="00E06D2C"/>
    <w:rsid w:val="00E0742F"/>
    <w:rsid w:val="00E0770B"/>
    <w:rsid w:val="00E10048"/>
    <w:rsid w:val="00E109A7"/>
    <w:rsid w:val="00E10AA4"/>
    <w:rsid w:val="00E10BF5"/>
    <w:rsid w:val="00E10ED3"/>
    <w:rsid w:val="00E1116A"/>
    <w:rsid w:val="00E11171"/>
    <w:rsid w:val="00E1128A"/>
    <w:rsid w:val="00E11739"/>
    <w:rsid w:val="00E11906"/>
    <w:rsid w:val="00E1192D"/>
    <w:rsid w:val="00E11A9C"/>
    <w:rsid w:val="00E11B07"/>
    <w:rsid w:val="00E11DFB"/>
    <w:rsid w:val="00E125ED"/>
    <w:rsid w:val="00E134C4"/>
    <w:rsid w:val="00E13789"/>
    <w:rsid w:val="00E13E93"/>
    <w:rsid w:val="00E13F27"/>
    <w:rsid w:val="00E1463D"/>
    <w:rsid w:val="00E146F9"/>
    <w:rsid w:val="00E14F3E"/>
    <w:rsid w:val="00E1507F"/>
    <w:rsid w:val="00E152FA"/>
    <w:rsid w:val="00E15CA6"/>
    <w:rsid w:val="00E15F78"/>
    <w:rsid w:val="00E16342"/>
    <w:rsid w:val="00E1692D"/>
    <w:rsid w:val="00E16B62"/>
    <w:rsid w:val="00E17134"/>
    <w:rsid w:val="00E1746E"/>
    <w:rsid w:val="00E17543"/>
    <w:rsid w:val="00E17765"/>
    <w:rsid w:val="00E179E6"/>
    <w:rsid w:val="00E17AA0"/>
    <w:rsid w:val="00E17C85"/>
    <w:rsid w:val="00E2010B"/>
    <w:rsid w:val="00E2096C"/>
    <w:rsid w:val="00E20E47"/>
    <w:rsid w:val="00E210F5"/>
    <w:rsid w:val="00E218B7"/>
    <w:rsid w:val="00E21BBD"/>
    <w:rsid w:val="00E21CB1"/>
    <w:rsid w:val="00E21FE9"/>
    <w:rsid w:val="00E222F4"/>
    <w:rsid w:val="00E22AF6"/>
    <w:rsid w:val="00E22C1F"/>
    <w:rsid w:val="00E23844"/>
    <w:rsid w:val="00E23855"/>
    <w:rsid w:val="00E23914"/>
    <w:rsid w:val="00E23AD8"/>
    <w:rsid w:val="00E23C4D"/>
    <w:rsid w:val="00E24251"/>
    <w:rsid w:val="00E247F5"/>
    <w:rsid w:val="00E24965"/>
    <w:rsid w:val="00E249E2"/>
    <w:rsid w:val="00E249F4"/>
    <w:rsid w:val="00E25853"/>
    <w:rsid w:val="00E25ADE"/>
    <w:rsid w:val="00E25D3B"/>
    <w:rsid w:val="00E2604C"/>
    <w:rsid w:val="00E262DD"/>
    <w:rsid w:val="00E2635F"/>
    <w:rsid w:val="00E2687C"/>
    <w:rsid w:val="00E268BC"/>
    <w:rsid w:val="00E26C3C"/>
    <w:rsid w:val="00E26EA5"/>
    <w:rsid w:val="00E27023"/>
    <w:rsid w:val="00E27398"/>
    <w:rsid w:val="00E2764F"/>
    <w:rsid w:val="00E2783E"/>
    <w:rsid w:val="00E27CA3"/>
    <w:rsid w:val="00E27E46"/>
    <w:rsid w:val="00E3035A"/>
    <w:rsid w:val="00E304AB"/>
    <w:rsid w:val="00E3062C"/>
    <w:rsid w:val="00E30BFB"/>
    <w:rsid w:val="00E30F82"/>
    <w:rsid w:val="00E31029"/>
    <w:rsid w:val="00E31286"/>
    <w:rsid w:val="00E312CB"/>
    <w:rsid w:val="00E314C4"/>
    <w:rsid w:val="00E316AE"/>
    <w:rsid w:val="00E31A6D"/>
    <w:rsid w:val="00E329C8"/>
    <w:rsid w:val="00E32B37"/>
    <w:rsid w:val="00E32FAE"/>
    <w:rsid w:val="00E3309A"/>
    <w:rsid w:val="00E33310"/>
    <w:rsid w:val="00E33625"/>
    <w:rsid w:val="00E3371C"/>
    <w:rsid w:val="00E33855"/>
    <w:rsid w:val="00E341A9"/>
    <w:rsid w:val="00E34789"/>
    <w:rsid w:val="00E34A1C"/>
    <w:rsid w:val="00E3522E"/>
    <w:rsid w:val="00E35590"/>
    <w:rsid w:val="00E35C8A"/>
    <w:rsid w:val="00E35E21"/>
    <w:rsid w:val="00E3607C"/>
    <w:rsid w:val="00E36081"/>
    <w:rsid w:val="00E3616D"/>
    <w:rsid w:val="00E368EC"/>
    <w:rsid w:val="00E369DF"/>
    <w:rsid w:val="00E36AED"/>
    <w:rsid w:val="00E37066"/>
    <w:rsid w:val="00E376EE"/>
    <w:rsid w:val="00E37918"/>
    <w:rsid w:val="00E402FC"/>
    <w:rsid w:val="00E40B72"/>
    <w:rsid w:val="00E40B76"/>
    <w:rsid w:val="00E40FDE"/>
    <w:rsid w:val="00E41510"/>
    <w:rsid w:val="00E4196B"/>
    <w:rsid w:val="00E421EC"/>
    <w:rsid w:val="00E428FB"/>
    <w:rsid w:val="00E42995"/>
    <w:rsid w:val="00E42B28"/>
    <w:rsid w:val="00E4324C"/>
    <w:rsid w:val="00E43452"/>
    <w:rsid w:val="00E434C1"/>
    <w:rsid w:val="00E43E3B"/>
    <w:rsid w:val="00E440A5"/>
    <w:rsid w:val="00E44C5F"/>
    <w:rsid w:val="00E45298"/>
    <w:rsid w:val="00E454C8"/>
    <w:rsid w:val="00E45941"/>
    <w:rsid w:val="00E45BF2"/>
    <w:rsid w:val="00E45CAB"/>
    <w:rsid w:val="00E45F18"/>
    <w:rsid w:val="00E46029"/>
    <w:rsid w:val="00E46176"/>
    <w:rsid w:val="00E46208"/>
    <w:rsid w:val="00E46457"/>
    <w:rsid w:val="00E466ED"/>
    <w:rsid w:val="00E46AB7"/>
    <w:rsid w:val="00E46CEE"/>
    <w:rsid w:val="00E46EDD"/>
    <w:rsid w:val="00E47086"/>
    <w:rsid w:val="00E4734C"/>
    <w:rsid w:val="00E47577"/>
    <w:rsid w:val="00E47725"/>
    <w:rsid w:val="00E479AB"/>
    <w:rsid w:val="00E47CBF"/>
    <w:rsid w:val="00E47FD8"/>
    <w:rsid w:val="00E501E5"/>
    <w:rsid w:val="00E50389"/>
    <w:rsid w:val="00E505ED"/>
    <w:rsid w:val="00E508F0"/>
    <w:rsid w:val="00E50CA1"/>
    <w:rsid w:val="00E50FDF"/>
    <w:rsid w:val="00E518C2"/>
    <w:rsid w:val="00E52445"/>
    <w:rsid w:val="00E5259C"/>
    <w:rsid w:val="00E52612"/>
    <w:rsid w:val="00E52684"/>
    <w:rsid w:val="00E5326B"/>
    <w:rsid w:val="00E535FB"/>
    <w:rsid w:val="00E5367E"/>
    <w:rsid w:val="00E53E6B"/>
    <w:rsid w:val="00E5402B"/>
    <w:rsid w:val="00E5491B"/>
    <w:rsid w:val="00E54B68"/>
    <w:rsid w:val="00E55137"/>
    <w:rsid w:val="00E5543D"/>
    <w:rsid w:val="00E559B7"/>
    <w:rsid w:val="00E55FCB"/>
    <w:rsid w:val="00E561CB"/>
    <w:rsid w:val="00E5656D"/>
    <w:rsid w:val="00E5679F"/>
    <w:rsid w:val="00E5715E"/>
    <w:rsid w:val="00E57C38"/>
    <w:rsid w:val="00E57F10"/>
    <w:rsid w:val="00E606C0"/>
    <w:rsid w:val="00E6084B"/>
    <w:rsid w:val="00E60902"/>
    <w:rsid w:val="00E609EE"/>
    <w:rsid w:val="00E60DBC"/>
    <w:rsid w:val="00E60F63"/>
    <w:rsid w:val="00E610C7"/>
    <w:rsid w:val="00E6156C"/>
    <w:rsid w:val="00E6181B"/>
    <w:rsid w:val="00E61883"/>
    <w:rsid w:val="00E62635"/>
    <w:rsid w:val="00E627EF"/>
    <w:rsid w:val="00E62807"/>
    <w:rsid w:val="00E62F27"/>
    <w:rsid w:val="00E62FCE"/>
    <w:rsid w:val="00E63556"/>
    <w:rsid w:val="00E63695"/>
    <w:rsid w:val="00E64075"/>
    <w:rsid w:val="00E64709"/>
    <w:rsid w:val="00E64989"/>
    <w:rsid w:val="00E64A1C"/>
    <w:rsid w:val="00E64A3F"/>
    <w:rsid w:val="00E64DF2"/>
    <w:rsid w:val="00E65533"/>
    <w:rsid w:val="00E658B0"/>
    <w:rsid w:val="00E65BF0"/>
    <w:rsid w:val="00E664AB"/>
    <w:rsid w:val="00E665EC"/>
    <w:rsid w:val="00E66D89"/>
    <w:rsid w:val="00E673BA"/>
    <w:rsid w:val="00E674CE"/>
    <w:rsid w:val="00E67B75"/>
    <w:rsid w:val="00E67C0C"/>
    <w:rsid w:val="00E67D74"/>
    <w:rsid w:val="00E700DB"/>
    <w:rsid w:val="00E701FB"/>
    <w:rsid w:val="00E703DF"/>
    <w:rsid w:val="00E71063"/>
    <w:rsid w:val="00E7129B"/>
    <w:rsid w:val="00E71623"/>
    <w:rsid w:val="00E71838"/>
    <w:rsid w:val="00E71C08"/>
    <w:rsid w:val="00E71DB8"/>
    <w:rsid w:val="00E729F8"/>
    <w:rsid w:val="00E72ACA"/>
    <w:rsid w:val="00E72D27"/>
    <w:rsid w:val="00E72E67"/>
    <w:rsid w:val="00E73163"/>
    <w:rsid w:val="00E73314"/>
    <w:rsid w:val="00E73A81"/>
    <w:rsid w:val="00E73DC9"/>
    <w:rsid w:val="00E73E84"/>
    <w:rsid w:val="00E743F9"/>
    <w:rsid w:val="00E74DF3"/>
    <w:rsid w:val="00E74E32"/>
    <w:rsid w:val="00E7569C"/>
    <w:rsid w:val="00E758D2"/>
    <w:rsid w:val="00E75D13"/>
    <w:rsid w:val="00E76381"/>
    <w:rsid w:val="00E76ADC"/>
    <w:rsid w:val="00E77542"/>
    <w:rsid w:val="00E775E2"/>
    <w:rsid w:val="00E77838"/>
    <w:rsid w:val="00E77DC6"/>
    <w:rsid w:val="00E80453"/>
    <w:rsid w:val="00E806EB"/>
    <w:rsid w:val="00E80B80"/>
    <w:rsid w:val="00E80FD6"/>
    <w:rsid w:val="00E81B27"/>
    <w:rsid w:val="00E824C5"/>
    <w:rsid w:val="00E82544"/>
    <w:rsid w:val="00E82858"/>
    <w:rsid w:val="00E83060"/>
    <w:rsid w:val="00E832D8"/>
    <w:rsid w:val="00E83CFB"/>
    <w:rsid w:val="00E84EEC"/>
    <w:rsid w:val="00E84F30"/>
    <w:rsid w:val="00E857B6"/>
    <w:rsid w:val="00E85FAD"/>
    <w:rsid w:val="00E863BD"/>
    <w:rsid w:val="00E86F76"/>
    <w:rsid w:val="00E8750A"/>
    <w:rsid w:val="00E8772C"/>
    <w:rsid w:val="00E87903"/>
    <w:rsid w:val="00E87A34"/>
    <w:rsid w:val="00E87C6A"/>
    <w:rsid w:val="00E9047C"/>
    <w:rsid w:val="00E90D33"/>
    <w:rsid w:val="00E90D44"/>
    <w:rsid w:val="00E90D8C"/>
    <w:rsid w:val="00E90EDD"/>
    <w:rsid w:val="00E91188"/>
    <w:rsid w:val="00E911D9"/>
    <w:rsid w:val="00E91303"/>
    <w:rsid w:val="00E91C53"/>
    <w:rsid w:val="00E91D71"/>
    <w:rsid w:val="00E91E6A"/>
    <w:rsid w:val="00E92127"/>
    <w:rsid w:val="00E9248A"/>
    <w:rsid w:val="00E9259E"/>
    <w:rsid w:val="00E9259F"/>
    <w:rsid w:val="00E92D45"/>
    <w:rsid w:val="00E92D98"/>
    <w:rsid w:val="00E92F95"/>
    <w:rsid w:val="00E933AF"/>
    <w:rsid w:val="00E936CF"/>
    <w:rsid w:val="00E9397A"/>
    <w:rsid w:val="00E93AF6"/>
    <w:rsid w:val="00E941CE"/>
    <w:rsid w:val="00E94603"/>
    <w:rsid w:val="00E95E5D"/>
    <w:rsid w:val="00E965A6"/>
    <w:rsid w:val="00E96C30"/>
    <w:rsid w:val="00E96D4B"/>
    <w:rsid w:val="00E97A8C"/>
    <w:rsid w:val="00EA0150"/>
    <w:rsid w:val="00EA038B"/>
    <w:rsid w:val="00EA08FF"/>
    <w:rsid w:val="00EA0B4F"/>
    <w:rsid w:val="00EA0ED4"/>
    <w:rsid w:val="00EA1227"/>
    <w:rsid w:val="00EA1617"/>
    <w:rsid w:val="00EA1E1B"/>
    <w:rsid w:val="00EA1E52"/>
    <w:rsid w:val="00EA2524"/>
    <w:rsid w:val="00EA2BB8"/>
    <w:rsid w:val="00EA2BE6"/>
    <w:rsid w:val="00EA3571"/>
    <w:rsid w:val="00EA412E"/>
    <w:rsid w:val="00EA45D6"/>
    <w:rsid w:val="00EA4E92"/>
    <w:rsid w:val="00EA4EC2"/>
    <w:rsid w:val="00EA5119"/>
    <w:rsid w:val="00EA5252"/>
    <w:rsid w:val="00EA52AB"/>
    <w:rsid w:val="00EA5649"/>
    <w:rsid w:val="00EA5C39"/>
    <w:rsid w:val="00EA5CA2"/>
    <w:rsid w:val="00EA5D75"/>
    <w:rsid w:val="00EA5E07"/>
    <w:rsid w:val="00EA628E"/>
    <w:rsid w:val="00EA6436"/>
    <w:rsid w:val="00EA6606"/>
    <w:rsid w:val="00EA68C9"/>
    <w:rsid w:val="00EA718C"/>
    <w:rsid w:val="00EA7431"/>
    <w:rsid w:val="00EB0009"/>
    <w:rsid w:val="00EB09DF"/>
    <w:rsid w:val="00EB0F73"/>
    <w:rsid w:val="00EB1945"/>
    <w:rsid w:val="00EB19C4"/>
    <w:rsid w:val="00EB1C36"/>
    <w:rsid w:val="00EB1C63"/>
    <w:rsid w:val="00EB1E17"/>
    <w:rsid w:val="00EB226E"/>
    <w:rsid w:val="00EB2749"/>
    <w:rsid w:val="00EB38BB"/>
    <w:rsid w:val="00EB3943"/>
    <w:rsid w:val="00EB4001"/>
    <w:rsid w:val="00EB403B"/>
    <w:rsid w:val="00EB44AE"/>
    <w:rsid w:val="00EB4C98"/>
    <w:rsid w:val="00EB4D04"/>
    <w:rsid w:val="00EB5541"/>
    <w:rsid w:val="00EB579B"/>
    <w:rsid w:val="00EB5D27"/>
    <w:rsid w:val="00EB5E07"/>
    <w:rsid w:val="00EB5E0E"/>
    <w:rsid w:val="00EB6447"/>
    <w:rsid w:val="00EB66E6"/>
    <w:rsid w:val="00EB6816"/>
    <w:rsid w:val="00EB6DF6"/>
    <w:rsid w:val="00EB6E01"/>
    <w:rsid w:val="00EB6FAC"/>
    <w:rsid w:val="00EB76BC"/>
    <w:rsid w:val="00EB78B5"/>
    <w:rsid w:val="00EB7B29"/>
    <w:rsid w:val="00EB7B3E"/>
    <w:rsid w:val="00EC029F"/>
    <w:rsid w:val="00EC0705"/>
    <w:rsid w:val="00EC0ABC"/>
    <w:rsid w:val="00EC0DA0"/>
    <w:rsid w:val="00EC1084"/>
    <w:rsid w:val="00EC1457"/>
    <w:rsid w:val="00EC221C"/>
    <w:rsid w:val="00EC2472"/>
    <w:rsid w:val="00EC317C"/>
    <w:rsid w:val="00EC36ED"/>
    <w:rsid w:val="00EC3746"/>
    <w:rsid w:val="00EC3C74"/>
    <w:rsid w:val="00EC3DDD"/>
    <w:rsid w:val="00EC3EDE"/>
    <w:rsid w:val="00EC4529"/>
    <w:rsid w:val="00EC4A84"/>
    <w:rsid w:val="00EC557A"/>
    <w:rsid w:val="00EC5CD1"/>
    <w:rsid w:val="00EC6651"/>
    <w:rsid w:val="00EC670E"/>
    <w:rsid w:val="00EC69AB"/>
    <w:rsid w:val="00EC6A33"/>
    <w:rsid w:val="00EC6A48"/>
    <w:rsid w:val="00EC6A75"/>
    <w:rsid w:val="00EC6ABA"/>
    <w:rsid w:val="00EC70D5"/>
    <w:rsid w:val="00EC76C9"/>
    <w:rsid w:val="00EC77CA"/>
    <w:rsid w:val="00EC7A06"/>
    <w:rsid w:val="00ED007A"/>
    <w:rsid w:val="00ED052C"/>
    <w:rsid w:val="00ED0948"/>
    <w:rsid w:val="00ED0C6B"/>
    <w:rsid w:val="00ED0D56"/>
    <w:rsid w:val="00ED0DEC"/>
    <w:rsid w:val="00ED12D1"/>
    <w:rsid w:val="00ED14AA"/>
    <w:rsid w:val="00ED1996"/>
    <w:rsid w:val="00ED2840"/>
    <w:rsid w:val="00ED31A6"/>
    <w:rsid w:val="00ED3450"/>
    <w:rsid w:val="00ED380F"/>
    <w:rsid w:val="00ED3885"/>
    <w:rsid w:val="00ED38D4"/>
    <w:rsid w:val="00ED38FC"/>
    <w:rsid w:val="00ED3AE7"/>
    <w:rsid w:val="00ED3C60"/>
    <w:rsid w:val="00ED3DB6"/>
    <w:rsid w:val="00ED4203"/>
    <w:rsid w:val="00ED4231"/>
    <w:rsid w:val="00ED44AE"/>
    <w:rsid w:val="00ED4EA9"/>
    <w:rsid w:val="00ED4F0B"/>
    <w:rsid w:val="00ED5843"/>
    <w:rsid w:val="00ED601B"/>
    <w:rsid w:val="00ED61F8"/>
    <w:rsid w:val="00ED6238"/>
    <w:rsid w:val="00ED6610"/>
    <w:rsid w:val="00ED6670"/>
    <w:rsid w:val="00ED6DC3"/>
    <w:rsid w:val="00ED6F87"/>
    <w:rsid w:val="00ED70FC"/>
    <w:rsid w:val="00ED7178"/>
    <w:rsid w:val="00ED7751"/>
    <w:rsid w:val="00ED78E0"/>
    <w:rsid w:val="00ED7C3B"/>
    <w:rsid w:val="00ED7CCD"/>
    <w:rsid w:val="00ED7F18"/>
    <w:rsid w:val="00EE0401"/>
    <w:rsid w:val="00EE05FD"/>
    <w:rsid w:val="00EE0E51"/>
    <w:rsid w:val="00EE14C5"/>
    <w:rsid w:val="00EE15E5"/>
    <w:rsid w:val="00EE1A9F"/>
    <w:rsid w:val="00EE1BA3"/>
    <w:rsid w:val="00EE1D22"/>
    <w:rsid w:val="00EE23A5"/>
    <w:rsid w:val="00EE24C4"/>
    <w:rsid w:val="00EE29E7"/>
    <w:rsid w:val="00EE2BC7"/>
    <w:rsid w:val="00EE2CD8"/>
    <w:rsid w:val="00EE3388"/>
    <w:rsid w:val="00EE34C9"/>
    <w:rsid w:val="00EE3568"/>
    <w:rsid w:val="00EE38BB"/>
    <w:rsid w:val="00EE40B0"/>
    <w:rsid w:val="00EE45B3"/>
    <w:rsid w:val="00EE479B"/>
    <w:rsid w:val="00EE4CD9"/>
    <w:rsid w:val="00EE4D3C"/>
    <w:rsid w:val="00EE4EA9"/>
    <w:rsid w:val="00EE4EC6"/>
    <w:rsid w:val="00EE58C2"/>
    <w:rsid w:val="00EE5F51"/>
    <w:rsid w:val="00EE610D"/>
    <w:rsid w:val="00EE66E9"/>
    <w:rsid w:val="00EE6FAC"/>
    <w:rsid w:val="00EE72E9"/>
    <w:rsid w:val="00EE735B"/>
    <w:rsid w:val="00EE7362"/>
    <w:rsid w:val="00EE7938"/>
    <w:rsid w:val="00EE7946"/>
    <w:rsid w:val="00EE79E3"/>
    <w:rsid w:val="00EE7AD7"/>
    <w:rsid w:val="00EE7CDE"/>
    <w:rsid w:val="00EF0079"/>
    <w:rsid w:val="00EF01DA"/>
    <w:rsid w:val="00EF0200"/>
    <w:rsid w:val="00EF093A"/>
    <w:rsid w:val="00EF0C30"/>
    <w:rsid w:val="00EF0C5D"/>
    <w:rsid w:val="00EF188F"/>
    <w:rsid w:val="00EF1E7E"/>
    <w:rsid w:val="00EF263D"/>
    <w:rsid w:val="00EF27E1"/>
    <w:rsid w:val="00EF32AF"/>
    <w:rsid w:val="00EF346C"/>
    <w:rsid w:val="00EF3592"/>
    <w:rsid w:val="00EF36EE"/>
    <w:rsid w:val="00EF374B"/>
    <w:rsid w:val="00EF3D54"/>
    <w:rsid w:val="00EF416B"/>
    <w:rsid w:val="00EF421B"/>
    <w:rsid w:val="00EF42C2"/>
    <w:rsid w:val="00EF48F2"/>
    <w:rsid w:val="00EF4A52"/>
    <w:rsid w:val="00EF4A90"/>
    <w:rsid w:val="00EF4B6B"/>
    <w:rsid w:val="00EF4C47"/>
    <w:rsid w:val="00EF4CD6"/>
    <w:rsid w:val="00EF62C9"/>
    <w:rsid w:val="00EF6347"/>
    <w:rsid w:val="00EF6B6A"/>
    <w:rsid w:val="00EF6B93"/>
    <w:rsid w:val="00EF6CED"/>
    <w:rsid w:val="00EF6DE6"/>
    <w:rsid w:val="00EF721F"/>
    <w:rsid w:val="00EF7D9B"/>
    <w:rsid w:val="00EF7FB0"/>
    <w:rsid w:val="00F003F4"/>
    <w:rsid w:val="00F00797"/>
    <w:rsid w:val="00F01072"/>
    <w:rsid w:val="00F0120F"/>
    <w:rsid w:val="00F01538"/>
    <w:rsid w:val="00F01F1D"/>
    <w:rsid w:val="00F0204B"/>
    <w:rsid w:val="00F02473"/>
    <w:rsid w:val="00F025B6"/>
    <w:rsid w:val="00F02969"/>
    <w:rsid w:val="00F02A75"/>
    <w:rsid w:val="00F02C6A"/>
    <w:rsid w:val="00F02D7C"/>
    <w:rsid w:val="00F02F8A"/>
    <w:rsid w:val="00F03125"/>
    <w:rsid w:val="00F03922"/>
    <w:rsid w:val="00F0447B"/>
    <w:rsid w:val="00F04AE5"/>
    <w:rsid w:val="00F053A8"/>
    <w:rsid w:val="00F0557F"/>
    <w:rsid w:val="00F0564F"/>
    <w:rsid w:val="00F05967"/>
    <w:rsid w:val="00F05E3F"/>
    <w:rsid w:val="00F05E8D"/>
    <w:rsid w:val="00F05F66"/>
    <w:rsid w:val="00F0605D"/>
    <w:rsid w:val="00F061C4"/>
    <w:rsid w:val="00F063EA"/>
    <w:rsid w:val="00F06578"/>
    <w:rsid w:val="00F066DC"/>
    <w:rsid w:val="00F0676B"/>
    <w:rsid w:val="00F06A8B"/>
    <w:rsid w:val="00F07F56"/>
    <w:rsid w:val="00F10609"/>
    <w:rsid w:val="00F10BCA"/>
    <w:rsid w:val="00F110F5"/>
    <w:rsid w:val="00F119E8"/>
    <w:rsid w:val="00F11A0B"/>
    <w:rsid w:val="00F12001"/>
    <w:rsid w:val="00F12A78"/>
    <w:rsid w:val="00F137F2"/>
    <w:rsid w:val="00F147EE"/>
    <w:rsid w:val="00F149C0"/>
    <w:rsid w:val="00F14DAC"/>
    <w:rsid w:val="00F14DAE"/>
    <w:rsid w:val="00F14EF0"/>
    <w:rsid w:val="00F151C0"/>
    <w:rsid w:val="00F154B6"/>
    <w:rsid w:val="00F158C4"/>
    <w:rsid w:val="00F15AE2"/>
    <w:rsid w:val="00F15B3A"/>
    <w:rsid w:val="00F15EBC"/>
    <w:rsid w:val="00F16179"/>
    <w:rsid w:val="00F16DDB"/>
    <w:rsid w:val="00F173CD"/>
    <w:rsid w:val="00F17653"/>
    <w:rsid w:val="00F176D2"/>
    <w:rsid w:val="00F17B14"/>
    <w:rsid w:val="00F17DD4"/>
    <w:rsid w:val="00F201AC"/>
    <w:rsid w:val="00F21432"/>
    <w:rsid w:val="00F218C1"/>
    <w:rsid w:val="00F21C4A"/>
    <w:rsid w:val="00F21D3B"/>
    <w:rsid w:val="00F21DA2"/>
    <w:rsid w:val="00F222FB"/>
    <w:rsid w:val="00F22A25"/>
    <w:rsid w:val="00F22E71"/>
    <w:rsid w:val="00F22F21"/>
    <w:rsid w:val="00F22F6B"/>
    <w:rsid w:val="00F23085"/>
    <w:rsid w:val="00F2345B"/>
    <w:rsid w:val="00F23A6A"/>
    <w:rsid w:val="00F23B29"/>
    <w:rsid w:val="00F23D1E"/>
    <w:rsid w:val="00F23D5B"/>
    <w:rsid w:val="00F24110"/>
    <w:rsid w:val="00F2414D"/>
    <w:rsid w:val="00F24419"/>
    <w:rsid w:val="00F2469B"/>
    <w:rsid w:val="00F24942"/>
    <w:rsid w:val="00F249EE"/>
    <w:rsid w:val="00F24A98"/>
    <w:rsid w:val="00F25012"/>
    <w:rsid w:val="00F25177"/>
    <w:rsid w:val="00F25199"/>
    <w:rsid w:val="00F251BC"/>
    <w:rsid w:val="00F2556F"/>
    <w:rsid w:val="00F2557A"/>
    <w:rsid w:val="00F2597A"/>
    <w:rsid w:val="00F25E26"/>
    <w:rsid w:val="00F26040"/>
    <w:rsid w:val="00F2610C"/>
    <w:rsid w:val="00F261A5"/>
    <w:rsid w:val="00F26297"/>
    <w:rsid w:val="00F26485"/>
    <w:rsid w:val="00F26A37"/>
    <w:rsid w:val="00F26C03"/>
    <w:rsid w:val="00F2734E"/>
    <w:rsid w:val="00F27755"/>
    <w:rsid w:val="00F277C0"/>
    <w:rsid w:val="00F27997"/>
    <w:rsid w:val="00F27B10"/>
    <w:rsid w:val="00F30404"/>
    <w:rsid w:val="00F304B2"/>
    <w:rsid w:val="00F3083B"/>
    <w:rsid w:val="00F309D7"/>
    <w:rsid w:val="00F30A8C"/>
    <w:rsid w:val="00F30AB4"/>
    <w:rsid w:val="00F30C05"/>
    <w:rsid w:val="00F30C35"/>
    <w:rsid w:val="00F310C2"/>
    <w:rsid w:val="00F31440"/>
    <w:rsid w:val="00F31645"/>
    <w:rsid w:val="00F31BE7"/>
    <w:rsid w:val="00F31DAA"/>
    <w:rsid w:val="00F3232C"/>
    <w:rsid w:val="00F32796"/>
    <w:rsid w:val="00F327D4"/>
    <w:rsid w:val="00F32875"/>
    <w:rsid w:val="00F32CA8"/>
    <w:rsid w:val="00F32D0E"/>
    <w:rsid w:val="00F32FB5"/>
    <w:rsid w:val="00F335B8"/>
    <w:rsid w:val="00F336AF"/>
    <w:rsid w:val="00F338D0"/>
    <w:rsid w:val="00F33AAC"/>
    <w:rsid w:val="00F33CEA"/>
    <w:rsid w:val="00F3403F"/>
    <w:rsid w:val="00F342AE"/>
    <w:rsid w:val="00F34564"/>
    <w:rsid w:val="00F35155"/>
    <w:rsid w:val="00F35C0C"/>
    <w:rsid w:val="00F35CBB"/>
    <w:rsid w:val="00F35F81"/>
    <w:rsid w:val="00F3701A"/>
    <w:rsid w:val="00F3743C"/>
    <w:rsid w:val="00F375C3"/>
    <w:rsid w:val="00F37AB3"/>
    <w:rsid w:val="00F37C38"/>
    <w:rsid w:val="00F37D25"/>
    <w:rsid w:val="00F37E6D"/>
    <w:rsid w:val="00F37F25"/>
    <w:rsid w:val="00F4059A"/>
    <w:rsid w:val="00F40684"/>
    <w:rsid w:val="00F408BD"/>
    <w:rsid w:val="00F40C5F"/>
    <w:rsid w:val="00F40E6A"/>
    <w:rsid w:val="00F40FC3"/>
    <w:rsid w:val="00F410AE"/>
    <w:rsid w:val="00F41803"/>
    <w:rsid w:val="00F420B9"/>
    <w:rsid w:val="00F4213F"/>
    <w:rsid w:val="00F424B4"/>
    <w:rsid w:val="00F427C4"/>
    <w:rsid w:val="00F42E44"/>
    <w:rsid w:val="00F43441"/>
    <w:rsid w:val="00F439ED"/>
    <w:rsid w:val="00F441B3"/>
    <w:rsid w:val="00F441B4"/>
    <w:rsid w:val="00F45170"/>
    <w:rsid w:val="00F452AE"/>
    <w:rsid w:val="00F4538C"/>
    <w:rsid w:val="00F46116"/>
    <w:rsid w:val="00F467CC"/>
    <w:rsid w:val="00F469C1"/>
    <w:rsid w:val="00F46A4F"/>
    <w:rsid w:val="00F46B62"/>
    <w:rsid w:val="00F46BBB"/>
    <w:rsid w:val="00F46CA0"/>
    <w:rsid w:val="00F46DE0"/>
    <w:rsid w:val="00F47000"/>
    <w:rsid w:val="00F47192"/>
    <w:rsid w:val="00F4719B"/>
    <w:rsid w:val="00F47770"/>
    <w:rsid w:val="00F4793F"/>
    <w:rsid w:val="00F47A58"/>
    <w:rsid w:val="00F508CB"/>
    <w:rsid w:val="00F50E40"/>
    <w:rsid w:val="00F50E45"/>
    <w:rsid w:val="00F51537"/>
    <w:rsid w:val="00F51E24"/>
    <w:rsid w:val="00F52224"/>
    <w:rsid w:val="00F52454"/>
    <w:rsid w:val="00F5245C"/>
    <w:rsid w:val="00F52692"/>
    <w:rsid w:val="00F526E3"/>
    <w:rsid w:val="00F53254"/>
    <w:rsid w:val="00F532C3"/>
    <w:rsid w:val="00F54042"/>
    <w:rsid w:val="00F5420F"/>
    <w:rsid w:val="00F543B4"/>
    <w:rsid w:val="00F5447C"/>
    <w:rsid w:val="00F5448E"/>
    <w:rsid w:val="00F54509"/>
    <w:rsid w:val="00F545A1"/>
    <w:rsid w:val="00F547CE"/>
    <w:rsid w:val="00F5499E"/>
    <w:rsid w:val="00F550D6"/>
    <w:rsid w:val="00F552BE"/>
    <w:rsid w:val="00F552E5"/>
    <w:rsid w:val="00F555B5"/>
    <w:rsid w:val="00F557FF"/>
    <w:rsid w:val="00F55B9E"/>
    <w:rsid w:val="00F55C3F"/>
    <w:rsid w:val="00F55D8E"/>
    <w:rsid w:val="00F55DD3"/>
    <w:rsid w:val="00F56526"/>
    <w:rsid w:val="00F567B9"/>
    <w:rsid w:val="00F568F9"/>
    <w:rsid w:val="00F56BB8"/>
    <w:rsid w:val="00F56C55"/>
    <w:rsid w:val="00F57200"/>
    <w:rsid w:val="00F572DF"/>
    <w:rsid w:val="00F5750A"/>
    <w:rsid w:val="00F5754E"/>
    <w:rsid w:val="00F579FC"/>
    <w:rsid w:val="00F602F0"/>
    <w:rsid w:val="00F60892"/>
    <w:rsid w:val="00F609D1"/>
    <w:rsid w:val="00F60E2E"/>
    <w:rsid w:val="00F61804"/>
    <w:rsid w:val="00F61F36"/>
    <w:rsid w:val="00F62023"/>
    <w:rsid w:val="00F624FA"/>
    <w:rsid w:val="00F62572"/>
    <w:rsid w:val="00F62819"/>
    <w:rsid w:val="00F6281C"/>
    <w:rsid w:val="00F62A64"/>
    <w:rsid w:val="00F62C41"/>
    <w:rsid w:val="00F62CA9"/>
    <w:rsid w:val="00F6314D"/>
    <w:rsid w:val="00F631D9"/>
    <w:rsid w:val="00F63409"/>
    <w:rsid w:val="00F6360F"/>
    <w:rsid w:val="00F63925"/>
    <w:rsid w:val="00F6394B"/>
    <w:rsid w:val="00F64255"/>
    <w:rsid w:val="00F64579"/>
    <w:rsid w:val="00F6475F"/>
    <w:rsid w:val="00F64A2F"/>
    <w:rsid w:val="00F64DF7"/>
    <w:rsid w:val="00F65177"/>
    <w:rsid w:val="00F6526F"/>
    <w:rsid w:val="00F65698"/>
    <w:rsid w:val="00F65B12"/>
    <w:rsid w:val="00F65B1A"/>
    <w:rsid w:val="00F65CC2"/>
    <w:rsid w:val="00F66786"/>
    <w:rsid w:val="00F667B2"/>
    <w:rsid w:val="00F6778A"/>
    <w:rsid w:val="00F679C8"/>
    <w:rsid w:val="00F67B83"/>
    <w:rsid w:val="00F67BB4"/>
    <w:rsid w:val="00F67C4D"/>
    <w:rsid w:val="00F7030E"/>
    <w:rsid w:val="00F70907"/>
    <w:rsid w:val="00F709C3"/>
    <w:rsid w:val="00F714B4"/>
    <w:rsid w:val="00F719E1"/>
    <w:rsid w:val="00F71C7E"/>
    <w:rsid w:val="00F71EF5"/>
    <w:rsid w:val="00F72004"/>
    <w:rsid w:val="00F724E1"/>
    <w:rsid w:val="00F740CF"/>
    <w:rsid w:val="00F74F10"/>
    <w:rsid w:val="00F75014"/>
    <w:rsid w:val="00F7528B"/>
    <w:rsid w:val="00F7536F"/>
    <w:rsid w:val="00F75E4A"/>
    <w:rsid w:val="00F7603B"/>
    <w:rsid w:val="00F7693F"/>
    <w:rsid w:val="00F77267"/>
    <w:rsid w:val="00F77434"/>
    <w:rsid w:val="00F77671"/>
    <w:rsid w:val="00F77D72"/>
    <w:rsid w:val="00F77E2C"/>
    <w:rsid w:val="00F77EAF"/>
    <w:rsid w:val="00F77F02"/>
    <w:rsid w:val="00F77FDB"/>
    <w:rsid w:val="00F80552"/>
    <w:rsid w:val="00F8083A"/>
    <w:rsid w:val="00F80B59"/>
    <w:rsid w:val="00F81087"/>
    <w:rsid w:val="00F810BE"/>
    <w:rsid w:val="00F810F1"/>
    <w:rsid w:val="00F81780"/>
    <w:rsid w:val="00F818E5"/>
    <w:rsid w:val="00F81B2D"/>
    <w:rsid w:val="00F8250C"/>
    <w:rsid w:val="00F8265D"/>
    <w:rsid w:val="00F82D4A"/>
    <w:rsid w:val="00F82F94"/>
    <w:rsid w:val="00F8374A"/>
    <w:rsid w:val="00F838CA"/>
    <w:rsid w:val="00F83DFF"/>
    <w:rsid w:val="00F83F56"/>
    <w:rsid w:val="00F847EB"/>
    <w:rsid w:val="00F8492C"/>
    <w:rsid w:val="00F84D6C"/>
    <w:rsid w:val="00F85089"/>
    <w:rsid w:val="00F851F4"/>
    <w:rsid w:val="00F85C3F"/>
    <w:rsid w:val="00F85DE0"/>
    <w:rsid w:val="00F86369"/>
    <w:rsid w:val="00F86395"/>
    <w:rsid w:val="00F86484"/>
    <w:rsid w:val="00F86B9E"/>
    <w:rsid w:val="00F8722F"/>
    <w:rsid w:val="00F8746B"/>
    <w:rsid w:val="00F8768F"/>
    <w:rsid w:val="00F878F4"/>
    <w:rsid w:val="00F87C7A"/>
    <w:rsid w:val="00F87D6D"/>
    <w:rsid w:val="00F87F3D"/>
    <w:rsid w:val="00F90189"/>
    <w:rsid w:val="00F90B90"/>
    <w:rsid w:val="00F90D3D"/>
    <w:rsid w:val="00F9127C"/>
    <w:rsid w:val="00F9150C"/>
    <w:rsid w:val="00F9196A"/>
    <w:rsid w:val="00F927B9"/>
    <w:rsid w:val="00F92A4A"/>
    <w:rsid w:val="00F92A51"/>
    <w:rsid w:val="00F92B4F"/>
    <w:rsid w:val="00F93004"/>
    <w:rsid w:val="00F930DF"/>
    <w:rsid w:val="00F93514"/>
    <w:rsid w:val="00F93640"/>
    <w:rsid w:val="00F93A53"/>
    <w:rsid w:val="00F93CAC"/>
    <w:rsid w:val="00F93E85"/>
    <w:rsid w:val="00F93E88"/>
    <w:rsid w:val="00F93F58"/>
    <w:rsid w:val="00F943D2"/>
    <w:rsid w:val="00F94657"/>
    <w:rsid w:val="00F954CE"/>
    <w:rsid w:val="00F9588A"/>
    <w:rsid w:val="00F95D08"/>
    <w:rsid w:val="00F95D80"/>
    <w:rsid w:val="00F96201"/>
    <w:rsid w:val="00F9665A"/>
    <w:rsid w:val="00F972D6"/>
    <w:rsid w:val="00F97522"/>
    <w:rsid w:val="00F97854"/>
    <w:rsid w:val="00F97B9E"/>
    <w:rsid w:val="00FA0275"/>
    <w:rsid w:val="00FA0AB2"/>
    <w:rsid w:val="00FA0CB5"/>
    <w:rsid w:val="00FA1951"/>
    <w:rsid w:val="00FA1CF5"/>
    <w:rsid w:val="00FA208A"/>
    <w:rsid w:val="00FA20B0"/>
    <w:rsid w:val="00FA250F"/>
    <w:rsid w:val="00FA2A15"/>
    <w:rsid w:val="00FA2BA5"/>
    <w:rsid w:val="00FA2D2E"/>
    <w:rsid w:val="00FA2DC3"/>
    <w:rsid w:val="00FA2F40"/>
    <w:rsid w:val="00FA3212"/>
    <w:rsid w:val="00FA3FBB"/>
    <w:rsid w:val="00FA3FF4"/>
    <w:rsid w:val="00FA417E"/>
    <w:rsid w:val="00FA4B04"/>
    <w:rsid w:val="00FA4CE3"/>
    <w:rsid w:val="00FA4D50"/>
    <w:rsid w:val="00FA4E42"/>
    <w:rsid w:val="00FA4F10"/>
    <w:rsid w:val="00FA540E"/>
    <w:rsid w:val="00FA54C8"/>
    <w:rsid w:val="00FA57C2"/>
    <w:rsid w:val="00FA59EE"/>
    <w:rsid w:val="00FA5B97"/>
    <w:rsid w:val="00FA5D47"/>
    <w:rsid w:val="00FA6657"/>
    <w:rsid w:val="00FA668A"/>
    <w:rsid w:val="00FA6819"/>
    <w:rsid w:val="00FA69DD"/>
    <w:rsid w:val="00FA6B9D"/>
    <w:rsid w:val="00FA6BB6"/>
    <w:rsid w:val="00FA6BE2"/>
    <w:rsid w:val="00FA7300"/>
    <w:rsid w:val="00FA7732"/>
    <w:rsid w:val="00FA7BC5"/>
    <w:rsid w:val="00FA7CBD"/>
    <w:rsid w:val="00FA7F19"/>
    <w:rsid w:val="00FA7F80"/>
    <w:rsid w:val="00FB04F7"/>
    <w:rsid w:val="00FB050C"/>
    <w:rsid w:val="00FB0989"/>
    <w:rsid w:val="00FB0DE4"/>
    <w:rsid w:val="00FB0DFB"/>
    <w:rsid w:val="00FB0F9A"/>
    <w:rsid w:val="00FB11BF"/>
    <w:rsid w:val="00FB1252"/>
    <w:rsid w:val="00FB12A0"/>
    <w:rsid w:val="00FB1768"/>
    <w:rsid w:val="00FB17D6"/>
    <w:rsid w:val="00FB1F1C"/>
    <w:rsid w:val="00FB20EB"/>
    <w:rsid w:val="00FB2602"/>
    <w:rsid w:val="00FB298D"/>
    <w:rsid w:val="00FB2D72"/>
    <w:rsid w:val="00FB2F93"/>
    <w:rsid w:val="00FB33B8"/>
    <w:rsid w:val="00FB33BE"/>
    <w:rsid w:val="00FB37CC"/>
    <w:rsid w:val="00FB4451"/>
    <w:rsid w:val="00FB4DFB"/>
    <w:rsid w:val="00FB5849"/>
    <w:rsid w:val="00FB5876"/>
    <w:rsid w:val="00FB6141"/>
    <w:rsid w:val="00FB64F6"/>
    <w:rsid w:val="00FB6C39"/>
    <w:rsid w:val="00FB702F"/>
    <w:rsid w:val="00FB7287"/>
    <w:rsid w:val="00FB75E1"/>
    <w:rsid w:val="00FB75FF"/>
    <w:rsid w:val="00FB76DA"/>
    <w:rsid w:val="00FB7EC3"/>
    <w:rsid w:val="00FC0322"/>
    <w:rsid w:val="00FC064B"/>
    <w:rsid w:val="00FC11D0"/>
    <w:rsid w:val="00FC1270"/>
    <w:rsid w:val="00FC15F0"/>
    <w:rsid w:val="00FC1E08"/>
    <w:rsid w:val="00FC1E17"/>
    <w:rsid w:val="00FC1ED7"/>
    <w:rsid w:val="00FC22DC"/>
    <w:rsid w:val="00FC254E"/>
    <w:rsid w:val="00FC292F"/>
    <w:rsid w:val="00FC36F2"/>
    <w:rsid w:val="00FC38FA"/>
    <w:rsid w:val="00FC3A37"/>
    <w:rsid w:val="00FC411B"/>
    <w:rsid w:val="00FC41EF"/>
    <w:rsid w:val="00FC42A5"/>
    <w:rsid w:val="00FC458F"/>
    <w:rsid w:val="00FC469A"/>
    <w:rsid w:val="00FC48A3"/>
    <w:rsid w:val="00FC4C90"/>
    <w:rsid w:val="00FC60AB"/>
    <w:rsid w:val="00FC657A"/>
    <w:rsid w:val="00FC6651"/>
    <w:rsid w:val="00FC67D7"/>
    <w:rsid w:val="00FC6C3F"/>
    <w:rsid w:val="00FC6DCA"/>
    <w:rsid w:val="00FC6E32"/>
    <w:rsid w:val="00FC6E64"/>
    <w:rsid w:val="00FC700E"/>
    <w:rsid w:val="00FC76E9"/>
    <w:rsid w:val="00FC7CBD"/>
    <w:rsid w:val="00FD00BD"/>
    <w:rsid w:val="00FD0261"/>
    <w:rsid w:val="00FD0AF3"/>
    <w:rsid w:val="00FD0BCA"/>
    <w:rsid w:val="00FD0DA5"/>
    <w:rsid w:val="00FD105A"/>
    <w:rsid w:val="00FD1603"/>
    <w:rsid w:val="00FD205A"/>
    <w:rsid w:val="00FD21B3"/>
    <w:rsid w:val="00FD2E3F"/>
    <w:rsid w:val="00FD2F0D"/>
    <w:rsid w:val="00FD306F"/>
    <w:rsid w:val="00FD307E"/>
    <w:rsid w:val="00FD3891"/>
    <w:rsid w:val="00FD392F"/>
    <w:rsid w:val="00FD3935"/>
    <w:rsid w:val="00FD3A10"/>
    <w:rsid w:val="00FD3DAE"/>
    <w:rsid w:val="00FD3F09"/>
    <w:rsid w:val="00FD4025"/>
    <w:rsid w:val="00FD4148"/>
    <w:rsid w:val="00FD4212"/>
    <w:rsid w:val="00FD459A"/>
    <w:rsid w:val="00FD4F0B"/>
    <w:rsid w:val="00FD5071"/>
    <w:rsid w:val="00FD5602"/>
    <w:rsid w:val="00FD56C3"/>
    <w:rsid w:val="00FD5798"/>
    <w:rsid w:val="00FD5AC3"/>
    <w:rsid w:val="00FD5BCE"/>
    <w:rsid w:val="00FD5C1A"/>
    <w:rsid w:val="00FD5DB4"/>
    <w:rsid w:val="00FD5FDA"/>
    <w:rsid w:val="00FD66AC"/>
    <w:rsid w:val="00FD6842"/>
    <w:rsid w:val="00FD7018"/>
    <w:rsid w:val="00FD70FF"/>
    <w:rsid w:val="00FD7623"/>
    <w:rsid w:val="00FD7985"/>
    <w:rsid w:val="00FD7B13"/>
    <w:rsid w:val="00FD7B26"/>
    <w:rsid w:val="00FD7B6A"/>
    <w:rsid w:val="00FD7FCE"/>
    <w:rsid w:val="00FE09D7"/>
    <w:rsid w:val="00FE0D3D"/>
    <w:rsid w:val="00FE117D"/>
    <w:rsid w:val="00FE1463"/>
    <w:rsid w:val="00FE1510"/>
    <w:rsid w:val="00FE163F"/>
    <w:rsid w:val="00FE1913"/>
    <w:rsid w:val="00FE1C50"/>
    <w:rsid w:val="00FE25E8"/>
    <w:rsid w:val="00FE2A6F"/>
    <w:rsid w:val="00FE2C29"/>
    <w:rsid w:val="00FE2DEF"/>
    <w:rsid w:val="00FE2ED4"/>
    <w:rsid w:val="00FE32D6"/>
    <w:rsid w:val="00FE349A"/>
    <w:rsid w:val="00FE3B10"/>
    <w:rsid w:val="00FE4320"/>
    <w:rsid w:val="00FE4359"/>
    <w:rsid w:val="00FE43D8"/>
    <w:rsid w:val="00FE485E"/>
    <w:rsid w:val="00FE4EB6"/>
    <w:rsid w:val="00FE517C"/>
    <w:rsid w:val="00FE59A9"/>
    <w:rsid w:val="00FE5AE0"/>
    <w:rsid w:val="00FE5ED2"/>
    <w:rsid w:val="00FE5F7E"/>
    <w:rsid w:val="00FE5FBC"/>
    <w:rsid w:val="00FE66B2"/>
    <w:rsid w:val="00FE6CA8"/>
    <w:rsid w:val="00FE7064"/>
    <w:rsid w:val="00FF020D"/>
    <w:rsid w:val="00FF09CB"/>
    <w:rsid w:val="00FF0BAA"/>
    <w:rsid w:val="00FF0E8B"/>
    <w:rsid w:val="00FF0ECD"/>
    <w:rsid w:val="00FF1A50"/>
    <w:rsid w:val="00FF24B7"/>
    <w:rsid w:val="00FF289F"/>
    <w:rsid w:val="00FF2D1A"/>
    <w:rsid w:val="00FF2DF7"/>
    <w:rsid w:val="00FF3031"/>
    <w:rsid w:val="00FF33F7"/>
    <w:rsid w:val="00FF3E2D"/>
    <w:rsid w:val="00FF4623"/>
    <w:rsid w:val="00FF4C17"/>
    <w:rsid w:val="00FF5324"/>
    <w:rsid w:val="00FF536C"/>
    <w:rsid w:val="00FF5627"/>
    <w:rsid w:val="00FF5B5B"/>
    <w:rsid w:val="00FF5F5B"/>
    <w:rsid w:val="00FF5FA1"/>
    <w:rsid w:val="00FF634D"/>
    <w:rsid w:val="00FF6474"/>
    <w:rsid w:val="00FF675A"/>
    <w:rsid w:val="00FF6CB0"/>
    <w:rsid w:val="00FF6EE3"/>
    <w:rsid w:val="00FF7760"/>
    <w:rsid w:val="00FF79E0"/>
    <w:rsid w:val="00FF7AFF"/>
    <w:rsid w:val="00FF7FA5"/>
    <w:rsid w:val="0111C54A"/>
    <w:rsid w:val="0122C684"/>
    <w:rsid w:val="012BCFEA"/>
    <w:rsid w:val="01348F45"/>
    <w:rsid w:val="01458992"/>
    <w:rsid w:val="0187825F"/>
    <w:rsid w:val="0197AE2F"/>
    <w:rsid w:val="01A5CAE1"/>
    <w:rsid w:val="01A64B5E"/>
    <w:rsid w:val="01A98742"/>
    <w:rsid w:val="01B975FD"/>
    <w:rsid w:val="01BB67A1"/>
    <w:rsid w:val="01C56AE5"/>
    <w:rsid w:val="01CEB85C"/>
    <w:rsid w:val="02214F9B"/>
    <w:rsid w:val="02301944"/>
    <w:rsid w:val="02327523"/>
    <w:rsid w:val="02383F03"/>
    <w:rsid w:val="024CB113"/>
    <w:rsid w:val="024D6D6B"/>
    <w:rsid w:val="02755319"/>
    <w:rsid w:val="0280411E"/>
    <w:rsid w:val="0280679A"/>
    <w:rsid w:val="029169E1"/>
    <w:rsid w:val="02DE3087"/>
    <w:rsid w:val="02E11304"/>
    <w:rsid w:val="02FC7EA3"/>
    <w:rsid w:val="0345ABEC"/>
    <w:rsid w:val="034F3C0C"/>
    <w:rsid w:val="035F8162"/>
    <w:rsid w:val="036E3085"/>
    <w:rsid w:val="03829C83"/>
    <w:rsid w:val="03972671"/>
    <w:rsid w:val="03A4EBBE"/>
    <w:rsid w:val="03ABB8DC"/>
    <w:rsid w:val="03C65B4B"/>
    <w:rsid w:val="03E26EA0"/>
    <w:rsid w:val="03EEB905"/>
    <w:rsid w:val="0411F656"/>
    <w:rsid w:val="0445D61E"/>
    <w:rsid w:val="04521F2B"/>
    <w:rsid w:val="0462E85B"/>
    <w:rsid w:val="046F8A82"/>
    <w:rsid w:val="04928609"/>
    <w:rsid w:val="049B267F"/>
    <w:rsid w:val="04A86A64"/>
    <w:rsid w:val="04AFDCC4"/>
    <w:rsid w:val="04BD30F1"/>
    <w:rsid w:val="04EC4B28"/>
    <w:rsid w:val="04ED2782"/>
    <w:rsid w:val="054C8058"/>
    <w:rsid w:val="055D55E6"/>
    <w:rsid w:val="0572E8D5"/>
    <w:rsid w:val="057371D5"/>
    <w:rsid w:val="0597A41D"/>
    <w:rsid w:val="059BB8E2"/>
    <w:rsid w:val="05B2D637"/>
    <w:rsid w:val="05C6BCDA"/>
    <w:rsid w:val="05E3FB64"/>
    <w:rsid w:val="05EA7898"/>
    <w:rsid w:val="05EBFBF3"/>
    <w:rsid w:val="06092776"/>
    <w:rsid w:val="06342411"/>
    <w:rsid w:val="064C96F3"/>
    <w:rsid w:val="066CBF31"/>
    <w:rsid w:val="0675B301"/>
    <w:rsid w:val="067ECA93"/>
    <w:rsid w:val="0695F4C5"/>
    <w:rsid w:val="06971F33"/>
    <w:rsid w:val="06971F61"/>
    <w:rsid w:val="069E23F4"/>
    <w:rsid w:val="06D6E91F"/>
    <w:rsid w:val="06E1F0CA"/>
    <w:rsid w:val="06E337E7"/>
    <w:rsid w:val="06E58EFD"/>
    <w:rsid w:val="06E9E964"/>
    <w:rsid w:val="06F0D7CC"/>
    <w:rsid w:val="06F8578B"/>
    <w:rsid w:val="07219851"/>
    <w:rsid w:val="0738A776"/>
    <w:rsid w:val="074699CF"/>
    <w:rsid w:val="07542527"/>
    <w:rsid w:val="07607FD6"/>
    <w:rsid w:val="076E2201"/>
    <w:rsid w:val="0787C3F5"/>
    <w:rsid w:val="07909AAC"/>
    <w:rsid w:val="07910F1C"/>
    <w:rsid w:val="079E9DC7"/>
    <w:rsid w:val="07D947A2"/>
    <w:rsid w:val="07E6A4FD"/>
    <w:rsid w:val="07FEB9C9"/>
    <w:rsid w:val="08292CD8"/>
    <w:rsid w:val="082ADA4D"/>
    <w:rsid w:val="08388028"/>
    <w:rsid w:val="083CE184"/>
    <w:rsid w:val="085BC2DA"/>
    <w:rsid w:val="086BA920"/>
    <w:rsid w:val="08904753"/>
    <w:rsid w:val="08938EF8"/>
    <w:rsid w:val="08985776"/>
    <w:rsid w:val="08C9561C"/>
    <w:rsid w:val="08D630E6"/>
    <w:rsid w:val="08D64B22"/>
    <w:rsid w:val="08E182A9"/>
    <w:rsid w:val="08E64D8C"/>
    <w:rsid w:val="08EB0EF3"/>
    <w:rsid w:val="08EED3B2"/>
    <w:rsid w:val="0918BBBA"/>
    <w:rsid w:val="091EC695"/>
    <w:rsid w:val="092D6305"/>
    <w:rsid w:val="095B074B"/>
    <w:rsid w:val="0970FFA8"/>
    <w:rsid w:val="09776E88"/>
    <w:rsid w:val="097B0915"/>
    <w:rsid w:val="0982DBAB"/>
    <w:rsid w:val="09B742EC"/>
    <w:rsid w:val="09CEC215"/>
    <w:rsid w:val="09DAA375"/>
    <w:rsid w:val="09E94499"/>
    <w:rsid w:val="0A02152C"/>
    <w:rsid w:val="0A212ADB"/>
    <w:rsid w:val="0A3F96E6"/>
    <w:rsid w:val="0A5A2A4A"/>
    <w:rsid w:val="0A5B13E5"/>
    <w:rsid w:val="0A64A892"/>
    <w:rsid w:val="0A86302B"/>
    <w:rsid w:val="0A87026A"/>
    <w:rsid w:val="0A9175B7"/>
    <w:rsid w:val="0AB0FFB8"/>
    <w:rsid w:val="0AD92095"/>
    <w:rsid w:val="0AF4E41E"/>
    <w:rsid w:val="0B2D0152"/>
    <w:rsid w:val="0B610C74"/>
    <w:rsid w:val="0B72F70D"/>
    <w:rsid w:val="0B79AA75"/>
    <w:rsid w:val="0B8202E1"/>
    <w:rsid w:val="0B869BAC"/>
    <w:rsid w:val="0B99F3D2"/>
    <w:rsid w:val="0BA19669"/>
    <w:rsid w:val="0BB33051"/>
    <w:rsid w:val="0BDFBE23"/>
    <w:rsid w:val="0BE4ACAE"/>
    <w:rsid w:val="0BFCDC44"/>
    <w:rsid w:val="0C3BC9F0"/>
    <w:rsid w:val="0C4B8CE7"/>
    <w:rsid w:val="0C4ED8DD"/>
    <w:rsid w:val="0C4FD204"/>
    <w:rsid w:val="0C662659"/>
    <w:rsid w:val="0C80C2B1"/>
    <w:rsid w:val="0C83227E"/>
    <w:rsid w:val="0C839B30"/>
    <w:rsid w:val="0C844F43"/>
    <w:rsid w:val="0C8FF561"/>
    <w:rsid w:val="0CAB51F6"/>
    <w:rsid w:val="0CCBE7C8"/>
    <w:rsid w:val="0CCC54C2"/>
    <w:rsid w:val="0CD6DA35"/>
    <w:rsid w:val="0CE4AF54"/>
    <w:rsid w:val="0D1D1AB3"/>
    <w:rsid w:val="0D613F75"/>
    <w:rsid w:val="0D61C0EF"/>
    <w:rsid w:val="0D7A98EE"/>
    <w:rsid w:val="0D9A7F45"/>
    <w:rsid w:val="0DA82F45"/>
    <w:rsid w:val="0DA8FE10"/>
    <w:rsid w:val="0DC4AEEC"/>
    <w:rsid w:val="0DF893E5"/>
    <w:rsid w:val="0DFC950A"/>
    <w:rsid w:val="0DFFCF5D"/>
    <w:rsid w:val="0E0CFBA7"/>
    <w:rsid w:val="0E0F3DAF"/>
    <w:rsid w:val="0E1FC852"/>
    <w:rsid w:val="0E26D567"/>
    <w:rsid w:val="0E4773D5"/>
    <w:rsid w:val="0E7E40E6"/>
    <w:rsid w:val="0E8302FF"/>
    <w:rsid w:val="0E8EB1D8"/>
    <w:rsid w:val="0EA54DE2"/>
    <w:rsid w:val="0EAACFCB"/>
    <w:rsid w:val="0EBFE569"/>
    <w:rsid w:val="0EC2B1B5"/>
    <w:rsid w:val="0EDEF63B"/>
    <w:rsid w:val="0EF9696E"/>
    <w:rsid w:val="0EFB7E3E"/>
    <w:rsid w:val="0F35EEDC"/>
    <w:rsid w:val="0F3CC6E2"/>
    <w:rsid w:val="0F488C65"/>
    <w:rsid w:val="0F4FF79E"/>
    <w:rsid w:val="0F7A4E18"/>
    <w:rsid w:val="0F7E4C70"/>
    <w:rsid w:val="0F90333E"/>
    <w:rsid w:val="0FBCAFFC"/>
    <w:rsid w:val="0FCBA25D"/>
    <w:rsid w:val="0FE720EF"/>
    <w:rsid w:val="0FEF6485"/>
    <w:rsid w:val="100CC0B6"/>
    <w:rsid w:val="1027F299"/>
    <w:rsid w:val="10303E10"/>
    <w:rsid w:val="1050FA79"/>
    <w:rsid w:val="107A5D7E"/>
    <w:rsid w:val="10B4A647"/>
    <w:rsid w:val="10BD7104"/>
    <w:rsid w:val="10BDB2EA"/>
    <w:rsid w:val="10BE34AB"/>
    <w:rsid w:val="10C652AC"/>
    <w:rsid w:val="10CE69F4"/>
    <w:rsid w:val="10D19BDD"/>
    <w:rsid w:val="10DBC10D"/>
    <w:rsid w:val="110078F7"/>
    <w:rsid w:val="110DE774"/>
    <w:rsid w:val="1157C720"/>
    <w:rsid w:val="117BC019"/>
    <w:rsid w:val="11874FDD"/>
    <w:rsid w:val="11B23973"/>
    <w:rsid w:val="11B833A7"/>
    <w:rsid w:val="11C91BD0"/>
    <w:rsid w:val="11CD3FB5"/>
    <w:rsid w:val="11D34286"/>
    <w:rsid w:val="11ED247F"/>
    <w:rsid w:val="11F2E8A7"/>
    <w:rsid w:val="1262237C"/>
    <w:rsid w:val="126ACC05"/>
    <w:rsid w:val="12A24870"/>
    <w:rsid w:val="12AFE93D"/>
    <w:rsid w:val="12C1A9B4"/>
    <w:rsid w:val="12D8C4B1"/>
    <w:rsid w:val="12E2B0D9"/>
    <w:rsid w:val="12E8F407"/>
    <w:rsid w:val="12F3CDE3"/>
    <w:rsid w:val="12F7083B"/>
    <w:rsid w:val="12FE8D2F"/>
    <w:rsid w:val="1312ABC4"/>
    <w:rsid w:val="1316214E"/>
    <w:rsid w:val="135B9092"/>
    <w:rsid w:val="13622D2C"/>
    <w:rsid w:val="137C639A"/>
    <w:rsid w:val="138AB517"/>
    <w:rsid w:val="13A3743E"/>
    <w:rsid w:val="13A3EFD9"/>
    <w:rsid w:val="1408D04A"/>
    <w:rsid w:val="14159BE4"/>
    <w:rsid w:val="14199750"/>
    <w:rsid w:val="144950A6"/>
    <w:rsid w:val="1459CD9C"/>
    <w:rsid w:val="145E9C9E"/>
    <w:rsid w:val="1474F0DF"/>
    <w:rsid w:val="1478570C"/>
    <w:rsid w:val="14796EBE"/>
    <w:rsid w:val="14B7F8A3"/>
    <w:rsid w:val="14BC388A"/>
    <w:rsid w:val="14D0A057"/>
    <w:rsid w:val="14E065F0"/>
    <w:rsid w:val="15027D0A"/>
    <w:rsid w:val="15148AF1"/>
    <w:rsid w:val="152B9086"/>
    <w:rsid w:val="15782D25"/>
    <w:rsid w:val="1584E104"/>
    <w:rsid w:val="15A22442"/>
    <w:rsid w:val="15A6DE82"/>
    <w:rsid w:val="15B2DBD7"/>
    <w:rsid w:val="15B81D5A"/>
    <w:rsid w:val="15D223C6"/>
    <w:rsid w:val="15DDA0D8"/>
    <w:rsid w:val="15E9716B"/>
    <w:rsid w:val="15F9BCFF"/>
    <w:rsid w:val="15FAE4C0"/>
    <w:rsid w:val="1603D90F"/>
    <w:rsid w:val="162094FC"/>
    <w:rsid w:val="16288B84"/>
    <w:rsid w:val="167601B1"/>
    <w:rsid w:val="167E071C"/>
    <w:rsid w:val="1680D9B9"/>
    <w:rsid w:val="16810EE9"/>
    <w:rsid w:val="168D0C45"/>
    <w:rsid w:val="1692AE89"/>
    <w:rsid w:val="169CE305"/>
    <w:rsid w:val="16AB7B38"/>
    <w:rsid w:val="16B518EC"/>
    <w:rsid w:val="16BA6179"/>
    <w:rsid w:val="16D0128E"/>
    <w:rsid w:val="16E254C7"/>
    <w:rsid w:val="16EA30C6"/>
    <w:rsid w:val="16F1C48E"/>
    <w:rsid w:val="170D7155"/>
    <w:rsid w:val="17508794"/>
    <w:rsid w:val="175DC496"/>
    <w:rsid w:val="176AD7B6"/>
    <w:rsid w:val="1783E804"/>
    <w:rsid w:val="17E2BDA5"/>
    <w:rsid w:val="1818A68F"/>
    <w:rsid w:val="18205FDF"/>
    <w:rsid w:val="186E01E4"/>
    <w:rsid w:val="186EBDA7"/>
    <w:rsid w:val="1894F8AB"/>
    <w:rsid w:val="18C788CC"/>
    <w:rsid w:val="18D98984"/>
    <w:rsid w:val="18FE02DD"/>
    <w:rsid w:val="1910CDF5"/>
    <w:rsid w:val="1938FC89"/>
    <w:rsid w:val="19681E04"/>
    <w:rsid w:val="197B9B8B"/>
    <w:rsid w:val="19B0BC98"/>
    <w:rsid w:val="19B14815"/>
    <w:rsid w:val="19B6FEFE"/>
    <w:rsid w:val="19BA637E"/>
    <w:rsid w:val="19C2214A"/>
    <w:rsid w:val="19C3B51D"/>
    <w:rsid w:val="19D297FA"/>
    <w:rsid w:val="19E36460"/>
    <w:rsid w:val="1A07FA0B"/>
    <w:rsid w:val="1A1346A8"/>
    <w:rsid w:val="1A8EA0D2"/>
    <w:rsid w:val="1A98FB92"/>
    <w:rsid w:val="1A9E08D0"/>
    <w:rsid w:val="1AA65824"/>
    <w:rsid w:val="1AD38A19"/>
    <w:rsid w:val="1AD7A7C4"/>
    <w:rsid w:val="1AE3D282"/>
    <w:rsid w:val="1AF4DD22"/>
    <w:rsid w:val="1B046FA4"/>
    <w:rsid w:val="1B288DA0"/>
    <w:rsid w:val="1B5B1039"/>
    <w:rsid w:val="1B6AAE5E"/>
    <w:rsid w:val="1B74928A"/>
    <w:rsid w:val="1BBC2ED4"/>
    <w:rsid w:val="1BD20123"/>
    <w:rsid w:val="1BF6FB4C"/>
    <w:rsid w:val="1C1FFE5E"/>
    <w:rsid w:val="1C2310DB"/>
    <w:rsid w:val="1C3820BA"/>
    <w:rsid w:val="1C4CE386"/>
    <w:rsid w:val="1C57C19C"/>
    <w:rsid w:val="1C5DEC1F"/>
    <w:rsid w:val="1C64881B"/>
    <w:rsid w:val="1C64AD26"/>
    <w:rsid w:val="1C73AD15"/>
    <w:rsid w:val="1C79FEE3"/>
    <w:rsid w:val="1C8B03A3"/>
    <w:rsid w:val="1CAA2C97"/>
    <w:rsid w:val="1CDA4270"/>
    <w:rsid w:val="1CF154E7"/>
    <w:rsid w:val="1CF78035"/>
    <w:rsid w:val="1D06E608"/>
    <w:rsid w:val="1D145721"/>
    <w:rsid w:val="1D563610"/>
    <w:rsid w:val="1D674C73"/>
    <w:rsid w:val="1D72FA5A"/>
    <w:rsid w:val="1D7B3320"/>
    <w:rsid w:val="1D9B7985"/>
    <w:rsid w:val="1D9D762D"/>
    <w:rsid w:val="1D9F6C49"/>
    <w:rsid w:val="1DA6A385"/>
    <w:rsid w:val="1DB6CAB7"/>
    <w:rsid w:val="1DCD3D77"/>
    <w:rsid w:val="1DE2759A"/>
    <w:rsid w:val="1DF165E5"/>
    <w:rsid w:val="1DFC19BE"/>
    <w:rsid w:val="1E094800"/>
    <w:rsid w:val="1E1682A8"/>
    <w:rsid w:val="1E274D59"/>
    <w:rsid w:val="1E6E3CA4"/>
    <w:rsid w:val="1E82C829"/>
    <w:rsid w:val="1E9F4FA7"/>
    <w:rsid w:val="1E9FBA3F"/>
    <w:rsid w:val="1EB66513"/>
    <w:rsid w:val="1EB89A14"/>
    <w:rsid w:val="1F0D2408"/>
    <w:rsid w:val="1F1A7D77"/>
    <w:rsid w:val="1F48BC87"/>
    <w:rsid w:val="1F4ACEAD"/>
    <w:rsid w:val="1F4D2A3D"/>
    <w:rsid w:val="1F4EE2CF"/>
    <w:rsid w:val="1F52D5DB"/>
    <w:rsid w:val="1F61E89D"/>
    <w:rsid w:val="1F7FAB20"/>
    <w:rsid w:val="1F8B48E3"/>
    <w:rsid w:val="1F8D7078"/>
    <w:rsid w:val="1FA23D88"/>
    <w:rsid w:val="1FAA7DBA"/>
    <w:rsid w:val="1FE2E8B1"/>
    <w:rsid w:val="1FFED09D"/>
    <w:rsid w:val="202D8E3E"/>
    <w:rsid w:val="20374300"/>
    <w:rsid w:val="203C76CB"/>
    <w:rsid w:val="204E9621"/>
    <w:rsid w:val="2057205B"/>
    <w:rsid w:val="2059B257"/>
    <w:rsid w:val="20619568"/>
    <w:rsid w:val="206713EE"/>
    <w:rsid w:val="208DF5B6"/>
    <w:rsid w:val="208F1780"/>
    <w:rsid w:val="20986563"/>
    <w:rsid w:val="209E01AA"/>
    <w:rsid w:val="20A9BCF9"/>
    <w:rsid w:val="20BD6BE9"/>
    <w:rsid w:val="20BF17E9"/>
    <w:rsid w:val="20C7ACAF"/>
    <w:rsid w:val="20C86D26"/>
    <w:rsid w:val="20DE3E5C"/>
    <w:rsid w:val="20E0959E"/>
    <w:rsid w:val="20E0F04F"/>
    <w:rsid w:val="212E8198"/>
    <w:rsid w:val="214D7882"/>
    <w:rsid w:val="21814523"/>
    <w:rsid w:val="21A03667"/>
    <w:rsid w:val="21A7DCC3"/>
    <w:rsid w:val="21BC91E8"/>
    <w:rsid w:val="21CFB2C1"/>
    <w:rsid w:val="21D5A43D"/>
    <w:rsid w:val="21E778B0"/>
    <w:rsid w:val="21F0E2B8"/>
    <w:rsid w:val="2215C166"/>
    <w:rsid w:val="221A84BA"/>
    <w:rsid w:val="221C57DE"/>
    <w:rsid w:val="22288A0D"/>
    <w:rsid w:val="2279B04E"/>
    <w:rsid w:val="227D2F10"/>
    <w:rsid w:val="22A339F5"/>
    <w:rsid w:val="22A41785"/>
    <w:rsid w:val="22F3C2FE"/>
    <w:rsid w:val="22F5686E"/>
    <w:rsid w:val="22FED939"/>
    <w:rsid w:val="2300269B"/>
    <w:rsid w:val="231596FC"/>
    <w:rsid w:val="23290F97"/>
    <w:rsid w:val="233CC1EF"/>
    <w:rsid w:val="2345A5E4"/>
    <w:rsid w:val="235A3969"/>
    <w:rsid w:val="2365BBA4"/>
    <w:rsid w:val="236F53EA"/>
    <w:rsid w:val="239B28C7"/>
    <w:rsid w:val="23B5150D"/>
    <w:rsid w:val="23CC63AD"/>
    <w:rsid w:val="23E86FD6"/>
    <w:rsid w:val="23F1128E"/>
    <w:rsid w:val="24169F2E"/>
    <w:rsid w:val="2431E461"/>
    <w:rsid w:val="2433D647"/>
    <w:rsid w:val="2448A282"/>
    <w:rsid w:val="244CA407"/>
    <w:rsid w:val="245F1123"/>
    <w:rsid w:val="24873418"/>
    <w:rsid w:val="24C367B2"/>
    <w:rsid w:val="24C429BB"/>
    <w:rsid w:val="24FB802B"/>
    <w:rsid w:val="250A42AA"/>
    <w:rsid w:val="253237A2"/>
    <w:rsid w:val="256C2370"/>
    <w:rsid w:val="25A7AA6C"/>
    <w:rsid w:val="25AB5955"/>
    <w:rsid w:val="25B9DFD6"/>
    <w:rsid w:val="25BEBD20"/>
    <w:rsid w:val="25E507B7"/>
    <w:rsid w:val="25EFB83E"/>
    <w:rsid w:val="2610E8ED"/>
    <w:rsid w:val="2615E1D8"/>
    <w:rsid w:val="263A696F"/>
    <w:rsid w:val="26462A27"/>
    <w:rsid w:val="264C4AFA"/>
    <w:rsid w:val="265C4E3C"/>
    <w:rsid w:val="2660186E"/>
    <w:rsid w:val="267A514F"/>
    <w:rsid w:val="2681303C"/>
    <w:rsid w:val="2694A5CF"/>
    <w:rsid w:val="26A89E75"/>
    <w:rsid w:val="26B6AD7C"/>
    <w:rsid w:val="26CD2FB9"/>
    <w:rsid w:val="26F2E756"/>
    <w:rsid w:val="26F41C3F"/>
    <w:rsid w:val="2707B7A3"/>
    <w:rsid w:val="272AC19F"/>
    <w:rsid w:val="2745B6BA"/>
    <w:rsid w:val="275A9B76"/>
    <w:rsid w:val="275EC1AE"/>
    <w:rsid w:val="277B3C37"/>
    <w:rsid w:val="27928384"/>
    <w:rsid w:val="279481E0"/>
    <w:rsid w:val="27BB3B94"/>
    <w:rsid w:val="27E60383"/>
    <w:rsid w:val="27E959BE"/>
    <w:rsid w:val="27F2045F"/>
    <w:rsid w:val="27F4B979"/>
    <w:rsid w:val="280CE812"/>
    <w:rsid w:val="2810C31C"/>
    <w:rsid w:val="286233B0"/>
    <w:rsid w:val="286A8F5D"/>
    <w:rsid w:val="288BA019"/>
    <w:rsid w:val="28A7CF80"/>
    <w:rsid w:val="28B4D096"/>
    <w:rsid w:val="28B7C9B3"/>
    <w:rsid w:val="28C4BEDC"/>
    <w:rsid w:val="28D3DEE7"/>
    <w:rsid w:val="28F62449"/>
    <w:rsid w:val="28FB60FB"/>
    <w:rsid w:val="2901B93C"/>
    <w:rsid w:val="2911CA52"/>
    <w:rsid w:val="291B3E73"/>
    <w:rsid w:val="2920C81C"/>
    <w:rsid w:val="2923852C"/>
    <w:rsid w:val="295B6889"/>
    <w:rsid w:val="2963BECD"/>
    <w:rsid w:val="297035ED"/>
    <w:rsid w:val="297540A4"/>
    <w:rsid w:val="2979A862"/>
    <w:rsid w:val="29D0E9B6"/>
    <w:rsid w:val="29E11CC7"/>
    <w:rsid w:val="29F54985"/>
    <w:rsid w:val="2A265723"/>
    <w:rsid w:val="2A37D897"/>
    <w:rsid w:val="2A756196"/>
    <w:rsid w:val="2A9BD4E0"/>
    <w:rsid w:val="2AABA4D7"/>
    <w:rsid w:val="2AAD318A"/>
    <w:rsid w:val="2ACBF09C"/>
    <w:rsid w:val="2AD3BB5D"/>
    <w:rsid w:val="2AE9667B"/>
    <w:rsid w:val="2AF3ABC0"/>
    <w:rsid w:val="2B039541"/>
    <w:rsid w:val="2B0A97EE"/>
    <w:rsid w:val="2B2A896A"/>
    <w:rsid w:val="2B2FE25C"/>
    <w:rsid w:val="2B44578A"/>
    <w:rsid w:val="2B4C1D04"/>
    <w:rsid w:val="2B893B14"/>
    <w:rsid w:val="2BA05D05"/>
    <w:rsid w:val="2BCF530A"/>
    <w:rsid w:val="2BD037C5"/>
    <w:rsid w:val="2C01F971"/>
    <w:rsid w:val="2C0FE405"/>
    <w:rsid w:val="2C13F439"/>
    <w:rsid w:val="2C157C9B"/>
    <w:rsid w:val="2C1E2C36"/>
    <w:rsid w:val="2C1E83E0"/>
    <w:rsid w:val="2C26F42C"/>
    <w:rsid w:val="2C2D41C6"/>
    <w:rsid w:val="2C3F7175"/>
    <w:rsid w:val="2C62F76B"/>
    <w:rsid w:val="2C6871E1"/>
    <w:rsid w:val="2C75AF81"/>
    <w:rsid w:val="2C84A82D"/>
    <w:rsid w:val="2C88C9E0"/>
    <w:rsid w:val="2C8B728E"/>
    <w:rsid w:val="2CBE9FF2"/>
    <w:rsid w:val="2CC9D8BB"/>
    <w:rsid w:val="2CCE073C"/>
    <w:rsid w:val="2CF72F08"/>
    <w:rsid w:val="2D24BF9D"/>
    <w:rsid w:val="2D2835B8"/>
    <w:rsid w:val="2D664AFF"/>
    <w:rsid w:val="2DAA5C8E"/>
    <w:rsid w:val="2DBF1510"/>
    <w:rsid w:val="2DC179AD"/>
    <w:rsid w:val="2DF83C04"/>
    <w:rsid w:val="2DFE0332"/>
    <w:rsid w:val="2E0C521B"/>
    <w:rsid w:val="2E142391"/>
    <w:rsid w:val="2E24AB6B"/>
    <w:rsid w:val="2E2C0897"/>
    <w:rsid w:val="2E3C5B28"/>
    <w:rsid w:val="2E3F16E0"/>
    <w:rsid w:val="2E501389"/>
    <w:rsid w:val="2E658F11"/>
    <w:rsid w:val="2E7834C2"/>
    <w:rsid w:val="2E792E92"/>
    <w:rsid w:val="2EA97F7A"/>
    <w:rsid w:val="2EC122BD"/>
    <w:rsid w:val="2EEA1C05"/>
    <w:rsid w:val="2F084DA5"/>
    <w:rsid w:val="2F15799D"/>
    <w:rsid w:val="2F15A0CD"/>
    <w:rsid w:val="2F1657E4"/>
    <w:rsid w:val="2F17B40C"/>
    <w:rsid w:val="2F3CA3EB"/>
    <w:rsid w:val="2F5AC7DF"/>
    <w:rsid w:val="2F71C83A"/>
    <w:rsid w:val="2F7E3774"/>
    <w:rsid w:val="2F7F8B33"/>
    <w:rsid w:val="2F85D7FD"/>
    <w:rsid w:val="2F8A75D7"/>
    <w:rsid w:val="2F923560"/>
    <w:rsid w:val="2FABD136"/>
    <w:rsid w:val="2FAD694D"/>
    <w:rsid w:val="2FC1400F"/>
    <w:rsid w:val="2FDF6AB5"/>
    <w:rsid w:val="300254C1"/>
    <w:rsid w:val="3010D954"/>
    <w:rsid w:val="30161D86"/>
    <w:rsid w:val="302C4E15"/>
    <w:rsid w:val="30521046"/>
    <w:rsid w:val="305AC9AB"/>
    <w:rsid w:val="3071C006"/>
    <w:rsid w:val="307FA269"/>
    <w:rsid w:val="3095EEB1"/>
    <w:rsid w:val="30A52142"/>
    <w:rsid w:val="30A819C0"/>
    <w:rsid w:val="30B0918C"/>
    <w:rsid w:val="30BAB666"/>
    <w:rsid w:val="30C27709"/>
    <w:rsid w:val="30C84472"/>
    <w:rsid w:val="311D34B1"/>
    <w:rsid w:val="311FF6F4"/>
    <w:rsid w:val="312523E6"/>
    <w:rsid w:val="3151B48B"/>
    <w:rsid w:val="3189715F"/>
    <w:rsid w:val="319A5042"/>
    <w:rsid w:val="319D1FEF"/>
    <w:rsid w:val="31A1AF1E"/>
    <w:rsid w:val="31A22B79"/>
    <w:rsid w:val="31ADA081"/>
    <w:rsid w:val="31B5CEF0"/>
    <w:rsid w:val="31BE25AF"/>
    <w:rsid w:val="31D11246"/>
    <w:rsid w:val="31DE7697"/>
    <w:rsid w:val="322075BB"/>
    <w:rsid w:val="324F4170"/>
    <w:rsid w:val="326B621C"/>
    <w:rsid w:val="32F09802"/>
    <w:rsid w:val="33092630"/>
    <w:rsid w:val="331EABB0"/>
    <w:rsid w:val="33443151"/>
    <w:rsid w:val="337C4B30"/>
    <w:rsid w:val="3382B87C"/>
    <w:rsid w:val="3388CE15"/>
    <w:rsid w:val="33892AED"/>
    <w:rsid w:val="33A3E768"/>
    <w:rsid w:val="33A5977D"/>
    <w:rsid w:val="33AE55C5"/>
    <w:rsid w:val="33BACA6B"/>
    <w:rsid w:val="33BCA9B9"/>
    <w:rsid w:val="33F249E0"/>
    <w:rsid w:val="3417A10B"/>
    <w:rsid w:val="3419F9A8"/>
    <w:rsid w:val="342225AD"/>
    <w:rsid w:val="34272AC4"/>
    <w:rsid w:val="3444450E"/>
    <w:rsid w:val="344654D3"/>
    <w:rsid w:val="346D3457"/>
    <w:rsid w:val="348E6DDC"/>
    <w:rsid w:val="34BCC8A2"/>
    <w:rsid w:val="34D88754"/>
    <w:rsid w:val="34EB6D2D"/>
    <w:rsid w:val="34FBA30E"/>
    <w:rsid w:val="34FCBE9D"/>
    <w:rsid w:val="3507D38D"/>
    <w:rsid w:val="350840C2"/>
    <w:rsid w:val="352B48B7"/>
    <w:rsid w:val="35302908"/>
    <w:rsid w:val="353E0CB3"/>
    <w:rsid w:val="355DA24A"/>
    <w:rsid w:val="355E4691"/>
    <w:rsid w:val="35689FA1"/>
    <w:rsid w:val="35885C08"/>
    <w:rsid w:val="3590AE22"/>
    <w:rsid w:val="35A427F4"/>
    <w:rsid w:val="35A59981"/>
    <w:rsid w:val="35B07B05"/>
    <w:rsid w:val="35C0313C"/>
    <w:rsid w:val="35DD6AC0"/>
    <w:rsid w:val="362C6D69"/>
    <w:rsid w:val="3637AF46"/>
    <w:rsid w:val="36458A4A"/>
    <w:rsid w:val="365BC6D9"/>
    <w:rsid w:val="365E6E90"/>
    <w:rsid w:val="366049A5"/>
    <w:rsid w:val="369540B9"/>
    <w:rsid w:val="36AAC5F5"/>
    <w:rsid w:val="36AB2C0C"/>
    <w:rsid w:val="36BF420D"/>
    <w:rsid w:val="36D71573"/>
    <w:rsid w:val="37005348"/>
    <w:rsid w:val="3718EE89"/>
    <w:rsid w:val="372A3C52"/>
    <w:rsid w:val="3741DEA0"/>
    <w:rsid w:val="375BF09C"/>
    <w:rsid w:val="377C952C"/>
    <w:rsid w:val="37865D22"/>
    <w:rsid w:val="37A0BD03"/>
    <w:rsid w:val="37A5C9F3"/>
    <w:rsid w:val="37A9553A"/>
    <w:rsid w:val="37B5472B"/>
    <w:rsid w:val="37BD43AE"/>
    <w:rsid w:val="37C0E76B"/>
    <w:rsid w:val="37F564BF"/>
    <w:rsid w:val="38007070"/>
    <w:rsid w:val="38196651"/>
    <w:rsid w:val="381D12ED"/>
    <w:rsid w:val="3822970E"/>
    <w:rsid w:val="383C2FB0"/>
    <w:rsid w:val="38735C52"/>
    <w:rsid w:val="389C4781"/>
    <w:rsid w:val="38B3DD77"/>
    <w:rsid w:val="38D780CC"/>
    <w:rsid w:val="38F120BB"/>
    <w:rsid w:val="39347A79"/>
    <w:rsid w:val="393AA14A"/>
    <w:rsid w:val="393E2389"/>
    <w:rsid w:val="394589BC"/>
    <w:rsid w:val="396189C2"/>
    <w:rsid w:val="39724213"/>
    <w:rsid w:val="397DE979"/>
    <w:rsid w:val="39905A78"/>
    <w:rsid w:val="39995BB2"/>
    <w:rsid w:val="39A75CB7"/>
    <w:rsid w:val="39A8EFE6"/>
    <w:rsid w:val="39D6D458"/>
    <w:rsid w:val="39DD1DD4"/>
    <w:rsid w:val="39F5A2E2"/>
    <w:rsid w:val="3A1FF358"/>
    <w:rsid w:val="3A20D3FE"/>
    <w:rsid w:val="3A433FCD"/>
    <w:rsid w:val="3A4A71BA"/>
    <w:rsid w:val="3A593F06"/>
    <w:rsid w:val="3A5F5ABB"/>
    <w:rsid w:val="3AAAF8F1"/>
    <w:rsid w:val="3AB94C9B"/>
    <w:rsid w:val="3AB9D38C"/>
    <w:rsid w:val="3ABAC147"/>
    <w:rsid w:val="3ABE2A57"/>
    <w:rsid w:val="3AD0A234"/>
    <w:rsid w:val="3AD3E2C5"/>
    <w:rsid w:val="3AE73A6D"/>
    <w:rsid w:val="3B0E2692"/>
    <w:rsid w:val="3B118D4F"/>
    <w:rsid w:val="3B15AA48"/>
    <w:rsid w:val="3B22E345"/>
    <w:rsid w:val="3B2874E7"/>
    <w:rsid w:val="3B3D00DB"/>
    <w:rsid w:val="3B53A766"/>
    <w:rsid w:val="3B5A02B8"/>
    <w:rsid w:val="3B72C19D"/>
    <w:rsid w:val="3B9AD391"/>
    <w:rsid w:val="3BA6F794"/>
    <w:rsid w:val="3BA88C57"/>
    <w:rsid w:val="3BB0CAF5"/>
    <w:rsid w:val="3BB67BA8"/>
    <w:rsid w:val="3BBB4CCC"/>
    <w:rsid w:val="3BCD8F7E"/>
    <w:rsid w:val="3BD8C458"/>
    <w:rsid w:val="3C142E5E"/>
    <w:rsid w:val="3C328E9B"/>
    <w:rsid w:val="3C3449A5"/>
    <w:rsid w:val="3C7113E7"/>
    <w:rsid w:val="3C80A67E"/>
    <w:rsid w:val="3CDC140E"/>
    <w:rsid w:val="3D0F30F5"/>
    <w:rsid w:val="3D30FE40"/>
    <w:rsid w:val="3D3AAF2E"/>
    <w:rsid w:val="3D3FF4B2"/>
    <w:rsid w:val="3D50D277"/>
    <w:rsid w:val="3D51B119"/>
    <w:rsid w:val="3D58B1AA"/>
    <w:rsid w:val="3D5E63C5"/>
    <w:rsid w:val="3D6F6607"/>
    <w:rsid w:val="3D72382F"/>
    <w:rsid w:val="3D7F585D"/>
    <w:rsid w:val="3DB76817"/>
    <w:rsid w:val="3DD589D0"/>
    <w:rsid w:val="3DD813F6"/>
    <w:rsid w:val="3DDCCF66"/>
    <w:rsid w:val="3DFB43F1"/>
    <w:rsid w:val="3E10BF80"/>
    <w:rsid w:val="3E121D81"/>
    <w:rsid w:val="3E478CB8"/>
    <w:rsid w:val="3E48CE15"/>
    <w:rsid w:val="3E766457"/>
    <w:rsid w:val="3E77FFB5"/>
    <w:rsid w:val="3E8D64F9"/>
    <w:rsid w:val="3E8E4B46"/>
    <w:rsid w:val="3E9D57EF"/>
    <w:rsid w:val="3EDCCD52"/>
    <w:rsid w:val="3EE0FB6B"/>
    <w:rsid w:val="3EE18B52"/>
    <w:rsid w:val="3EE1AA12"/>
    <w:rsid w:val="3EE5EF07"/>
    <w:rsid w:val="3EEF3D5A"/>
    <w:rsid w:val="3EF192C1"/>
    <w:rsid w:val="3F04A361"/>
    <w:rsid w:val="3F124349"/>
    <w:rsid w:val="3F12649C"/>
    <w:rsid w:val="3F217F24"/>
    <w:rsid w:val="3F4098B8"/>
    <w:rsid w:val="3F4A30D5"/>
    <w:rsid w:val="3F4F920A"/>
    <w:rsid w:val="3F4FAD79"/>
    <w:rsid w:val="3F963048"/>
    <w:rsid w:val="3FAE5C0C"/>
    <w:rsid w:val="3FBCB8EF"/>
    <w:rsid w:val="3FC8E1AE"/>
    <w:rsid w:val="3FD2B0BF"/>
    <w:rsid w:val="3FD90107"/>
    <w:rsid w:val="401C0E5F"/>
    <w:rsid w:val="4025EF18"/>
    <w:rsid w:val="403F5797"/>
    <w:rsid w:val="4062B839"/>
    <w:rsid w:val="40721283"/>
    <w:rsid w:val="407E78B0"/>
    <w:rsid w:val="40816C0D"/>
    <w:rsid w:val="408732D9"/>
    <w:rsid w:val="40B6244F"/>
    <w:rsid w:val="40BA76C3"/>
    <w:rsid w:val="40D2579C"/>
    <w:rsid w:val="40EE98D6"/>
    <w:rsid w:val="41095CB6"/>
    <w:rsid w:val="411C4226"/>
    <w:rsid w:val="41391D8B"/>
    <w:rsid w:val="41541C52"/>
    <w:rsid w:val="417206F3"/>
    <w:rsid w:val="41861984"/>
    <w:rsid w:val="4191556D"/>
    <w:rsid w:val="41B193E0"/>
    <w:rsid w:val="41F8683C"/>
    <w:rsid w:val="41FB1DCB"/>
    <w:rsid w:val="420A7720"/>
    <w:rsid w:val="420F8B23"/>
    <w:rsid w:val="4220DCF7"/>
    <w:rsid w:val="42270F94"/>
    <w:rsid w:val="423437B4"/>
    <w:rsid w:val="42356360"/>
    <w:rsid w:val="4243F545"/>
    <w:rsid w:val="4246234F"/>
    <w:rsid w:val="425F90D0"/>
    <w:rsid w:val="4281D400"/>
    <w:rsid w:val="4284FD5E"/>
    <w:rsid w:val="429DC13C"/>
    <w:rsid w:val="42A9274A"/>
    <w:rsid w:val="42A9D6C9"/>
    <w:rsid w:val="42B84971"/>
    <w:rsid w:val="42D12D75"/>
    <w:rsid w:val="42E1C15B"/>
    <w:rsid w:val="42EA3551"/>
    <w:rsid w:val="42F700C0"/>
    <w:rsid w:val="43301C18"/>
    <w:rsid w:val="4340F49C"/>
    <w:rsid w:val="4359AA44"/>
    <w:rsid w:val="43B29135"/>
    <w:rsid w:val="43DAB0A7"/>
    <w:rsid w:val="43E9D5F7"/>
    <w:rsid w:val="4406D5EA"/>
    <w:rsid w:val="442DD3E0"/>
    <w:rsid w:val="44645F00"/>
    <w:rsid w:val="44C96A9B"/>
    <w:rsid w:val="44E89CAD"/>
    <w:rsid w:val="451BA0E3"/>
    <w:rsid w:val="45595CC4"/>
    <w:rsid w:val="4580BD19"/>
    <w:rsid w:val="45A104FB"/>
    <w:rsid w:val="45B78153"/>
    <w:rsid w:val="45BAC56A"/>
    <w:rsid w:val="45C1425F"/>
    <w:rsid w:val="45E7C9D4"/>
    <w:rsid w:val="4618DA2C"/>
    <w:rsid w:val="468A7C21"/>
    <w:rsid w:val="468E220A"/>
    <w:rsid w:val="469CF3BA"/>
    <w:rsid w:val="46AC823C"/>
    <w:rsid w:val="471701A8"/>
    <w:rsid w:val="471E4008"/>
    <w:rsid w:val="4743F52F"/>
    <w:rsid w:val="475B44C6"/>
    <w:rsid w:val="478056DD"/>
    <w:rsid w:val="479E3842"/>
    <w:rsid w:val="47A304C3"/>
    <w:rsid w:val="47D632F7"/>
    <w:rsid w:val="47DA47D8"/>
    <w:rsid w:val="47F9D16C"/>
    <w:rsid w:val="4826F3E8"/>
    <w:rsid w:val="4833E93B"/>
    <w:rsid w:val="484AB8C8"/>
    <w:rsid w:val="485085D0"/>
    <w:rsid w:val="486C1972"/>
    <w:rsid w:val="4878585A"/>
    <w:rsid w:val="4895DE85"/>
    <w:rsid w:val="48CF7D98"/>
    <w:rsid w:val="48D79849"/>
    <w:rsid w:val="48DC4737"/>
    <w:rsid w:val="48EC490E"/>
    <w:rsid w:val="48F19C83"/>
    <w:rsid w:val="4967B753"/>
    <w:rsid w:val="497C20F4"/>
    <w:rsid w:val="499D1157"/>
    <w:rsid w:val="49AEDCC2"/>
    <w:rsid w:val="49D192BF"/>
    <w:rsid w:val="49EA2F16"/>
    <w:rsid w:val="49F05BEE"/>
    <w:rsid w:val="4A057B7C"/>
    <w:rsid w:val="4A0615EC"/>
    <w:rsid w:val="4A0E250A"/>
    <w:rsid w:val="4A152316"/>
    <w:rsid w:val="4A23EA40"/>
    <w:rsid w:val="4A53701C"/>
    <w:rsid w:val="4A74CBC0"/>
    <w:rsid w:val="4A96B684"/>
    <w:rsid w:val="4AA23362"/>
    <w:rsid w:val="4AB32B0D"/>
    <w:rsid w:val="4AC085D8"/>
    <w:rsid w:val="4AC3E6B4"/>
    <w:rsid w:val="4AE3F0C5"/>
    <w:rsid w:val="4AFA5E52"/>
    <w:rsid w:val="4AFCA7FB"/>
    <w:rsid w:val="4B0B32F0"/>
    <w:rsid w:val="4B235118"/>
    <w:rsid w:val="4B3B3A2A"/>
    <w:rsid w:val="4B3D51CE"/>
    <w:rsid w:val="4B3D8123"/>
    <w:rsid w:val="4B4F0FFA"/>
    <w:rsid w:val="4B5915BA"/>
    <w:rsid w:val="4B60AC8C"/>
    <w:rsid w:val="4B672294"/>
    <w:rsid w:val="4B68DC8C"/>
    <w:rsid w:val="4B6B27A9"/>
    <w:rsid w:val="4B7ECD80"/>
    <w:rsid w:val="4B942858"/>
    <w:rsid w:val="4B966963"/>
    <w:rsid w:val="4BD36C27"/>
    <w:rsid w:val="4BF9CF70"/>
    <w:rsid w:val="4BFAC085"/>
    <w:rsid w:val="4C19E4FE"/>
    <w:rsid w:val="4C2F6D94"/>
    <w:rsid w:val="4C63D321"/>
    <w:rsid w:val="4C87ED0B"/>
    <w:rsid w:val="4C938F17"/>
    <w:rsid w:val="4CA9F868"/>
    <w:rsid w:val="4CB47069"/>
    <w:rsid w:val="4CBF7E47"/>
    <w:rsid w:val="4CC9E020"/>
    <w:rsid w:val="4CD53CBF"/>
    <w:rsid w:val="4CFDA3CD"/>
    <w:rsid w:val="4CFE88AC"/>
    <w:rsid w:val="4D16A986"/>
    <w:rsid w:val="4D1BD94D"/>
    <w:rsid w:val="4D389CA7"/>
    <w:rsid w:val="4D4307F7"/>
    <w:rsid w:val="4D46BCDE"/>
    <w:rsid w:val="4D7AB683"/>
    <w:rsid w:val="4D83231D"/>
    <w:rsid w:val="4D93B0BF"/>
    <w:rsid w:val="4DAF56C5"/>
    <w:rsid w:val="4DB8BF7B"/>
    <w:rsid w:val="4DD5ACD9"/>
    <w:rsid w:val="4DD6F6E7"/>
    <w:rsid w:val="4DD8A8C7"/>
    <w:rsid w:val="4DD9E77E"/>
    <w:rsid w:val="4DE8338B"/>
    <w:rsid w:val="4DEC147E"/>
    <w:rsid w:val="4DF22FAA"/>
    <w:rsid w:val="4E1BED22"/>
    <w:rsid w:val="4E1D2112"/>
    <w:rsid w:val="4E418A02"/>
    <w:rsid w:val="4E47EF1F"/>
    <w:rsid w:val="4E6580F6"/>
    <w:rsid w:val="4E67AE87"/>
    <w:rsid w:val="4E9BB671"/>
    <w:rsid w:val="4E9DD3BF"/>
    <w:rsid w:val="4EA2EDC8"/>
    <w:rsid w:val="4EC20D2A"/>
    <w:rsid w:val="4EC64E70"/>
    <w:rsid w:val="4EDF398D"/>
    <w:rsid w:val="4EFF384A"/>
    <w:rsid w:val="4F2C5F51"/>
    <w:rsid w:val="4F341B35"/>
    <w:rsid w:val="4F62B882"/>
    <w:rsid w:val="4FAC9DFD"/>
    <w:rsid w:val="4FD802AB"/>
    <w:rsid w:val="4FE0409F"/>
    <w:rsid w:val="5000BA0E"/>
    <w:rsid w:val="50044BE5"/>
    <w:rsid w:val="5007C953"/>
    <w:rsid w:val="500BC4B3"/>
    <w:rsid w:val="50251A45"/>
    <w:rsid w:val="5027F69E"/>
    <w:rsid w:val="50338225"/>
    <w:rsid w:val="505B89A3"/>
    <w:rsid w:val="50700873"/>
    <w:rsid w:val="508E0564"/>
    <w:rsid w:val="5097E565"/>
    <w:rsid w:val="50D3FF24"/>
    <w:rsid w:val="50E04E06"/>
    <w:rsid w:val="50F14EB7"/>
    <w:rsid w:val="50F4C0ED"/>
    <w:rsid w:val="50FBF2ED"/>
    <w:rsid w:val="514591E1"/>
    <w:rsid w:val="5158DC20"/>
    <w:rsid w:val="51613BA2"/>
    <w:rsid w:val="51643105"/>
    <w:rsid w:val="51697BDE"/>
    <w:rsid w:val="518E4FFB"/>
    <w:rsid w:val="518EE77F"/>
    <w:rsid w:val="51908B72"/>
    <w:rsid w:val="51A851F4"/>
    <w:rsid w:val="51B3DEF3"/>
    <w:rsid w:val="51F03066"/>
    <w:rsid w:val="52383B1E"/>
    <w:rsid w:val="5239AF10"/>
    <w:rsid w:val="523DE175"/>
    <w:rsid w:val="52491FCE"/>
    <w:rsid w:val="5253BCD6"/>
    <w:rsid w:val="526A908B"/>
    <w:rsid w:val="526FC554"/>
    <w:rsid w:val="52894216"/>
    <w:rsid w:val="52E8B033"/>
    <w:rsid w:val="52EAC5D8"/>
    <w:rsid w:val="52EF7D1E"/>
    <w:rsid w:val="52FAFCAB"/>
    <w:rsid w:val="530C913E"/>
    <w:rsid w:val="53181E89"/>
    <w:rsid w:val="531B8F53"/>
    <w:rsid w:val="5322239D"/>
    <w:rsid w:val="53935607"/>
    <w:rsid w:val="53A7B929"/>
    <w:rsid w:val="53C0A8D7"/>
    <w:rsid w:val="53C6E5BA"/>
    <w:rsid w:val="53CCC0F9"/>
    <w:rsid w:val="53FC2155"/>
    <w:rsid w:val="540B0303"/>
    <w:rsid w:val="5426BEE8"/>
    <w:rsid w:val="543B1C6E"/>
    <w:rsid w:val="544EDF6C"/>
    <w:rsid w:val="54768137"/>
    <w:rsid w:val="5478B992"/>
    <w:rsid w:val="547B1C37"/>
    <w:rsid w:val="54874DF6"/>
    <w:rsid w:val="548A3E3E"/>
    <w:rsid w:val="54ADD624"/>
    <w:rsid w:val="54C71E59"/>
    <w:rsid w:val="54C7F03D"/>
    <w:rsid w:val="54CA33A1"/>
    <w:rsid w:val="54DD3EC9"/>
    <w:rsid w:val="54F6CC6A"/>
    <w:rsid w:val="550DAE47"/>
    <w:rsid w:val="5510B241"/>
    <w:rsid w:val="5566D046"/>
    <w:rsid w:val="557232AB"/>
    <w:rsid w:val="5572E410"/>
    <w:rsid w:val="5573E00E"/>
    <w:rsid w:val="557CB81E"/>
    <w:rsid w:val="55844BCD"/>
    <w:rsid w:val="5599FDD1"/>
    <w:rsid w:val="559B2212"/>
    <w:rsid w:val="55A66A63"/>
    <w:rsid w:val="55A6C4D5"/>
    <w:rsid w:val="55AA44F0"/>
    <w:rsid w:val="55B335E5"/>
    <w:rsid w:val="55D5BAE4"/>
    <w:rsid w:val="55D6C631"/>
    <w:rsid w:val="55E0E874"/>
    <w:rsid w:val="55E40CE1"/>
    <w:rsid w:val="55F7F297"/>
    <w:rsid w:val="55FC8008"/>
    <w:rsid w:val="560A0404"/>
    <w:rsid w:val="5628BDC3"/>
    <w:rsid w:val="563616A5"/>
    <w:rsid w:val="564A3B3E"/>
    <w:rsid w:val="565F9E68"/>
    <w:rsid w:val="566D3F0C"/>
    <w:rsid w:val="569AE593"/>
    <w:rsid w:val="56A8A089"/>
    <w:rsid w:val="56ABD197"/>
    <w:rsid w:val="56C12A73"/>
    <w:rsid w:val="56C5AB64"/>
    <w:rsid w:val="56C5DCA2"/>
    <w:rsid w:val="56DD4D11"/>
    <w:rsid w:val="56E805EB"/>
    <w:rsid w:val="56F8DFD7"/>
    <w:rsid w:val="57068E84"/>
    <w:rsid w:val="570FCA38"/>
    <w:rsid w:val="5718F32A"/>
    <w:rsid w:val="5719437F"/>
    <w:rsid w:val="57351012"/>
    <w:rsid w:val="57398B83"/>
    <w:rsid w:val="576E241B"/>
    <w:rsid w:val="577D101B"/>
    <w:rsid w:val="578296AB"/>
    <w:rsid w:val="57835003"/>
    <w:rsid w:val="579FB81E"/>
    <w:rsid w:val="57A09645"/>
    <w:rsid w:val="57A9781A"/>
    <w:rsid w:val="57B55A9B"/>
    <w:rsid w:val="57B7AF10"/>
    <w:rsid w:val="57CE855B"/>
    <w:rsid w:val="57EFAAE7"/>
    <w:rsid w:val="58042291"/>
    <w:rsid w:val="58105BE5"/>
    <w:rsid w:val="581E869B"/>
    <w:rsid w:val="583B55E3"/>
    <w:rsid w:val="5886D402"/>
    <w:rsid w:val="589F7048"/>
    <w:rsid w:val="58C696EF"/>
    <w:rsid w:val="58CD7035"/>
    <w:rsid w:val="58D9CC97"/>
    <w:rsid w:val="59206858"/>
    <w:rsid w:val="5927B0CC"/>
    <w:rsid w:val="5969B66A"/>
    <w:rsid w:val="596C6FD6"/>
    <w:rsid w:val="597EF16C"/>
    <w:rsid w:val="5996ACD3"/>
    <w:rsid w:val="599BD56C"/>
    <w:rsid w:val="59A46AE2"/>
    <w:rsid w:val="59AF83CE"/>
    <w:rsid w:val="59BD2DA8"/>
    <w:rsid w:val="59D562DC"/>
    <w:rsid w:val="59F6F475"/>
    <w:rsid w:val="5A022B1C"/>
    <w:rsid w:val="5A12F4A7"/>
    <w:rsid w:val="5A22A4AE"/>
    <w:rsid w:val="5A285F10"/>
    <w:rsid w:val="5A288AF5"/>
    <w:rsid w:val="5A445111"/>
    <w:rsid w:val="5A46EBB7"/>
    <w:rsid w:val="5A5158EE"/>
    <w:rsid w:val="5A63129F"/>
    <w:rsid w:val="5A97D07A"/>
    <w:rsid w:val="5AA1627A"/>
    <w:rsid w:val="5AA27B28"/>
    <w:rsid w:val="5ACFFD86"/>
    <w:rsid w:val="5AE1D3E0"/>
    <w:rsid w:val="5AF5A6B7"/>
    <w:rsid w:val="5B328E90"/>
    <w:rsid w:val="5B44A9CE"/>
    <w:rsid w:val="5B4B3943"/>
    <w:rsid w:val="5B764C08"/>
    <w:rsid w:val="5B795C6F"/>
    <w:rsid w:val="5BA7125A"/>
    <w:rsid w:val="5BA91DF3"/>
    <w:rsid w:val="5BB95C9F"/>
    <w:rsid w:val="5BDC5CA3"/>
    <w:rsid w:val="5BF1B580"/>
    <w:rsid w:val="5C0C7AF8"/>
    <w:rsid w:val="5C1A0C8C"/>
    <w:rsid w:val="5C1AA198"/>
    <w:rsid w:val="5C20AB20"/>
    <w:rsid w:val="5C2EB671"/>
    <w:rsid w:val="5C3A7ADE"/>
    <w:rsid w:val="5C493DF2"/>
    <w:rsid w:val="5C559550"/>
    <w:rsid w:val="5C87829C"/>
    <w:rsid w:val="5C94B0EE"/>
    <w:rsid w:val="5C9BE182"/>
    <w:rsid w:val="5C9CCFD1"/>
    <w:rsid w:val="5CA27672"/>
    <w:rsid w:val="5CFFB895"/>
    <w:rsid w:val="5D0291A7"/>
    <w:rsid w:val="5D3F60AA"/>
    <w:rsid w:val="5D64B562"/>
    <w:rsid w:val="5D83CB38"/>
    <w:rsid w:val="5D9992E3"/>
    <w:rsid w:val="5D9A57E7"/>
    <w:rsid w:val="5DA22175"/>
    <w:rsid w:val="5DB130AF"/>
    <w:rsid w:val="5DC2FFC2"/>
    <w:rsid w:val="5DC9A70B"/>
    <w:rsid w:val="5DD3DFA4"/>
    <w:rsid w:val="5E3C226D"/>
    <w:rsid w:val="5E3EF4C0"/>
    <w:rsid w:val="5E3FB2E7"/>
    <w:rsid w:val="5E43567E"/>
    <w:rsid w:val="5E60592D"/>
    <w:rsid w:val="5E766356"/>
    <w:rsid w:val="5E793BF8"/>
    <w:rsid w:val="5E832933"/>
    <w:rsid w:val="5E92E0FB"/>
    <w:rsid w:val="5EA20A49"/>
    <w:rsid w:val="5EA69783"/>
    <w:rsid w:val="5EB81E3A"/>
    <w:rsid w:val="5EEAF707"/>
    <w:rsid w:val="5EF0D826"/>
    <w:rsid w:val="5F12C74A"/>
    <w:rsid w:val="5F2435CD"/>
    <w:rsid w:val="5F76DBA8"/>
    <w:rsid w:val="5FA8DDC0"/>
    <w:rsid w:val="5FACB18E"/>
    <w:rsid w:val="5FC71BC5"/>
    <w:rsid w:val="5FD3DD85"/>
    <w:rsid w:val="5FD73125"/>
    <w:rsid w:val="5FF78E45"/>
    <w:rsid w:val="5FF9FE47"/>
    <w:rsid w:val="6017AFB2"/>
    <w:rsid w:val="601B1201"/>
    <w:rsid w:val="603551A3"/>
    <w:rsid w:val="6041718F"/>
    <w:rsid w:val="60730E0E"/>
    <w:rsid w:val="609D043A"/>
    <w:rsid w:val="60A085E1"/>
    <w:rsid w:val="60E9E28C"/>
    <w:rsid w:val="610BC070"/>
    <w:rsid w:val="612F4C44"/>
    <w:rsid w:val="6134B7BF"/>
    <w:rsid w:val="6137C1B8"/>
    <w:rsid w:val="615C39D5"/>
    <w:rsid w:val="615EF627"/>
    <w:rsid w:val="61775DAD"/>
    <w:rsid w:val="61966F60"/>
    <w:rsid w:val="61BC7DAA"/>
    <w:rsid w:val="61E372F2"/>
    <w:rsid w:val="621624B1"/>
    <w:rsid w:val="62218250"/>
    <w:rsid w:val="62390A15"/>
    <w:rsid w:val="6240DFDF"/>
    <w:rsid w:val="6247C4C0"/>
    <w:rsid w:val="624FEADC"/>
    <w:rsid w:val="62530719"/>
    <w:rsid w:val="62805C34"/>
    <w:rsid w:val="628F550E"/>
    <w:rsid w:val="62A7D4C4"/>
    <w:rsid w:val="63527345"/>
    <w:rsid w:val="635A6DBF"/>
    <w:rsid w:val="636AAB4C"/>
    <w:rsid w:val="639A8A32"/>
    <w:rsid w:val="63A10560"/>
    <w:rsid w:val="63A265F8"/>
    <w:rsid w:val="63A62087"/>
    <w:rsid w:val="63B1EA73"/>
    <w:rsid w:val="63D3F41F"/>
    <w:rsid w:val="63DEEEBE"/>
    <w:rsid w:val="63E01917"/>
    <w:rsid w:val="63E34659"/>
    <w:rsid w:val="63F1239F"/>
    <w:rsid w:val="640A9214"/>
    <w:rsid w:val="6413EFD5"/>
    <w:rsid w:val="645E0076"/>
    <w:rsid w:val="645F6997"/>
    <w:rsid w:val="64C4120E"/>
    <w:rsid w:val="6536A227"/>
    <w:rsid w:val="65484608"/>
    <w:rsid w:val="6586631B"/>
    <w:rsid w:val="658A625D"/>
    <w:rsid w:val="658CF8E3"/>
    <w:rsid w:val="659B9251"/>
    <w:rsid w:val="659BEC2E"/>
    <w:rsid w:val="65BA67AC"/>
    <w:rsid w:val="65CD5B0A"/>
    <w:rsid w:val="65D33C05"/>
    <w:rsid w:val="65D456FF"/>
    <w:rsid w:val="65E3DF85"/>
    <w:rsid w:val="660DFCD5"/>
    <w:rsid w:val="661F41F2"/>
    <w:rsid w:val="662CA7FC"/>
    <w:rsid w:val="6638B968"/>
    <w:rsid w:val="66397B60"/>
    <w:rsid w:val="664ED565"/>
    <w:rsid w:val="6654DF4B"/>
    <w:rsid w:val="6671F218"/>
    <w:rsid w:val="668F87FF"/>
    <w:rsid w:val="6691E568"/>
    <w:rsid w:val="66961017"/>
    <w:rsid w:val="66A53C4B"/>
    <w:rsid w:val="66BF0BCE"/>
    <w:rsid w:val="66D52573"/>
    <w:rsid w:val="67041F93"/>
    <w:rsid w:val="670F2BD5"/>
    <w:rsid w:val="671BFC2D"/>
    <w:rsid w:val="672054AA"/>
    <w:rsid w:val="67276DBC"/>
    <w:rsid w:val="6729A754"/>
    <w:rsid w:val="677B6520"/>
    <w:rsid w:val="677F7EBC"/>
    <w:rsid w:val="67907DD9"/>
    <w:rsid w:val="6799F718"/>
    <w:rsid w:val="679A7157"/>
    <w:rsid w:val="67B73241"/>
    <w:rsid w:val="67DA6FDC"/>
    <w:rsid w:val="67FBA7FE"/>
    <w:rsid w:val="682C58BB"/>
    <w:rsid w:val="682CCCB9"/>
    <w:rsid w:val="6846AE7A"/>
    <w:rsid w:val="68788CEC"/>
    <w:rsid w:val="688074BC"/>
    <w:rsid w:val="68A64587"/>
    <w:rsid w:val="68AA097B"/>
    <w:rsid w:val="68BB56D7"/>
    <w:rsid w:val="68CACB96"/>
    <w:rsid w:val="68CEAD79"/>
    <w:rsid w:val="68E9AD19"/>
    <w:rsid w:val="68FC8446"/>
    <w:rsid w:val="690F82AA"/>
    <w:rsid w:val="6912C1F2"/>
    <w:rsid w:val="69537D23"/>
    <w:rsid w:val="69592DE7"/>
    <w:rsid w:val="697D96CA"/>
    <w:rsid w:val="6980A4D1"/>
    <w:rsid w:val="69AC1090"/>
    <w:rsid w:val="69D8703D"/>
    <w:rsid w:val="69DCFF4E"/>
    <w:rsid w:val="69E145F9"/>
    <w:rsid w:val="69ECB525"/>
    <w:rsid w:val="69F016A3"/>
    <w:rsid w:val="6A1289CE"/>
    <w:rsid w:val="6A3051FD"/>
    <w:rsid w:val="6A48C108"/>
    <w:rsid w:val="6AA9DAB8"/>
    <w:rsid w:val="6AD78506"/>
    <w:rsid w:val="6AE5403D"/>
    <w:rsid w:val="6AE6EACA"/>
    <w:rsid w:val="6AFA72F5"/>
    <w:rsid w:val="6B267151"/>
    <w:rsid w:val="6B42BB3C"/>
    <w:rsid w:val="6B632FA4"/>
    <w:rsid w:val="6B672249"/>
    <w:rsid w:val="6B6D13A9"/>
    <w:rsid w:val="6B76EF66"/>
    <w:rsid w:val="6B961F1D"/>
    <w:rsid w:val="6BDC2548"/>
    <w:rsid w:val="6BE559E9"/>
    <w:rsid w:val="6BFB33D7"/>
    <w:rsid w:val="6BFB4380"/>
    <w:rsid w:val="6BFED2C7"/>
    <w:rsid w:val="6C22C0B6"/>
    <w:rsid w:val="6C665D16"/>
    <w:rsid w:val="6C6C2189"/>
    <w:rsid w:val="6C6CCA70"/>
    <w:rsid w:val="6C73D8EE"/>
    <w:rsid w:val="6C8189CF"/>
    <w:rsid w:val="6C8584AA"/>
    <w:rsid w:val="6C8E8968"/>
    <w:rsid w:val="6C9BACF2"/>
    <w:rsid w:val="6CAA4686"/>
    <w:rsid w:val="6CCB6DF6"/>
    <w:rsid w:val="6CCC9DC3"/>
    <w:rsid w:val="6CD474BF"/>
    <w:rsid w:val="6D07A04E"/>
    <w:rsid w:val="6D473E66"/>
    <w:rsid w:val="6D486109"/>
    <w:rsid w:val="6D566CF8"/>
    <w:rsid w:val="6D5CA399"/>
    <w:rsid w:val="6D8C31BF"/>
    <w:rsid w:val="6D95C039"/>
    <w:rsid w:val="6DB4C668"/>
    <w:rsid w:val="6DC48B6B"/>
    <w:rsid w:val="6DDDF7AF"/>
    <w:rsid w:val="6DF0962E"/>
    <w:rsid w:val="6DF77DA3"/>
    <w:rsid w:val="6E34B758"/>
    <w:rsid w:val="6E3A5C21"/>
    <w:rsid w:val="6E5206AF"/>
    <w:rsid w:val="6E7466D2"/>
    <w:rsid w:val="6EA279AD"/>
    <w:rsid w:val="6EA29C62"/>
    <w:rsid w:val="6EC4FAE6"/>
    <w:rsid w:val="6EC7823F"/>
    <w:rsid w:val="6EC81F7C"/>
    <w:rsid w:val="6ED2C66F"/>
    <w:rsid w:val="6ED2FA43"/>
    <w:rsid w:val="6EFAF2AF"/>
    <w:rsid w:val="6EFBA7FD"/>
    <w:rsid w:val="6F2EF518"/>
    <w:rsid w:val="6F4940C0"/>
    <w:rsid w:val="6F75F9CE"/>
    <w:rsid w:val="6F967878"/>
    <w:rsid w:val="6FA26BDC"/>
    <w:rsid w:val="703DBB79"/>
    <w:rsid w:val="7053D083"/>
    <w:rsid w:val="7070ECCE"/>
    <w:rsid w:val="70721595"/>
    <w:rsid w:val="7089078D"/>
    <w:rsid w:val="70926DAD"/>
    <w:rsid w:val="70A563F0"/>
    <w:rsid w:val="70CAFCD1"/>
    <w:rsid w:val="70F297F4"/>
    <w:rsid w:val="710A73E3"/>
    <w:rsid w:val="711E4F2B"/>
    <w:rsid w:val="7151D899"/>
    <w:rsid w:val="71546151"/>
    <w:rsid w:val="715D0CF2"/>
    <w:rsid w:val="717C18C9"/>
    <w:rsid w:val="71DBC43D"/>
    <w:rsid w:val="71EFD7D5"/>
    <w:rsid w:val="7220E9FA"/>
    <w:rsid w:val="7230D001"/>
    <w:rsid w:val="723743C3"/>
    <w:rsid w:val="723DD17C"/>
    <w:rsid w:val="724783EC"/>
    <w:rsid w:val="725C046A"/>
    <w:rsid w:val="72929503"/>
    <w:rsid w:val="729CB49C"/>
    <w:rsid w:val="72A6482B"/>
    <w:rsid w:val="72A9343D"/>
    <w:rsid w:val="72BB2E27"/>
    <w:rsid w:val="72D96C7E"/>
    <w:rsid w:val="72F1A817"/>
    <w:rsid w:val="72F93BA0"/>
    <w:rsid w:val="73028F07"/>
    <w:rsid w:val="73438501"/>
    <w:rsid w:val="736103A8"/>
    <w:rsid w:val="736B5152"/>
    <w:rsid w:val="736EDC7C"/>
    <w:rsid w:val="738A6444"/>
    <w:rsid w:val="738AC533"/>
    <w:rsid w:val="738C6056"/>
    <w:rsid w:val="738F6B4D"/>
    <w:rsid w:val="738FE245"/>
    <w:rsid w:val="73A5CC84"/>
    <w:rsid w:val="73A876B5"/>
    <w:rsid w:val="73B0530A"/>
    <w:rsid w:val="73B827B2"/>
    <w:rsid w:val="73B9F471"/>
    <w:rsid w:val="744B87E5"/>
    <w:rsid w:val="745CCCAC"/>
    <w:rsid w:val="745F8FE1"/>
    <w:rsid w:val="7491B922"/>
    <w:rsid w:val="74953E56"/>
    <w:rsid w:val="74A96888"/>
    <w:rsid w:val="74AE902C"/>
    <w:rsid w:val="74C1F3A1"/>
    <w:rsid w:val="74C57002"/>
    <w:rsid w:val="74EEAFC3"/>
    <w:rsid w:val="74F01CA8"/>
    <w:rsid w:val="756C770D"/>
    <w:rsid w:val="75763FB1"/>
    <w:rsid w:val="75808A30"/>
    <w:rsid w:val="7581D4C8"/>
    <w:rsid w:val="758D7812"/>
    <w:rsid w:val="758FA5D8"/>
    <w:rsid w:val="75996581"/>
    <w:rsid w:val="75C0B355"/>
    <w:rsid w:val="75C457A8"/>
    <w:rsid w:val="75C5FD5B"/>
    <w:rsid w:val="75C6752C"/>
    <w:rsid w:val="75C78B15"/>
    <w:rsid w:val="75E189BE"/>
    <w:rsid w:val="75F566FE"/>
    <w:rsid w:val="75FC53C2"/>
    <w:rsid w:val="761594F7"/>
    <w:rsid w:val="763A395A"/>
    <w:rsid w:val="763C3B7F"/>
    <w:rsid w:val="7646D7AB"/>
    <w:rsid w:val="765C68E8"/>
    <w:rsid w:val="765E3647"/>
    <w:rsid w:val="76824B06"/>
    <w:rsid w:val="7695F155"/>
    <w:rsid w:val="76A27AE2"/>
    <w:rsid w:val="76BE9D6B"/>
    <w:rsid w:val="76D27B08"/>
    <w:rsid w:val="76DF68B9"/>
    <w:rsid w:val="76E8DAF5"/>
    <w:rsid w:val="77055A67"/>
    <w:rsid w:val="77327555"/>
    <w:rsid w:val="774F39BF"/>
    <w:rsid w:val="7751ED73"/>
    <w:rsid w:val="776956E2"/>
    <w:rsid w:val="77A77001"/>
    <w:rsid w:val="77B3A295"/>
    <w:rsid w:val="77C2B664"/>
    <w:rsid w:val="77CC4928"/>
    <w:rsid w:val="77D2A30D"/>
    <w:rsid w:val="77D58561"/>
    <w:rsid w:val="7807B392"/>
    <w:rsid w:val="780ABCFB"/>
    <w:rsid w:val="7823DFAB"/>
    <w:rsid w:val="78369DE6"/>
    <w:rsid w:val="7836B91E"/>
    <w:rsid w:val="784DFB0F"/>
    <w:rsid w:val="7863F0B4"/>
    <w:rsid w:val="7866C66A"/>
    <w:rsid w:val="787786BE"/>
    <w:rsid w:val="787FD8A7"/>
    <w:rsid w:val="78A79B1A"/>
    <w:rsid w:val="78AAC2C4"/>
    <w:rsid w:val="78BCDAA1"/>
    <w:rsid w:val="78C737F3"/>
    <w:rsid w:val="78CCEB4C"/>
    <w:rsid w:val="78CD6BBD"/>
    <w:rsid w:val="78DAA504"/>
    <w:rsid w:val="78DEA07C"/>
    <w:rsid w:val="78EA84CC"/>
    <w:rsid w:val="7910425C"/>
    <w:rsid w:val="791B4C0C"/>
    <w:rsid w:val="791D675D"/>
    <w:rsid w:val="7921D5D4"/>
    <w:rsid w:val="79350A1F"/>
    <w:rsid w:val="7949BCDA"/>
    <w:rsid w:val="79662893"/>
    <w:rsid w:val="79688227"/>
    <w:rsid w:val="796AA54B"/>
    <w:rsid w:val="7978DB74"/>
    <w:rsid w:val="797D7D1D"/>
    <w:rsid w:val="797DA097"/>
    <w:rsid w:val="7997EAEE"/>
    <w:rsid w:val="79C1D0B7"/>
    <w:rsid w:val="79C7025F"/>
    <w:rsid w:val="79D11DE4"/>
    <w:rsid w:val="79F74FFD"/>
    <w:rsid w:val="7A095244"/>
    <w:rsid w:val="7A247D54"/>
    <w:rsid w:val="7A3BB3E0"/>
    <w:rsid w:val="7A709960"/>
    <w:rsid w:val="7A9762E9"/>
    <w:rsid w:val="7AB676B1"/>
    <w:rsid w:val="7ABC95DC"/>
    <w:rsid w:val="7AC09B02"/>
    <w:rsid w:val="7AD45D8F"/>
    <w:rsid w:val="7B20A2E3"/>
    <w:rsid w:val="7B3B7AA1"/>
    <w:rsid w:val="7B4DC9B2"/>
    <w:rsid w:val="7B5DB704"/>
    <w:rsid w:val="7BA34811"/>
    <w:rsid w:val="7BBEFE8A"/>
    <w:rsid w:val="7BF9D925"/>
    <w:rsid w:val="7C212CA9"/>
    <w:rsid w:val="7C23989C"/>
    <w:rsid w:val="7C4B9E1E"/>
    <w:rsid w:val="7C63F0B3"/>
    <w:rsid w:val="7C6A0847"/>
    <w:rsid w:val="7C802B5E"/>
    <w:rsid w:val="7C8FB3C3"/>
    <w:rsid w:val="7C9D6000"/>
    <w:rsid w:val="7C9EC5C9"/>
    <w:rsid w:val="7CA2412D"/>
    <w:rsid w:val="7CB26DA5"/>
    <w:rsid w:val="7CC68864"/>
    <w:rsid w:val="7CCD5395"/>
    <w:rsid w:val="7CFBB11D"/>
    <w:rsid w:val="7D2708E8"/>
    <w:rsid w:val="7D2EFF8B"/>
    <w:rsid w:val="7D43FC5A"/>
    <w:rsid w:val="7D46AEE5"/>
    <w:rsid w:val="7D4DACB7"/>
    <w:rsid w:val="7D6858B4"/>
    <w:rsid w:val="7D701A33"/>
    <w:rsid w:val="7D753CD5"/>
    <w:rsid w:val="7D7DB2BC"/>
    <w:rsid w:val="7D95BA3E"/>
    <w:rsid w:val="7DD03B61"/>
    <w:rsid w:val="7E0512C5"/>
    <w:rsid w:val="7E057A2D"/>
    <w:rsid w:val="7E189C09"/>
    <w:rsid w:val="7E2A7FCE"/>
    <w:rsid w:val="7E3E419D"/>
    <w:rsid w:val="7E4A1E7F"/>
    <w:rsid w:val="7E660D2E"/>
    <w:rsid w:val="7E6DD9F3"/>
    <w:rsid w:val="7E86D0B8"/>
    <w:rsid w:val="7E989D7A"/>
    <w:rsid w:val="7EACED44"/>
    <w:rsid w:val="7EBE43DC"/>
    <w:rsid w:val="7EC63CBA"/>
    <w:rsid w:val="7ED19169"/>
    <w:rsid w:val="7ED1D504"/>
    <w:rsid w:val="7ED5A768"/>
    <w:rsid w:val="7EDE0DF6"/>
    <w:rsid w:val="7EDF0EF1"/>
    <w:rsid w:val="7EF98876"/>
    <w:rsid w:val="7F166C75"/>
    <w:rsid w:val="7F537BFB"/>
    <w:rsid w:val="7F58CB4A"/>
    <w:rsid w:val="7F6AC3B7"/>
    <w:rsid w:val="7F92C45A"/>
    <w:rsid w:val="7F98AEA8"/>
    <w:rsid w:val="7FA7B8D6"/>
    <w:rsid w:val="7FBAF301"/>
    <w:rsid w:val="7FBE8F4D"/>
    <w:rsid w:val="7FC86593"/>
    <w:rsid w:val="7FD5394F"/>
    <w:rsid w:val="7FD6EC06"/>
    <w:rsid w:val="7FEAFB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8260F8"/>
  <w15:chartTrackingRefBased/>
  <w15:docId w15:val="{FA843DEA-8FB1-4FF7-811B-E7BC344B59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1FB3"/>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6054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4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5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4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4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4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4C0"/>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54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054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054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54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54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54C0"/>
    <w:rPr>
      <w:rFonts w:ascii="Times New Roman" w:hAnsi="Times New Roman" w:eastAsiaTheme="majorEastAsia" w:cstheme="majorBidi"/>
      <w:i/>
      <w:iCs/>
      <w:color w:val="595959" w:themeColor="text1" w:themeTint="A6"/>
      <w:kern w:val="0"/>
      <w14:ligatures w14:val="none"/>
    </w:rPr>
  </w:style>
  <w:style w:type="character" w:styleId="Heading7Char" w:customStyle="1">
    <w:name w:val="Heading 7 Char"/>
    <w:basedOn w:val="DefaultParagraphFont"/>
    <w:link w:val="Heading7"/>
    <w:uiPriority w:val="9"/>
    <w:semiHidden/>
    <w:rsid w:val="006054C0"/>
    <w:rPr>
      <w:rFonts w:ascii="Times New Roman" w:hAnsi="Times New Roman" w:eastAsiaTheme="majorEastAsia" w:cstheme="majorBidi"/>
      <w:color w:val="595959" w:themeColor="text1" w:themeTint="A6"/>
      <w:kern w:val="0"/>
      <w14:ligatures w14:val="none"/>
    </w:rPr>
  </w:style>
  <w:style w:type="character" w:styleId="Heading8Char" w:customStyle="1">
    <w:name w:val="Heading 8 Char"/>
    <w:basedOn w:val="DefaultParagraphFont"/>
    <w:link w:val="Heading8"/>
    <w:uiPriority w:val="9"/>
    <w:semiHidden/>
    <w:rsid w:val="006054C0"/>
    <w:rPr>
      <w:rFonts w:ascii="Times New Roman" w:hAnsi="Times New Roman" w:eastAsiaTheme="majorEastAsia" w:cstheme="majorBidi"/>
      <w:i/>
      <w:iCs/>
      <w:color w:val="272727" w:themeColor="text1" w:themeTint="D8"/>
      <w:kern w:val="0"/>
      <w14:ligatures w14:val="none"/>
    </w:rPr>
  </w:style>
  <w:style w:type="character" w:styleId="Heading9Char" w:customStyle="1">
    <w:name w:val="Heading 9 Char"/>
    <w:basedOn w:val="DefaultParagraphFont"/>
    <w:link w:val="Heading9"/>
    <w:uiPriority w:val="9"/>
    <w:semiHidden/>
    <w:rsid w:val="006054C0"/>
    <w:rPr>
      <w:rFonts w:ascii="Times New Roman" w:hAnsi="Times New Roman"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6054C0"/>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54C0"/>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6054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5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C0"/>
    <w:pPr>
      <w:spacing w:before="160"/>
      <w:jc w:val="center"/>
    </w:pPr>
    <w:rPr>
      <w:i/>
      <w:iCs/>
      <w:color w:val="404040" w:themeColor="text1" w:themeTint="BF"/>
    </w:rPr>
  </w:style>
  <w:style w:type="character" w:styleId="QuoteChar" w:customStyle="1">
    <w:name w:val="Quote Char"/>
    <w:basedOn w:val="DefaultParagraphFont"/>
    <w:link w:val="Quote"/>
    <w:uiPriority w:val="29"/>
    <w:rsid w:val="006054C0"/>
    <w:rPr>
      <w:i/>
      <w:iCs/>
      <w:color w:val="404040" w:themeColor="text1" w:themeTint="BF"/>
    </w:rPr>
  </w:style>
  <w:style w:type="paragraph" w:styleId="ListParagraph">
    <w:name w:val="List Paragraph"/>
    <w:basedOn w:val="Normal"/>
    <w:uiPriority w:val="34"/>
    <w:qFormat/>
    <w:rsid w:val="006054C0"/>
    <w:pPr>
      <w:ind w:left="720"/>
      <w:contextualSpacing/>
    </w:pPr>
  </w:style>
  <w:style w:type="character" w:styleId="IntenseEmphasis">
    <w:name w:val="Intense Emphasis"/>
    <w:basedOn w:val="DefaultParagraphFont"/>
    <w:uiPriority w:val="21"/>
    <w:qFormat/>
    <w:rsid w:val="006054C0"/>
    <w:rPr>
      <w:i/>
      <w:iCs/>
      <w:color w:val="0F4761" w:themeColor="accent1" w:themeShade="BF"/>
    </w:rPr>
  </w:style>
  <w:style w:type="paragraph" w:styleId="IntenseQuote">
    <w:name w:val="Intense Quote"/>
    <w:basedOn w:val="Normal"/>
    <w:next w:val="Normal"/>
    <w:link w:val="IntenseQuoteChar"/>
    <w:uiPriority w:val="30"/>
    <w:qFormat/>
    <w:rsid w:val="006054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54C0"/>
    <w:rPr>
      <w:i/>
      <w:iCs/>
      <w:color w:val="0F4761" w:themeColor="accent1" w:themeShade="BF"/>
    </w:rPr>
  </w:style>
  <w:style w:type="character" w:styleId="IntenseReference">
    <w:name w:val="Intense Reference"/>
    <w:basedOn w:val="DefaultParagraphFont"/>
    <w:uiPriority w:val="32"/>
    <w:qFormat/>
    <w:rsid w:val="006054C0"/>
    <w:rPr>
      <w:b/>
      <w:bCs/>
      <w:smallCaps/>
      <w:color w:val="0F4761" w:themeColor="accent1" w:themeShade="BF"/>
      <w:spacing w:val="5"/>
    </w:rPr>
  </w:style>
  <w:style w:type="table" w:styleId="TableGrid">
    <w:name w:val="Table Grid"/>
    <w:basedOn w:val="TableNormal"/>
    <w:uiPriority w:val="59"/>
    <w:rsid w:val="006054C0"/>
    <w:pPr>
      <w:spacing w:after="0" w:line="240" w:lineRule="auto"/>
    </w:pPr>
    <w:rPr>
      <w:rFonts w:eastAsiaTheme="minorEastAsia"/>
      <w:kern w:val="0"/>
      <w:lang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Comment Reference"/>
    <w:basedOn w:val="DefaultParagraphFont"/>
    <w:uiPriority w:val="99"/>
    <w:semiHidden/>
    <w:unhideWhenUsed/>
    <w:rsid w:val="006428CD"/>
    <w:rPr>
      <w:sz w:val="16"/>
      <w:szCs w:val="16"/>
    </w:rPr>
  </w:style>
  <w:style w:type="paragraph" w:styleId="CommentText">
    <w:name w:val="Comment Text"/>
    <w:basedOn w:val="Normal"/>
    <w:link w:val="CommentTextChar"/>
    <w:uiPriority w:val="99"/>
    <w:unhideWhenUsed/>
    <w:rsid w:val="006428CD"/>
    <w:rPr>
      <w:sz w:val="20"/>
      <w:szCs w:val="20"/>
    </w:rPr>
  </w:style>
  <w:style w:type="character" w:styleId="CommentTextChar" w:customStyle="1">
    <w:name w:val="Comment Text Char"/>
    <w:basedOn w:val="DefaultParagraphFont"/>
    <w:link w:val="CommentText"/>
    <w:uiPriority w:val="99"/>
    <w:rsid w:val="006428CD"/>
    <w:rPr>
      <w:rFonts w:ascii="Times New Roman" w:hAnsi="Times New Roman" w:eastAsia="Times New Roman" w:cs="Times New Roman"/>
      <w:kern w:val="0"/>
      <w:sz w:val="20"/>
      <w:szCs w:val="20"/>
      <w14:ligatures w14:val="none"/>
    </w:rPr>
  </w:style>
  <w:style w:type="paragraph" w:styleId="CommentSubject">
    <w:name w:val="Comment Subject"/>
    <w:basedOn w:val="CommentText"/>
    <w:next w:val="CommentText"/>
    <w:link w:val="CommentSubjectChar"/>
    <w:uiPriority w:val="99"/>
    <w:semiHidden/>
    <w:unhideWhenUsed/>
    <w:rsid w:val="006428CD"/>
    <w:rPr>
      <w:b/>
      <w:bCs/>
    </w:rPr>
  </w:style>
  <w:style w:type="character" w:styleId="CommentSubjectChar" w:customStyle="1">
    <w:name w:val="Comment Subject Char"/>
    <w:basedOn w:val="CommentTextChar"/>
    <w:link w:val="CommentSubject"/>
    <w:uiPriority w:val="99"/>
    <w:semiHidden/>
    <w:rsid w:val="006428CD"/>
    <w:rPr>
      <w:rFonts w:ascii="Times New Roman" w:hAnsi="Times New Roman" w:eastAsia="Times New Roman" w:cs="Times New Roman"/>
      <w:b/>
      <w:bCs/>
      <w:kern w:val="0"/>
      <w:sz w:val="20"/>
      <w:szCs w:val="20"/>
      <w14:ligatures w14:val="none"/>
    </w:rPr>
  </w:style>
  <w:style w:type="paragraph" w:styleId="NormalWeb">
    <w:name w:val="Normal (Web)"/>
    <w:basedOn w:val="Normal"/>
    <w:uiPriority w:val="99"/>
    <w:semiHidden/>
    <w:unhideWhenUsed/>
    <w:rsid w:val="00096DB8"/>
  </w:style>
  <w:style w:type="character" w:styleId="Mention">
    <w:name w:val="Mention"/>
    <w:basedOn w:val="DefaultParagraphFont"/>
    <w:uiPriority w:val="99"/>
    <w:unhideWhenUsed/>
    <w:rsid w:val="00DA179B"/>
    <w:rPr>
      <w:color w:val="2B579A"/>
      <w:shd w:val="clear" w:color="auto" w:fill="E1DFDD"/>
    </w:rPr>
  </w:style>
  <w:style w:type="character" w:styleId="Hyperlink">
    <w:name w:val="Hyperlink"/>
    <w:basedOn w:val="DefaultParagraphFont"/>
    <w:uiPriority w:val="99"/>
    <w:unhideWhenUsed/>
    <w:rsid w:val="00233639"/>
    <w:rPr>
      <w:color w:val="467886"/>
      <w:u w:val="single"/>
    </w:rPr>
  </w:style>
  <w:style w:type="paragraph" w:styleId="TOC1">
    <w:name w:val="toc 1"/>
    <w:basedOn w:val="Normal"/>
    <w:next w:val="Normal"/>
    <w:uiPriority w:val="39"/>
    <w:unhideWhenUsed/>
    <w:rsid w:val="00233639"/>
    <w:pPr>
      <w:spacing w:after="100"/>
    </w:pPr>
  </w:style>
  <w:style w:type="paragraph" w:styleId="TOC2">
    <w:name w:val="toc 2"/>
    <w:basedOn w:val="Normal"/>
    <w:next w:val="Normal"/>
    <w:uiPriority w:val="39"/>
    <w:unhideWhenUsed/>
    <w:rsid w:val="00233639"/>
    <w:pPr>
      <w:spacing w:after="100"/>
      <w:ind w:left="220"/>
    </w:pPr>
  </w:style>
  <w:style w:type="character" w:styleId="UnresolvedMention">
    <w:name w:val="Unresolved Mention"/>
    <w:basedOn w:val="DefaultParagraphFont"/>
    <w:uiPriority w:val="99"/>
    <w:semiHidden/>
    <w:unhideWhenUsed/>
    <w:rsid w:val="00014A0B"/>
    <w:rPr>
      <w:color w:val="605E5C"/>
      <w:shd w:val="clear" w:color="auto" w:fill="E1DFDD"/>
    </w:rPr>
  </w:style>
  <w:style w:type="paragraph" w:styleId="Revision">
    <w:name w:val="Revision"/>
    <w:hidden/>
    <w:uiPriority w:val="99"/>
    <w:semiHidden/>
    <w:rsid w:val="00902BDE"/>
    <w:pPr>
      <w:spacing w:after="0" w:line="240" w:lineRule="auto"/>
    </w:pPr>
  </w:style>
  <w:style w:type="paragraph" w:styleId="text-md" w:customStyle="1">
    <w:name w:val="text-md"/>
    <w:basedOn w:val="Normal"/>
    <w:rsid w:val="00241B9D"/>
    <w:pPr>
      <w:spacing w:before="100" w:beforeAutospacing="1" w:after="100" w:afterAutospacing="1"/>
    </w:pPr>
  </w:style>
  <w:style w:type="character" w:styleId="Strong">
    <w:name w:val="Strong"/>
    <w:basedOn w:val="DefaultParagraphFont"/>
    <w:uiPriority w:val="22"/>
    <w:qFormat/>
    <w:rsid w:val="00241B9D"/>
    <w:rPr>
      <w:b/>
      <w:bCs/>
    </w:rPr>
  </w:style>
  <w:style w:type="character" w:styleId="FollowedHyperlink">
    <w:name w:val="FollowedHyperlink"/>
    <w:basedOn w:val="DefaultParagraphFont"/>
    <w:uiPriority w:val="99"/>
    <w:semiHidden/>
    <w:unhideWhenUsed/>
    <w:rsid w:val="007C5B9A"/>
    <w:rPr>
      <w:color w:val="96607D" w:themeColor="followedHyperlink"/>
      <w:u w:val="single"/>
    </w:rPr>
  </w:style>
  <w:style w:type="paragraph" w:styleId="Header">
    <w:name w:val="header"/>
    <w:basedOn w:val="Normal"/>
    <w:link w:val="HeaderChar"/>
    <w:uiPriority w:val="99"/>
    <w:unhideWhenUsed/>
    <w:rsid w:val="00EE610D"/>
    <w:pPr>
      <w:tabs>
        <w:tab w:val="center" w:pos="4680"/>
        <w:tab w:val="right" w:pos="9360"/>
      </w:tabs>
    </w:pPr>
  </w:style>
  <w:style w:type="character" w:styleId="HeaderChar" w:customStyle="1">
    <w:name w:val="Header Char"/>
    <w:basedOn w:val="DefaultParagraphFont"/>
    <w:link w:val="Header"/>
    <w:uiPriority w:val="99"/>
    <w:rsid w:val="00EE610D"/>
    <w:rPr>
      <w:rFonts w:ascii="Times New Roman" w:hAnsi="Times New Roman" w:eastAsia="Times New Roman" w:cs="Times New Roman"/>
      <w:kern w:val="0"/>
      <w14:ligatures w14:val="none"/>
    </w:rPr>
  </w:style>
  <w:style w:type="paragraph" w:styleId="Footer">
    <w:name w:val="footer"/>
    <w:basedOn w:val="Normal"/>
    <w:link w:val="FooterChar"/>
    <w:uiPriority w:val="99"/>
    <w:unhideWhenUsed/>
    <w:rsid w:val="00EE610D"/>
    <w:pPr>
      <w:tabs>
        <w:tab w:val="center" w:pos="4680"/>
        <w:tab w:val="right" w:pos="9360"/>
      </w:tabs>
    </w:pPr>
  </w:style>
  <w:style w:type="character" w:styleId="FooterChar" w:customStyle="1">
    <w:name w:val="Footer Char"/>
    <w:basedOn w:val="DefaultParagraphFont"/>
    <w:link w:val="Footer"/>
    <w:uiPriority w:val="99"/>
    <w:rsid w:val="00EE610D"/>
    <w:rPr>
      <w:rFonts w:ascii="Times New Roman" w:hAnsi="Times New Roman" w:eastAsia="Times New Roman" w:cs="Times New Roman"/>
      <w:kern w:val="0"/>
      <w14:ligatures w14:val="none"/>
    </w:rPr>
  </w:style>
  <w:style w:type="character" w:styleId="apple-converted-space" w:customStyle="1">
    <w:name w:val="apple-converted-space"/>
    <w:basedOn w:val="DefaultParagraphFont"/>
    <w:rsid w:val="004351D3"/>
  </w:style>
  <w:style w:type="paragraph" w:styleId="TOC3">
    <w:name w:val="toc 3"/>
    <w:basedOn w:val="Normal"/>
    <w:next w:val="Normal"/>
    <w:autoRedefine/>
    <w:uiPriority w:val="39"/>
    <w:unhideWhenUsed/>
    <w:rsid w:val="005914E6"/>
    <w:pPr>
      <w:spacing w:after="100"/>
      <w:ind w:left="480"/>
    </w:pPr>
  </w:style>
  <w:style w:type="character" w:styleId="HTMLCode">
    <w:name w:val="HTML Code"/>
    <w:basedOn w:val="DefaultParagraphFont"/>
    <w:uiPriority w:val="99"/>
    <w:semiHidden/>
    <w:unhideWhenUsed/>
    <w:rsid w:val="000D1564"/>
    <w:rPr>
      <w:rFonts w:ascii="Courier New" w:hAnsi="Courier New" w:eastAsia="Times New Roman" w:cs="Courier New"/>
      <w:sz w:val="20"/>
      <w:szCs w:val="20"/>
    </w:rPr>
  </w:style>
  <w:style w:type="character" w:styleId="token" w:customStyle="1">
    <w:name w:val="token"/>
    <w:basedOn w:val="DefaultParagraphFont"/>
    <w:rsid w:val="000D1564"/>
  </w:style>
  <w:style w:type="character" w:styleId="rounded-xl" w:customStyle="1">
    <w:name w:val="rounded-xl"/>
    <w:basedOn w:val="DefaultParagraphFont"/>
    <w:rsid w:val="00470C4F"/>
  </w:style>
  <w:style w:type="paragraph" w:styleId="font-claude-response-body" w:customStyle="1">
    <w:name w:val="font-claude-response-body"/>
    <w:basedOn w:val="Normal"/>
    <w:uiPriority w:val="1"/>
    <w:rsid w:val="00760ED7"/>
    <w:pPr>
      <w:spacing w:beforeAutospacing="1" w:afterAutospacing="1"/>
    </w:pPr>
    <w:rPr>
      <w:rFonts w:asciiTheme="minorHAnsi" w:hAnsiTheme="minorHAnsi"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mailto:kassian@netapp.com" TargetMode="External"/><Relationship Id="rId13" Type="http://schemas.openxmlformats.org/officeDocument/2006/relationships/hyperlink" Target="mailto:kassian@netapp.com" TargetMode="External"/><Relationship Id="rId3" Type="http://schemas.openxmlformats.org/officeDocument/2006/relationships/hyperlink" Target="mailto:kassian@netapp.com" TargetMode="External"/><Relationship Id="rId7" Type="http://schemas.openxmlformats.org/officeDocument/2006/relationships/hyperlink" Target="https://docs.opensearch.org/latest/vector-search/ai-search/hybrid-search/index/" TargetMode="External"/><Relationship Id="rId12" Type="http://schemas.openxmlformats.org/officeDocument/2006/relationships/hyperlink" Target="https://docs.opensearch.org/latest/vector-search/ai-search/hybrid-search/index/" TargetMode="External"/><Relationship Id="rId2" Type="http://schemas.openxmlformats.org/officeDocument/2006/relationships/hyperlink" Target="https://docs.opensearch.org/latest/vector-search/ai-search/hybrid-search/index/" TargetMode="External"/><Relationship Id="rId1" Type="http://schemas.openxmlformats.org/officeDocument/2006/relationships/hyperlink" Target="https://docs.opensearch.org/latest/search-plugins/search-relevance/using-search-relevance-workbench/" TargetMode="External"/><Relationship Id="rId6" Type="http://schemas.openxmlformats.org/officeDocument/2006/relationships/hyperlink" Target="mailto:kassian@netapp.com" TargetMode="External"/><Relationship Id="rId11" Type="http://schemas.openxmlformats.org/officeDocument/2006/relationships/hyperlink" Target="mailto:kassian@netapp.com" TargetMode="External"/><Relationship Id="rId5" Type="http://schemas.openxmlformats.org/officeDocument/2006/relationships/hyperlink" Target="mailto:kassian@netapp.com" TargetMode="External"/><Relationship Id="rId10" Type="http://schemas.openxmlformats.org/officeDocument/2006/relationships/hyperlink" Target="mailto:kassian@netapp.com" TargetMode="External"/><Relationship Id="rId4" Type="http://schemas.openxmlformats.org/officeDocument/2006/relationships/hyperlink" Target="https://docs.opensearch.org/latest/vector-search/ai-search/hybrid-search/index/" TargetMode="External"/><Relationship Id="rId9" Type="http://schemas.openxmlformats.org/officeDocument/2006/relationships/hyperlink" Target="https://docs.opensearch.org/latest/vector-search/ai-search/hybrid-search/index/"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cs.opensearch.org/latest/search-plugins/search-pipelines/score-ranker-processor/"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0366D8C2-2677-4E5C-A14B-0D3C73F74C62}">
    <t:Anchor>
      <t:Comment id="549638098"/>
    </t:Anchor>
    <t:History>
      <t:Event id="{A704C6D9-C822-4C91-A633-0F69DF8FD4E3}" time="2026-02-23T21:18:41.368Z">
        <t:Attribution userId="S::bgraf@netapp.com::5a132429-f540-45fe-b5ef-b4c532683e49" userProvider="AD" userName="Graf, Brian"/>
        <t:Anchor>
          <t:Comment id="549638098"/>
        </t:Anchor>
        <t:Create/>
      </t:Event>
      <t:Event id="{05D0EF0A-5B77-4A4F-85CD-13634B0B8A75}" time="2026-02-23T21:18:41.368Z">
        <t:Attribution userId="S::bgraf@netapp.com::5a132429-f540-45fe-b5ef-b4c532683e49" userProvider="AD" userName="Graf, Brian"/>
        <t:Anchor>
          <t:Comment id="549638098"/>
        </t:Anchor>
        <t:Assign userId="S::kassian@netapp.com::32c833b2-8b54-4dc3-97ed-de9da4f2d870" userProvider="AD" userName="Wren, Kassian"/>
      </t:Event>
      <t:Event id="{54FB29C5-D7FB-40C9-95C1-C24D8ED442F8}" time="2026-02-23T21:18:41.368Z">
        <t:Attribution userId="S::bgraf@netapp.com::5a132429-f540-45fe-b5ef-b4c532683e49" userProvider="AD" userName="Graf, Brian"/>
        <t:Anchor>
          <t:Comment id="549638098"/>
        </t:Anchor>
        <t:SetTitle title="@kass make sure the Chatper 5 description (shows {To be written}) is filled out, as well as the description for 5-1 @Wren, Kassian"/>
      </t:Event>
      <t:Event id="{4EBD78E1-7DE2-44C4-9276-A210C0EFF8A2}" time="2026-03-03T15:40:04.842Z">
        <t:Attribution userId="S::kassian@netapp.com::32c833b2-8b54-4dc3-97ed-de9da4f2d870" userProvider="AD" userName="Wren, Kassian"/>
        <t:Progress percentComplete="100"/>
      </t:Event>
    </t:History>
  </t:Task>
  <t:Task id="{4AD5ED31-D18A-4D37-9C1B-04EA0D8F937A}">
    <t:Anchor>
      <t:Comment id="1092135419"/>
    </t:Anchor>
    <t:History>
      <t:Event id="{528EA351-F22F-47C2-8E6D-7C83E963D5C5}" time="2026-04-03T17:40:39.595Z">
        <t:Attribution userId="S::bgraf@netapp.com::5a132429-f540-45fe-b5ef-b4c532683e49" userProvider="AD" userName="Graf, Brian"/>
        <t:Anchor>
          <t:Comment id="1092135419"/>
        </t:Anchor>
        <t:Create/>
      </t:Event>
      <t:Event id="{CF912136-A6B5-4CDE-9FA7-1CC500F261EA}" time="2026-04-03T17:40:39.595Z">
        <t:Attribution userId="S::bgraf@netapp.com::5a132429-f540-45fe-b5ef-b4c532683e49" userProvider="AD" userName="Graf, Brian"/>
        <t:Anchor>
          <t:Comment id="1092135419"/>
        </t:Anchor>
        <t:Assign userId="S::myancey@netapp.com::de2ab3df-d17d-4807-bd5d-0e555c6cef9f" userProvider="AD" userName="Yancey, Michelle"/>
      </t:Event>
      <t:Event id="{49F0D237-B2AC-4FA4-A7D8-F05F9789993B}" time="2026-04-03T17:40:39.595Z">
        <t:Attribution userId="S::bgraf@netapp.com::5a132429-f540-45fe-b5ef-b4c532683e49" userProvider="AD" userName="Graf, Brian"/>
        <t:Anchor>
          <t:Comment id="1092135419"/>
        </t:Anchor>
        <t:SetTitle title="@Yancey, Michelle @Wren, Kassian Do you feel we should keep this prior to the approved course conclusion that I added above or should we remove this one fully and just keep the one Ben approved as the only closing content?"/>
      </t:Event>
    </t:History>
  </t:Task>
  <t:Task id="{511BD451-6EA9-411A-945F-556F5FF9564F}">
    <t:Anchor>
      <t:Comment id="149234292"/>
    </t:Anchor>
    <t:History>
      <t:Event id="{07590042-C4C0-4FD2-868B-D14E3F42F8D0}" time="2026-02-23T22:00:52.815Z">
        <t:Attribution userId="S::bgraf@netapp.com::5a132429-f540-45fe-b5ef-b4c532683e49" userProvider="AD" userName="Graf, Brian"/>
        <t:Anchor>
          <t:Comment id="149234292"/>
        </t:Anchor>
        <t:Create/>
      </t:Event>
      <t:Event id="{032FAE82-9466-4E98-A57A-A7AC67B8B0AA}" time="2026-02-23T22:00:52.815Z">
        <t:Attribution userId="S::bgraf@netapp.com::5a132429-f540-45fe-b5ef-b4c532683e49" userProvider="AD" userName="Graf, Brian"/>
        <t:Anchor>
          <t:Comment id="149234292"/>
        </t:Anchor>
        <t:Assign userId="S::kassian@netapp.com::32c833b2-8b54-4dc3-97ed-de9da4f2d870" userProvider="AD" userName="Wren, Kassian"/>
      </t:Event>
      <t:Event id="{35D2C361-243A-46CC-AD36-9666A952AF8B}" time="2026-02-23T22:00:52.815Z">
        <t:Attribution userId="S::bgraf@netapp.com::5a132429-f540-45fe-b5ef-b4c532683e49" userProvider="AD" userName="Graf, Brian"/>
        <t:Anchor>
          <t:Comment id="149234292"/>
        </t:Anchor>
        <t:SetTitle title="Can an admin make an index read-only to shrink the index and then pull it out of read-only mode? this feels like a taste of something cool but lacks followthrough on details for the viewer @Wren, Kassian"/>
      </t:Event>
      <t:Event id="{56296909-E8EB-4A97-AE67-5FC58AD3D543}" time="2026-02-25T18:38:32.363Z">
        <t:Attribution userId="S::kassian@netapp.com::32c833b2-8b54-4dc3-97ed-de9da4f2d870" userProvider="AD" userName="Wren, Kassian"/>
        <t:Progress percentComplete="100"/>
      </t:Event>
    </t:History>
  </t:Task>
  <t:Task id="{C5BCC681-C8F3-DF46-AFCC-B68042AE3606}">
    <t:Anchor>
      <t:Comment id="1380764515"/>
    </t:Anchor>
    <t:History>
      <t:Event id="{FA02A6BF-302F-3549-BA49-5D3D2AC107A9}" time="2026-01-26T21:29:53.569Z">
        <t:Attribution userId="S::myancey@netapp.com::de2ab3df-d17d-4807-bd5d-0e555c6cef9f" userProvider="AD" userName="Yancey, Michelle"/>
        <t:Anchor>
          <t:Comment id="1380764515"/>
        </t:Anchor>
        <t:Create/>
      </t:Event>
      <t:Event id="{55638D38-E4F4-A641-B09A-D607686ABA69}" time="2026-01-26T21:29:53.569Z">
        <t:Attribution userId="S::myancey@netapp.com::de2ab3df-d17d-4807-bd5d-0e555c6cef9f" userProvider="AD" userName="Yancey, Michelle"/>
        <t:Anchor>
          <t:Comment id="1380764515"/>
        </t:Anchor>
        <t:Assign userId="S::kassian@netapp.com::32c833b2-8b54-4dc3-97ed-de9da4f2d870" userProvider="AD" userName="Wren, Kassian"/>
      </t:Event>
      <t:Event id="{EEF53DF6-014C-F64C-BBB6-54E7D0C8E165}" time="2026-01-26T21:29:53.569Z">
        <t:Attribution userId="S::myancey@netapp.com::de2ab3df-d17d-4807-bd5d-0e555c6cef9f" userProvider="AD" userName="Yancey, Michelle"/>
        <t:Anchor>
          <t:Comment id="1380764515"/>
        </t:Anchor>
        <t:SetTitle title="@Graf, Brian @Wren, Kassian Chapter 2 has a lot of substance, which is great. With that said, we needed to break up the chapter just a bit. So I split Lesson 1 into 1-1 and 1-2, and renumbered the rest"/>
      </t:Event>
      <t:Event id="{49FB7705-16E2-4D4E-8E4F-810BF0EBE9EE}" time="2026-02-02T23:52:10.984Z">
        <t:Attribution userId="S::kassian@netapp.com::32c833b2-8b54-4dc3-97ed-de9da4f2d870" userProvider="AD" userName="Wren, Kassian"/>
        <t:Progress percentComplete="100"/>
      </t:Event>
    </t:History>
  </t:Task>
  <t:Task id="{86B9E5F5-AD85-4061-A21A-981140FC304D}">
    <t:Anchor>
      <t:Comment id="279676169"/>
    </t:Anchor>
    <t:History>
      <t:Event id="{FB27470E-219B-4105-BA4E-7A1C21106DC2}" time="2026-01-21T21:00:55.01Z">
        <t:Attribution userId="S::bgraf@netapp.com::5a132429-f540-45fe-b5ef-b4c532683e49" userProvider="AD" userName="Graf, Brian"/>
        <t:Anchor>
          <t:Comment id="279676169"/>
        </t:Anchor>
        <t:Create/>
      </t:Event>
      <t:Event id="{7B40A017-2B57-4255-944E-F227CE2F6A77}" time="2026-01-21T21:00:55.01Z">
        <t:Attribution userId="S::bgraf@netapp.com::5a132429-f540-45fe-b5ef-b4c532683e49" userProvider="AD" userName="Graf, Brian"/>
        <t:Anchor>
          <t:Comment id="279676169"/>
        </t:Anchor>
        <t:Assign userId="S::kassian@netapp.com::32c833b2-8b54-4dc3-97ed-de9da4f2d870" userProvider="AD" userName="Wren, Kassian"/>
      </t:Event>
      <t:Event id="{FD4247E2-E904-47C1-9BCD-D8C36B1BBD6C}" time="2026-01-21T21:00:55.01Z">
        <t:Attribution userId="S::bgraf@netapp.com::5a132429-f540-45fe-b5ef-b4c532683e49" userProvider="AD" userName="Graf, Brian"/>
        <t:Anchor>
          <t:Comment id="279676169"/>
        </t:Anchor>
        <t:SetTitle title="@Wren, Kassian How do you anticipate showing or teaching these steps? are you thinking of screen-recording these steps and pulling that up full-screen or something?"/>
      </t:Event>
      <t:Event id="{8FDE02AB-FA2E-4B3F-83CF-CC1535D33BCE}" time="2026-01-21T23:21:10.259Z">
        <t:Attribution userId="S::kassian@netapp.com::32c833b2-8b54-4dc3-97ed-de9da4f2d870" userProvider="AD" userName="Wren, Kassian"/>
        <t:Progress percentComplete="100"/>
      </t:Event>
    </t:History>
  </t:Task>
  <t:Task id="{ADF80DA1-D79F-4636-B867-838C64C5D7CE}">
    <t:Anchor>
      <t:Comment id="1837786603"/>
    </t:Anchor>
    <t:History>
      <t:Event id="{34024A3B-C61D-42F1-953A-7D9944357DD7}" time="2026-02-23T21:53:51.287Z">
        <t:Attribution userId="S::bgraf@netapp.com::5a132429-f540-45fe-b5ef-b4c532683e49" userProvider="AD" userName="Graf, Brian"/>
        <t:Anchor>
          <t:Comment id="1837786603"/>
        </t:Anchor>
        <t:Create/>
      </t:Event>
      <t:Event id="{84A9EA07-3BA2-4220-B1D7-0826FE7A5642}" time="2026-02-23T21:53:51.287Z">
        <t:Attribution userId="S::bgraf@netapp.com::5a132429-f540-45fe-b5ef-b4c532683e49" userProvider="AD" userName="Graf, Brian"/>
        <t:Anchor>
          <t:Comment id="1837786603"/>
        </t:Anchor>
        <t:Assign userId="S::kassian@netapp.com::32c833b2-8b54-4dc3-97ed-de9da4f2d870" userProvider="AD" userName="Wren, Kassian"/>
      </t:Event>
      <t:Event id="{55C71D1B-EC3C-4C3A-B8B5-42ABD3729970}" time="2026-02-23T21:53:51.287Z">
        <t:Attribution userId="S::bgraf@netapp.com::5a132429-f540-45fe-b5ef-b4c532683e49" userProvider="AD" userName="Graf, Brian"/>
        <t:Anchor>
          <t:Comment id="1837786603"/>
        </t:Anchor>
        <t:SetTitle title="@Wren, Kassian essentially saying the same thing"/>
      </t:Event>
      <t:Event id="{29D8A0EB-6852-4D0B-B9ED-378648A98186}" time="2026-02-23T22:03:15.669Z">
        <t:Attribution userId="S::kassian@netapp.com::32c833b2-8b54-4dc3-97ed-de9da4f2d870" userProvider="AD" userName="Wren, Kassian"/>
        <t:Progress percentComplete="100"/>
      </t:Event>
    </t:History>
  </t:Task>
  <t:Task id="{F08DF257-9124-4A9E-9BB0-C9FF7D27FC10}">
    <t:Anchor>
      <t:Comment id="632726976"/>
    </t:Anchor>
    <t:History>
      <t:Event id="{A13D3CB5-9ECA-4A29-B9B7-220AE831B536}" time="2026-02-04T10:32:39.065Z">
        <t:Attribution userId="S::bgraf@netapp.com::5a132429-f540-45fe-b5ef-b4c532683e49" userProvider="AD" userName="Graf, Brian"/>
        <t:Anchor>
          <t:Comment id="632726976"/>
        </t:Anchor>
        <t:Create/>
      </t:Event>
      <t:Event id="{216F52A0-74A2-44F0-9429-148A82911C12}" time="2026-02-04T10:32:39.065Z">
        <t:Attribution userId="S::bgraf@netapp.com::5a132429-f540-45fe-b5ef-b4c532683e49" userProvider="AD" userName="Graf, Brian"/>
        <t:Anchor>
          <t:Comment id="632726976"/>
        </t:Anchor>
        <t:Assign userId="S::kassian@netapp.com::32c833b2-8b54-4dc3-97ed-de9da4f2d870" userProvider="AD" userName="Wren, Kassian"/>
      </t:Event>
      <t:Event id="{09D9798F-7CCA-4087-8A8C-F45271B2E4A6}" time="2026-02-04T10:32:39.065Z">
        <t:Attribution userId="S::bgraf@netapp.com::5a132429-f540-45fe-b5ef-b4c532683e49" userProvider="AD" userName="Graf, Brian"/>
        <t:Anchor>
          <t:Comment id="632726976"/>
        </t:Anchor>
        <t:SetTitle title="@Wren, Kassian please spend a little more time making sure everything in here is good. All dashes are gone throughout the lessons. This should be easy to avoid. Please fix all areas where we are missing dashes. Thanks!"/>
      </t:Event>
      <t:Event id="{1CBF0EE2-2A3C-4861-84A8-7245A984AFDD}" time="2026-02-04T17:50:33.686Z">
        <t:Attribution userId="S::kassian@netapp.com::32c833b2-8b54-4dc3-97ed-de9da4f2d870" userProvider="AD" userName="Wren, Kassian"/>
        <t:Progress percentComplete="100"/>
      </t:Event>
      <t:Event id="{5A4B0E4B-2BD8-4AD5-9964-805DCEC8281B}" time="2026-02-04T17:50:36.725Z">
        <t:Attribution userId="S::kassian@netapp.com::32c833b2-8b54-4dc3-97ed-de9da4f2d870" userProvider="AD" userName="Wren, Kassian"/>
        <t:Progress percentComplete="100"/>
      </t:Event>
      <t:Event id="{E8191B22-93DA-4BAE-842A-6125AC3AF109}" time="2026-02-05T09:27:37.387Z">
        <t:Attribution userId="S::bgraf@netapp.com::5a132429-f540-45fe-b5ef-b4c532683e49" userProvider="AD" userName="Graf, Brian"/>
        <t:Progress percentComplete="100"/>
      </t:Event>
    </t:History>
  </t:Task>
  <t:Task id="{61A76918-4742-4919-867D-4759397286BE}">
    <t:Anchor>
      <t:Comment id="1462746698"/>
    </t:Anchor>
    <t:History>
      <t:Event id="{05356D77-2D34-46E7-91FF-1D7EF723FAE9}" time="2026-01-26T21:49:27.497Z">
        <t:Attribution userId="S::bgraf@netapp.com::5a132429-f540-45fe-b5ef-b4c532683e49" userProvider="AD" userName="Graf, Brian"/>
        <t:Anchor>
          <t:Comment id="1563763011"/>
        </t:Anchor>
        <t:Create/>
      </t:Event>
      <t:Event id="{8FBA28C6-9718-4155-80BC-CADE83640A5E}" time="2026-01-26T21:49:27.497Z">
        <t:Attribution userId="S::bgraf@netapp.com::5a132429-f540-45fe-b5ef-b4c532683e49" userProvider="AD" userName="Graf, Brian"/>
        <t:Anchor>
          <t:Comment id="1563763011"/>
        </t:Anchor>
        <t:Assign userId="S::kassian@netapp.com::32c833b2-8b54-4dc3-97ed-de9da4f2d870" userProvider="AD" userName="Wren, Kassian"/>
      </t:Event>
      <t:Event id="{C78181CF-5CF2-458E-A1C0-C7822F59F719}" time="2026-01-26T21:49:27.497Z">
        <t:Attribution userId="S::bgraf@netapp.com::5a132429-f540-45fe-b5ef-b4c532683e49" userProvider="AD" userName="Graf, Brian"/>
        <t:Anchor>
          <t:Comment id="1563763011"/>
        </t:Anchor>
        <t:SetTitle title="We plan on adding hands-on content but we hadn't flushed that out yet. thoughts on what to add here @Wren, Kassian"/>
      </t:Event>
      <t:Event id="{496E301D-9689-4FC0-B756-C49141B1B6EA}" time="2026-02-02T21:35:15.005Z">
        <t:Attribution userId="S::kassian@netapp.com::32c833b2-8b54-4dc3-97ed-de9da4f2d870" userProvider="AD" userName="Wren, Kassian"/>
        <t:Progress percentComplete="100"/>
      </t:Event>
    </t:History>
  </t:Task>
  <t:Task id="{05D31364-3025-E644-A1E3-AB077AAF8CDF}">
    <t:Anchor>
      <t:Comment id="816598420"/>
    </t:Anchor>
    <t:History>
      <t:Event id="{1450F77B-89B8-7F4E-8FA7-56B476052E0D}" time="2026-03-05T22:47:26.205Z">
        <t:Attribution userId="S::myancey@netapp.com::de2ab3df-d17d-4807-bd5d-0e555c6cef9f" userProvider="AD" userName="Yancey, Michelle"/>
        <t:Anchor>
          <t:Comment id="816598420"/>
        </t:Anchor>
        <t:Create/>
      </t:Event>
      <t:Event id="{CA2EEC2C-2C7A-1140-8567-075578203F00}" time="2026-03-05T22:47:26.205Z">
        <t:Attribution userId="S::myancey@netapp.com::de2ab3df-d17d-4807-bd5d-0e555c6cef9f" userProvider="AD" userName="Yancey, Michelle"/>
        <t:Anchor>
          <t:Comment id="816598420"/>
        </t:Anchor>
        <t:Assign userId="S::kassian@netapp.com::32c833b2-8b54-4dc3-97ed-de9da4f2d870" userProvider="AD" userName="Wren, Kassian"/>
      </t:Event>
      <t:Event id="{1ED1BCD6-EB0D-C14A-9054-097A23124F13}" time="2026-03-05T22:47:26.205Z">
        <t:Attribution userId="S::myancey@netapp.com::de2ab3df-d17d-4807-bd5d-0e555c6cef9f" userProvider="AD" userName="Yancey, Michelle"/>
        <t:Anchor>
          <t:Comment id="816598420"/>
        </t:Anchor>
        <t:SetTitle title="@Wren, Kassian We needed a way to all the user to action at the end of this lesson. Something that would make them want to look back at what they've built. How does this additional text sound from a technical perspective? cc @Graf, Brian"/>
      </t:Event>
      <t:Event id="{A778FEB1-8EF5-40B9-81B7-6EA2DD78816F}" time="2026-03-05T23:48:30.978Z">
        <t:Attribution userId="S::kassian@netapp.com::32c833b2-8b54-4dc3-97ed-de9da4f2d870" userProvider="AD" userName="Wren, Kassian"/>
        <t:Progress percentComplete="100"/>
      </t:Event>
    </t:History>
  </t:Task>
  <t:Task id="{BA127F1A-3C15-48F4-B5D8-D374405BE711}">
    <t:Anchor>
      <t:Comment id="1177336847"/>
    </t:Anchor>
    <t:History>
      <t:Event id="{151667C9-C2AB-40D7-9FFB-93A74DD8537C}" time="2026-02-12T17:39:04.856Z">
        <t:Attribution userId="S::bgraf@netapp.com::5a132429-f540-45fe-b5ef-b4c532683e49" userProvider="AD" userName="Graf, Brian"/>
        <t:Anchor>
          <t:Comment id="1177336847"/>
        </t:Anchor>
        <t:Create/>
      </t:Event>
      <t:Event id="{160BB03B-9079-4BFE-9C8A-558E81DE85A1}" time="2026-02-12T17:39:04.856Z">
        <t:Attribution userId="S::bgraf@netapp.com::5a132429-f540-45fe-b5ef-b4c532683e49" userProvider="AD" userName="Graf, Brian"/>
        <t:Anchor>
          <t:Comment id="1177336847"/>
        </t:Anchor>
        <t:Assign userId="S::kassian@netapp.com::32c833b2-8b54-4dc3-97ed-de9da4f2d870" userProvider="AD" userName="Wren, Kassian"/>
      </t:Event>
      <t:Event id="{A6261F40-8C70-4FDF-B7D6-9E19CACAC129}" time="2026-02-12T17:39:04.856Z">
        <t:Attribution userId="S::bgraf@netapp.com::5a132429-f540-45fe-b5ef-b4c532683e49" userProvider="AD" userName="Graf, Brian"/>
        <t:Anchor>
          <t:Comment id="1177336847"/>
        </t:Anchor>
        <t:SetTitle title="This is supposed to be 'Optimizing RAG pipelines in OpenSearch' @Wren, Kassian In addition, this lesson is extremely high level for this being an advanced course. Need to scrap it and re-write for the correct topic, ensure examples and the 'why'. Run …"/>
      </t:Event>
      <t:Event id="{83A077DE-8B5A-42AC-B948-8DDF5C77E0A1}" time="2026-02-13T21:15:17.456Z">
        <t:Attribution userId="S::kassian@netapp.com::32c833b2-8b54-4dc3-97ed-de9da4f2d870" userProvider="AD" userName="Wren, Kassian"/>
        <t:Anchor>
          <t:Comment id="946781244"/>
        </t:Anchor>
        <t:UnassignAll/>
      </t:Event>
      <t:Event id="{75E207D4-08FF-460D-A225-AE37A4A7A274}" time="2026-02-13T21:15:17.456Z">
        <t:Attribution userId="S::kassian@netapp.com::32c833b2-8b54-4dc3-97ed-de9da4f2d870" userProvider="AD" userName="Wren, Kassian"/>
        <t:Anchor>
          <t:Comment id="946781244"/>
        </t:Anchor>
        <t:Assign userId="S::bgraf@netapp.com::5a132429-f540-45fe-b5ef-b4c532683e49" userProvider="AD" userName="Graf, Brian"/>
      </t:Event>
      <t:Event id="{CA069C6B-65B9-4775-8F78-93723165B165}" time="2026-02-18T18:42:17.983Z">
        <t:Attribution userId="S::kassian@netapp.com::32c833b2-8b54-4dc3-97ed-de9da4f2d870" userProvider="AD" userName="Wren, Kassian"/>
        <t:Progress percentComplete="100"/>
      </t:Event>
    </t:History>
  </t:Task>
  <t:Task id="{3670CEFD-0674-459C-88FF-4BA280AD049B}">
    <t:Anchor>
      <t:Comment id="557534274"/>
    </t:Anchor>
    <t:History>
      <t:Event id="{9B80EC29-90B5-40BE-B621-3EF2697DB1F1}" time="2026-02-23T22:02:08.238Z">
        <t:Attribution userId="S::bgraf@netapp.com::5a132429-f540-45fe-b5ef-b4c532683e49" userProvider="AD" userName="Graf, Brian"/>
        <t:Anchor>
          <t:Comment id="557534274"/>
        </t:Anchor>
        <t:Create/>
      </t:Event>
      <t:Event id="{3A1AE9CE-416C-4A5B-86CC-8E1F38350455}" time="2026-02-23T22:02:08.238Z">
        <t:Attribution userId="S::bgraf@netapp.com::5a132429-f540-45fe-b5ef-b4c532683e49" userProvider="AD" userName="Graf, Brian"/>
        <t:Anchor>
          <t:Comment id="557534274"/>
        </t:Anchor>
        <t:Assign userId="S::kassian@netapp.com::32c833b2-8b54-4dc3-97ed-de9da4f2d870" userProvider="AD" userName="Wren, Kassian"/>
      </t:Event>
      <t:Event id="{01C88E40-D7C9-46FC-A061-88B8F803EB09}" time="2026-02-23T22:02:08.238Z">
        <t:Attribution userId="S::bgraf@netapp.com::5a132429-f540-45fe-b5ef-b4c532683e49" userProvider="AD" userName="Graf, Brian"/>
        <t:Anchor>
          <t:Comment id="557534274"/>
        </t:Anchor>
        <t:SetTitle title="Is this an option (bandaid) for if you can't put your index in read-only mode? @Wren, Kassian"/>
      </t:Event>
      <t:Event id="{05B5B52D-193A-4BFA-A60B-B387EE68A109}" time="2026-02-25T18:39:11.086Z">
        <t:Attribution userId="S::kassian@netapp.com::32c833b2-8b54-4dc3-97ed-de9da4f2d870" userProvider="AD" userName="Wren, Kassian"/>
        <t:Progress percentComplete="100"/>
      </t:Event>
    </t:History>
  </t:Task>
  <t:Task id="{A2B003A3-4DEE-E644-9F11-EA5F054BB69D}">
    <t:Anchor>
      <t:Comment id="1092080994"/>
    </t:Anchor>
    <t:History>
      <t:Event id="{0DF31673-6833-9347-B954-5CCF4BD01C59}" time="2026-02-12T23:08:58.613Z">
        <t:Attribution userId="S::myancey@netapp.com::de2ab3df-d17d-4807-bd5d-0e555c6cef9f" userProvider="AD" userName="Yancey, Michelle"/>
        <t:Anchor>
          <t:Comment id="1092080994"/>
        </t:Anchor>
        <t:Create/>
      </t:Event>
      <t:Event id="{B2378E6F-716E-F54A-AC2C-72C46BFB2A45}" time="2026-02-12T23:08:58.613Z">
        <t:Attribution userId="S::myancey@netapp.com::de2ab3df-d17d-4807-bd5d-0e555c6cef9f" userProvider="AD" userName="Yancey, Michelle"/>
        <t:Anchor>
          <t:Comment id="1092080994"/>
        </t:Anchor>
        <t:Assign userId="S::kassian@netapp.com::32c833b2-8b54-4dc3-97ed-de9da4f2d870" userProvider="AD" userName="Wren, Kassian"/>
      </t:Event>
      <t:Event id="{42226A02-2ED7-AB40-ADF7-BF4805410E0B}" time="2026-02-12T23:08:58.613Z">
        <t:Attribution userId="S::myancey@netapp.com::de2ab3df-d17d-4807-bd5d-0e555c6cef9f" userProvider="AD" userName="Yancey, Michelle"/>
        <t:Anchor>
          <t:Comment id="1092080994"/>
        </t:Anchor>
        <t:SetTitle title="@Wren, Kassian @Graf, Brian Needed a title for lesson 3-3 that included more description. Is this ok?"/>
      </t:Event>
      <t:Event id="{262FA8A6-6F97-46E2-A1AF-9BAFBF14D0AE}" time="2026-02-18T18:58:51.451Z">
        <t:Attribution userId="S::kassian@netapp.com::32c833b2-8b54-4dc3-97ed-de9da4f2d870" userProvider="AD" userName="Wren, Kassian"/>
        <t:Progress percentComplete="100"/>
      </t:Event>
    </t:History>
  </t:Task>
  <t:Task id="{97D71E07-DCC4-3D4B-B652-7A186164DFF6}">
    <t:Anchor>
      <t:Comment id="1360705088"/>
    </t:Anchor>
    <t:History>
      <t:Event id="{2214A380-6159-734B-AD0F-DF57503E7C23}" time="2026-02-12T23:06:15.594Z">
        <t:Attribution userId="S::myancey@netapp.com::de2ab3df-d17d-4807-bd5d-0e555c6cef9f" userProvider="AD" userName="Yancey, Michelle"/>
        <t:Anchor>
          <t:Comment id="1360705088"/>
        </t:Anchor>
        <t:Create/>
      </t:Event>
      <t:Event id="{F2ACBD30-04CC-0F44-9590-E36B9DFFF896}" time="2026-02-12T23:06:15.594Z">
        <t:Attribution userId="S::myancey@netapp.com::de2ab3df-d17d-4807-bd5d-0e555c6cef9f" userProvider="AD" userName="Yancey, Michelle"/>
        <t:Anchor>
          <t:Comment id="1360705088"/>
        </t:Anchor>
        <t:Assign userId="S::kassian@netapp.com::32c833b2-8b54-4dc3-97ed-de9da4f2d870" userProvider="AD" userName="Wren, Kassian"/>
      </t:Event>
      <t:Event id="{B485DF52-5D4C-0143-B50F-589D453CB03F}" time="2026-02-12T23:06:15.594Z">
        <t:Attribution userId="S::myancey@netapp.com::de2ab3df-d17d-4807-bd5d-0e555c6cef9f" userProvider="AD" userName="Yancey, Michelle"/>
        <t:Anchor>
          <t:Comment id="1360705088"/>
        </t:Anchor>
        <t:SetTitle title="@Wren, Kassian @Graf, Brian Gave lesson 1 a more descriptive title"/>
      </t:Event>
      <t:Event id="{F825D906-B0B7-4EE9-B90C-B7B2FEFC6E0B}" time="2026-02-18T18:59:11.624Z">
        <t:Attribution userId="S::kassian@netapp.com::32c833b2-8b54-4dc3-97ed-de9da4f2d870" userProvider="AD" userName="Wren, Kassian"/>
        <t:Progress percentComplete="100"/>
      </t:Event>
    </t:History>
  </t:Task>
  <t:Task id="{06945604-FC80-4F5C-8E50-5AE6247F5DE2}">
    <t:Anchor>
      <t:Comment id="1954303920"/>
    </t:Anchor>
    <t:History>
      <t:Event id="{A13D3CB5-9ECA-4A29-B9B7-220AE831B536}" time="2026-02-04T10:32:39.065Z">
        <t:Attribution userId="S::bgraf@netapp.com::5a132429-f540-45fe-b5ef-b4c532683e49" userProvider="AD" userName="Graf, Brian"/>
        <t:Anchor>
          <t:Comment id="1954303920"/>
        </t:Anchor>
        <t:Create/>
      </t:Event>
      <t:Event id="{216F52A0-74A2-44F0-9429-148A82911C12}" time="2026-02-04T10:32:39.065Z">
        <t:Attribution userId="S::bgraf@netapp.com::5a132429-f540-45fe-b5ef-b4c532683e49" userProvider="AD" userName="Graf, Brian"/>
        <t:Anchor>
          <t:Comment id="1954303920"/>
        </t:Anchor>
        <t:Assign userId="S::kassian@netapp.com::32c833b2-8b54-4dc3-97ed-de9da4f2d870" userProvider="AD" userName="Wren, Kassian"/>
      </t:Event>
      <t:Event id="{09D9798F-7CCA-4087-8A8C-F45271B2E4A6}" time="2026-02-04T10:32:39.065Z">
        <t:Attribution userId="S::bgraf@netapp.com::5a132429-f540-45fe-b5ef-b4c532683e49" userProvider="AD" userName="Graf, Brian"/>
        <t:Anchor>
          <t:Comment id="1954303920"/>
        </t:Anchor>
        <t:SetTitle title="@Wren, Kassian please spend a little more time making sure everything in here is good. All dashes are gone throughout the lessons. This should be easy to avoid. Please fix all areas where we are missing dashes. Thanks!"/>
      </t:Event>
      <t:Event id="{1CBF0EE2-2A3C-4861-84A8-7245A984AFDD}" time="2026-02-04T17:50:33.686Z">
        <t:Attribution userId="S::kassian@netapp.com::32c833b2-8b54-4dc3-97ed-de9da4f2d870" userProvider="AD" userName="Wren, Kassian"/>
        <t:Progress percentComplete="100"/>
      </t:Event>
      <t:Event id="{5A4B0E4B-2BD8-4AD5-9964-805DCEC8281B}" time="2026-02-04T17:50:36.725Z">
        <t:Attribution userId="S::kassian@netapp.com::32c833b2-8b54-4dc3-97ed-de9da4f2d870" userProvider="AD" userName="Wren, Kassian"/>
        <t:Progress percentComplete="100"/>
      </t:Event>
      <t:Event id="{E8191B22-93DA-4BAE-842A-6125AC3AF109}" time="2026-02-05T09:27:37.387Z">
        <t:Attribution userId="S::bgraf@netapp.com::5a132429-f540-45fe-b5ef-b4c532683e49" userProvider="AD" userName="Graf, Brian"/>
        <t:Progress percentComplete="100"/>
      </t:Event>
    </t:History>
  </t:Task>
  <t:Task id="{D79E68CB-5578-4476-8327-CD2D89BC4047}">
    <t:Anchor>
      <t:Comment id="2083656267"/>
    </t:Anchor>
    <t:History>
      <t:Event id="{683FD4D6-F971-4D1A-B4DC-B1EC096C0A1F}" time="2026-01-12T22:04:17.003Z">
        <t:Attribution userId="S::bgraf@netapp.com::5a132429-f540-45fe-b5ef-b4c532683e49" userProvider="AD" userName="Graf, Brian"/>
        <t:Anchor>
          <t:Comment id="2083656267"/>
        </t:Anchor>
        <t:Create/>
      </t:Event>
      <t:Event id="{46C7BF33-B472-4B17-BB69-2387879582D2}" time="2026-01-12T22:04:17.003Z">
        <t:Attribution userId="S::bgraf@netapp.com::5a132429-f540-45fe-b5ef-b4c532683e49" userProvider="AD" userName="Graf, Brian"/>
        <t:Anchor>
          <t:Comment id="2083656267"/>
        </t:Anchor>
        <t:Assign userId="S::kassian@netapp.com::32c833b2-8b54-4dc3-97ed-de9da4f2d870" userProvider="AD" userName="Wren, Kassian"/>
      </t:Event>
      <t:Event id="{EFB5014C-2DA7-42FD-B556-F3BB738C8220}" time="2026-01-12T22:04:17.003Z">
        <t:Attribution userId="S::bgraf@netapp.com::5a132429-f540-45fe-b5ef-b4c532683e49" userProvider="AD" userName="Graf, Brian"/>
        <t:Anchor>
          <t:Comment id="2083656267"/>
        </t:Anchor>
        <t:SetTitle title="@Wren, Kassian Here's a response from grok for the disk-based that we may want to check. Disk-Based Search Optimization (73 words) Accuracy: Partially accurate but with some imprecision. OpenSearch supports off-heap storage and quantization for vectors …"/>
      </t:Event>
      <t:Event id="{10C20990-BB02-429E-9746-3F64810541F6}" time="2026-01-13T00:24:17.815Z">
        <t:Attribution userId="S::kassian@netapp.com::32c833b2-8b54-4dc3-97ed-de9da4f2d870" userProvider="AD" userName="Wren, Kassian"/>
        <t:Progress percentComplete="100"/>
      </t:Event>
    </t:History>
  </t:Task>
  <t:Task id="{75BA9A18-DA8B-0D4E-968F-74744BE92813}">
    <t:Anchor>
      <t:Comment id="1440516791"/>
    </t:Anchor>
    <t:History>
      <t:Event id="{89B8A95B-42AF-B445-BFFF-C94AE5F98DA4}" time="2026-03-02T23:49:17.017Z">
        <t:Attribution userId="S::myancey@netapp.com::de2ab3df-d17d-4807-bd5d-0e555c6cef9f" userProvider="AD" userName="Yancey, Michelle"/>
        <t:Anchor>
          <t:Comment id="1440516791"/>
        </t:Anchor>
        <t:Create/>
      </t:Event>
      <t:Event id="{75CB4877-931B-B842-89E8-6C40DBA0411C}" time="2026-03-02T23:49:17.017Z">
        <t:Attribution userId="S::myancey@netapp.com::de2ab3df-d17d-4807-bd5d-0e555c6cef9f" userProvider="AD" userName="Yancey, Michelle"/>
        <t:Anchor>
          <t:Comment id="1440516791"/>
        </t:Anchor>
        <t:Assign userId="S::kassian@netapp.com::32c833b2-8b54-4dc3-97ed-de9da4f2d870" userProvider="AD" userName="Wren, Kassian"/>
      </t:Event>
      <t:Event id="{4F3D3061-9F8B-0C47-B9AD-5E5A9EBE6A3E}" time="2026-03-02T23:49:17.017Z">
        <t:Attribution userId="S::myancey@netapp.com::de2ab3df-d17d-4807-bd5d-0e555c6cef9f" userProvider="AD" userName="Yancey, Michelle"/>
        <t:Anchor>
          <t:Comment id="1440516791"/>
        </t:Anchor>
        <t:SetTitle title="@Wren, Kassian Why what matters? I'm not sure that &quot;that&quot; is referring to"/>
      </t:Event>
      <t:Event id="{75709644-040C-4388-A1D7-B4423CB13BE2}" time="2026-03-03T00:30:43.384Z">
        <t:Attribution userId="S::kassian@netapp.com::32c833b2-8b54-4dc3-97ed-de9da4f2d870" userProvider="AD" userName="Wren, Kassian"/>
        <t:Progress percentComplete="100"/>
      </t:Event>
    </t:History>
  </t:Task>
  <t:Task id="{3B8B5457-E2EC-4A08-B692-8E756E32E9DA}">
    <t:Anchor>
      <t:Comment id="534540552"/>
    </t:Anchor>
    <t:History>
      <t:Event id="{22A5E130-F73A-43B2-A203-E0C074BE027B}" time="2026-03-03T01:37:01.33Z">
        <t:Attribution userId="S::kassian@netapp.com::32c833b2-8b54-4dc3-97ed-de9da4f2d870" userProvider="AD" userName="Wren, Kassian"/>
        <t:Anchor>
          <t:Comment id="534540552"/>
        </t:Anchor>
        <t:Create/>
      </t:Event>
      <t:Event id="{C079D33B-E5D1-4F04-AF68-98AAD6A97CAD}" time="2026-03-03T01:37:01.33Z">
        <t:Attribution userId="S::kassian@netapp.com::32c833b2-8b54-4dc3-97ed-de9da4f2d870" userProvider="AD" userName="Wren, Kassian"/>
        <t:Anchor>
          <t:Comment id="534540552"/>
        </t:Anchor>
        <t:Assign userId="S::bgraf@netapp.com::5a132429-f540-45fe-b5ef-b4c532683e49" userProvider="AD" userName="Graf, Brian"/>
      </t:Event>
      <t:Event id="{B7211098-B2DF-48C4-98DA-65B6A688DD71}" time="2026-03-03T01:37:01.33Z">
        <t:Attribution userId="S::kassian@netapp.com::32c833b2-8b54-4dc3-97ed-de9da4f2d870" userProvider="AD" userName="Wren, Kassian"/>
        <t:Anchor>
          <t:Comment id="534540552"/>
        </t:Anchor>
        <t:SetTitle title="@Graf, Brian ready for review"/>
      </t:Event>
      <t:Event id="{61230E89-5957-4391-9666-7525C6A4183E}" time="2026-03-04T18:31:03.165Z">
        <t:Attribution userId="S::bgraf@netapp.com::5a132429-f540-45fe-b5ef-b4c532683e49" userProvider="AD" userName="Graf, Brian"/>
        <t:Progress percentComplete="100"/>
      </t:Event>
    </t:History>
  </t:Task>
  <t:Task id="{06380CA3-B427-4FF8-802C-2123FDF68F37}">
    <t:Anchor>
      <t:Comment id="2052633508"/>
    </t:Anchor>
    <t:History>
      <t:Event id="{05B12939-9260-4041-A734-56BC6C473D76}" time="2026-02-23T22:13:16.887Z">
        <t:Attribution userId="S::bgraf@netapp.com::5a132429-f540-45fe-b5ef-b4c532683e49" userProvider="AD" userName="Graf, Brian"/>
        <t:Anchor>
          <t:Comment id="2052633508"/>
        </t:Anchor>
        <t:Create/>
      </t:Event>
      <t:Event id="{6AC05B5E-05E8-4304-B949-ACD7E24FCE28}" time="2026-02-23T22:13:16.887Z">
        <t:Attribution userId="S::bgraf@netapp.com::5a132429-f540-45fe-b5ef-b4c532683e49" userProvider="AD" userName="Graf, Brian"/>
        <t:Anchor>
          <t:Comment id="2052633508"/>
        </t:Anchor>
        <t:Assign userId="S::kassian@netapp.com::32c833b2-8b54-4dc3-97ed-de9da4f2d870" userProvider="AD" userName="Wren, Kassian"/>
      </t:Event>
      <t:Event id="{95974018-5581-4D66-85C5-CD69CDBBD146}" time="2026-02-23T22:13:16.887Z">
        <t:Attribution userId="S::bgraf@netapp.com::5a132429-f540-45fe-b5ef-b4c532683e49" userProvider="AD" userName="Graf, Brian"/>
        <t:Anchor>
          <t:Comment id="2052633508"/>
        </t:Anchor>
        <t:SetTitle title="@Wren, Kassian some weird symbols"/>
      </t:Event>
      <t:Event id="{45E98B9F-2B58-4F73-99FC-407D773DC289}" time="2026-02-25T18:18:48.827Z">
        <t:Attribution userId="S::kassian@netapp.com::32c833b2-8b54-4dc3-97ed-de9da4f2d870" userProvider="AD" userName="Wren, Kassian"/>
        <t:Progress percentComplete="100"/>
      </t:Event>
    </t:History>
  </t:Task>
  <t:Task id="{862EE73B-22A3-4783-84B0-134A02DD5254}">
    <t:Anchor>
      <t:Comment id="1492534541"/>
    </t:Anchor>
    <t:History>
      <t:Event id="{F44A75FE-F87F-4CD0-B87C-DB11C9D3B3C2}" time="2026-02-23T21:59:33.79Z">
        <t:Attribution userId="S::bgraf@netapp.com::5a132429-f540-45fe-b5ef-b4c532683e49" userProvider="AD" userName="Graf, Brian"/>
        <t:Anchor>
          <t:Comment id="1492534541"/>
        </t:Anchor>
        <t:Create/>
      </t:Event>
      <t:Event id="{C098793D-3A25-491A-A075-D7793A482352}" time="2026-02-23T21:59:33.79Z">
        <t:Attribution userId="S::bgraf@netapp.com::5a132429-f540-45fe-b5ef-b4c532683e49" userProvider="AD" userName="Graf, Brian"/>
        <t:Anchor>
          <t:Comment id="1492534541"/>
        </t:Anchor>
        <t:Assign userId="S::kassian@netapp.com::32c833b2-8b54-4dc3-97ed-de9da4f2d870" userProvider="AD" userName="Wren, Kassian"/>
      </t:Event>
      <t:Event id="{DB097BAE-1577-4D01-9C03-B290C1C344BB}" time="2026-02-23T21:59:33.79Z">
        <t:Attribution userId="S::bgraf@netapp.com::5a132429-f540-45fe-b5ef-b4c532683e49" userProvider="AD" userName="Graf, Brian"/>
        <t:Anchor>
          <t:Comment id="1492534541"/>
        </t:Anchor>
        <t:SetTitle title="What are the policies we can use here? let's do an example and talk through it, not just as a definition. @Wren, Kassian"/>
      </t:Event>
      <t:Event id="{9CC06147-F94F-4D15-9CC2-2373C7CF6420}" time="2026-02-25T18:30:55.225Z">
        <t:Attribution userId="S::kassian@netapp.com::32c833b2-8b54-4dc3-97ed-de9da4f2d870" userProvider="AD" userName="Wren, Kassian"/>
        <t:Progress percentComplete="100"/>
      </t:Event>
    </t:History>
  </t:Task>
  <t:Task id="{FE2C5D9A-3952-4E64-9576-4E90CF29A12E}">
    <t:Anchor>
      <t:Comment id="387250665"/>
    </t:Anchor>
    <t:History>
      <t:Event id="{5233586E-F503-4FC8-9603-BDE1EBA61D26}" time="2026-02-17T18:51:03.563Z">
        <t:Attribution userId="S::bgraf@netapp.com::5a132429-f540-45fe-b5ef-b4c532683e49" userProvider="AD" userName="Graf, Brian"/>
        <t:Anchor>
          <t:Comment id="387250665"/>
        </t:Anchor>
        <t:Create/>
      </t:Event>
      <t:Event id="{690A7D3B-3B10-40B4-94DB-30E7493F0012}" time="2026-02-17T18:51:03.563Z">
        <t:Attribution userId="S::bgraf@netapp.com::5a132429-f540-45fe-b5ef-b4c532683e49" userProvider="AD" userName="Graf, Brian"/>
        <t:Anchor>
          <t:Comment id="387250665"/>
        </t:Anchor>
        <t:Assign userId="S::kassian@netapp.com::32c833b2-8b54-4dc3-97ed-de9da4f2d870" userProvider="AD" userName="Wren, Kassian"/>
      </t:Event>
      <t:Event id="{CFA40A15-955B-413D-8D6D-FCB5BE494B6A}" time="2026-02-17T18:51:03.563Z">
        <t:Attribution userId="S::bgraf@netapp.com::5a132429-f540-45fe-b5ef-b4c532683e49" userProvider="AD" userName="Graf, Brian"/>
        <t:Anchor>
          <t:Comment id="387250665"/>
        </t:Anchor>
        <t:SetTitle title="@Wren, Kassian there are no examples, bookstore references, or API calls. this one as well is a bit of a definition dump, which is not what the advanced course needs. Please take a little time and figure out how to weave in our examples, and why these …"/>
      </t:Event>
      <t:Event id="{2C123442-4FBF-4DE3-943F-64461307EE2D}" time="2026-02-18T18:31:51.355Z">
        <t:Attribution userId="S::kassian@netapp.com::32c833b2-8b54-4dc3-97ed-de9da4f2d870" userProvider="AD" userName="Wren, Kassian"/>
        <t:Progress percentComplete="100"/>
      </t:Event>
      <t:Event id="{8D3565A8-7D1F-4984-90A1-573316C3EC7D}" time="2026-02-23T21:05:18.781Z">
        <t:Attribution userId="S::bgraf@netapp.com::5a132429-f540-45fe-b5ef-b4c532683e49" userProvider="AD" userName="Graf, Brian"/>
        <t:Progress percentComplete="0"/>
      </t:Event>
      <t:Event id="{69F94510-381C-419C-879A-8F9F3CED168D}" time="2026-02-24T20:41:59.959Z">
        <t:Attribution userId="S::kassian@netapp.com::32c833b2-8b54-4dc3-97ed-de9da4f2d870" userProvider="AD" userName="Wren, Kassian"/>
        <t:Progress percentComplete="100"/>
      </t:Event>
    </t:History>
  </t:Task>
  <t:Task id="{D7C3AC1C-05AB-4B54-B98A-5DB834BE2E58}">
    <t:Anchor>
      <t:Comment id="1162080654"/>
    </t:Anchor>
    <t:History>
      <t:Event id="{E00C9482-DD41-479B-BE10-4ECE2AF0B177}" time="2026-02-23T21:49:22.033Z">
        <t:Attribution userId="S::bgraf@netapp.com::5a132429-f540-45fe-b5ef-b4c532683e49" userProvider="AD" userName="Graf, Brian"/>
        <t:Anchor>
          <t:Comment id="1162080654"/>
        </t:Anchor>
        <t:Create/>
      </t:Event>
      <t:Event id="{B57C4F18-8166-4CC2-AAB7-1144CFB23B1C}" time="2026-02-23T21:49:22.033Z">
        <t:Attribution userId="S::bgraf@netapp.com::5a132429-f540-45fe-b5ef-b4c532683e49" userProvider="AD" userName="Graf, Brian"/>
        <t:Anchor>
          <t:Comment id="1162080654"/>
        </t:Anchor>
        <t:Assign userId="S::kassian@netapp.com::32c833b2-8b54-4dc3-97ed-de9da4f2d870" userProvider="AD" userName="Wren, Kassian"/>
      </t:Event>
      <t:Event id="{18FD3C09-0885-42E0-A016-6A9EBED55E32}" time="2026-02-23T21:49:22.033Z">
        <t:Attribution userId="S::bgraf@netapp.com::5a132429-f540-45fe-b5ef-b4c532683e49" userProvider="AD" userName="Graf, Brian"/>
        <t:Anchor>
          <t:Comment id="1162080654"/>
        </t:Anchor>
        <t:SetTitle title="@Wren, Kassian is this too much like the lessons on index optimization in the RAG chapter?"/>
      </t:Event>
      <t:Event id="{965679E1-25E1-4ED8-BBE9-903801E7AB88}" time="2026-02-25T18:25:15.702Z">
        <t:Attribution userId="S::kassian@netapp.com::32c833b2-8b54-4dc3-97ed-de9da4f2d870" userProvider="AD" userName="Wren, Kassian"/>
        <t:Progress percentComplete="100"/>
      </t:Event>
    </t:History>
  </t:Task>
  <t:Task id="{0DEFC196-C359-0E4E-A10F-5AB3409B593D}">
    <t:Anchor>
      <t:Comment id="1865128835"/>
    </t:Anchor>
    <t:History>
      <t:Event id="{802824EB-7E97-E346-9D1E-A6BE7B4A9399}" time="2026-03-02T22:02:57.616Z">
        <t:Attribution userId="S::myancey@netapp.com::de2ab3df-d17d-4807-bd5d-0e555c6cef9f" userProvider="AD" userName="Yancey, Michelle"/>
        <t:Anchor>
          <t:Comment id="1865128835"/>
        </t:Anchor>
        <t:Create/>
      </t:Event>
      <t:Event id="{58F0D93D-FDA5-B143-9579-5FE7FE5368A4}" time="2026-03-02T22:02:57.616Z">
        <t:Attribution userId="S::myancey@netapp.com::de2ab3df-d17d-4807-bd5d-0e555c6cef9f" userProvider="AD" userName="Yancey, Michelle"/>
        <t:Anchor>
          <t:Comment id="1865128835"/>
        </t:Anchor>
        <t:Assign userId="S::bgraf@netapp.com::5a132429-f540-45fe-b5ef-b4c532683e49" userProvider="AD" userName="Graf, Brian"/>
      </t:Event>
      <t:Event id="{4023A0A1-F471-4742-9652-DF007DB3617F}" time="2026-03-02T22:02:57.616Z">
        <t:Attribution userId="S::myancey@netapp.com::de2ab3df-d17d-4807-bd5d-0e555c6cef9f" userProvider="AD" userName="Yancey, Michelle"/>
        <t:Anchor>
          <t:Comment id="1865128835"/>
        </t:Anchor>
        <t:SetTitle title="@Graf, Brian Should we add these sequence steps to the VO?"/>
      </t:Event>
      <t:Event id="{C4AE159C-1C97-457E-B1F6-627A2AA01769}" time="2026-03-02T23:08:33.929Z">
        <t:Attribution userId="S::bgraf@netapp.com::5a132429-f540-45fe-b5ef-b4c532683e49" userProvider="AD" userName="Graf, Brian"/>
        <t:Progress percentComplete="100"/>
      </t:Event>
    </t:History>
  </t:Task>
  <t:Task id="{43D60539-AE7F-407E-8FC9-BCEA4896BF55}">
    <t:Anchor>
      <t:Comment id="502331832"/>
    </t:Anchor>
    <t:History>
      <t:Event id="{D4409219-7B1A-4DBE-B17B-50E340047A67}" time="2026-02-04T10:30:36.979Z">
        <t:Attribution userId="S::bgraf@netapp.com::5a132429-f540-45fe-b5ef-b4c532683e49" userProvider="AD" userName="Graf, Brian"/>
        <t:Anchor>
          <t:Comment id="502331832"/>
        </t:Anchor>
        <t:Create/>
      </t:Event>
      <t:Event id="{F20D7B18-5B31-4B77-A160-36BAD93BCDB5}" time="2026-02-04T10:30:36.979Z">
        <t:Attribution userId="S::bgraf@netapp.com::5a132429-f540-45fe-b5ef-b4c532683e49" userProvider="AD" userName="Graf, Brian"/>
        <t:Anchor>
          <t:Comment id="502331832"/>
        </t:Anchor>
        <t:Assign userId="S::kassian@netapp.com::32c833b2-8b54-4dc3-97ed-de9da4f2d870" userProvider="AD" userName="Wren, Kassian"/>
      </t:Event>
      <t:Event id="{27A760AD-A168-4925-A705-0EC2DC673A29}" time="2026-02-04T10:30:36.979Z">
        <t:Attribution userId="S::bgraf@netapp.com::5a132429-f540-45fe-b5ef-b4c532683e49" userProvider="AD" userName="Graf, Brian"/>
        <t:Anchor>
          <t:Comment id="502331832"/>
        </t:Anchor>
        <t:SetTitle title="…processor for hybrid search&quot;, &quot;phase_results_processors&quot;: [ { &quot;normalization-processor&quot;: { &quot;normalization&quot;: { &quot;technique&quot;: &quot;min_max&quot; }, &quot;combination&quot;: { &quot;technique&quot;: &quot;arithmetic_mean&quot;, &quot;parameters&quot;: { &quot;weights&quot;: [0.3, 0.7] } } } } ] } @Wren, Kassian"/>
      </t:Event>
      <t:Event id="{B3CBAA77-5931-4523-8B00-E6F31BEC83BD}" time="2026-02-04T17:50:30.138Z">
        <t:Attribution userId="S::kassian@netapp.com::32c833b2-8b54-4dc3-97ed-de9da4f2d870" userProvider="AD" userName="Wren, Kassian"/>
        <t:Progress percentComplete="100"/>
      </t:Event>
    </t:History>
  </t:Task>
  <t:Task id="{53653D6B-3AAE-4393-84AA-AE8D39A45690}">
    <t:Anchor>
      <t:Comment id="1333929254"/>
    </t:Anchor>
    <t:History>
      <t:Event id="{895B703D-3394-41CB-9DF8-08634BEFE96E}" time="2026-02-23T21:54:31.935Z">
        <t:Attribution userId="S::bgraf@netapp.com::5a132429-f540-45fe-b5ef-b4c532683e49" userProvider="AD" userName="Graf, Brian"/>
        <t:Anchor>
          <t:Comment id="1333929254"/>
        </t:Anchor>
        <t:Create/>
      </t:Event>
      <t:Event id="{6501FF35-0040-4B6B-8A46-DD874F75A09A}" time="2026-02-23T21:54:31.935Z">
        <t:Attribution userId="S::bgraf@netapp.com::5a132429-f540-45fe-b5ef-b4c532683e49" userProvider="AD" userName="Graf, Brian"/>
        <t:Anchor>
          <t:Comment id="1333929254"/>
        </t:Anchor>
        <t:Assign userId="S::kassian@netapp.com::32c833b2-8b54-4dc3-97ed-de9da4f2d870" userProvider="AD" userName="Wren, Kassian"/>
      </t:Event>
      <t:Event id="{32985A10-25AA-493E-B272-D1C5795BC8A0}" time="2026-02-23T21:54:31.935Z">
        <t:Attribution userId="S::bgraf@netapp.com::5a132429-f540-45fe-b5ef-b4c532683e49" userProvider="AD" userName="Graf, Brian"/>
        <t:Anchor>
          <t:Comment id="1333929254"/>
        </t:Anchor>
        <t:SetTitle title="expound on this maybe @Wren, Kassian"/>
      </t:Event>
      <t:Event id="{13B819D0-DA5F-4C0B-8689-C3FF0390531D}" time="2026-02-25T18:00:28.652Z">
        <t:Attribution userId="S::kassian@netapp.com::32c833b2-8b54-4dc3-97ed-de9da4f2d870" userProvider="AD" userName="Wren, Kassian"/>
        <t:Progress percentComplete="100"/>
      </t:Event>
    </t:History>
  </t:Task>
  <t:Task id="{BB3EADD1-4507-4097-968A-3CE1CE74D06E}">
    <t:Anchor>
      <t:Comment id="1257807317"/>
    </t:Anchor>
    <t:History>
      <t:Event id="{BFD2B1B6-2EF6-4E75-9D82-919D2D0F2E2D}" time="2026-02-17T18:19:16.764Z">
        <t:Attribution userId="S::bgraf@netapp.com::5a132429-f540-45fe-b5ef-b4c532683e49" userProvider="AD" userName="Graf, Brian"/>
        <t:Anchor>
          <t:Comment id="1257807317"/>
        </t:Anchor>
        <t:Create/>
      </t:Event>
      <t:Event id="{4E58A009-2891-49C5-982C-D8397844EFB6}" time="2026-02-17T18:19:16.764Z">
        <t:Attribution userId="S::bgraf@netapp.com::5a132429-f540-45fe-b5ef-b4c532683e49" userProvider="AD" userName="Graf, Brian"/>
        <t:Anchor>
          <t:Comment id="1257807317"/>
        </t:Anchor>
        <t:Assign userId="S::kassian@netapp.com::32c833b2-8b54-4dc3-97ed-de9da4f2d870" userProvider="AD" userName="Wren, Kassian"/>
      </t:Event>
      <t:Event id="{1C0DAADF-F0F3-472D-A064-22AE62D775D4}" time="2026-02-17T18:19:16.764Z">
        <t:Attribution userId="S::bgraf@netapp.com::5a132429-f540-45fe-b5ef-b4c532683e49" userProvider="AD" userName="Graf, Brian"/>
        <t:Anchor>
          <t:Comment id="1257807317"/>
        </t:Anchor>
        <t:SetTitle title="@Wren, Kassian we are lacking a chapter intro and conclusion for chapter 4"/>
      </t:Event>
      <t:Event id="{D5ED9529-A769-483C-9C8C-C19A49516668}" time="2026-02-18T18:57:16.978Z">
        <t:Attribution userId="S::kassian@netapp.com::32c833b2-8b54-4dc3-97ed-de9da4f2d870" userProvider="AD" userName="Wren, Kassian"/>
        <t:Progress percentComplete="100"/>
      </t:Event>
    </t:History>
  </t:Task>
  <t:Task id="{09116ABF-57FF-4B72-BCFF-C30E4F1BF2E5}">
    <t:Anchor>
      <t:Comment id="1673115166"/>
    </t:Anchor>
    <t:History>
      <t:Event id="{B9D6F29E-AE58-4FB4-BC6D-1416BC461C6B}" time="2026-02-07T01:54:15.437Z">
        <t:Attribution userId="S::abdulmun@netapp.com::1cd639c0-aa9e-48ae-a2e2-c6860d0410f3" userProvider="AD" userName="Kolarkunnu, Muneer"/>
        <t:Anchor>
          <t:Comment id="1673115166"/>
        </t:Anchor>
        <t:Create/>
      </t:Event>
      <t:Event id="{53BF934B-6FF6-4528-846D-63FA9DE7902A}" time="2026-02-07T01:54:15.437Z">
        <t:Attribution userId="S::abdulmun@netapp.com::1cd639c0-aa9e-48ae-a2e2-c6860d0410f3" userProvider="AD" userName="Kolarkunnu, Muneer"/>
        <t:Anchor>
          <t:Comment id="1673115166"/>
        </t:Anchor>
        <t:Assign userId="S::kassian@netapp.com::32c833b2-8b54-4dc3-97ed-de9da4f2d870" userProvider="AD" userName="Wren, Kassian"/>
      </t:Event>
      <t:Event id="{B81CB241-137B-4A34-8009-443C25882D6A}" time="2026-02-07T01:54:15.437Z">
        <t:Attribution userId="S::abdulmun@netapp.com::1cd639c0-aa9e-48ae-a2e2-c6860d0410f3" userProvider="AD" userName="Kolarkunnu, Muneer"/>
        <t:Anchor>
          <t:Comment id="1673115166"/>
        </t:Anchor>
        <t:SetTitle title="@Wren, Kassian Can you please give me a reference to dense uses &quot;dense_vector&quot; . I see only k-NN."/>
      </t:Event>
      <t:Event id="{9C0C08FF-C72D-42FC-BCD8-2B96F3E75CF2}" time="2026-02-09T01:13:16.156Z">
        <t:Attribution userId="S::kassian@netapp.com::32c833b2-8b54-4dc3-97ed-de9da4f2d870" userProvider="AD" userName="Wren, Kassian"/>
        <t:Progress percentComplete="100"/>
      </t:Event>
    </t:History>
  </t:Task>
  <t:Task id="{26C2378D-41D2-4006-9993-0618C73D5523}">
    <t:Anchor>
      <t:Comment id="263945320"/>
    </t:Anchor>
    <t:History>
      <t:Event id="{F6DFA195-D725-420A-B698-B1B66B460D59}" time="2026-01-19T03:54:04.063Z">
        <t:Attribution userId="S::bgraf@netapp.com::5a132429-f540-45fe-b5ef-b4c532683e49" userProvider="AD" userName="Graf, Brian"/>
        <t:Anchor>
          <t:Comment id="652242952"/>
        </t:Anchor>
        <t:Create/>
      </t:Event>
      <t:Event id="{2975285C-739F-4068-8F1D-10059DE9402F}" time="2026-01-19T03:54:04.063Z">
        <t:Attribution userId="S::bgraf@netapp.com::5a132429-f540-45fe-b5ef-b4c532683e49" userProvider="AD" userName="Graf, Brian"/>
        <t:Anchor>
          <t:Comment id="652242952"/>
        </t:Anchor>
        <t:Assign userId="S::kassian@netapp.com::32c833b2-8b54-4dc3-97ed-de9da4f2d870" userProvider="AD" userName="Wren, Kassian"/>
      </t:Event>
      <t:Event id="{83657C46-AFB1-48DE-9D27-22E781CDE3CA}" time="2026-01-19T03:54:04.063Z">
        <t:Attribution userId="S::bgraf@netapp.com::5a132429-f540-45fe-b5ef-b4c532683e49" userProvider="AD" userName="Graf, Brian"/>
        <t:Anchor>
          <t:Comment id="652242952"/>
        </t:Anchor>
        <t:SetTitle title="@Wren, Kassian"/>
      </t:Event>
      <t:Event id="{1D274BA7-2585-41A6-B6E8-0F30BC8B0847}" time="2026-01-21T15:43:34.975Z">
        <t:Attribution userId="S::kassian@netapp.com::32c833b2-8b54-4dc3-97ed-de9da4f2d870" userProvider="AD" userName="Wren, Kassian"/>
        <t:Progress percentComplete="100"/>
      </t:Event>
      <t:Event id="{56AD5E8E-9FCF-4FE4-A597-B97792FF1B80}" time="2026-01-26T19:16:27.262Z">
        <t:Attribution userId="S::bgraf@netapp.com::5a132429-f540-45fe-b5ef-b4c532683e49" userProvider="AD" userName="Graf, Brian"/>
        <t:Progress percentComplete="100"/>
      </t:Event>
    </t:History>
  </t:Task>
  <t:Task id="{42123D95-8689-4070-8232-C32EAF052D10}">
    <t:Anchor>
      <t:Comment id="251444634"/>
    </t:Anchor>
    <t:History>
      <t:Event id="{D4409219-7B1A-4DBE-B17B-50E340047A67}" time="2026-02-04T10:30:36.979Z">
        <t:Attribution userId="S::bgraf@netapp.com::5a132429-f540-45fe-b5ef-b4c532683e49" userProvider="AD" userName="Graf, Brian"/>
        <t:Anchor>
          <t:Comment id="251444634"/>
        </t:Anchor>
        <t:Create/>
      </t:Event>
      <t:Event id="{F20D7B18-5B31-4B77-A160-36BAD93BCDB5}" time="2026-02-04T10:30:36.979Z">
        <t:Attribution userId="S::bgraf@netapp.com::5a132429-f540-45fe-b5ef-b4c532683e49" userProvider="AD" userName="Graf, Brian"/>
        <t:Anchor>
          <t:Comment id="251444634"/>
        </t:Anchor>
        <t:Assign userId="S::kassian@netapp.com::32c833b2-8b54-4dc3-97ed-de9da4f2d870" userProvider="AD" userName="Wren, Kassian"/>
      </t:Event>
      <t:Event id="{27A760AD-A168-4925-A705-0EC2DC673A29}" time="2026-02-04T10:30:36.979Z">
        <t:Attribution userId="S::bgraf@netapp.com::5a132429-f540-45fe-b5ef-b4c532683e49" userProvider="AD" userName="Graf, Brian"/>
        <t:Anchor>
          <t:Comment id="251444634"/>
        </t:Anchor>
        <t:SetTitle title="…processor for hybrid search&quot;, &quot;phase_results_processors&quot;: [ { &quot;normalization-processor&quot;: { &quot;normalization&quot;: { &quot;technique&quot;: &quot;min_max&quot; }, &quot;combination&quot;: { &quot;technique&quot;: &quot;arithmetic_mean&quot;, &quot;parameters&quot;: { &quot;weights&quot;: [0.3, 0.7] } } } } ] } @Wren, Kassian"/>
      </t:Event>
      <t:Event id="{B3CBAA77-5931-4523-8B00-E6F31BEC83BD}" time="2026-02-04T17:50:30.138Z">
        <t:Attribution userId="S::kassian@netapp.com::32c833b2-8b54-4dc3-97ed-de9da4f2d870" userProvider="AD" userName="Wren, Kassian"/>
        <t:Progress percentComplete="100"/>
      </t:Event>
    </t:History>
  </t:Task>
  <t:Task id="{E3DD1174-2C8F-4171-A796-D34B19A63206}">
    <t:Anchor>
      <t:Comment id="350433317"/>
    </t:Anchor>
    <t:History>
      <t:Event id="{5DDF6DAF-2645-45A5-B8D9-0E1DC9E23B9B}" time="2026-02-04T10:22:44.785Z">
        <t:Attribution userId="S::bgraf@netapp.com::5a132429-f540-45fe-b5ef-b4c532683e49" userProvider="AD" userName="Graf, Brian"/>
        <t:Anchor>
          <t:Comment id="350433317"/>
        </t:Anchor>
        <t:Create/>
      </t:Event>
      <t:Event id="{9D058AA9-332B-4801-BEA1-19EF4A98EA1F}" time="2026-02-04T10:22:44.785Z">
        <t:Attribution userId="S::bgraf@netapp.com::5a132429-f540-45fe-b5ef-b4c532683e49" userProvider="AD" userName="Graf, Brian"/>
        <t:Anchor>
          <t:Comment id="350433317"/>
        </t:Anchor>
        <t:Assign userId="S::kassian@netapp.com::32c833b2-8b54-4dc3-97ed-de9da4f2d870" userProvider="AD" userName="Wren, Kassian"/>
      </t:Event>
      <t:Event id="{A7CB358D-B869-46E3-9CCF-61353AA2A66A}" time="2026-02-04T10:22:44.785Z">
        <t:Attribution userId="S::bgraf@netapp.com::5a132429-f540-45fe-b5ef-b4c532683e49" userProvider="AD" userName="Graf, Brian"/>
        <t:Anchor>
          <t:Comment id="350433317"/>
        </t:Anchor>
        <t:SetTitle title="@Wren, Kassian The script doesn't mention that sparse vectors use the rank_features filed type, not knn_vector or dense_vector."/>
      </t:Event>
      <t:Event id="{176BEC81-2373-4825-BA93-90BF9EFAA060}" time="2026-02-05T22:08:23.342Z">
        <t:Attribution userId="S::kassian@netapp.com::32c833b2-8b54-4dc3-97ed-de9da4f2d870" userProvider="AD" userName="Wren, Kassian"/>
        <t:Progress percentComplete="100"/>
      </t:Event>
    </t:History>
  </t:Task>
  <t:Task id="{471F0A19-7ED5-4053-A7F1-D7232D179E49}">
    <t:Anchor>
      <t:Comment id="375905336"/>
    </t:Anchor>
    <t:History>
      <t:Event id="{B780EC53-A1EF-42E5-BA79-8352F8D8311C}" time="2026-02-04T10:31:14.481Z">
        <t:Attribution userId="S::bgraf@netapp.com::5a132429-f540-45fe-b5ef-b4c532683e49" userProvider="AD" userName="Graf, Brian"/>
        <t:Anchor>
          <t:Comment id="375905336"/>
        </t:Anchor>
        <t:Create/>
      </t:Event>
      <t:Event id="{6D78B299-83D4-455B-8A8B-BDB2BE646ED8}" time="2026-02-04T10:31:14.481Z">
        <t:Attribution userId="S::bgraf@netapp.com::5a132429-f540-45fe-b5ef-b4c532683e49" userProvider="AD" userName="Graf, Brian"/>
        <t:Anchor>
          <t:Comment id="375905336"/>
        </t:Anchor>
        <t:Assign userId="S::kassian@netapp.com::32c833b2-8b54-4dc3-97ed-de9da4f2d870" userProvider="AD" userName="Wren, Kassian"/>
      </t:Event>
      <t:Event id="{5AF7AB24-FDC8-4833-BB79-83978EE0E4FC}" time="2026-02-04T10:31:14.481Z">
        <t:Attribution userId="S::bgraf@netapp.com::5a132429-f540-45fe-b5ef-b4c532683e49" userProvider="AD" userName="Graf, Brian"/>
        <t:Anchor>
          <t:Comment id="375905336"/>
        </t:Anchor>
        <t:SetTitle title="@Wren, Kassian please correctly add chapter 3 and lessons headings to update the Table of Content."/>
      </t:Event>
      <t:Event id="{4EC8B56C-BD6F-470B-AB01-17660B027D1D}" time="2026-02-04T17:48:06.085Z">
        <t:Attribution userId="S::kassian@netapp.com::32c833b2-8b54-4dc3-97ed-de9da4f2d870" userProvider="AD" userName="Wren, Kassian"/>
        <t:Progress percentComplete="100"/>
      </t:Event>
    </t:History>
  </t:Task>
  <t:Task id="{C3CB4F9A-9154-8344-96E3-3D582F6785DE}">
    <t:Anchor>
      <t:Comment id="1956234472"/>
    </t:Anchor>
    <t:History>
      <t:Event id="{7974919D-42C8-8048-90AD-3504CF409C41}" time="2026-01-21T03:03:35.76Z">
        <t:Attribution userId="S::myancey@netapp.com::de2ab3df-d17d-4807-bd5d-0e555c6cef9f" userProvider="AD" userName="Yancey, Michelle"/>
        <t:Anchor>
          <t:Comment id="1956234472"/>
        </t:Anchor>
        <t:Create/>
      </t:Event>
      <t:Event id="{A018ECC8-95D8-8841-825F-0BCD8E5A48DD}" time="2026-01-21T03:03:35.76Z">
        <t:Attribution userId="S::myancey@netapp.com::de2ab3df-d17d-4807-bd5d-0e555c6cef9f" userProvider="AD" userName="Yancey, Michelle"/>
        <t:Anchor>
          <t:Comment id="1956234472"/>
        </t:Anchor>
        <t:Assign userId="S::kassian@netapp.com::32c833b2-8b54-4dc3-97ed-de9da4f2d870" userProvider="AD" userName="Wren, Kassian"/>
      </t:Event>
      <t:Event id="{B6EE2894-072C-B042-B1ED-4576BDD10A43}" time="2026-01-21T03:03:35.76Z">
        <t:Attribution userId="S::myancey@netapp.com::de2ab3df-d17d-4807-bd5d-0e555c6cef9f" userProvider="AD" userName="Yancey, Michelle"/>
        <t:Anchor>
          <t:Comment id="1956234472"/>
        </t:Anchor>
        <t:SetTitle title="@Wren, Kassian Is there some sort of architecture that can be referenced here to show what a search feature with 50 million vectors looks like? cc @Graf, Brian"/>
      </t:Event>
      <t:Event id="{F0E024A4-CFB4-472E-9D85-29CF7781A532}" time="2026-01-22T00:01:53.967Z">
        <t:Attribution userId="S::kassian@netapp.com::32c833b2-8b54-4dc3-97ed-de9da4f2d870" userProvider="AD" userName="Wren, Kassian"/>
        <t:Progress percentComplete="100"/>
      </t:Event>
      <t:Event id="{AB771C18-392E-494D-BD95-A71FC343B2BE}" time="2026-01-26T19:17:15.582Z">
        <t:Attribution userId="S::bgraf@netapp.com::5a132429-f540-45fe-b5ef-b4c532683e49" userProvider="AD" userName="Graf, Brian"/>
        <t:Progress percentComplete="100"/>
      </t:Event>
    </t:History>
  </t:Task>
  <t:Task id="{94665F06-F93B-4BF8-A657-F93D8360C36F}">
    <t:Anchor>
      <t:Comment id="1929491797"/>
    </t:Anchor>
    <t:History>
      <t:Event id="{CC3F2A50-C15A-4675-A764-D99B52D740C1}" time="2026-02-23T21:57:24.645Z">
        <t:Attribution userId="S::bgraf@netapp.com::5a132429-f540-45fe-b5ef-b4c532683e49" userProvider="AD" userName="Graf, Brian"/>
        <t:Anchor>
          <t:Comment id="1929491797"/>
        </t:Anchor>
        <t:Create/>
      </t:Event>
      <t:Event id="{49042E4A-31BE-4B67-88BB-D94242D4F9DE}" time="2026-02-23T21:57:24.645Z">
        <t:Attribution userId="S::bgraf@netapp.com::5a132429-f540-45fe-b5ef-b4c532683e49" userProvider="AD" userName="Graf, Brian"/>
        <t:Anchor>
          <t:Comment id="1929491797"/>
        </t:Anchor>
        <t:Assign userId="S::kassian@netapp.com::32c833b2-8b54-4dc3-97ed-de9da4f2d870" userProvider="AD" userName="Wren, Kassian"/>
      </t:Event>
      <t:Event id="{136B57BC-9A08-4AC5-8A22-920FBB994ED3}" time="2026-02-23T21:57:24.645Z">
        <t:Attribution userId="S::bgraf@netapp.com::5a132429-f540-45fe-b5ef-b4c532683e49" userProvider="AD" userName="Graf, Brian"/>
        <t:Anchor>
          <t:Comment id="1929491797"/>
        </t:Anchor>
        <t:SetTitle title="@Wren, Kassian I think we said 30GB was optimal in the previous chapter, correct? if different here we should explain why this is optimal in this case vs what we said in chapter 4"/>
      </t:Event>
      <t:Event id="{0D88F3DF-52F8-4E0C-B2D6-036CD240F9EE}" time="2026-02-25T18:24:46.182Z">
        <t:Attribution userId="S::kassian@netapp.com::32c833b2-8b54-4dc3-97ed-de9da4f2d870" userProvider="AD" userName="Wren, Kassian"/>
        <t:Progress percentComplete="100"/>
      </t:Event>
    </t:History>
  </t:Task>
  <t:Task id="{6E9AB514-23AC-4113-96D1-713E34950DF1}">
    <t:Anchor>
      <t:Comment id="128662910"/>
    </t:Anchor>
    <t:History>
      <t:Event id="{A7FD6C9D-886D-49C2-8389-8028005F4DED}" time="2026-02-23T22:04:18.425Z">
        <t:Attribution userId="S::bgraf@netapp.com::5a132429-f540-45fe-b5ef-b4c532683e49" userProvider="AD" userName="Graf, Brian"/>
        <t:Anchor>
          <t:Comment id="128662910"/>
        </t:Anchor>
        <t:Create/>
      </t:Event>
      <t:Event id="{47B0D271-F6D5-481B-8CD2-9BDD77EA9020}" time="2026-02-23T22:04:18.425Z">
        <t:Attribution userId="S::bgraf@netapp.com::5a132429-f540-45fe-b5ef-b4c532683e49" userProvider="AD" userName="Graf, Brian"/>
        <t:Anchor>
          <t:Comment id="128662910"/>
        </t:Anchor>
        <t:Assign userId="S::kassian@netapp.com::32c833b2-8b54-4dc3-97ed-de9da4f2d870" userProvider="AD" userName="Wren, Kassian"/>
      </t:Event>
      <t:Event id="{DAD4F015-A705-4F0A-A68B-87738F3BFA10}" time="2026-02-23T22:04:18.425Z">
        <t:Attribution userId="S::bgraf@netapp.com::5a132429-f540-45fe-b5ef-b4c532683e49" userProvider="AD" userName="Graf, Brian"/>
        <t:Anchor>
          <t:Comment id="128662910"/>
        </t:Anchor>
        <t:SetTitle title="up until this point my understanding was re-indexing was essentially creating a new index. How is creating different than re-indexing? @Wren, Kassian"/>
      </t:Event>
      <t:Event id="{1CFD8FAA-7FF3-40A7-BBB2-852865450CD7}" time="2026-02-25T18:42:46.462Z">
        <t:Attribution userId="S::kassian@netapp.com::32c833b2-8b54-4dc3-97ed-de9da4f2d870" userProvider="AD" userName="Wren, Kassian"/>
        <t:Progress percentComplete="100"/>
      </t:Event>
    </t:History>
  </t:Task>
  <t:Task id="{3684B0C1-5E60-4EB2-A9E0-7EF18436F553}">
    <t:Anchor>
      <t:Comment id="1025469122"/>
    </t:Anchor>
    <t:History>
      <t:Event id="{36288CFD-8F3D-4FFF-A657-D99540596C3E}" time="2026-03-03T22:03:47.051Z">
        <t:Attribution userId="S::bgraf@netapp.com::5a132429-f540-45fe-b5ef-b4c532683e49" userProvider="AD" userName="Graf, Brian"/>
        <t:Anchor>
          <t:Comment id="1025469122"/>
        </t:Anchor>
        <t:Create/>
      </t:Event>
      <t:Event id="{2AB920F2-FCFA-4E8D-B1A0-3F039DF7FAAE}" time="2026-03-03T22:03:47.051Z">
        <t:Attribution userId="S::bgraf@netapp.com::5a132429-f540-45fe-b5ef-b4c532683e49" userProvider="AD" userName="Graf, Brian"/>
        <t:Anchor>
          <t:Comment id="1025469122"/>
        </t:Anchor>
        <t:Assign userId="S::kassian@netapp.com::32c833b2-8b54-4dc3-97ed-de9da4f2d870" userProvider="AD" userName="Wren, Kassian"/>
      </t:Event>
      <t:Event id="{17542A3C-6650-47F8-BD9E-939DC7539490}" time="2026-03-03T22:03:47.051Z">
        <t:Attribution userId="S::bgraf@netapp.com::5a132429-f540-45fe-b5ef-b4c532683e49" userProvider="AD" userName="Graf, Brian"/>
        <t:Anchor>
          <t:Comment id="1025469122"/>
        </t:Anchor>
        <t:SetTitle title="@Wren, Kassian between what?"/>
      </t:Event>
      <t:Event id="{E5A64115-32B0-4653-9C64-C51C21855959}" time="2026-03-03T22:12:18.019Z">
        <t:Attribution userId="S::kassian@netapp.com::32c833b2-8b54-4dc3-97ed-de9da4f2d870" userProvider="AD" userName="Wren, Kassian"/>
        <t:Progress percentComplete="100"/>
      </t:Event>
    </t:History>
  </t:Task>
  <t:Task id="{2AB5A612-D57F-468E-A971-50610305F0BE}">
    <t:Anchor>
      <t:Comment id="1492119656"/>
    </t:Anchor>
    <t:History>
      <t:Event id="{12AFD3C7-2296-4737-9B22-507A937D54F7}" time="2026-01-22T00:03:50.16Z">
        <t:Attribution userId="S::bgraf@netapp.com::5a132429-f540-45fe-b5ef-b4c532683e49" userProvider="AD" userName="Graf, Brian"/>
        <t:Anchor>
          <t:Comment id="1492119656"/>
        </t:Anchor>
        <t:Create/>
      </t:Event>
      <t:Event id="{F93CAE00-3D5C-4F2D-994A-78F51ED3C226}" time="2026-01-22T00:03:50.16Z">
        <t:Attribution userId="S::bgraf@netapp.com::5a132429-f540-45fe-b5ef-b4c532683e49" userProvider="AD" userName="Graf, Brian"/>
        <t:Anchor>
          <t:Comment id="1492119656"/>
        </t:Anchor>
        <t:Assign userId="S::kassian@netapp.com::32c833b2-8b54-4dc3-97ed-de9da4f2d870" userProvider="AD" userName="Wren, Kassian"/>
      </t:Event>
      <t:Event id="{E15DAB8B-C7DF-44F5-BAE2-0D635005F168}" time="2026-01-22T00:03:50.16Z">
        <t:Attribution userId="S::bgraf@netapp.com::5a132429-f540-45fe-b5ef-b4c532683e49" userProvider="AD" userName="Graf, Brian"/>
        <t:Anchor>
          <t:Comment id="1492119656"/>
        </t:Anchor>
        <t:SetTitle title="@Wren, Kassian there's an 'e' at the end. not sure if something was cut off. Based on what i'm seeing here's a comment on this portion: Filtering is one of the most powerful optimizations for vector search. OpenSearch supports three filtering strategies…"/>
      </t:Event>
      <t:Event id="{98CA5DB3-9FC0-47F0-AAFC-104C387D2DB7}" time="2026-01-22T16:14:40.948Z">
        <t:Attribution userId="S::kassian@netapp.com::32c833b2-8b54-4dc3-97ed-de9da4f2d870" userProvider="AD" userName="Wren, Kassian"/>
        <t:Progress percentComplete="100"/>
      </t:Event>
    </t:History>
  </t:Task>
  <t:Task id="{F6FBA489-B2A8-44A1-919B-62CFA5A2254A}">
    <t:Anchor>
      <t:Comment id="460941343"/>
    </t:Anchor>
    <t:History>
      <t:Event id="{9381D9AF-0BB3-42E3-8444-BD84BE79F3B3}" time="2026-01-23T16:54:57.631Z">
        <t:Attribution userId="S::bgraf@netapp.com::5a132429-f540-45fe-b5ef-b4c532683e49" userProvider="AD" userName="Graf, Brian"/>
        <t:Anchor>
          <t:Comment id="786172304"/>
        </t:Anchor>
        <t:Create/>
      </t:Event>
      <t:Event id="{11C60D3C-DA25-4CD7-9868-DEE9965C434D}" time="2026-01-23T16:54:57.631Z">
        <t:Attribution userId="S::bgraf@netapp.com::5a132429-f540-45fe-b5ef-b4c532683e49" userProvider="AD" userName="Graf, Brian"/>
        <t:Anchor>
          <t:Comment id="786172304"/>
        </t:Anchor>
        <t:Assign userId="S::kassian@netapp.com::32c833b2-8b54-4dc3-97ed-de9da4f2d870" userProvider="AD" userName="Wren, Kassian"/>
      </t:Event>
      <t:Event id="{E4AFBDA2-179D-45E1-AFE9-5F328D4EDC8E}" time="2026-01-23T16:54:57.631Z">
        <t:Attribution userId="S::bgraf@netapp.com::5a132429-f540-45fe-b5ef-b4c532683e49" userProvider="AD" userName="Graf, Brian"/>
        <t:Anchor>
          <t:Comment id="786172304"/>
        </t:Anchor>
        <t:SetTitle title="ooh I like this idea you guys. We should show the results for both, could be part of the visuals but would need some talking points in the script that point out the differences and stuff @Wren, Kassian"/>
      </t:Event>
    </t:History>
  </t:Task>
  <t:Task id="{BA98E4E8-3C58-4C02-B0A0-B9785F3DDF88}">
    <t:Anchor>
      <t:Comment id="727041807"/>
    </t:Anchor>
    <t:History>
      <t:Event id="{7B94B175-050D-4558-ACDF-AC9E0D90EEC5}" time="2026-02-12T17:47:39.174Z">
        <t:Attribution userId="S::bgraf@netapp.com::5a132429-f540-45fe-b5ef-b4c532683e49" userProvider="AD" userName="Graf, Brian"/>
        <t:Anchor>
          <t:Comment id="727041807"/>
        </t:Anchor>
        <t:Create/>
      </t:Event>
      <t:Event id="{73811DFB-4727-4DD2-8A36-B0B2EC845748}" time="2026-02-12T17:47:39.174Z">
        <t:Attribution userId="S::bgraf@netapp.com::5a132429-f540-45fe-b5ef-b4c532683e49" userProvider="AD" userName="Graf, Brian"/>
        <t:Anchor>
          <t:Comment id="727041807"/>
        </t:Anchor>
        <t:Assign userId="S::kassian@netapp.com::32c833b2-8b54-4dc3-97ed-de9da4f2d870" userProvider="AD" userName="Wren, Kassian"/>
      </t:Event>
      <t:Event id="{3366CACC-15F3-41FA-86DA-A7C5AEA9C11C}" time="2026-02-12T17:47:39.174Z">
        <t:Attribution userId="S::bgraf@netapp.com::5a132429-f540-45fe-b5ef-b4c532683e49" userProvider="AD" userName="Graf, Brian"/>
        <t:Anchor>
          <t:Comment id="727041807"/>
        </t:Anchor>
        <t:SetTitle title="@Wren, Kassian This lesson covers query optimization divided into retrieval quality vs. performance, which is a solid framework. However, it stays almost entirely conceptual and provides no OpenSearch-specific examples, API calls, or configuration. For …"/>
      </t:Event>
      <t:Event id="{9FF2DE34-785C-4E49-8304-EA521F72B19D}" time="2026-02-18T17:45:09.77Z">
        <t:Attribution userId="S::kassian@netapp.com::32c833b2-8b54-4dc3-97ed-de9da4f2d870" userProvider="AD" userName="Wren, Kassian"/>
        <t:Progress percentComplete="100"/>
      </t:Event>
      <t:Event id="{F153EF6E-A217-4FD0-A2EB-FAD2F244B2FA}" time="2026-02-23T21:13:14.758Z">
        <t:Attribution userId="S::bgraf@netapp.com::5a132429-f540-45fe-b5ef-b4c532683e49" userProvider="AD" userName="Graf, Brian"/>
        <t:Progress percentComplete="0"/>
      </t:Event>
      <t:Event id="{8E098728-145B-EC4A-B9FB-6DF19D371EE5}" time="2026-02-25T23:36:30.859Z">
        <t:Attribution userId="S::bgraf@netapp.com::5a132429-f540-45fe-b5ef-b4c532683e49" userProvider="AD" userName="Graf, Brian"/>
        <t:Progress percentComplete="100"/>
      </t:Event>
    </t:History>
  </t:Task>
  <t:Task id="{BC0BB8D7-D70A-E94A-AE1F-531BCBD1C5E6}">
    <t:Anchor>
      <t:Comment id="1730379503"/>
    </t:Anchor>
    <t:History>
      <t:Event id="{1BA70FF3-DB3A-5E45-A162-189AF48B2A9A}" time="2026-01-26T19:49:33.786Z">
        <t:Attribution userId="S::myancey@netapp.com::de2ab3df-d17d-4807-bd5d-0e555c6cef9f" userProvider="AD" userName="Yancey, Michelle"/>
        <t:Anchor>
          <t:Comment id="1730379503"/>
        </t:Anchor>
        <t:Create/>
      </t:Event>
      <t:Event id="{356DFC70-C6C6-684B-BF73-EC0A82F3F3F1}" time="2026-01-26T19:49:33.786Z">
        <t:Attribution userId="S::myancey@netapp.com::de2ab3df-d17d-4807-bd5d-0e555c6cef9f" userProvider="AD" userName="Yancey, Michelle"/>
        <t:Anchor>
          <t:Comment id="1730379503"/>
        </t:Anchor>
        <t:Assign userId="S::kassian@netapp.com::32c833b2-8b54-4dc3-97ed-de9da4f2d870" userProvider="AD" userName="Wren, Kassian"/>
      </t:Event>
      <t:Event id="{46AA90D9-57AF-5942-B191-2CE2E615D2C3}" time="2026-01-26T19:49:33.786Z">
        <t:Attribution userId="S::myancey@netapp.com::de2ab3df-d17d-4807-bd5d-0e555c6cef9f" userProvider="AD" userName="Yancey, Michelle"/>
        <t:Anchor>
          <t:Comment id="1730379503"/>
        </t:Anchor>
        <t:SetTitle title="@Wren, Kassian Can we re-word, I'm not following. It says we should look at 3 items - performance, resource cost and operational cost; but then there is &quot;optimize 2&quot;. "/>
      </t:Event>
      <t:Event id="{C4B45F17-6887-41DD-A200-81FB942D63EF}" time="2026-01-27T00:21:49.495Z">
        <t:Attribution userId="S::kassian@netapp.com::32c833b2-8b54-4dc3-97ed-de9da4f2d870" userProvider="AD" userName="Wren, Kassian"/>
        <t:Progress percentComplete="100"/>
      </t:Event>
    </t:History>
  </t:Task>
  <t:Task id="{992121D9-4391-472A-A5F8-7BCE962B0D88}">
    <t:Anchor>
      <t:Comment id="2075265637"/>
    </t:Anchor>
    <t:History>
      <t:Event id="{02689CDF-9F56-43A5-8C97-4EB23A60C4E7}" time="2026-02-17T18:33:28.691Z">
        <t:Attribution userId="S::bgraf@netapp.com::5a132429-f540-45fe-b5ef-b4c532683e49" userProvider="AD" userName="Graf, Brian"/>
        <t:Anchor>
          <t:Comment id="2075265637"/>
        </t:Anchor>
        <t:Create/>
      </t:Event>
      <t:Event id="{B1902BCD-8BDB-4FBA-B072-090ACD3DF6E3}" time="2026-02-17T18:33:28.691Z">
        <t:Attribution userId="S::bgraf@netapp.com::5a132429-f540-45fe-b5ef-b4c532683e49" userProvider="AD" userName="Graf, Brian"/>
        <t:Anchor>
          <t:Comment id="2075265637"/>
        </t:Anchor>
        <t:Assign userId="S::kassian@netapp.com::32c833b2-8b54-4dc3-97ed-de9da4f2d870" userProvider="AD" userName="Wren, Kassian"/>
      </t:Event>
      <t:Event id="{DA918929-C114-40FC-823B-E09177E7CE63}" time="2026-02-17T18:33:28.691Z">
        <t:Attribution userId="S::bgraf@netapp.com::5a132429-f540-45fe-b5ef-b4c532683e49" userProvider="AD" userName="Graf, Brian"/>
        <t:Anchor>
          <t:Comment id="2075265637"/>
        </t:Anchor>
        <t:SetTitle title="is there a way to add bookstore dataset tie-in examples here @Wren, Kassian? It still feels very high level for being an advanced topic. it should be structured around 2-3 concrete examples that demonstrate the key optimizations with the bookstare …"/>
      </t:Event>
      <t:Event id="{AA084630-7F5A-49CF-94E8-24E37378E4E4}" time="2026-02-18T18:42:28.732Z">
        <t:Attribution userId="S::kassian@netapp.com::32c833b2-8b54-4dc3-97ed-de9da4f2d870" userProvider="AD" userName="Wren, Kassian"/>
        <t:Progress percentComplete="100"/>
      </t:Event>
    </t:History>
  </t:Task>
  <t:Task id="{19216768-FB4D-4454-8B16-B8CC2DF1987B}">
    <t:Anchor>
      <t:Comment id="89562148"/>
    </t:Anchor>
    <t:History>
      <t:Event id="{885B3BF1-7793-4038-9536-AF90C9933C2F}" time="2026-02-04T10:54:56.763Z">
        <t:Attribution userId="S::bgraf@netapp.com::5a132429-f540-45fe-b5ef-b4c532683e49" userProvider="AD" userName="Graf, Brian"/>
        <t:Anchor>
          <t:Comment id="89562148"/>
        </t:Anchor>
        <t:Create/>
      </t:Event>
      <t:Event id="{B4D90829-486F-4A59-9863-D44DDF66CEE4}" time="2026-02-04T10:54:56.763Z">
        <t:Attribution userId="S::bgraf@netapp.com::5a132429-f540-45fe-b5ef-b4c532683e49" userProvider="AD" userName="Graf, Brian"/>
        <t:Anchor>
          <t:Comment id="89562148"/>
        </t:Anchor>
        <t:Assign userId="S::kassian@netapp.com::32c833b2-8b54-4dc3-97ed-de9da4f2d870" userProvider="AD" userName="Wren, Kassian"/>
      </t:Event>
      <t:Event id="{5823ADED-0249-4779-856E-BFDF76EEFDDF}" time="2026-02-04T10:54:56.763Z">
        <t:Attribution userId="S::bgraf@netapp.com::5a132429-f540-45fe-b5ef-b4c532683e49" userProvider="AD" userName="Graf, Brian"/>
        <t:Anchor>
          <t:Comment id="89562148"/>
        </t:Anchor>
        <t:SetTitle title="…-search-pipeline { &quot;description&quot;: &quot;Post processor for hybrid search&quot;, &quot;phase_results_processors&quot;: [ { &quot;normalization-processor&quot;: { &quot;normalization&quot;: { &quot;technique&quot;: &quot;min_max&quot; }, &quot;combination&quot;: { &quot;technique&quot;: &quot;arithmetic_mean&quot; } } } ] } @Wren, Kassian"/>
      </t:Event>
      <t:Event id="{94C35281-5EAA-4510-A0F6-7E66A70C3231}" time="2026-02-04T17:45:54.944Z">
        <t:Attribution userId="S::kassian@netapp.com::32c833b2-8b54-4dc3-97ed-de9da4f2d870" userProvider="AD" userName="Wren, Kassian"/>
        <t:Progress percentComplete="100"/>
      </t:Event>
    </t:History>
  </t:Task>
  <t:Task id="{2266F6D3-FBEF-4919-A487-FFF83CAAE8EE}">
    <t:Anchor>
      <t:Comment id="1573695373"/>
    </t:Anchor>
    <t:History>
      <t:Event id="{263A17C1-4D62-470E-8CFF-6B433B1DA875}" time="2026-01-14T21:53:16.132Z">
        <t:Attribution userId="S::bgraf@netapp.com::5a132429-f540-45fe-b5ef-b4c532683e49" userProvider="AD" userName="Graf, Brian"/>
        <t:Anchor>
          <t:Comment id="1573695373"/>
        </t:Anchor>
        <t:Create/>
      </t:Event>
      <t:Event id="{56B3D24E-C9B0-46A3-BDAE-D6526CFE6FD0}" time="2026-01-14T21:53:16.132Z">
        <t:Attribution userId="S::bgraf@netapp.com::5a132429-f540-45fe-b5ef-b4c532683e49" userProvider="AD" userName="Graf, Brian"/>
        <t:Anchor>
          <t:Comment id="1573695373"/>
        </t:Anchor>
        <t:Assign userId="S::kassian@netapp.com::32c833b2-8b54-4dc3-97ed-de9da4f2d870" userProvider="AD" userName="Wren, Kassian"/>
      </t:Event>
      <t:Event id="{64D4D37E-D90D-48F7-A073-773928D342B4}" time="2026-01-14T21:53:16.132Z">
        <t:Attribution userId="S::bgraf@netapp.com::5a132429-f540-45fe-b5ef-b4c532683e49" userProvider="AD" userName="Graf, Brian"/>
        <t:Anchor>
          <t:Comment id="1573695373"/>
        </t:Anchor>
        <t:SetTitle title="do we have any visuals we want to bring into this lesson? and if so we need to add the talking point references to them as well @Wren, Kassian"/>
      </t:Event>
      <t:Event id="{818D753F-E30E-4E01-8FE1-9D1CD2D46314}" time="2026-01-21T15:47:32.464Z">
        <t:Attribution userId="S::kassian@netapp.com::32c833b2-8b54-4dc3-97ed-de9da4f2d870" userProvider="AD" userName="Wren, Kassian"/>
        <t:Progress percentComplete="100"/>
      </t:Event>
      <t:Event id="{E58399AE-EE5C-4A26-856B-3FC8C563D629}" time="2026-01-26T19:17:02.941Z">
        <t:Attribution userId="S::bgraf@netapp.com::5a132429-f540-45fe-b5ef-b4c532683e49" userProvider="AD" userName="Graf, Brian"/>
        <t:Progress percentComplete="100"/>
      </t:Event>
    </t:History>
  </t:Task>
  <t:Task id="{873CB8F8-E3A2-41BB-A454-780B6F653C55}">
    <t:Anchor>
      <t:Comment id="1695175844"/>
    </t:Anchor>
    <t:History>
      <t:Event id="{A56D33D9-F01C-4779-BA9D-09AD853D6252}" time="2026-01-22T00:00:57.318Z">
        <t:Attribution userId="S::bgraf@netapp.com::5a132429-f540-45fe-b5ef-b4c532683e49" userProvider="AD" userName="Graf, Brian"/>
        <t:Anchor>
          <t:Comment id="1695175844"/>
        </t:Anchor>
        <t:Create/>
      </t:Event>
      <t:Event id="{314CD360-8D95-4A94-BDF8-AF8C2CFB349A}" time="2026-01-22T00:00:57.318Z">
        <t:Attribution userId="S::bgraf@netapp.com::5a132429-f540-45fe-b5ef-b4c532683e49" userProvider="AD" userName="Graf, Brian"/>
        <t:Anchor>
          <t:Comment id="1695175844"/>
        </t:Anchor>
        <t:Assign userId="S::kassian@netapp.com::32c833b2-8b54-4dc3-97ed-de9da4f2d870" userProvider="AD" userName="Wren, Kassian"/>
      </t:Event>
      <t:Event id="{80B85ECB-78DE-4E76-B6F0-770D06AFED9A}" time="2026-01-22T00:00:57.318Z">
        <t:Attribution userId="S::bgraf@netapp.com::5a132429-f540-45fe-b5ef-b4c532683e49" userProvider="AD" userName="Graf, Brian"/>
        <t:Anchor>
          <t:Comment id="1695175844"/>
        </t:Anchor>
        <t:SetTitle title="…by using quantization techniques like binary quantization to compress vectors. You can also specify a compression_level (like 16x or 32x) to further tune the memory-accuracy tradeoff.&quot; we should use the exact terms (in_memory and on_disk) @Wren, Kassian"/>
      </t:Event>
      <t:Event id="{BE01D6D8-0454-4E19-AE62-F8136FC79F33}" time="2026-01-22T16:10:54.417Z">
        <t:Attribution userId="S::kassian@netapp.com::32c833b2-8b54-4dc3-97ed-de9da4f2d870" userProvider="AD" userName="Wren, Kassian"/>
        <t:Progress percentComplete="100"/>
      </t:Event>
    </t:History>
  </t:Task>
  <t:Task id="{D7FDDA39-3858-485F-8C6E-29E8CF3AD091}">
    <t:Anchor>
      <t:Comment id="1154000164"/>
    </t:Anchor>
    <t:History>
      <t:Event id="{5BE0CA94-CB11-4F58-A4C4-6B2E5A2D5E6B}" time="2026-02-09T01:10:59.478Z">
        <t:Attribution userId="S::abdulmun@netapp.com::1cd639c0-aa9e-48ae-a2e2-c6860d0410f3" userProvider="AD" userName="Kolarkunnu, Muneer"/>
        <t:Anchor>
          <t:Comment id="1154000164"/>
        </t:Anchor>
        <t:Create/>
      </t:Event>
      <t:Event id="{DB15EF9B-1AD6-4E85-991C-74B6960EC9B8}" time="2026-02-09T01:10:59.478Z">
        <t:Attribution userId="S::abdulmun@netapp.com::1cd639c0-aa9e-48ae-a2e2-c6860d0410f3" userProvider="AD" userName="Kolarkunnu, Muneer"/>
        <t:Anchor>
          <t:Comment id="1154000164"/>
        </t:Anchor>
        <t:Assign userId="S::kassian@netapp.com::32c833b2-8b54-4dc3-97ed-de9da4f2d870" userProvider="AD" userName="Wren, Kassian"/>
      </t:Event>
      <t:Event id="{1C41EA89-718E-4EC5-9EF7-4E60C00487B0}" time="2026-02-09T01:10:59.478Z">
        <t:Attribution userId="S::abdulmun@netapp.com::1cd639c0-aa9e-48ae-a2e2-c6860d0410f3" userProvider="AD" userName="Kolarkunnu, Muneer"/>
        <t:Anchor>
          <t:Comment id="1154000164"/>
        </t:Anchor>
        <t:SetTitle title="@Wren, Kassian Is it pre-processor or post-processor"/>
      </t:Event>
      <t:Event id="{53A27337-05E2-4010-AB03-8D5A8444CDA7}" time="2026-02-09T01:12:59.131Z">
        <t:Attribution userId="S::kassian@netapp.com::32c833b2-8b54-4dc3-97ed-de9da4f2d870" userProvider="AD" userName="Wren, Kassian"/>
        <t:Progress percentComplete="100"/>
      </t:Event>
    </t:History>
  </t:Task>
  <t:Task id="{C30DDA06-5DCC-A442-910F-66B9B1A94059}">
    <t:Anchor>
      <t:Comment id="2144233193"/>
    </t:Anchor>
    <t:History>
      <t:Event id="{58DD2090-3989-0343-8C47-5DA5FF1F3BC7}" time="2026-01-26T21:49:38.601Z">
        <t:Attribution userId="S::myancey@netapp.com::de2ab3df-d17d-4807-bd5d-0e555c6cef9f" userProvider="AD" userName="Yancey, Michelle"/>
        <t:Anchor>
          <t:Comment id="2144233193"/>
        </t:Anchor>
        <t:Create/>
      </t:Event>
      <t:Event id="{41537009-849C-B144-9FE1-681E154C9E7E}" time="2026-01-26T21:49:38.601Z">
        <t:Attribution userId="S::myancey@netapp.com::de2ab3df-d17d-4807-bd5d-0e555c6cef9f" userProvider="AD" userName="Yancey, Michelle"/>
        <t:Anchor>
          <t:Comment id="2144233193"/>
        </t:Anchor>
        <t:Assign userId="S::kassian@netapp.com::32c833b2-8b54-4dc3-97ed-de9da4f2d870" userProvider="AD" userName="Wren, Kassian"/>
      </t:Event>
      <t:Event id="{779DB6A4-8F91-C14D-937D-79EA274C3B1C}" time="2026-01-26T21:49:38.601Z">
        <t:Attribution userId="S::myancey@netapp.com::de2ab3df-d17d-4807-bd5d-0e555c6cef9f" userProvider="AD" userName="Yancey, Michelle"/>
        <t:Anchor>
          <t:Comment id="2144233193"/>
        </t:Anchor>
        <t:SetTitle title="@Wren, Kassian Should this be using adequate CPU or GPU? Based on the last chapter it could be either right?"/>
      </t:Event>
      <t:Event id="{CCE95BB5-AD8B-4C99-8DB0-2FF8744BB9CD}" time="2026-02-02T17:41:19.28Z">
        <t:Attribution userId="S::kassian@netapp.com::32c833b2-8b54-4dc3-97ed-de9da4f2d870" userProvider="AD" userName="Wren, Kassian"/>
        <t:Progress percentComplete="100"/>
      </t:Event>
    </t:History>
  </t:Task>
  <t:Task id="{0D8F70BA-1A3A-4C1B-9B76-B04B930A1D3C}">
    <t:Anchor>
      <t:Comment id="1715317435"/>
    </t:Anchor>
    <t:History>
      <t:Event id="{8F2DFC45-0F3B-4FE8-BA51-CD0DB07D3CA5}" time="2026-02-12T17:45:52.189Z">
        <t:Attribution userId="S::bgraf@netapp.com::5a132429-f540-45fe-b5ef-b4c532683e49" userProvider="AD" userName="Graf, Brian"/>
        <t:Anchor>
          <t:Comment id="1715317435"/>
        </t:Anchor>
        <t:Create/>
      </t:Event>
      <t:Event id="{E214BBAE-9EE4-4FD5-85CD-918AC04A4CB5}" time="2026-02-12T17:45:52.189Z">
        <t:Attribution userId="S::bgraf@netapp.com::5a132429-f540-45fe-b5ef-b4c532683e49" userProvider="AD" userName="Graf, Brian"/>
        <t:Anchor>
          <t:Comment id="1715317435"/>
        </t:Anchor>
        <t:Assign userId="S::kassian@netapp.com::32c833b2-8b54-4dc3-97ed-de9da4f2d870" userProvider="AD" userName="Wren, Kassian"/>
      </t:Event>
      <t:Event id="{0E61A32B-7CD9-40DE-BD92-0530354D51FA}" time="2026-02-12T17:45:52.189Z">
        <t:Attribution userId="S::bgraf@netapp.com::5a132429-f540-45fe-b5ef-b4c532683e49" userProvider="AD" userName="Graf, Brian"/>
        <t:Anchor>
          <t:Comment id="1715317435"/>
        </t:Anchor>
        <t:SetTitle title="@Wren, Kassian Shard Size Management — Not Actually Covered The intro lists &quot;shard size management&quot; as one of the index-level optimizations, and it's in the visual list, but the lesson body never discusses it. This is a gap. For RAG workloads, shard …"/>
      </t:Event>
      <t:Event id="{E5D04E3D-CCAD-47AF-95E2-D23A835F10B6}" time="2026-02-18T18:31:44.115Z">
        <t:Attribution userId="S::kassian@netapp.com::32c833b2-8b54-4dc3-97ed-de9da4f2d870" userProvider="AD" userName="Wren, Kassian"/>
        <t:Progress percentComplete="100"/>
      </t:Event>
    </t:History>
  </t:Task>
  <t:Task id="{840EAF2B-DEC3-E548-994E-E6403130C9AF}">
    <t:Anchor>
      <t:Comment id="320472264"/>
    </t:Anchor>
    <t:History>
      <t:Event id="{1336EAC1-0233-5F42-8E9D-F9C4B009D70F}" time="2026-03-02T19:21:39.092Z">
        <t:Attribution userId="S::myancey@netapp.com::de2ab3df-d17d-4807-bd5d-0e555c6cef9f" userProvider="AD" userName="Yancey, Michelle"/>
        <t:Anchor>
          <t:Comment id="320472264"/>
        </t:Anchor>
        <t:Create/>
      </t:Event>
      <t:Event id="{27A696BB-6CCB-F142-B3CA-4BBC918EB648}" time="2026-03-02T19:21:39.092Z">
        <t:Attribution userId="S::myancey@netapp.com::de2ab3df-d17d-4807-bd5d-0e555c6cef9f" userProvider="AD" userName="Yancey, Michelle"/>
        <t:Anchor>
          <t:Comment id="320472264"/>
        </t:Anchor>
        <t:Assign userId="S::kassian@netapp.com::32c833b2-8b54-4dc3-97ed-de9da4f2d870" userProvider="AD" userName="Wren, Kassian"/>
      </t:Event>
      <t:Event id="{07CC524F-DD8B-6647-B4EE-32D2F3D154D0}" time="2026-03-02T19:21:39.092Z">
        <t:Attribution userId="S::myancey@netapp.com::de2ab3df-d17d-4807-bd5d-0e555c6cef9f" userProvider="AD" userName="Yancey, Michelle"/>
        <t:Anchor>
          <t:Comment id="320472264"/>
        </t:Anchor>
        <t:SetTitle title="@Wren, Kassian Chapter 4 needs an overarching title. Which do you like best from the list below:  - &quot;Mastering RAG Optimization in OpenSearch&quot;  - &quot;Building High-Performance RAG Pipelines with OpenSearch&quot; - &quot;Supercharging Your RAG Pipelines with…"/>
      </t:Event>
      <t:Event id="{FC2BC6E1-26D3-450C-990C-8F3700E3641F}" time="2026-03-03T15:41:41.12Z">
        <t:Attribution userId="S::kassian@netapp.com::32c833b2-8b54-4dc3-97ed-de9da4f2d870" userProvider="AD" userName="Wren, Kassian"/>
        <t:Progress percentComplete="100"/>
      </t:Event>
    </t:History>
  </t:Task>
  <t:Task id="{28CCFEEE-EA85-5547-9FA4-DD0B0B6679E5}">
    <t:Anchor>
      <t:Comment id="2134613848"/>
    </t:Anchor>
    <t:History>
      <t:Event id="{C671323A-60A0-B448-A6C8-410522F2667F}" time="2026-02-12T23:05:17.996Z">
        <t:Attribution userId="S::myancey@netapp.com::de2ab3df-d17d-4807-bd5d-0e555c6cef9f" userProvider="AD" userName="Yancey, Michelle"/>
        <t:Anchor>
          <t:Comment id="2134613848"/>
        </t:Anchor>
        <t:Create/>
      </t:Event>
      <t:Event id="{3003ADBD-41F2-BC44-8B80-DC2B1E2C0C4B}" time="2026-02-12T23:05:17.996Z">
        <t:Attribution userId="S::myancey@netapp.com::de2ab3df-d17d-4807-bd5d-0e555c6cef9f" userProvider="AD" userName="Yancey, Michelle"/>
        <t:Anchor>
          <t:Comment id="2134613848"/>
        </t:Anchor>
        <t:Assign userId="S::kassian@netapp.com::32c833b2-8b54-4dc3-97ed-de9da4f2d870" userProvider="AD" userName="Wren, Kassian"/>
      </t:Event>
      <t:Event id="{2CCA48FB-98CA-2147-9E72-E43BE92F59A1}" time="2026-02-12T23:05:17.996Z">
        <t:Attribution userId="S::myancey@netapp.com::de2ab3df-d17d-4807-bd5d-0e555c6cef9f" userProvider="AD" userName="Yancey, Michelle"/>
        <t:Anchor>
          <t:Comment id="2134613848"/>
        </t:Anchor>
        <t:SetTitle title="@Wren, Kassian @Graf, Brian I gave Chapter 3 an official title, as it was missing. Please confirm"/>
      </t:Event>
      <t:Event id="{E193C019-C5AE-474A-8095-7CE3BB56A859}" time="2026-02-18T18:59:17.522Z">
        <t:Attribution userId="S::kassian@netapp.com::32c833b2-8b54-4dc3-97ed-de9da4f2d870" userProvider="AD" userName="Wren, Kassian"/>
        <t:Progress percentComplete="100"/>
      </t:Event>
    </t:History>
  </t:Task>
  <t:Task id="{C1345EA9-F4E7-4689-8296-75229807EE0A}">
    <t:Anchor>
      <t:Comment id="293238675"/>
    </t:Anchor>
    <t:History>
      <t:Event id="{800F9239-2849-4CCC-8772-4EE1D85BD2C5}" time="2026-01-14T21:46:41.493Z">
        <t:Attribution userId="S::bgraf@netapp.com::5a132429-f540-45fe-b5ef-b4c532683e49" userProvider="AD" userName="Graf, Brian"/>
        <t:Anchor>
          <t:Comment id="293238675"/>
        </t:Anchor>
        <t:Create/>
      </t:Event>
      <t:Event id="{C5B27567-1F70-427A-A3F8-A2963F3B64B4}" time="2026-01-14T21:46:41.493Z">
        <t:Attribution userId="S::bgraf@netapp.com::5a132429-f540-45fe-b5ef-b4c532683e49" userProvider="AD" userName="Graf, Brian"/>
        <t:Anchor>
          <t:Comment id="293238675"/>
        </t:Anchor>
        <t:Assign userId="S::kassian@netapp.com::32c833b2-8b54-4dc3-97ed-de9da4f2d870" userProvider="AD" userName="Wren, Kassian"/>
      </t:Event>
      <t:Event id="{3E6440C8-DB7C-44AA-B17F-B085607D8FDA}" time="2026-01-14T21:46:41.493Z">
        <t:Attribution userId="S::bgraf@netapp.com::5a132429-f540-45fe-b5ef-b4c532683e49" userProvider="AD" userName="Graf, Brian"/>
        <t:Anchor>
          <t:Comment id="293238675"/>
        </t:Anchor>
        <t:SetTitle title="the script contrasts it with kNN's &quot;distance&quot; method—actually, aNN still uses distances but builds index structures (graphs, partitions) to avoid exhaustive search. @Wren, Kassian"/>
      </t:Event>
      <t:Event id="{5436292C-D616-4365-A08F-1D376373D307}" time="2026-01-21T15:47:40.599Z">
        <t:Attribution userId="S::kassian@netapp.com::32c833b2-8b54-4dc3-97ed-de9da4f2d870" userProvider="AD" userName="Wren, Kassian"/>
        <t:Progress percentComplete="100"/>
      </t:Event>
      <t:Event id="{E71FDC64-DE8A-40D9-87BF-5A8D66C8E654}" time="2026-01-26T19:17:05.738Z">
        <t:Attribution userId="S::bgraf@netapp.com::5a132429-f540-45fe-b5ef-b4c532683e49" userProvider="AD" userName="Graf, Brian"/>
        <t:Progress percentComplete="100"/>
      </t:Event>
    </t:History>
  </t:Task>
  <t:Task id="{4F87F7D1-0163-124A-838D-11F2482EF5AF}">
    <t:Anchor>
      <t:Comment id="1972690513"/>
    </t:Anchor>
    <t:History>
      <t:Event id="{D1D91070-82AB-7E4C-B008-46154D52684D}" time="2026-01-21T03:00:31.357Z">
        <t:Attribution userId="S::myancey@netapp.com::de2ab3df-d17d-4807-bd5d-0e555c6cef9f" userProvider="AD" userName="Yancey, Michelle"/>
        <t:Anchor>
          <t:Comment id="1972690513"/>
        </t:Anchor>
        <t:Create/>
      </t:Event>
      <t:Event id="{91ABE888-79E1-F943-95DC-2EEABFEFD578}" time="2026-01-21T03:00:31.357Z">
        <t:Attribution userId="S::myancey@netapp.com::de2ab3df-d17d-4807-bd5d-0e555c6cef9f" userProvider="AD" userName="Yancey, Michelle"/>
        <t:Anchor>
          <t:Comment id="1972690513"/>
        </t:Anchor>
        <t:Assign userId="S::kassian@netapp.com::32c833b2-8b54-4dc3-97ed-de9da4f2d870" userProvider="AD" userName="Wren, Kassian"/>
      </t:Event>
      <t:Event id="{8E8A81EA-F76D-4841-8E7C-F14C61EE89A6}" time="2026-01-21T03:00:31.357Z">
        <t:Attribution userId="S::myancey@netapp.com::de2ab3df-d17d-4807-bd5d-0e555c6cef9f" userProvider="AD" userName="Yancey, Michelle"/>
        <t:Anchor>
          <t:Comment id="1972690513"/>
        </t:Anchor>
        <t:SetTitle title="@Graf, Brian @Wren, KassianIs there a reference image the agency can work from? Or a sketch?"/>
      </t:Event>
    </t:History>
  </t:Task>
  <t:Task id="{1DFEC656-DF56-4862-9298-D976F8349200}">
    <t:Anchor>
      <t:Comment id="1683274973"/>
    </t:Anchor>
    <t:History>
      <t:Event id="{B780EC53-A1EF-42E5-BA79-8352F8D8311C}" time="2026-02-04T10:31:14.481Z">
        <t:Attribution userId="S::bgraf@netapp.com::5a132429-f540-45fe-b5ef-b4c532683e49" userProvider="AD" userName="Graf, Brian"/>
        <t:Anchor>
          <t:Comment id="1683274973"/>
        </t:Anchor>
        <t:Create/>
      </t:Event>
      <t:Event id="{6D78B299-83D4-455B-8A8B-BDB2BE646ED8}" time="2026-02-04T10:31:14.481Z">
        <t:Attribution userId="S::bgraf@netapp.com::5a132429-f540-45fe-b5ef-b4c532683e49" userProvider="AD" userName="Graf, Brian"/>
        <t:Anchor>
          <t:Comment id="1683274973"/>
        </t:Anchor>
        <t:Assign userId="S::kassian@netapp.com::32c833b2-8b54-4dc3-97ed-de9da4f2d870" userProvider="AD" userName="Wren, Kassian"/>
      </t:Event>
      <t:Event id="{5AF7AB24-FDC8-4833-BB79-83978EE0E4FC}" time="2026-02-04T10:31:14.481Z">
        <t:Attribution userId="S::bgraf@netapp.com::5a132429-f540-45fe-b5ef-b4c532683e49" userProvider="AD" userName="Graf, Brian"/>
        <t:Anchor>
          <t:Comment id="1683274973"/>
        </t:Anchor>
        <t:SetTitle title="@Wren, Kassian please correctly add chapter 3 and lessons headings to update the Table of Content."/>
      </t:Event>
      <t:Event id="{4EC8B56C-BD6F-470B-AB01-17660B027D1D}" time="2026-02-04T17:48:06.085Z">
        <t:Attribution userId="S::kassian@netapp.com::32c833b2-8b54-4dc3-97ed-de9da4f2d870" userProvider="AD" userName="Wren, Kassian"/>
        <t:Progress percentComplete="100"/>
      </t:Event>
    </t:History>
  </t:Task>
  <t:Task id="{7F770FB3-540A-4337-BA2B-972B7A7B27B5}">
    <t:Anchor>
      <t:Comment id="28640245"/>
    </t:Anchor>
    <t:History>
      <t:Event id="{D4409219-7B1A-4DBE-B17B-50E340047A67}" time="2026-02-04T10:30:36.979Z">
        <t:Attribution userId="S::bgraf@netapp.com::5a132429-f540-45fe-b5ef-b4c532683e49" userProvider="AD" userName="Graf, Brian"/>
        <t:Anchor>
          <t:Comment id="28640245"/>
        </t:Anchor>
        <t:Create/>
      </t:Event>
      <t:Event id="{F20D7B18-5B31-4B77-A160-36BAD93BCDB5}" time="2026-02-04T10:30:36.979Z">
        <t:Attribution userId="S::bgraf@netapp.com::5a132429-f540-45fe-b5ef-b4c532683e49" userProvider="AD" userName="Graf, Brian"/>
        <t:Anchor>
          <t:Comment id="28640245"/>
        </t:Anchor>
        <t:Assign userId="S::kassian@netapp.com::32c833b2-8b54-4dc3-97ed-de9da4f2d870" userProvider="AD" userName="Wren, Kassian"/>
      </t:Event>
      <t:Event id="{27A760AD-A168-4925-A705-0EC2DC673A29}" time="2026-02-04T10:30:36.979Z">
        <t:Attribution userId="S::bgraf@netapp.com::5a132429-f540-45fe-b5ef-b4c532683e49" userProvider="AD" userName="Graf, Brian"/>
        <t:Anchor>
          <t:Comment id="28640245"/>
        </t:Anchor>
        <t:SetTitle title="…processor for hybrid search&quot;, &quot;phase_results_processors&quot;: [ { &quot;normalization-processor&quot;: { &quot;normalization&quot;: { &quot;technique&quot;: &quot;min_max&quot; }, &quot;combination&quot;: { &quot;technique&quot;: &quot;arithmetic_mean&quot;, &quot;parameters&quot;: { &quot;weights&quot;: [0.3, 0.7] } } } } ] } @Wren, Kassian"/>
      </t:Event>
      <t:Event id="{B3CBAA77-5931-4523-8B00-E6F31BEC83BD}" time="2026-02-04T17:50:30.138Z">
        <t:Attribution userId="S::kassian@netapp.com::32c833b2-8b54-4dc3-97ed-de9da4f2d870" userProvider="AD" userName="Wren, Kassian"/>
        <t:Progress percentComplete="100"/>
      </t:Event>
    </t:History>
  </t:Task>
  <t:Task id="{1498CACF-359F-4B2D-8585-2B0339FC9353}">
    <t:Anchor>
      <t:Comment id="1838973246"/>
    </t:Anchor>
    <t:History>
      <t:Event id="{B089DEBD-D288-4466-9492-774406066212}" time="2026-01-21T23:45:17.417Z">
        <t:Attribution userId="S::bgraf@netapp.com::5a132429-f540-45fe-b5ef-b4c532683e49" userProvider="AD" userName="Graf, Brian"/>
        <t:Anchor>
          <t:Comment id="1838973246"/>
        </t:Anchor>
        <t:Create/>
      </t:Event>
      <t:Event id="{C1B943E1-118E-4D7E-8106-9A8BB5CCC347}" time="2026-01-21T23:45:17.417Z">
        <t:Attribution userId="S::bgraf@netapp.com::5a132429-f540-45fe-b5ef-b4c532683e49" userProvider="AD" userName="Graf, Brian"/>
        <t:Anchor>
          <t:Comment id="1838973246"/>
        </t:Anchor>
        <t:Assign userId="S::kassian@netapp.com::32c833b2-8b54-4dc3-97ed-de9da4f2d870" userProvider="AD" userName="Wren, Kassian"/>
      </t:Event>
      <t:Event id="{DA3D3B70-45AE-4E06-A3F5-1F722DFB1F26}" time="2026-01-21T23:45:17.417Z">
        <t:Attribution userId="S::bgraf@netapp.com::5a132429-f540-45fe-b5ef-b4c532683e49" userProvider="AD" userName="Graf, Brian"/>
        <t:Anchor>
          <t:Comment id="1838973246"/>
        </t:Anchor>
        <t:SetTitle title="Do we want to mention (knn.memory.circuit_breaker.limit) setting name for those who want to tune it? @Wren, Kassian"/>
      </t:Event>
      <t:Event id="{6871D4DE-B356-4AD8-8D6D-6319EEA93458}" time="2026-01-22T16:12:59.561Z">
        <t:Attribution userId="S::kassian@netapp.com::32c833b2-8b54-4dc3-97ed-de9da4f2d870" userProvider="AD" userName="Wren, Kassian"/>
        <t:Progress percentComplete="100"/>
      </t:Event>
    </t:History>
  </t:Task>
  <t:Task id="{AC8E4402-14E6-4AA3-B96F-22A93EE9EE11}">
    <t:Anchor>
      <t:Comment id="2131754857"/>
    </t:Anchor>
    <t:History>
      <t:Event id="{D4409219-7B1A-4DBE-B17B-50E340047A67}" time="2026-02-04T10:30:36.979Z">
        <t:Attribution userId="S::bgraf@netapp.com::5a132429-f540-45fe-b5ef-b4c532683e49" userProvider="AD" userName="Graf, Brian"/>
        <t:Anchor>
          <t:Comment id="2131754857"/>
        </t:Anchor>
        <t:Create/>
      </t:Event>
      <t:Event id="{F20D7B18-5B31-4B77-A160-36BAD93BCDB5}" time="2026-02-04T10:30:36.979Z">
        <t:Attribution userId="S::bgraf@netapp.com::5a132429-f540-45fe-b5ef-b4c532683e49" userProvider="AD" userName="Graf, Brian"/>
        <t:Anchor>
          <t:Comment id="2131754857"/>
        </t:Anchor>
        <t:Assign userId="S::kassian@netapp.com::32c833b2-8b54-4dc3-97ed-de9da4f2d870" userProvider="AD" userName="Wren, Kassian"/>
      </t:Event>
      <t:Event id="{27A760AD-A168-4925-A705-0EC2DC673A29}" time="2026-02-04T10:30:36.979Z">
        <t:Attribution userId="S::bgraf@netapp.com::5a132429-f540-45fe-b5ef-b4c532683e49" userProvider="AD" userName="Graf, Brian"/>
        <t:Anchor>
          <t:Comment id="2131754857"/>
        </t:Anchor>
        <t:SetTitle title="…processor for hybrid search&quot;, &quot;phase_results_processors&quot;: [ { &quot;normalization-processor&quot;: { &quot;normalization&quot;: { &quot;technique&quot;: &quot;min_max&quot; }, &quot;combination&quot;: { &quot;technique&quot;: &quot;arithmetic_mean&quot;, &quot;parameters&quot;: { &quot;weights&quot;: [0.3, 0.7] } } } } ] } @Wren, Kassian"/>
      </t:Event>
      <t:Event id="{B3CBAA77-5931-4523-8B00-E6F31BEC83BD}" time="2026-02-04T17:50:30.138Z">
        <t:Attribution userId="S::kassian@netapp.com::32c833b2-8b54-4dc3-97ed-de9da4f2d870" userProvider="AD" userName="Wren, Kassian"/>
        <t:Progress percentComplete="100"/>
      </t:Event>
    </t:History>
  </t:Task>
  <t:Task id="{8E901D4D-17BB-429E-B603-0BDE238055BC}">
    <t:Anchor>
      <t:Comment id="155777524"/>
    </t:Anchor>
    <t:History>
      <t:Event id="{9D3DE06F-F42B-4617-A798-24AB3A94DD66}" time="2026-02-05T09:38:37.475Z">
        <t:Attribution userId="S::bgraf@netapp.com::5a132429-f540-45fe-b5ef-b4c532683e49" userProvider="AD" userName="Graf, Brian"/>
        <t:Anchor>
          <t:Comment id="155777524"/>
        </t:Anchor>
        <t:Create/>
      </t:Event>
      <t:Event id="{CA1D9FF1-550D-4FB8-B5F5-29FEFDCF560D}" time="2026-02-05T09:38:37.475Z">
        <t:Attribution userId="S::bgraf@netapp.com::5a132429-f540-45fe-b5ef-b4c532683e49" userProvider="AD" userName="Graf, Brian"/>
        <t:Anchor>
          <t:Comment id="155777524"/>
        </t:Anchor>
        <t:Assign userId="S::kassian@netapp.com::32c833b2-8b54-4dc3-97ed-de9da4f2d870" userProvider="AD" userName="Wren, Kassian"/>
      </t:Event>
      <t:Event id="{39F46DC1-C628-4CAA-B0E1-A5B0A8003526}" time="2026-02-05T09:38:37.475Z">
        <t:Attribution userId="S::bgraf@netapp.com::5a132429-f540-45fe-b5ef-b4c532683e49" userProvider="AD" userName="Graf, Brian"/>
        <t:Anchor>
          <t:Comment id="155777524"/>
        </t:Anchor>
        <t:SetTitle title="@Wren, Kassian I think this needs to mention search pipelines in addition to the code that is discussed. You talk about the processor, which is a component that runs inside of a search pipeline. We should probably call this out."/>
      </t:Event>
      <t:Event id="{9DFADECA-F2DB-4B7E-9BC8-067C4421529F}" time="2026-02-05T19:55:48.155Z">
        <t:Attribution userId="S::kassian@netapp.com::32c833b2-8b54-4dc3-97ed-de9da4f2d870" userProvider="AD" userName="Wren, Kassian"/>
        <t:Progress percentComplete="100"/>
      </t:Event>
    </t:History>
  </t:Task>
  <t:Task id="{088BD1DC-88A0-4D58-B4A7-37B0B9B7529E}">
    <t:Anchor>
      <t:Comment id="162971086"/>
    </t:Anchor>
    <t:History>
      <t:Event id="{7193305B-D8B9-4C90-876B-2EA13BB34088}" time="2026-01-22T00:01:19.658Z">
        <t:Attribution userId="S::bgraf@netapp.com::5a132429-f540-45fe-b5ef-b4c532683e49" userProvider="AD" userName="Graf, Brian"/>
        <t:Anchor>
          <t:Comment id="162971086"/>
        </t:Anchor>
        <t:Create/>
      </t:Event>
      <t:Event id="{FE01560B-B610-4018-AEB4-83237AE4E381}" time="2026-01-22T00:01:19.658Z">
        <t:Attribution userId="S::bgraf@netapp.com::5a132429-f540-45fe-b5ef-b4c532683e49" userProvider="AD" userName="Graf, Brian"/>
        <t:Anchor>
          <t:Comment id="162971086"/>
        </t:Anchor>
        <t:Assign userId="S::kassian@netapp.com::32c833b2-8b54-4dc3-97ed-de9da4f2d870" userProvider="AD" userName="Wren, Kassian"/>
      </t:Event>
      <t:Event id="{5AFF5285-422A-48E0-83C4-398A9E027E23}" time="2026-01-22T00:01:19.658Z">
        <t:Attribution userId="S::bgraf@netapp.com::5a132429-f540-45fe-b5ef-b4c532683e49" userProvider="AD" userName="Graf, Brian"/>
        <t:Anchor>
          <t:Comment id="162971086"/>
        </t:Anchor>
        <t:SetTitle title="maybe we show or discuss the specific call: PUT /&lt;index_name&gt;/_settings { &quot;index&quot;: { &quot;refresh_interval&quot;: &quot;-1&quot; } } @Wren, Kassian"/>
      </t:Event>
      <t:Event id="{04463E15-53C0-4D2E-BB9E-1B7D0981262A}" time="2026-01-22T16:11:16.153Z">
        <t:Attribution userId="S::kassian@netapp.com::32c833b2-8b54-4dc3-97ed-de9da4f2d870" userProvider="AD" userName="Wren, Kassian"/>
        <t:Progress percentComplete="100"/>
      </t:Event>
    </t:History>
  </t:Task>
  <t:Task id="{9239A7B5-8E13-4CE8-B58C-47A28C56FC87}">
    <t:Anchor>
      <t:Comment id="246431557"/>
    </t:Anchor>
    <t:History>
      <t:Event id="{990881C9-D923-440C-8100-DE59E95E6E3A}" time="2026-02-04T10:25:06.615Z">
        <t:Attribution userId="S::bgraf@netapp.com::5a132429-f540-45fe-b5ef-b4c532683e49" userProvider="AD" userName="Graf, Brian"/>
        <t:Anchor>
          <t:Comment id="246431557"/>
        </t:Anchor>
        <t:Create/>
      </t:Event>
      <t:Event id="{D2CD6A4D-C061-4CA2-8A00-B541D6200D8D}" time="2026-02-04T10:25:06.615Z">
        <t:Attribution userId="S::bgraf@netapp.com::5a132429-f540-45fe-b5ef-b4c532683e49" userProvider="AD" userName="Graf, Brian"/>
        <t:Anchor>
          <t:Comment id="246431557"/>
        </t:Anchor>
        <t:Assign userId="S::kassian@netapp.com::32c833b2-8b54-4dc3-97ed-de9da4f2d870" userProvider="AD" userName="Wren, Kassian"/>
      </t:Event>
      <t:Event id="{6E04C352-622D-4358-B316-B494875901DD}" time="2026-02-04T10:25:06.615Z">
        <t:Attribution userId="S::bgraf@netapp.com::5a132429-f540-45fe-b5ef-b4c532683e49" userProvider="AD" userName="Graf, Brian"/>
        <t:Anchor>
          <t:Comment id="246431557"/>
        </t:Anchor>
        <t:SetTitle title="@Wren, Kassian reword recommendation: &quot;First, set up the components for sparse embeddings. You'll register a sparse encoding model, create an ingest pipeline, and configure your index with a rank_features field type.&quot;"/>
      </t:Event>
      <t:Event id="{1811B649-0B7C-455A-A9DB-BE26935EE2D3}" time="2026-02-04T17:52:00.693Z">
        <t:Attribution userId="S::kassian@netapp.com::32c833b2-8b54-4dc3-97ed-de9da4f2d870" userProvider="AD" userName="Wren, Kassian"/>
        <t:Progress percentComplete="100"/>
      </t:Event>
    </t:History>
  </t:Task>
  <t:Task id="{95268AC4-149C-4E2F-904A-FFC9A776DCB4}">
    <t:Anchor>
      <t:Comment id="723792755"/>
    </t:Anchor>
    <t:History>
      <t:Event id="{18B1CA97-BD40-4FAB-9FBA-DEDFA199ABB6}" time="2026-02-04T10:47:01.407Z">
        <t:Attribution userId="S::bgraf@netapp.com::5a132429-f540-45fe-b5ef-b4c532683e49" userProvider="AD" userName="Graf, Brian"/>
        <t:Anchor>
          <t:Comment id="723792755"/>
        </t:Anchor>
        <t:Create/>
      </t:Event>
      <t:Event id="{990794B2-731B-441C-8EED-D712F9ADA388}" time="2026-02-04T10:47:01.407Z">
        <t:Attribution userId="S::bgraf@netapp.com::5a132429-f540-45fe-b5ef-b4c532683e49" userProvider="AD" userName="Graf, Brian"/>
        <t:Anchor>
          <t:Comment id="723792755"/>
        </t:Anchor>
        <t:Assign userId="S::kassian@netapp.com::32c833b2-8b54-4dc3-97ed-de9da4f2d870" userProvider="AD" userName="Wren, Kassian"/>
      </t:Event>
      <t:Event id="{0B096CC7-8AEB-482C-ABE1-E27B2198BF6C}" time="2026-02-04T10:47:01.407Z">
        <t:Attribution userId="S::bgraf@netapp.com::5a132429-f540-45fe-b5ef-b4c532683e49" userProvider="AD" userName="Graf, Brian"/>
        <t:Anchor>
          <t:Comment id="723792755"/>
        </t:Anchor>
        <t:SetTitle title="This should really show or discuss a specific pretrained model so they can understand (either in the script or the visual or both) @Wren, Kassian"/>
      </t:Event>
      <t:Event id="{7492B565-06AB-4DCF-929B-459F2C7025C7}" time="2026-02-05T19:49:34.684Z">
        <t:Attribution userId="S::kassian@netapp.com::32c833b2-8b54-4dc3-97ed-de9da4f2d870" userProvider="AD" userName="Wren, Kassian"/>
        <t:Progress percentComplete="100"/>
      </t:Event>
    </t:History>
  </t:Task>
  <t:Task id="{C9D01EFB-9B19-47FE-8754-D75AED1101AE}">
    <t:Anchor>
      <t:Comment id="796257697"/>
    </t:Anchor>
    <t:History>
      <t:Event id="{5B19628E-70C3-4C68-81CF-46730E7B8E46}" time="2026-02-09T01:13:22.755Z">
        <t:Attribution userId="S::abdulmun@netapp.com::1cd639c0-aa9e-48ae-a2e2-c6860d0410f3" userProvider="AD" userName="Kolarkunnu, Muneer"/>
        <t:Anchor>
          <t:Comment id="796257697"/>
        </t:Anchor>
        <t:Create/>
      </t:Event>
      <t:Event id="{FBCFBE08-4F59-4ED6-BEAD-51688DD9FA4F}" time="2026-02-09T01:13:22.755Z">
        <t:Attribution userId="S::abdulmun@netapp.com::1cd639c0-aa9e-48ae-a2e2-c6860d0410f3" userProvider="AD" userName="Kolarkunnu, Muneer"/>
        <t:Anchor>
          <t:Comment id="796257697"/>
        </t:Anchor>
        <t:Assign userId="S::kassian@netapp.com::32c833b2-8b54-4dc3-97ed-de9da4f2d870" userProvider="AD" userName="Wren, Kassian"/>
      </t:Event>
      <t:Event id="{4821D469-771B-4DFC-A819-43F2A1E7C8E8}" time="2026-02-09T01:13:22.755Z">
        <t:Attribution userId="S::abdulmun@netapp.com::1cd639c0-aa9e-48ae-a2e2-c6860d0410f3" userProvider="AD" userName="Kolarkunnu, Muneer"/>
        <t:Anchor>
          <t:Comment id="796257697"/>
        </t:Anchor>
        <t:SetTitle title="@Wren, Kassian It will be nice if you can explain the equation rankScore(document_i) = sum((1/(k + query_1_rank), (1/(k + query_2_rank), ..., (1/(k + query_j_rank)))"/>
      </t:Event>
      <t:Event id="{588DE065-5BF7-4156-A348-7E25412B8654}" time="2026-02-09T01:23:20.422Z">
        <t:Attribution userId="S::kassian@netapp.com::32c833b2-8b54-4dc3-97ed-de9da4f2d870" userProvider="AD" userName="Wren, Kassian"/>
        <t:Progress percentComplete="100"/>
      </t:Event>
    </t:History>
  </t:Task>
  <t:Task id="{1E456942-4EB3-4E8C-9435-2127518E0E84}">
    <t:Anchor>
      <t:Comment id="43809274"/>
    </t:Anchor>
    <t:History>
      <t:Event id="{0E2949E2-C664-4C71-9AE2-7DB7C18298AF}" time="2026-03-03T22:15:05.92Z">
        <t:Attribution userId="S::bgraf@netapp.com::5a132429-f540-45fe-b5ef-b4c532683e49" userProvider="AD" userName="Graf, Brian"/>
        <t:Anchor>
          <t:Comment id="43809274"/>
        </t:Anchor>
        <t:Create/>
      </t:Event>
      <t:Event id="{E27BE21D-A060-4E69-BB1E-A7B6E0A1F576}" time="2026-03-03T22:15:05.92Z">
        <t:Attribution userId="S::bgraf@netapp.com::5a132429-f540-45fe-b5ef-b4c532683e49" userProvider="AD" userName="Graf, Brian"/>
        <t:Anchor>
          <t:Comment id="43809274"/>
        </t:Anchor>
        <t:Assign userId="S::kassian@netapp.com::32c833b2-8b54-4dc3-97ed-de9da4f2d870" userProvider="AD" userName="Wren, Kassian"/>
      </t:Event>
      <t:Event id="{16A3F6B6-843C-4D6A-9FB7-94F0769ED161}" time="2026-03-03T22:15:05.92Z">
        <t:Attribution userId="S::bgraf@netapp.com::5a132429-f540-45fe-b5ef-b4c532683e49" userProvider="AD" userName="Graf, Brian"/>
        <t:Anchor>
          <t:Comment id="43809274"/>
        </t:Anchor>
        <t:SetTitle title="@Wren, Kassian we should add the query as a visual to the right of this,"/>
      </t:Event>
      <t:Event id="{3383EFEB-E6F8-484F-B17E-72CB2B0BCF38}" time="2026-03-03T22:29:09.245Z">
        <t:Attribution userId="S::kassian@netapp.com::32c833b2-8b54-4dc3-97ed-de9da4f2d870" userProvider="AD" userName="Wren, Kassian"/>
        <t:Progress percentComplete="100"/>
      </t:Event>
    </t:History>
  </t:Task>
  <t:Task id="{6B18FBA1-9DDB-4705-B547-AB7A734B6097}">
    <t:Anchor>
      <t:Comment id="2015308118"/>
    </t:Anchor>
    <t:History>
      <t:Event id="{C08CCBA0-DA49-4289-8C4F-622629257841}" time="2026-03-03T22:26:26.766Z">
        <t:Attribution userId="S::bgraf@netapp.com::5a132429-f540-45fe-b5ef-b4c532683e49" userProvider="AD" userName="Graf, Brian"/>
        <t:Anchor>
          <t:Comment id="2015308118"/>
        </t:Anchor>
        <t:Create/>
      </t:Event>
      <t:Event id="{E0AE7900-93AF-46BE-9CA4-40C8519894DD}" time="2026-03-03T22:26:26.766Z">
        <t:Attribution userId="S::bgraf@netapp.com::5a132429-f540-45fe-b5ef-b4c532683e49" userProvider="AD" userName="Graf, Brian"/>
        <t:Anchor>
          <t:Comment id="2015308118"/>
        </t:Anchor>
        <t:Assign userId="S::kassian@netapp.com::32c833b2-8b54-4dc3-97ed-de9da4f2d870" userProvider="AD" userName="Wren, Kassian"/>
      </t:Event>
      <t:Event id="{099ED73E-92E4-4333-A3E8-866ADD974700}" time="2026-03-03T22:26:26.766Z">
        <t:Attribution userId="S::bgraf@netapp.com::5a132429-f540-45fe-b5ef-b4c532683e49" userProvider="AD" userName="Graf, Brian"/>
        <t:Anchor>
          <t:Comment id="2015308118"/>
        </t:Anchor>
        <t:SetTitle title="@Wren, Kassian because this is a longer subsection, I think we need to add more visuals along the way throughout this topic."/>
      </t:Event>
      <t:Event id="{9A2FDD95-6C41-497B-8669-E011939E6B58}" time="2026-03-03T22:32:16.652Z">
        <t:Attribution userId="S::kassian@netapp.com::32c833b2-8b54-4dc3-97ed-de9da4f2d870" userProvider="AD" userName="Wren, Kassian"/>
        <t:Progress percentComplete="100"/>
      </t:Event>
    </t:History>
  </t:Task>
  <t:Task id="{F14E3986-8A84-4792-8679-76B593A81527}">
    <t:Anchor>
      <t:Comment id="818732707"/>
    </t:Anchor>
    <t:History>
      <t:Event id="{A13D3CB5-9ECA-4A29-B9B7-220AE831B536}" time="2026-02-04T10:32:39.065Z">
        <t:Attribution userId="S::bgraf@netapp.com::5a132429-f540-45fe-b5ef-b4c532683e49" userProvider="AD" userName="Graf, Brian"/>
        <t:Anchor>
          <t:Comment id="818732707"/>
        </t:Anchor>
        <t:Create/>
      </t:Event>
      <t:Event id="{216F52A0-74A2-44F0-9429-148A82911C12}" time="2026-02-04T10:32:39.065Z">
        <t:Attribution userId="S::bgraf@netapp.com::5a132429-f540-45fe-b5ef-b4c532683e49" userProvider="AD" userName="Graf, Brian"/>
        <t:Anchor>
          <t:Comment id="818732707"/>
        </t:Anchor>
        <t:Assign userId="S::kassian@netapp.com::32c833b2-8b54-4dc3-97ed-de9da4f2d870" userProvider="AD" userName="Wren, Kassian"/>
      </t:Event>
      <t:Event id="{09D9798F-7CCA-4087-8A8C-F45271B2E4A6}" time="2026-02-04T10:32:39.065Z">
        <t:Attribution userId="S::bgraf@netapp.com::5a132429-f540-45fe-b5ef-b4c532683e49" userProvider="AD" userName="Graf, Brian"/>
        <t:Anchor>
          <t:Comment id="818732707"/>
        </t:Anchor>
        <t:SetTitle title="@Wren, Kassian please spend a little more time making sure everything in here is good. All dashes are gone throughout the lessons. This should be easy to avoid. Please fix all areas where we are missing dashes. Thanks!"/>
      </t:Event>
      <t:Event id="{1CBF0EE2-2A3C-4861-84A8-7245A984AFDD}" time="2026-02-04T17:50:33.686Z">
        <t:Attribution userId="S::kassian@netapp.com::32c833b2-8b54-4dc3-97ed-de9da4f2d870" userProvider="AD" userName="Wren, Kassian"/>
        <t:Progress percentComplete="100"/>
      </t:Event>
      <t:Event id="{5A4B0E4B-2BD8-4AD5-9964-805DCEC8281B}" time="2026-02-04T17:50:36.725Z">
        <t:Attribution userId="S::kassian@netapp.com::32c833b2-8b54-4dc3-97ed-de9da4f2d870" userProvider="AD" userName="Wren, Kassian"/>
        <t:Progress percentComplete="100"/>
      </t:Event>
      <t:Event id="{E8191B22-93DA-4BAE-842A-6125AC3AF109}" time="2026-02-05T09:27:37.387Z">
        <t:Attribution userId="S::bgraf@netapp.com::5a132429-f540-45fe-b5ef-b4c532683e49" userProvider="AD" userName="Graf, Brian"/>
        <t:Progress percentComplete="100"/>
      </t:Event>
    </t:History>
  </t:Task>
  <t:Task id="{03E93D98-395E-4183-97B4-E14E78037D28}">
    <t:Anchor>
      <t:Comment id="1124533062"/>
    </t:Anchor>
    <t:History>
      <t:Event id="{D1871304-C223-4301-B900-B00A97FD77AF}" time="2026-02-23T21:58:42.499Z">
        <t:Attribution userId="S::bgraf@netapp.com::5a132429-f540-45fe-b5ef-b4c532683e49" userProvider="AD" userName="Graf, Brian"/>
        <t:Anchor>
          <t:Comment id="1124533062"/>
        </t:Anchor>
        <t:Create/>
      </t:Event>
      <t:Event id="{C903D2F6-D016-4A6A-B83B-D78254CE69D6}" time="2026-02-23T21:58:42.499Z">
        <t:Attribution userId="S::bgraf@netapp.com::5a132429-f540-45fe-b5ef-b4c532683e49" userProvider="AD" userName="Graf, Brian"/>
        <t:Anchor>
          <t:Comment id="1124533062"/>
        </t:Anchor>
        <t:Assign userId="S::kassian@netapp.com::32c833b2-8b54-4dc3-97ed-de9da4f2d870" userProvider="AD" userName="Wren, Kassian"/>
      </t:Event>
      <t:Event id="{CA5E211C-39C9-4F56-8F0E-EEAFD92CA684}" time="2026-02-23T21:58:42.499Z">
        <t:Attribution userId="S::bgraf@netapp.com::5a132429-f540-45fe-b5ef-b4c532683e49" userProvider="AD" userName="Graf, Brian"/>
        <t:Anchor>
          <t:Comment id="1124533062"/>
        </t:Anchor>
        <t:SetTitle title="I like where this is going, but it seems to stop abruptly. talk more about the bookstore's indices here @Wren, Kassian"/>
      </t:Event>
      <t:Event id="{EFA7DEC3-EAE4-4669-BEFC-42F5B86128A3}" time="2026-02-25T18:27:56.198Z">
        <t:Attribution userId="S::kassian@netapp.com::32c833b2-8b54-4dc3-97ed-de9da4f2d870" userProvider="AD" userName="Wren, Kassian"/>
        <t:Progress percentComplete="100"/>
      </t:Event>
    </t:History>
  </t:Task>
  <t:Task id="{58DC797B-DD8A-4B71-9DD9-0086D33AAAD4}">
    <t:Anchor>
      <t:Comment id="1693557556"/>
    </t:Anchor>
    <t:History>
      <t:Event id="{D4409219-7B1A-4DBE-B17B-50E340047A67}" time="2026-02-04T10:30:36.979Z">
        <t:Attribution userId="S::bgraf@netapp.com::5a132429-f540-45fe-b5ef-b4c532683e49" userProvider="AD" userName="Graf, Brian"/>
        <t:Anchor>
          <t:Comment id="1693557556"/>
        </t:Anchor>
        <t:Create/>
      </t:Event>
      <t:Event id="{F20D7B18-5B31-4B77-A160-36BAD93BCDB5}" time="2026-02-04T10:30:36.979Z">
        <t:Attribution userId="S::bgraf@netapp.com::5a132429-f540-45fe-b5ef-b4c532683e49" userProvider="AD" userName="Graf, Brian"/>
        <t:Anchor>
          <t:Comment id="1693557556"/>
        </t:Anchor>
        <t:Assign userId="S::kassian@netapp.com::32c833b2-8b54-4dc3-97ed-de9da4f2d870" userProvider="AD" userName="Wren, Kassian"/>
      </t:Event>
      <t:Event id="{27A760AD-A168-4925-A705-0EC2DC673A29}" time="2026-02-04T10:30:36.979Z">
        <t:Attribution userId="S::bgraf@netapp.com::5a132429-f540-45fe-b5ef-b4c532683e49" userProvider="AD" userName="Graf, Brian"/>
        <t:Anchor>
          <t:Comment id="1693557556"/>
        </t:Anchor>
        <t:SetTitle title="…processor for hybrid search&quot;, &quot;phase_results_processors&quot;: [ { &quot;normalization-processor&quot;: { &quot;normalization&quot;: { &quot;technique&quot;: &quot;min_max&quot; }, &quot;combination&quot;: { &quot;technique&quot;: &quot;arithmetic_mean&quot;, &quot;parameters&quot;: { &quot;weights&quot;: [0.3, 0.7] } } } } ] } @Wren, Kassian"/>
      </t:Event>
      <t:Event id="{B3CBAA77-5931-4523-8B00-E6F31BEC83BD}" time="2026-02-04T17:50:30.138Z">
        <t:Attribution userId="S::kassian@netapp.com::32c833b2-8b54-4dc3-97ed-de9da4f2d870" userProvider="AD" userName="Wren, Kassian"/>
        <t:Progress percentComplete="100"/>
      </t:Event>
    </t:History>
  </t:Task>
  <t:Task id="{F54693C7-762D-4FDF-B203-12AEAC664790}">
    <t:Anchor>
      <t:Comment id="874362829"/>
    </t:Anchor>
    <t:History>
      <t:Event id="{E0C6C8AC-5A88-439B-8F1F-10D1497C7D2E}" time="2026-02-04T10:26:59.076Z">
        <t:Attribution userId="S::bgraf@netapp.com::5a132429-f540-45fe-b5ef-b4c532683e49" userProvider="AD" userName="Graf, Brian"/>
        <t:Anchor>
          <t:Comment id="874362829"/>
        </t:Anchor>
        <t:Create/>
      </t:Event>
      <t:Event id="{159A7777-2D9B-4657-91BA-2FE67274A8D4}" time="2026-02-04T10:26:59.076Z">
        <t:Attribution userId="S::bgraf@netapp.com::5a132429-f540-45fe-b5ef-b4c532683e49" userProvider="AD" userName="Graf, Brian"/>
        <t:Anchor>
          <t:Comment id="874362829"/>
        </t:Anchor>
        <t:Assign userId="S::kassian@netapp.com::32c833b2-8b54-4dc3-97ed-de9da4f2d870" userProvider="AD" userName="Wren, Kassian"/>
      </t:Event>
      <t:Event id="{F6B5B86C-A179-4F13-88C9-C135722A6870}" time="2026-02-04T10:26:59.076Z">
        <t:Attribution userId="S::bgraf@netapp.com::5a132429-f540-45fe-b5ef-b4c532683e49" userProvider="AD" userName="Graf, Brian"/>
        <t:Anchor>
          <t:Comment id="874362829"/>
        </t:Anchor>
        <t:SetTitle title="…&quot;: &quot;nlp-ingest-pipeline-sparse&quot; }, &quot;mappings&quot;: { &quot;_source&quot;: { &quot;excludes&quot;: [ &quot;passage_embedding&quot; ] }, &quot;properties&quot;: { &quot;id&quot;: { &quot;type&quot;: &quot;text&quot; }, &quot;passage_embedding&quot;: { &quot;type&quot;: &quot;rank_features&quot; }, &quot;passage_text&quot;: { &quot;type&quot;: &quot;text&quot; } } } }&quot; @Wren, Kassian"/>
      </t:Event>
      <t:Event id="{49F7E807-5EC0-42DF-B986-51F45E672F5B}" time="2026-02-04T17:52:19.793Z">
        <t:Attribution userId="S::kassian@netapp.com::32c833b2-8b54-4dc3-97ed-de9da4f2d870" userProvider="AD" userName="Wren, Kassian"/>
        <t:Progress percentComplete="100"/>
      </t:Event>
    </t:History>
  </t:Task>
  <t:Task id="{89083BD8-F295-421F-AA09-FBFC976710B9}">
    <t:Anchor>
      <t:Comment id="1660408080"/>
    </t:Anchor>
    <t:History>
      <t:Event id="{722BAF77-1DC4-4E6E-9073-D2ADE4E94176}" time="2026-02-23T22:16:38.157Z">
        <t:Attribution userId="S::bgraf@netapp.com::5a132429-f540-45fe-b5ef-b4c532683e49" userProvider="AD" userName="Graf, Brian"/>
        <t:Anchor>
          <t:Comment id="1660408080"/>
        </t:Anchor>
        <t:Create/>
      </t:Event>
      <t:Event id="{B6B0B75E-A4DF-4E7C-A473-B6895CA696FF}" time="2026-02-23T22:16:38.157Z">
        <t:Attribution userId="S::bgraf@netapp.com::5a132429-f540-45fe-b5ef-b4c532683e49" userProvider="AD" userName="Graf, Brian"/>
        <t:Anchor>
          <t:Comment id="1660408080"/>
        </t:Anchor>
        <t:Assign userId="S::kassian@netapp.com::32c833b2-8b54-4dc3-97ed-de9da4f2d870" userProvider="AD" userName="Wren, Kassian"/>
      </t:Event>
      <t:Event id="{46DFE385-3B2C-46C0-832C-944945E7F3FD}" time="2026-02-23T22:16:38.157Z">
        <t:Attribution userId="S::bgraf@netapp.com::5a132429-f540-45fe-b5ef-b4c532683e49" userProvider="AD" userName="Graf, Brian"/>
        <t:Anchor>
          <t:Comment id="1660408080"/>
        </t:Anchor>
        <t:SetTitle title="@Wren, Kassian OpenSearch's Faiss engine uses CPU SIMD acceleration, not GPU. GPU is relevant tot he ML inference layer, not k-NN search. Need to make that distinction"/>
      </t:Event>
      <t:Event id="{6092F66C-4E72-45E0-9E80-CF676A246A70}" time="2026-02-25T18:42:30.797Z">
        <t:Attribution userId="S::kassian@netapp.com::32c833b2-8b54-4dc3-97ed-de9da4f2d870" userProvider="AD" userName="Wren, Kassian"/>
        <t:Progress percentComplete="100"/>
      </t:Event>
    </t:History>
  </t:Task>
  <t:Task id="{0523AF82-6B90-4556-BB55-0F7C6D5C9856}">
    <t:Anchor>
      <t:Comment id="696477455"/>
    </t:Anchor>
    <t:History>
      <t:Event id="{9BAA667E-7D55-4CAD-B66E-737543546358}" time="2026-01-21T20:26:31.602Z">
        <t:Attribution userId="S::bgraf@netapp.com::5a132429-f540-45fe-b5ef-b4c532683e49" userProvider="AD" userName="Graf, Brian"/>
        <t:Anchor>
          <t:Comment id="696477455"/>
        </t:Anchor>
        <t:Create/>
      </t:Event>
      <t:Event id="{FD3BB4F3-870B-4175-87BA-3623D055CD88}" time="2026-01-21T20:26:31.602Z">
        <t:Attribution userId="S::bgraf@netapp.com::5a132429-f540-45fe-b5ef-b4c532683e49" userProvider="AD" userName="Graf, Brian"/>
        <t:Anchor>
          <t:Comment id="696477455"/>
        </t:Anchor>
        <t:Assign userId="S::kassian@netapp.com::32c833b2-8b54-4dc3-97ed-de9da4f2d870" userProvider="AD" userName="Wren, Kassian"/>
      </t:Event>
      <t:Event id="{6F066136-597F-406E-B67B-5A2116A16846}" time="2026-01-21T20:26:31.602Z">
        <t:Attribution userId="S::bgraf@netapp.com::5a132429-f540-45fe-b5ef-b4c532683e49" userProvider="AD" userName="Graf, Brian"/>
        <t:Anchor>
          <t:Comment id="696477455"/>
        </t:Anchor>
        <t:SetTitle title="@Wren, Kassian we should probably have some sort of visual for each section of each lesson. As you write this, keep in mind what the viewer will be looking at. There will be the person talking, but what else will keep their attention. Diagrams, charts, …"/>
      </t:Event>
      <t:Event id="{D13E240E-2F39-432A-B6B3-32374D1DEFC7}" time="2026-01-22T00:01:59.732Z">
        <t:Attribution userId="S::kassian@netapp.com::32c833b2-8b54-4dc3-97ed-de9da4f2d870" userProvider="AD" userName="Wren, Kassian"/>
        <t:Progress percentComplete="100"/>
      </t:Event>
    </t:History>
  </t:Task>
  <t:Task id="{66C6E198-C326-463D-BABC-5AFF86087F67}">
    <t:Anchor>
      <t:Comment id="1971592747"/>
    </t:Anchor>
    <t:History>
      <t:Event id="{D5473092-3E69-46B0-ADE5-1BE5DB425472}" time="2026-03-03T22:24:51.418Z">
        <t:Attribution userId="S::bgraf@netapp.com::5a132429-f540-45fe-b5ef-b4c532683e49" userProvider="AD" userName="Graf, Brian"/>
        <t:Anchor>
          <t:Comment id="1971592747"/>
        </t:Anchor>
        <t:Create/>
      </t:Event>
      <t:Event id="{AEB28D48-ACCE-48F7-8F47-21CA671E9B43}" time="2026-03-03T22:24:51.418Z">
        <t:Attribution userId="S::bgraf@netapp.com::5a132429-f540-45fe-b5ef-b4c532683e49" userProvider="AD" userName="Graf, Brian"/>
        <t:Anchor>
          <t:Comment id="1971592747"/>
        </t:Anchor>
        <t:Assign userId="S::kassian@netapp.com::32c833b2-8b54-4dc3-97ed-de9da4f2d870" userProvider="AD" userName="Wren, Kassian"/>
      </t:Event>
      <t:Event id="{DAAF51E6-6F45-4E59-8799-B48AECA89F4E}" time="2026-03-03T22:24:51.418Z">
        <t:Attribution userId="S::bgraf@netapp.com::5a132429-f540-45fe-b5ef-b4c532683e49" userProvider="AD" userName="Graf, Brian"/>
        <t:Anchor>
          <t:Comment id="1971592747"/>
        </t:Anchor>
        <t:SetTitle title="@Wren, Kassian Is it just me or does this sound a little off. Are the two pools search and write? 'Relevantly' sounds strange here, and the sentence just seems a little off. please check"/>
      </t:Event>
      <t:Event id="{516577A5-1A22-4F06-9E45-781694FC9B9F}" time="2026-03-03T22:30:56.578Z">
        <t:Attribution userId="S::kassian@netapp.com::32c833b2-8b54-4dc3-97ed-de9da4f2d870" userProvider="AD" userName="Wren, Kassian"/>
        <t:Progress percentComplete="100"/>
      </t:Event>
    </t:History>
  </t:Task>
  <t:Task id="{784EF041-78A2-48D5-8837-22E6D9AD197E}">
    <t:Anchor>
      <t:Comment id="1371478880"/>
    </t:Anchor>
    <t:History>
      <t:Event id="{E3F01329-3BDB-4157-B205-14BE834D2BC2}" time="2026-02-23T21:55:42.525Z">
        <t:Attribution userId="S::bgraf@netapp.com::5a132429-f540-45fe-b5ef-b4c532683e49" userProvider="AD" userName="Graf, Brian"/>
        <t:Anchor>
          <t:Comment id="1371478880"/>
        </t:Anchor>
        <t:Create/>
      </t:Event>
      <t:Event id="{3761D6BE-2EDB-4C4D-BAE8-F6583D2E1A0D}" time="2026-02-23T21:55:42.525Z">
        <t:Attribution userId="S::bgraf@netapp.com::5a132429-f540-45fe-b5ef-b4c532683e49" userProvider="AD" userName="Graf, Brian"/>
        <t:Anchor>
          <t:Comment id="1371478880"/>
        </t:Anchor>
        <t:Assign userId="S::kassian@netapp.com::32c833b2-8b54-4dc3-97ed-de9da4f2d870" userProvider="AD" userName="Wren, Kassian"/>
      </t:Event>
      <t:Event id="{B0D7FBFC-B4F3-475E-956F-1526C366CE25}" time="2026-02-23T21:55:42.525Z">
        <t:Attribution userId="S::bgraf@netapp.com::5a132429-f540-45fe-b5ef-b4c532683e49" userProvider="AD" userName="Graf, Brian"/>
        <t:Anchor>
          <t:Comment id="1371478880"/>
        </t:Anchor>
        <t:SetTitle title="Please go re-read the sharding sections of Chapter 4 and figure out what portions of chapter 5 sharding can be removed @Wren, Kassian"/>
      </t:Event>
      <t:Event id="{232AFFF3-48B4-4A6D-9904-7A685845AE3D}" time="2026-02-25T18:12:51.867Z">
        <t:Attribution userId="S::kassian@netapp.com::32c833b2-8b54-4dc3-97ed-de9da4f2d870" userProvider="AD" userName="Wren, Kassian"/>
        <t:Progress percentComplete="100"/>
      </t:Event>
    </t:History>
  </t:Task>
  <t:Task id="{40ABC260-14B7-4DFD-B14C-D0F6F59BA396}">
    <t:Anchor>
      <t:Comment id="1515618001"/>
    </t:Anchor>
    <t:History>
      <t:Event id="{28D9BA32-43DC-4175-915B-A4429E1089CE}" time="2026-03-03T22:02:29.057Z">
        <t:Attribution userId="S::bgraf@netapp.com::5a132429-f540-45fe-b5ef-b4c532683e49" userProvider="AD" userName="Graf, Brian"/>
        <t:Anchor>
          <t:Comment id="1515618001"/>
        </t:Anchor>
        <t:Create/>
      </t:Event>
      <t:Event id="{4EF4BBA2-B713-43E0-9273-A78D507F7C0B}" time="2026-03-03T22:02:29.057Z">
        <t:Attribution userId="S::bgraf@netapp.com::5a132429-f540-45fe-b5ef-b4c532683e49" userProvider="AD" userName="Graf, Brian"/>
        <t:Anchor>
          <t:Comment id="1515618001"/>
        </t:Anchor>
        <t:Assign userId="S::kassian@netapp.com::32c833b2-8b54-4dc3-97ed-de9da4f2d870" userProvider="AD" userName="Wren, Kassian"/>
      </t:Event>
      <t:Event id="{53AA618A-C0B6-4297-BC9D-D4DD03B6D788}" time="2026-03-03T22:02:29.057Z">
        <t:Attribution userId="S::bgraf@netapp.com::5a132429-f540-45fe-b5ef-b4c532683e49" userProvider="AD" userName="Graf, Brian"/>
        <t:Anchor>
          <t:Comment id="1515618001"/>
        </t:Anchor>
        <t:SetTitle title="@Wren, Kassian this is chapter 5: Production Optimizations for OpenSearch clusters This intro sounds like it's the first time we are talking about vectors. The intro needs to fit the topic of the chapter."/>
      </t:Event>
      <t:Event id="{C59EBAE9-DCD3-4E3D-99C1-E4C90F589FC9}" time="2026-03-03T22:11:33.808Z">
        <t:Attribution userId="S::kassian@netapp.com::32c833b2-8b54-4dc3-97ed-de9da4f2d870" userProvider="AD" userName="Wren, Kassian"/>
        <t:Progress percentComplete="100"/>
      </t:Event>
    </t:History>
  </t:Task>
  <t:Task id="{36D5D004-6C9F-4F0A-8C2A-612B0AA31AD9}">
    <t:Anchor>
      <t:Comment id="2099388234"/>
    </t:Anchor>
    <t:History>
      <t:Event id="{B4E00C74-AD89-48D1-938E-7DF73E69E0FD}" time="2026-03-03T22:06:10.57Z">
        <t:Attribution userId="S::bgraf@netapp.com::5a132429-f540-45fe-b5ef-b4c532683e49" userProvider="AD" userName="Graf, Brian"/>
        <t:Anchor>
          <t:Comment id="2099388234"/>
        </t:Anchor>
        <t:Create/>
      </t:Event>
      <t:Event id="{907B55C6-66C5-41FE-B5D6-3CC5379949F8}" time="2026-03-03T22:06:10.57Z">
        <t:Attribution userId="S::bgraf@netapp.com::5a132429-f540-45fe-b5ef-b4c532683e49" userProvider="AD" userName="Graf, Brian"/>
        <t:Anchor>
          <t:Comment id="2099388234"/>
        </t:Anchor>
        <t:Assign userId="S::kassian@netapp.com::32c833b2-8b54-4dc3-97ed-de9da4f2d870" userProvider="AD" userName="Wren, Kassian"/>
      </t:Event>
      <t:Event id="{AA11EC9F-55BA-4681-9629-3E3F088F5AE8}" time="2026-03-03T22:06:10.57Z">
        <t:Attribution userId="S::bgraf@netapp.com::5a132429-f540-45fe-b5ef-b4c532683e49" userProvider="AD" userName="Graf, Brian"/>
        <t:Anchor>
          <t:Comment id="2099388234"/>
        </t:Anchor>
        <t:SetTitle title="'between nodes' correct? @Wren, Kassian"/>
      </t:Event>
      <t:Event id="{993E63A4-FBF7-4248-8778-A3B52061CF41}" time="2026-03-03T22:11:49.053Z">
        <t:Attribution userId="S::kassian@netapp.com::32c833b2-8b54-4dc3-97ed-de9da4f2d870" userProvider="AD" userName="Wren, Kassian"/>
        <t:Progress percentComplete="100"/>
      </t:Event>
    </t:History>
  </t:Task>
  <t:Task id="{5D7B08C3-1C73-48B4-88B1-8EC8D2DAE6CE}">
    <t:Anchor>
      <t:Comment id="2137608696"/>
    </t:Anchor>
    <t:History>
      <t:Event id="{126DE831-DFEC-48B5-866C-5B2564E8ED6B}" time="2026-02-23T21:31:16.079Z">
        <t:Attribution userId="S::bgraf@netapp.com::5a132429-f540-45fe-b5ef-b4c532683e49" userProvider="AD" userName="Graf, Brian"/>
        <t:Anchor>
          <t:Comment id="2137608696"/>
        </t:Anchor>
        <t:Create/>
      </t:Event>
      <t:Event id="{4B146A50-5A1F-4499-9A6B-691D454FAE26}" time="2026-02-23T21:31:16.079Z">
        <t:Attribution userId="S::bgraf@netapp.com::5a132429-f540-45fe-b5ef-b4c532683e49" userProvider="AD" userName="Graf, Brian"/>
        <t:Anchor>
          <t:Comment id="2137608696"/>
        </t:Anchor>
        <t:Assign userId="S::kassian@netapp.com::32c833b2-8b54-4dc3-97ed-de9da4f2d870" userProvider="AD" userName="Wren, Kassian"/>
      </t:Event>
      <t:Event id="{3A943686-80C4-40E5-AD5A-31A00840618E}" time="2026-02-23T21:31:16.079Z">
        <t:Attribution userId="S::bgraf@netapp.com::5a132429-f540-45fe-b5ef-b4c532683e49" userProvider="AD" userName="Graf, Brian"/>
        <t:Anchor>
          <t:Comment id="2137608696"/>
        </t:Anchor>
        <t:SetTitle title="@Wren, Kassian I like where you are going with this, distribution across AZ's is important, however AZ's are still within the Region construct, so talking about customers in multiple regions and then AZ-distribution misses the mark a little."/>
      </t:Event>
      <t:Event id="{43446F38-C2FF-40DE-AA6E-3AC833E0670B}" time="2026-02-24T20:49:32.755Z">
        <t:Attribution userId="S::kassian@netapp.com::32c833b2-8b54-4dc3-97ed-de9da4f2d870" userProvider="AD" userName="Wren, Kassian"/>
        <t:Progress percentComplete="100"/>
      </t:Event>
    </t:History>
  </t:Task>
  <t:Task id="{AB99E3C5-528E-4373-9ECA-9A34B9F71686}">
    <t:Anchor>
      <t:Comment id="548476376"/>
    </t:Anchor>
    <t:History>
      <t:Event id="{D4409219-7B1A-4DBE-B17B-50E340047A67}" time="2026-02-04T10:30:36.979Z">
        <t:Attribution userId="S::bgraf@netapp.com::5a132429-f540-45fe-b5ef-b4c532683e49" userProvider="AD" userName="Graf, Brian"/>
        <t:Anchor>
          <t:Comment id="548476376"/>
        </t:Anchor>
        <t:Create/>
      </t:Event>
      <t:Event id="{F20D7B18-5B31-4B77-A160-36BAD93BCDB5}" time="2026-02-04T10:30:36.979Z">
        <t:Attribution userId="S::bgraf@netapp.com::5a132429-f540-45fe-b5ef-b4c532683e49" userProvider="AD" userName="Graf, Brian"/>
        <t:Anchor>
          <t:Comment id="548476376"/>
        </t:Anchor>
        <t:Assign userId="S::kassian@netapp.com::32c833b2-8b54-4dc3-97ed-de9da4f2d870" userProvider="AD" userName="Wren, Kassian"/>
      </t:Event>
      <t:Event id="{27A760AD-A168-4925-A705-0EC2DC673A29}" time="2026-02-04T10:30:36.979Z">
        <t:Attribution userId="S::bgraf@netapp.com::5a132429-f540-45fe-b5ef-b4c532683e49" userProvider="AD" userName="Graf, Brian"/>
        <t:Anchor>
          <t:Comment id="548476376"/>
        </t:Anchor>
        <t:SetTitle title="…processor for hybrid search&quot;, &quot;phase_results_processors&quot;: [ { &quot;normalization-processor&quot;: { &quot;normalization&quot;: { &quot;technique&quot;: &quot;min_max&quot; }, &quot;combination&quot;: { &quot;technique&quot;: &quot;arithmetic_mean&quot;, &quot;parameters&quot;: { &quot;weights&quot;: [0.3, 0.7] } } } } ] } @Wren, Kassian"/>
      </t:Event>
      <t:Event id="{B3CBAA77-5931-4523-8B00-E6F31BEC83BD}" time="2026-02-04T17:50:30.138Z">
        <t:Attribution userId="S::kassian@netapp.com::32c833b2-8b54-4dc3-97ed-de9da4f2d870" userProvider="AD" userName="Wren, Kassian"/>
        <t:Progress percentComplete="100"/>
      </t:Event>
    </t:History>
  </t:Task>
  <t:Task id="{97F69C58-9F07-4596-851D-C13FC79B95FD}">
    <t:Anchor>
      <t:Comment id="1607443761"/>
    </t:Anchor>
    <t:History>
      <t:Event id="{7367DACB-1728-4C8B-9B25-E0935A364C3D}" time="2026-02-04T10:29:12.956Z">
        <t:Attribution userId="S::bgraf@netapp.com::5a132429-f540-45fe-b5ef-b4c532683e49" userProvider="AD" userName="Graf, Brian"/>
        <t:Anchor>
          <t:Comment id="1607443761"/>
        </t:Anchor>
        <t:Create/>
      </t:Event>
      <t:Event id="{00FF9800-3012-499A-937D-F1635C439C0F}" time="2026-02-04T10:29:12.956Z">
        <t:Attribution userId="S::bgraf@netapp.com::5a132429-f540-45fe-b5ef-b4c532683e49" userProvider="AD" userName="Graf, Brian"/>
        <t:Anchor>
          <t:Comment id="1607443761"/>
        </t:Anchor>
        <t:Assign userId="S::kassian@netapp.com::32c833b2-8b54-4dc3-97ed-de9da4f2d870" userProvider="AD" userName="Wren, Kassian"/>
      </t:Event>
      <t:Event id="{5BEC1FEF-3AB7-4FE4-9B82-308BD34F00B8}" time="2026-02-04T10:29:12.956Z">
        <t:Attribution userId="S::bgraf@netapp.com::5a132429-f540-45fe-b5ef-b4c532683e49" userProvider="AD" userName="Graf, Brian"/>
        <t:Anchor>
          <t:Comment id="1607443761"/>
        </t:Anchor>
        <t:SetTitle title="For sparse embeddings, you use a sparse_encoding processor, NOT a text_embedding processor. The text_embedding processor is for dense embeddings. @Wren, Kassian"/>
      </t:Event>
      <t:Event id="{A1399C83-F536-41D8-8598-2DF9F9C7ED1D}" time="2026-02-04T17:53:05.029Z">
        <t:Attribution userId="S::kassian@netapp.com::32c833b2-8b54-4dc3-97ed-de9da4f2d870" userProvider="AD" userName="Wren, Kassian"/>
        <t:Progress percentComplete="100"/>
      </t:Event>
    </t:History>
  </t:Task>
  <t:Task id="{2CC3160E-2424-4FC3-9480-813D28013BD2}">
    <t:Anchor>
      <t:Comment id="886571035"/>
    </t:Anchor>
    <t:History>
      <t:Event id="{946FE65E-0AC1-4D06-8942-D53B93EB598E}" time="2026-03-03T00:29:47.65Z">
        <t:Attribution userId="S::kassian@netapp.com::32c833b2-8b54-4dc3-97ed-de9da4f2d870" userProvider="AD" userName="Wren, Kassian"/>
        <t:Anchor>
          <t:Comment id="886571035"/>
        </t:Anchor>
        <t:Create/>
      </t:Event>
      <t:Event id="{9A3C6DC4-ABAA-4FB0-AE61-46312363E64F}" time="2026-03-03T00:29:47.65Z">
        <t:Attribution userId="S::kassian@netapp.com::32c833b2-8b54-4dc3-97ed-de9da4f2d870" userProvider="AD" userName="Wren, Kassian"/>
        <t:Anchor>
          <t:Comment id="886571035"/>
        </t:Anchor>
        <t:Assign userId="S::bgraf@netapp.com::5a132429-f540-45fe-b5ef-b4c532683e49" userProvider="AD" userName="Graf, Brian"/>
      </t:Event>
      <t:Event id="{FAE4232F-C089-44B5-9AC4-0FD415B0C241}" time="2026-03-03T00:29:47.65Z">
        <t:Attribution userId="S::kassian@netapp.com::32c833b2-8b54-4dc3-97ed-de9da4f2d870" userProvider="AD" userName="Wren, Kassian"/>
        <t:Anchor>
          <t:Comment id="886571035"/>
        </t:Anchor>
        <t:SetTitle title="@Graf, Brian this is ready for you if you haven’t reviewed it or wanted to re-review."/>
      </t:Event>
      <t:Event id="{C655996C-8CD4-44E4-9767-9B9B71A2A53E}" time="2026-03-04T18:31:01.267Z">
        <t:Attribution userId="S::bgraf@netapp.com::5a132429-f540-45fe-b5ef-b4c532683e49" userProvider="AD" userName="Graf, Brian"/>
        <t:Progress percentComplete="100"/>
      </t:Event>
    </t:History>
  </t:Task>
  <t:Task id="{295C7417-76F4-4DE5-91DB-026505DF9411}">
    <t:Anchor>
      <t:Comment id="544832244"/>
    </t:Anchor>
    <t:History>
      <t:Event id="{4B06F1F4-B31A-4C15-9E05-9FD5ECEE8F4B}" time="2026-02-17T19:16:34.643Z">
        <t:Attribution userId="S::bgraf@netapp.com::5a132429-f540-45fe-b5ef-b4c532683e49" userProvider="AD" userName="Graf, Brian"/>
        <t:Anchor>
          <t:Comment id="544832244"/>
        </t:Anchor>
        <t:Create/>
      </t:Event>
      <t:Event id="{A13103DB-24BC-423B-A87E-FA0E9B8D3E78}" time="2026-02-17T19:16:34.643Z">
        <t:Attribution userId="S::bgraf@netapp.com::5a132429-f540-45fe-b5ef-b4c532683e49" userProvider="AD" userName="Graf, Brian"/>
        <t:Anchor>
          <t:Comment id="544832244"/>
        </t:Anchor>
        <t:Assign userId="S::kassian@netapp.com::32c833b2-8b54-4dc3-97ed-de9da4f2d870" userProvider="AD" userName="Wren, Kassian"/>
      </t:Event>
      <t:Event id="{FC4490C8-4369-48D3-855E-CFE5F8F68755}" time="2026-02-17T19:16:34.643Z">
        <t:Attribution userId="S::bgraf@netapp.com::5a132429-f540-45fe-b5ef-b4c532683e49" userProvider="AD" userName="Graf, Brian"/>
        <t:Anchor>
          <t:Comment id="544832244"/>
        </t:Anchor>
        <t:SetTitle title="@Wren, Kassian I think this is the strongest lesson in chapter 4 with api calls, pre-reqs and implementation. This is what I would hope for with the previous 3 lessons."/>
      </t:Event>
      <t:Event id="{03D205FC-55E4-4888-BEE0-6F91ED8CAD29}" time="2026-02-18T17:45:31.302Z">
        <t:Attribution userId="S::kassian@netapp.com::32c833b2-8b54-4dc3-97ed-de9da4f2d870" userProvider="AD" userName="Wren, Kassian"/>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f74c881-66f6-404c-86e9-ec8e17b1e29c">
      <Terms xmlns="http://schemas.microsoft.com/office/infopath/2007/PartnerControls"/>
    </lcf76f155ced4ddcb4097134ff3c332f>
    <TaxCatchAll xmlns="bf37015e-227f-49fb-9002-cdaee8545ec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7BEFBB15F4544C98F04577DD7310B9" ma:contentTypeVersion="17" ma:contentTypeDescription="Create a new document." ma:contentTypeScope="" ma:versionID="71b3bd9e49157691777990a625cda840">
  <xsd:schema xmlns:xsd="http://www.w3.org/2001/XMLSchema" xmlns:xs="http://www.w3.org/2001/XMLSchema" xmlns:p="http://schemas.microsoft.com/office/2006/metadata/properties" xmlns:ns2="4f74c881-66f6-404c-86e9-ec8e17b1e29c" xmlns:ns3="bf37015e-227f-49fb-9002-cdaee8545ec6" targetNamespace="http://schemas.microsoft.com/office/2006/metadata/properties" ma:root="true" ma:fieldsID="f98bb641e1c9960dc572e8f539d93d17" ns2:_="" ns3:_="">
    <xsd:import namespace="4f74c881-66f6-404c-86e9-ec8e17b1e29c"/>
    <xsd:import namespace="bf37015e-227f-49fb-9002-cdaee8545e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4c881-66f6-404c-86e9-ec8e17b1e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2d6bfae-20a4-48c4-af29-0fa5c4d58d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37015e-227f-49fb-9002-cdaee8545e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a0ab55b-160e-4b1d-9aea-d7549a7b974b}" ma:internalName="TaxCatchAll" ma:showField="CatchAllData" ma:web="bf37015e-227f-49fb-9002-cdaee8545e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B5F02-5322-4F8E-A36C-D62AC73D41AE}">
  <ds:schemaRefs>
    <ds:schemaRef ds:uri="http://schemas.microsoft.com/sharepoint/v3/contenttype/forms"/>
  </ds:schemaRefs>
</ds:datastoreItem>
</file>

<file path=customXml/itemProps2.xml><?xml version="1.0" encoding="utf-8"?>
<ds:datastoreItem xmlns:ds="http://schemas.openxmlformats.org/officeDocument/2006/customXml" ds:itemID="{AF5C3142-C4C8-41AF-B8FC-EA045E0CB187}">
  <ds:schemaRefs>
    <ds:schemaRef ds:uri="http://schemas.microsoft.com/office/2006/metadata/properties"/>
    <ds:schemaRef ds:uri="http://schemas.microsoft.com/office/infopath/2007/PartnerControls"/>
    <ds:schemaRef ds:uri="4f74c881-66f6-404c-86e9-ec8e17b1e29c"/>
    <ds:schemaRef ds:uri="bf37015e-227f-49fb-9002-cdaee8545ec6"/>
  </ds:schemaRefs>
</ds:datastoreItem>
</file>

<file path=customXml/itemProps3.xml><?xml version="1.0" encoding="utf-8"?>
<ds:datastoreItem xmlns:ds="http://schemas.openxmlformats.org/officeDocument/2006/customXml" ds:itemID="{69B4D48F-1EDE-4329-8C9D-BDB65B4D38DD}">
  <ds:schemaRefs>
    <ds:schemaRef ds:uri="http://schemas.openxmlformats.org/officeDocument/2006/bibliography"/>
  </ds:schemaRefs>
</ds:datastoreItem>
</file>

<file path=customXml/itemProps4.xml><?xml version="1.0" encoding="utf-8"?>
<ds:datastoreItem xmlns:ds="http://schemas.openxmlformats.org/officeDocument/2006/customXml" ds:itemID="{8220F6E8-4A82-495A-8616-758C62348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4c881-66f6-404c-86e9-ec8e17b1e29c"/>
    <ds:schemaRef ds:uri="bf37015e-227f-49fb-9002-cdaee8545e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Yancey, Michelle</dc:creator>
  <keywords/>
  <dc:description/>
  <lastModifiedBy>Graf, Brian</lastModifiedBy>
  <revision>2758</revision>
  <dcterms:created xsi:type="dcterms:W3CDTF">2025-12-12T16:20:00.0000000Z</dcterms:created>
  <dcterms:modified xsi:type="dcterms:W3CDTF">2026-05-13T18:06:51.4566303Z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0x010100157BEFBB15F4544C98F04577DD7310B9</vt:lpwstr>
  </property>
  <property fmtid="{D5CDD505-2E9C-101B-9397-08002B2CF9AE}" pid="3" name="docLang">
    <vt:lpwstr>en</vt:lpwstr>
  </property>
  <property fmtid="{D5CDD505-2E9C-101B-9397-08002B2CF9AE}" pid="4" name="MediaServiceImageTags">
    <vt:lpwstr/>
  </property>
  <property fmtid="{D5CDD505-2E9C-101B-9397-08002B2CF9AE}" pid="5" name="MSIP_Label_cf128866-1adc-46b6-bc20-39dec2e7c946_Enabled">
    <vt:lpwstr>true</vt:lpwstr>
  </property>
  <property fmtid="{D5CDD505-2E9C-101B-9397-08002B2CF9AE}" pid="6" name="MSIP_Label_cf128866-1adc-46b6-bc20-39dec2e7c946_Method">
    <vt:lpwstr>Privileged</vt:lpwstr>
  </property>
  <property fmtid="{D5CDD505-2E9C-101B-9397-08002B2CF9AE}" pid="7" name="MSIP_Label_cf128866-1adc-46b6-bc20-39dec2e7c946_Name">
    <vt:lpwstr>NetApp - Internal</vt:lpwstr>
  </property>
  <property fmtid="{D5CDD505-2E9C-101B-9397-08002B2CF9AE}" pid="8" name="MSIP_Label_cf128866-1adc-46b6-bc20-39dec2e7c946_SiteId">
    <vt:lpwstr>4b0911a0-929b-4715-944b-c03745165b3a</vt:lpwstr>
  </property>
  <property fmtid="{D5CDD505-2E9C-101B-9397-08002B2CF9AE}" pid="9" name="MSIP_Label_cf128866-1adc-46b6-bc20-39dec2e7c946_ContentBits">
    <vt:lpwstr>0</vt:lpwstr>
  </property>
  <property fmtid="{D5CDD505-2E9C-101B-9397-08002B2CF9AE}" pid="10" name="MSIP_Label_06cbbcc7-4a82-45b2-a240-7f34a87e6af0_Enabled">
    <vt:lpwstr>true</vt:lpwstr>
  </property>
  <property fmtid="{D5CDD505-2E9C-101B-9397-08002B2CF9AE}" pid="11" name="MSIP_Label_06cbbcc7-4a82-45b2-a240-7f34a87e6af0_SetDate">
    <vt:lpwstr>2026-02-17T17:56:58Z</vt:lpwstr>
  </property>
  <property fmtid="{D5CDD505-2E9C-101B-9397-08002B2CF9AE}" pid="12" name="MSIP_Label_06cbbcc7-4a82-45b2-a240-7f34a87e6af0_Method">
    <vt:lpwstr>Privileged</vt:lpwstr>
  </property>
  <property fmtid="{D5CDD505-2E9C-101B-9397-08002B2CF9AE}" pid="13" name="MSIP_Label_06cbbcc7-4a82-45b2-a240-7f34a87e6af0_Name">
    <vt:lpwstr>NetApp - Public</vt:lpwstr>
  </property>
  <property fmtid="{D5CDD505-2E9C-101B-9397-08002B2CF9AE}" pid="14" name="MSIP_Label_06cbbcc7-4a82-45b2-a240-7f34a87e6af0_SiteId">
    <vt:lpwstr>4b0911a0-929b-4715-944b-c03745165b3a</vt:lpwstr>
  </property>
  <property fmtid="{D5CDD505-2E9C-101B-9397-08002B2CF9AE}" pid="15" name="MSIP_Label_06cbbcc7-4a82-45b2-a240-7f34a87e6af0_ActionId">
    <vt:lpwstr>3c70f163-8e81-4b02-b90d-260c53ef0470</vt:lpwstr>
  </property>
  <property fmtid="{D5CDD505-2E9C-101B-9397-08002B2CF9AE}" pid="16" name="MSIP_Label_06cbbcc7-4a82-45b2-a240-7f34a87e6af0_ContentBits">
    <vt:lpwstr>0</vt:lpwstr>
  </property>
  <property fmtid="{D5CDD505-2E9C-101B-9397-08002B2CF9AE}" pid="17" name="MSIP_Label_06cbbcc7-4a82-45b2-a240-7f34a87e6af0_Tag">
    <vt:lpwstr>10, 0, 1, 2</vt:lpwstr>
  </property>
  <property fmtid="{D5CDD505-2E9C-101B-9397-08002B2CF9AE}" pid="18" name="MSIP_Label_cf128866-1adc-46b6-bc20-39dec2e7c946_SetDate">
    <vt:lpwstr>2026-02-17T19:05:58Z</vt:lpwstr>
  </property>
  <property fmtid="{D5CDD505-2E9C-101B-9397-08002B2CF9AE}" pid="19" name="MSIP_Label_cf128866-1adc-46b6-bc20-39dec2e7c946_ActionId">
    <vt:lpwstr>fe957a29-a311-45c6-b240-85e98bacfb81</vt:lpwstr>
  </property>
  <property fmtid="{D5CDD505-2E9C-101B-9397-08002B2CF9AE}" pid="20" name="MSIP_Label_cf128866-1adc-46b6-bc20-39dec2e7c946_Tag">
    <vt:lpwstr>40, 0, 1, 1</vt:lpwstr>
  </property>
</Properties>
</file>